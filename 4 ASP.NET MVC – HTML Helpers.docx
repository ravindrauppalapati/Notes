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B33" w:rsidRPr="00820B33" w:rsidRDefault="00820B33" w:rsidP="007D19BE">
      <w:pPr>
        <w:spacing w:after="48" w:line="240" w:lineRule="auto"/>
        <w:textAlignment w:val="baseline"/>
        <w:outlineLvl w:val="0"/>
        <w:rPr>
          <w:rFonts w:ascii="Maiandra GD" w:eastAsia="Times New Roman" w:hAnsi="Maiandra GD" w:cs="Times New Roman"/>
          <w:b/>
          <w:color w:val="3A3A3A"/>
          <w:kern w:val="36"/>
          <w:sz w:val="28"/>
        </w:rPr>
      </w:pPr>
      <w:r w:rsidRPr="00820B33">
        <w:rPr>
          <w:rFonts w:ascii="Maiandra GD" w:eastAsia="Times New Roman" w:hAnsi="Maiandra GD" w:cs="Times New Roman"/>
          <w:b/>
          <w:color w:val="3A3A3A"/>
          <w:kern w:val="36"/>
          <w:sz w:val="28"/>
          <w:highlight w:val="yellow"/>
        </w:rPr>
        <w:t>HTML Helpers in ASP.NET MVC</w:t>
      </w:r>
    </w:p>
    <w:p w:rsidR="00820B33" w:rsidRPr="00820B33" w:rsidRDefault="0078009E" w:rsidP="007D19BE">
      <w:pPr>
        <w:shd w:val="clear" w:color="auto" w:fill="FFFFFF"/>
        <w:spacing w:after="0" w:line="240" w:lineRule="auto"/>
        <w:textAlignment w:val="baseline"/>
        <w:rPr>
          <w:rFonts w:ascii="Maiandra GD" w:eastAsia="Times New Roman" w:hAnsi="Maiandra GD" w:cs="Segoe UI"/>
          <w:color w:val="212529"/>
        </w:rPr>
      </w:pPr>
      <w:r>
        <w:rPr>
          <w:rFonts w:ascii="Maiandra GD" w:eastAsia="Times New Roman" w:hAnsi="Maiandra GD" w:cs="Segoe UI"/>
          <w:color w:val="212529"/>
        </w:rPr>
        <w:t xml:space="preserve"> </w:t>
      </w:r>
    </w:p>
    <w:p w:rsidR="00820B33" w:rsidRPr="00820B33" w:rsidRDefault="00820B33" w:rsidP="007D19BE">
      <w:pPr>
        <w:shd w:val="clear" w:color="auto" w:fill="FFFFFF"/>
        <w:spacing w:after="0" w:line="240" w:lineRule="auto"/>
        <w:textAlignment w:val="baseline"/>
        <w:outlineLvl w:val="1"/>
        <w:rPr>
          <w:rFonts w:ascii="Maiandra GD" w:eastAsia="Times New Roman" w:hAnsi="Maiandra GD" w:cs="Segoe UI"/>
          <w:color w:val="3A3A3A"/>
        </w:rPr>
      </w:pPr>
      <w:r w:rsidRPr="001A0C26">
        <w:rPr>
          <w:rFonts w:ascii="Maiandra GD" w:eastAsia="Times New Roman" w:hAnsi="Maiandra GD" w:cs="Arial"/>
          <w:b/>
          <w:bCs/>
          <w:color w:val="000000"/>
        </w:rPr>
        <w:t>HTML Helpers in ASP.NET MVC Application</w:t>
      </w:r>
    </w:p>
    <w:p w:rsidR="00820B33" w:rsidRPr="00820B33" w:rsidRDefault="0078009E" w:rsidP="007D19BE">
      <w:pPr>
        <w:shd w:val="clear" w:color="auto" w:fill="FFFFFF"/>
        <w:spacing w:after="0" w:line="240" w:lineRule="auto"/>
        <w:textAlignment w:val="baseline"/>
        <w:rPr>
          <w:rFonts w:ascii="Maiandra GD" w:eastAsia="Times New Roman" w:hAnsi="Maiandra GD" w:cs="Segoe UI"/>
          <w:color w:val="212529"/>
        </w:rPr>
      </w:pPr>
      <w:r>
        <w:rPr>
          <w:rFonts w:ascii="Maiandra GD" w:eastAsia="Times New Roman" w:hAnsi="Maiandra GD" w:cs="Arial"/>
          <w:color w:val="000000"/>
          <w:bdr w:val="none" w:sz="0" w:space="0" w:color="auto" w:frame="1"/>
        </w:rPr>
        <w:t xml:space="preserve"> </w:t>
      </w:r>
    </w:p>
    <w:p w:rsidR="00820B33" w:rsidRPr="00820B33" w:rsidRDefault="00820B33" w:rsidP="007D19BE">
      <w:pPr>
        <w:numPr>
          <w:ilvl w:val="0"/>
          <w:numId w:val="1"/>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Why HTML Helper in MVC?</w:t>
      </w:r>
    </w:p>
    <w:p w:rsidR="00820B33" w:rsidRPr="00820B33" w:rsidRDefault="00820B33" w:rsidP="007D19BE">
      <w:pPr>
        <w:numPr>
          <w:ilvl w:val="0"/>
          <w:numId w:val="1"/>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What are HTML Helpers in ASP.NET MVC?</w:t>
      </w:r>
    </w:p>
    <w:p w:rsidR="00820B33" w:rsidRPr="00820B33" w:rsidRDefault="00820B33" w:rsidP="007D19BE">
      <w:pPr>
        <w:numPr>
          <w:ilvl w:val="0"/>
          <w:numId w:val="1"/>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Is it possible to create our own custom HTML Helpers in ASP.NET MVC</w:t>
      </w:r>
    </w:p>
    <w:p w:rsidR="00820B33" w:rsidRPr="00820B33" w:rsidRDefault="00820B33" w:rsidP="007D19BE">
      <w:pPr>
        <w:numPr>
          <w:ilvl w:val="0"/>
          <w:numId w:val="1"/>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Is it mandatory to use HTML Helpers in ASP.NET MVC Applications?</w:t>
      </w:r>
    </w:p>
    <w:p w:rsidR="00820B33" w:rsidRPr="0078009E" w:rsidRDefault="00820B33" w:rsidP="007D19BE">
      <w:pPr>
        <w:numPr>
          <w:ilvl w:val="0"/>
          <w:numId w:val="1"/>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Types of HTML Helpers in MVC.</w:t>
      </w:r>
    </w:p>
    <w:p w:rsidR="0078009E" w:rsidRPr="00820B33" w:rsidRDefault="0078009E" w:rsidP="007D19BE">
      <w:pPr>
        <w:shd w:val="clear" w:color="auto" w:fill="FFFFFF"/>
        <w:spacing w:after="0" w:line="240" w:lineRule="auto"/>
        <w:ind w:left="720"/>
        <w:textAlignment w:val="baseline"/>
        <w:rPr>
          <w:rFonts w:ascii="Maiandra GD" w:eastAsia="Times New Roman" w:hAnsi="Maiandra GD" w:cs="Segoe UI"/>
          <w:color w:val="212529"/>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Why HTML Helper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In our traditional ASP.NET web forms application, as a developer, we generally use the toolbox for adding controls on any particular web page. However, coming to the ASP.NET MVC application there is no such toolbox available to drag and drop HTML controls onto the view. So those developers, who are coming from ASP.NET Web Forms backgrounds, find it a little difficult to create views in the ASP.NET MVC application.</w:t>
      </w:r>
    </w:p>
    <w:p w:rsidR="00820B33" w:rsidRDefault="00820B33"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820B33">
        <w:rPr>
          <w:rFonts w:ascii="Maiandra GD" w:eastAsia="Times New Roman" w:hAnsi="Maiandra GD" w:cs="Arial"/>
          <w:color w:val="000000"/>
          <w:bdr w:val="none" w:sz="0" w:space="0" w:color="auto" w:frame="1"/>
        </w:rPr>
        <w:t>So, to overcome the above difficulty, the ASP.NET MVC Framework provides HTML Helper classes that contain different extension methods to create different HTML Controls in a view. We can use those extension methods to create HTML controls programmatically within a view. All the HtmlHelper methods that are present within the HtmlHelper class generate HTML controls and return the result as an HTML string. If this is not clear at the moment then don’t worry we will discuss this in great detail.</w:t>
      </w:r>
    </w:p>
    <w:p w:rsidR="0078009E" w:rsidRPr="00820B33" w:rsidRDefault="0078009E" w:rsidP="007D19BE">
      <w:pPr>
        <w:shd w:val="clear" w:color="auto" w:fill="FFFFFF"/>
        <w:spacing w:after="0" w:line="240" w:lineRule="auto"/>
        <w:textAlignment w:val="baseline"/>
        <w:rPr>
          <w:rFonts w:ascii="Maiandra GD" w:eastAsia="Times New Roman" w:hAnsi="Maiandra GD" w:cs="Segoe UI"/>
          <w:color w:val="212529"/>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What are HTML Helpers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An HTML Helper in ASP.NET MVC is an extension method of the HTML Helper class which is used to generate HTML content in a view.  For example, if you want to generate a textbox with id=”firstname” and name=”firstname” then you can type all the required HTML in a view as shown below</w:t>
      </w:r>
      <w:r w:rsidRPr="00820B33">
        <w:rPr>
          <w:rFonts w:ascii="Maiandra GD" w:eastAsia="Times New Roman" w:hAnsi="Maiandra GD" w:cs="Segoe UI"/>
          <w:color w:val="212529"/>
        </w:rPr>
        <w:br/>
      </w:r>
      <w:r w:rsidRPr="001A0C26">
        <w:rPr>
          <w:rFonts w:ascii="Maiandra GD" w:eastAsia="Times New Roman" w:hAnsi="Maiandra GD" w:cs="Arial"/>
          <w:b/>
          <w:bCs/>
        </w:rPr>
        <w:t>&lt;input type=”text” name=”firtsname” id=”firstname” /&gt;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But in ASP.NET MVC, you can use the following “TextBox” HTML helper method in a view to generating a text box. </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@Html.TextBox(</w:t>
      </w:r>
      <w:proofErr w:type="gramEnd"/>
      <w:r w:rsidRPr="001A0C26">
        <w:rPr>
          <w:rFonts w:ascii="Maiandra GD" w:eastAsia="Times New Roman" w:hAnsi="Maiandra GD" w:cs="Arial"/>
          <w:b/>
          <w:bCs/>
        </w:rPr>
        <w:t>“firstname”)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Point that you need to keep in mind is there are several overloaded versions available for the above TextBox HTML helper method. To set the value along with the name, you can use the following overloaded version of the TextBox helper method.</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@Html.TextBox(</w:t>
      </w:r>
      <w:proofErr w:type="gramEnd"/>
      <w:r w:rsidRPr="001A0C26">
        <w:rPr>
          <w:rFonts w:ascii="Maiandra GD" w:eastAsia="Times New Roman" w:hAnsi="Maiandra GD" w:cs="Arial"/>
          <w:b/>
          <w:bCs/>
        </w:rPr>
        <w:t>“firstname”, “Pranaya”)</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At runtime, the above TextBox HTML helper method generates the following HTML</w:t>
      </w:r>
      <w:r w:rsidRPr="00820B33">
        <w:rPr>
          <w:rFonts w:ascii="Maiandra GD" w:eastAsia="Times New Roman" w:hAnsi="Maiandra GD" w:cs="Segoe UI"/>
          <w:color w:val="212529"/>
        </w:rPr>
        <w:br/>
      </w:r>
      <w:r w:rsidRPr="001A0C26">
        <w:rPr>
          <w:rFonts w:ascii="Maiandra GD" w:eastAsia="Times New Roman" w:hAnsi="Maiandra GD" w:cs="Arial"/>
          <w:b/>
          <w:bCs/>
        </w:rPr>
        <w:t>&lt;input id=”firstname” name=”firstname” type=”text” value=”Pranaya” /&gt;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It is also possible to set the HTML attributes of a text box. If you want to do so then you need to use the following overloaded version of the TextBox HTML helper method. </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@Html.TextBox(</w:t>
      </w:r>
      <w:proofErr w:type="gramEnd"/>
      <w:r w:rsidRPr="001A0C26">
        <w:rPr>
          <w:rFonts w:ascii="Maiandra GD" w:eastAsia="Times New Roman" w:hAnsi="Maiandra GD" w:cs="Arial"/>
          <w:b/>
          <w:bCs/>
        </w:rPr>
        <w:t>“firstname”, “Pranaya”, new { style = “background-color:Red; color:White; font-weight:bold”, title=”Please enter your first name”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Notice here we are passing the HTML attributes title and style as an anonymous type to the TextBox helper method. Some of the HTML attributes are reserved keywords. For example, readonly, class, etc. If you want to use these attributes within a Helper method, then you need to prefix them with “</w:t>
      </w:r>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symbol as shown in the below example.</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@Html.TextBox(</w:t>
      </w:r>
      <w:proofErr w:type="gramEnd"/>
      <w:r w:rsidRPr="001A0C26">
        <w:rPr>
          <w:rFonts w:ascii="Maiandra GD" w:eastAsia="Times New Roman" w:hAnsi="Maiandra GD" w:cs="Arial"/>
          <w:b/>
          <w:bCs/>
        </w:rPr>
        <w:t>“firstname”, “Pranaya”, new { @class = “redtextbox”, @readonly=”true”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lastRenderedPageBreak/>
        <w:t>If you want to generate a label for “Name” using HTML helper method, then use the following HTML Helper method</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@Html.Label(</w:t>
      </w:r>
      <w:proofErr w:type="gramEnd"/>
      <w:r w:rsidRPr="001A0C26">
        <w:rPr>
          <w:rFonts w:ascii="Maiandra GD" w:eastAsia="Times New Roman" w:hAnsi="Maiandra GD" w:cs="Arial"/>
          <w:b/>
          <w:bCs/>
        </w:rPr>
        <w:t>“Name”, “Name”)</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If you want to generate a textbox to enter a password then use the following HTML Helper method.</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@Html.Password(</w:t>
      </w:r>
      <w:proofErr w:type="gramEnd"/>
      <w:r w:rsidRPr="001A0C26">
        <w:rPr>
          <w:rFonts w:ascii="Maiandra GD" w:eastAsia="Times New Roman" w:hAnsi="Maiandra GD" w:cs="Arial"/>
          <w:b/>
          <w:bCs/>
        </w:rPr>
        <w:t>“Password”)</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If you want to generate a multi-line textbox using Helper methods with 6 rows and 30 columns, then use the following HTML Helper method</w:t>
      </w:r>
      <w:r w:rsidRPr="00820B33">
        <w:rPr>
          <w:rFonts w:ascii="Maiandra GD" w:eastAsia="Times New Roman" w:hAnsi="Maiandra GD" w:cs="Segoe UI"/>
          <w:color w:val="212529"/>
        </w:rPr>
        <w:br/>
      </w:r>
      <w:r w:rsidRPr="001A0C26">
        <w:rPr>
          <w:rFonts w:ascii="Maiandra GD" w:eastAsia="Times New Roman" w:hAnsi="Maiandra GD" w:cs="Arial"/>
          <w:b/>
          <w:bCs/>
        </w:rPr>
        <w:t>@Html.TextArea(“Comments”, “”, 6, 30, null)</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If you want to generate a hidden field then use the following HTML Helper method</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@Html.Hidden(</w:t>
      </w:r>
      <w:proofErr w:type="gramEnd"/>
      <w:r w:rsidRPr="001A0C26">
        <w:rPr>
          <w:rFonts w:ascii="Maiandra GD" w:eastAsia="Times New Roman" w:hAnsi="Maiandra GD" w:cs="Arial"/>
          <w:b/>
          <w:bCs/>
        </w:rPr>
        <w:t>“id”)</w:t>
      </w:r>
    </w:p>
    <w:p w:rsidR="00820B33" w:rsidRDefault="00820B33"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820B33">
        <w:rPr>
          <w:rFonts w:ascii="Maiandra GD" w:eastAsia="Times New Roman" w:hAnsi="Maiandra GD" w:cs="Arial"/>
          <w:color w:val="000000"/>
          <w:bdr w:val="none" w:sz="0" w:space="0" w:color="auto" w:frame="1"/>
        </w:rPr>
        <w:t>The hidden field is used to store the hidden values which we don’t want to show to the end-users on a page but we need these values to update the data when the form is submitte</w:t>
      </w:r>
      <w:bookmarkStart w:id="0" w:name="_GoBack"/>
      <w:bookmarkEnd w:id="0"/>
      <w:r w:rsidRPr="00820B33">
        <w:rPr>
          <w:rFonts w:ascii="Maiandra GD" w:eastAsia="Times New Roman" w:hAnsi="Maiandra GD" w:cs="Arial"/>
          <w:color w:val="000000"/>
          <w:bdr w:val="none" w:sz="0" w:space="0" w:color="auto" w:frame="1"/>
        </w:rPr>
        <w:t>d to the server.</w:t>
      </w:r>
    </w:p>
    <w:p w:rsidR="0078009E" w:rsidRPr="00820B33" w:rsidRDefault="0078009E" w:rsidP="007D19BE">
      <w:pPr>
        <w:shd w:val="clear" w:color="auto" w:fill="FFFFFF"/>
        <w:spacing w:after="0" w:line="240" w:lineRule="auto"/>
        <w:textAlignment w:val="baseline"/>
        <w:rPr>
          <w:rFonts w:ascii="Maiandra GD" w:eastAsia="Times New Roman" w:hAnsi="Maiandra GD" w:cs="Segoe UI"/>
          <w:color w:val="212529"/>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Is it possible to create our own custom HTML Helpers in ASP.NET MVC?</w:t>
      </w:r>
    </w:p>
    <w:p w:rsidR="00820B33" w:rsidRDefault="00820B33"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820B33">
        <w:rPr>
          <w:rFonts w:ascii="Maiandra GD" w:eastAsia="Times New Roman" w:hAnsi="Maiandra GD" w:cs="Arial"/>
          <w:color w:val="000000"/>
          <w:bdr w:val="none" w:sz="0" w:space="0" w:color="auto" w:frame="1"/>
        </w:rPr>
        <w:t>Yes, it is possible. We can create our custom HTML Helpers in ASP.NET MVC Application, and we will discuss this in our </w:t>
      </w:r>
      <w:hyperlink r:id="rId5" w:history="1">
        <w:r w:rsidRPr="001A0C26">
          <w:rPr>
            <w:rFonts w:ascii="Maiandra GD" w:eastAsia="Times New Roman" w:hAnsi="Maiandra GD" w:cs="Arial"/>
            <w:b/>
            <w:bCs/>
            <w:color w:val="007BFF"/>
          </w:rPr>
          <w:t>Custom HTML Helpers</w:t>
        </w:r>
      </w:hyperlink>
      <w:r w:rsidRPr="00820B33">
        <w:rPr>
          <w:rFonts w:ascii="Maiandra GD" w:eastAsia="Times New Roman" w:hAnsi="Maiandra GD" w:cs="Arial"/>
          <w:color w:val="000000"/>
          <w:bdr w:val="none" w:sz="0" w:space="0" w:color="auto" w:frame="1"/>
        </w:rPr>
        <w:t> article.</w:t>
      </w:r>
    </w:p>
    <w:p w:rsidR="0078009E" w:rsidRPr="00820B33" w:rsidRDefault="0078009E" w:rsidP="007D19BE">
      <w:pPr>
        <w:shd w:val="clear" w:color="auto" w:fill="FFFFFF"/>
        <w:spacing w:after="0" w:line="240" w:lineRule="auto"/>
        <w:textAlignment w:val="baseline"/>
        <w:rPr>
          <w:rFonts w:ascii="Maiandra GD" w:eastAsia="Times New Roman" w:hAnsi="Maiandra GD" w:cs="Segoe UI"/>
          <w:color w:val="212529"/>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Is it mandatory to use HTML Helpers in ASP.NET MVC?</w:t>
      </w:r>
    </w:p>
    <w:p w:rsidR="00820B33" w:rsidRDefault="00820B33"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820B33">
        <w:rPr>
          <w:rFonts w:ascii="Maiandra GD" w:eastAsia="Times New Roman" w:hAnsi="Maiandra GD" w:cs="Arial"/>
          <w:color w:val="000000"/>
          <w:bdr w:val="none" w:sz="0" w:space="0" w:color="auto" w:frame="1"/>
        </w:rPr>
        <w:t>No, it is not mandatory to use HTML Helpers in ASP.NET MVC views. You can write the required HTML within a view but using HTML Helper extension methods greatly reduces the amount of HTML code that you write within a view. As per ASP.NET MVC documentation, the Views should be as simple as possible. All the complicated logic to generate the HTML Controls should be encapsulated into the HTML helper methods to keep views simple. </w:t>
      </w:r>
    </w:p>
    <w:p w:rsidR="0078009E" w:rsidRPr="00820B33" w:rsidRDefault="0078009E" w:rsidP="007D19BE">
      <w:pPr>
        <w:shd w:val="clear" w:color="auto" w:fill="FFFFFF"/>
        <w:spacing w:after="0" w:line="240" w:lineRule="auto"/>
        <w:textAlignment w:val="baseline"/>
        <w:rPr>
          <w:rFonts w:ascii="Maiandra GD" w:eastAsia="Times New Roman" w:hAnsi="Maiandra GD" w:cs="Segoe UI"/>
          <w:color w:val="212529"/>
        </w:rPr>
      </w:pP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Types of HTML Helpers Methods in ASP.NET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In ASP.NET MVC, there are two types of HTML Helper methods</w:t>
      </w:r>
    </w:p>
    <w:p w:rsidR="00820B33" w:rsidRPr="00820B33" w:rsidRDefault="00820B33" w:rsidP="007D19BE">
      <w:pPr>
        <w:numPr>
          <w:ilvl w:val="0"/>
          <w:numId w:val="2"/>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Simple HTML helper methods</w:t>
      </w:r>
    </w:p>
    <w:p w:rsidR="00820B33" w:rsidRPr="00820B33" w:rsidRDefault="00820B33" w:rsidP="007D19BE">
      <w:pPr>
        <w:numPr>
          <w:ilvl w:val="0"/>
          <w:numId w:val="2"/>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Strongly type HTML helper Methods</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We will discuss what these are and the difference between them in a later article. The following table shows the lists of Html Helper methods and the corresponding HTML control they generate.</w:t>
      </w:r>
    </w:p>
    <w:p w:rsidR="00820B33" w:rsidRDefault="00820B33" w:rsidP="007D19BE">
      <w:pPr>
        <w:pBdr>
          <w:bottom w:val="double" w:sz="6" w:space="1" w:color="auto"/>
        </w:pBd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lastRenderedPageBreak/>
        <w:drawing>
          <wp:inline distT="0" distB="0" distL="0" distR="0">
            <wp:extent cx="6543675" cy="3525263"/>
            <wp:effectExtent l="19050" t="0" r="9525" b="0"/>
            <wp:docPr id="1" name="Picture 1" descr="HTML Helpers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Helpers in MVC"/>
                    <pic:cNvPicPr>
                      <a:picLocks noChangeAspect="1" noChangeArrowheads="1"/>
                    </pic:cNvPicPr>
                  </pic:nvPicPr>
                  <pic:blipFill>
                    <a:blip r:embed="rId6"/>
                    <a:srcRect/>
                    <a:stretch>
                      <a:fillRect/>
                    </a:stretch>
                  </pic:blipFill>
                  <pic:spPr bwMode="auto">
                    <a:xfrm>
                      <a:off x="0" y="0"/>
                      <a:ext cx="6543675" cy="3525263"/>
                    </a:xfrm>
                    <a:prstGeom prst="rect">
                      <a:avLst/>
                    </a:prstGeom>
                    <a:noFill/>
                    <a:ln w="9525">
                      <a:noFill/>
                      <a:miter lim="800000"/>
                      <a:headEnd/>
                      <a:tailEnd/>
                    </a:ln>
                  </pic:spPr>
                </pic:pic>
              </a:graphicData>
            </a:graphic>
          </wp:inline>
        </w:drawing>
      </w:r>
    </w:p>
    <w:p w:rsidR="0078009E" w:rsidRPr="00820B33" w:rsidRDefault="0078009E" w:rsidP="007D19BE">
      <w:pPr>
        <w:pBdr>
          <w:bottom w:val="double" w:sz="6" w:space="1" w:color="auto"/>
        </w:pBdr>
        <w:shd w:val="clear" w:color="auto" w:fill="FFFFFF"/>
        <w:spacing w:after="384" w:line="240" w:lineRule="auto"/>
        <w:textAlignment w:val="baseline"/>
        <w:rPr>
          <w:rFonts w:ascii="Maiandra GD" w:eastAsia="Times New Roman" w:hAnsi="Maiandra GD" w:cs="Segoe UI"/>
          <w:color w:val="212529"/>
        </w:rPr>
      </w:pPr>
    </w:p>
    <w:p w:rsidR="00820B33" w:rsidRDefault="00820B33" w:rsidP="007D19BE">
      <w:pPr>
        <w:spacing w:after="48" w:line="240" w:lineRule="auto"/>
        <w:textAlignment w:val="baseline"/>
        <w:outlineLvl w:val="0"/>
        <w:rPr>
          <w:rFonts w:ascii="Maiandra GD" w:eastAsia="Times New Roman" w:hAnsi="Maiandra GD" w:cs="Times New Roman"/>
          <w:b/>
          <w:color w:val="3A3A3A"/>
          <w:kern w:val="36"/>
          <w:sz w:val="28"/>
        </w:rPr>
      </w:pPr>
      <w:r w:rsidRPr="00820B33">
        <w:rPr>
          <w:rFonts w:ascii="Maiandra GD" w:eastAsia="Times New Roman" w:hAnsi="Maiandra GD" w:cs="Times New Roman"/>
          <w:b/>
          <w:color w:val="3A3A3A"/>
          <w:kern w:val="36"/>
          <w:sz w:val="28"/>
          <w:highlight w:val="yellow"/>
        </w:rPr>
        <w:t>TextBox HTML Helper in ASP.NET MVC</w:t>
      </w:r>
    </w:p>
    <w:p w:rsidR="00F22BA4" w:rsidRDefault="00F22BA4" w:rsidP="007D19BE">
      <w:pPr>
        <w:shd w:val="clear" w:color="auto" w:fill="FFFFFF"/>
        <w:spacing w:after="0" w:line="240" w:lineRule="auto"/>
        <w:textAlignment w:val="baseline"/>
        <w:outlineLvl w:val="1"/>
        <w:rPr>
          <w:rFonts w:ascii="Maiandra GD" w:eastAsia="Times New Roman" w:hAnsi="Maiandra GD" w:cs="Segoe UI"/>
          <w:color w:val="212529"/>
        </w:rPr>
      </w:pPr>
    </w:p>
    <w:p w:rsidR="00820B33" w:rsidRDefault="00820B33" w:rsidP="007D19BE">
      <w:pPr>
        <w:shd w:val="clear" w:color="auto" w:fill="FFFFFF"/>
        <w:spacing w:after="0" w:line="240" w:lineRule="auto"/>
        <w:textAlignment w:val="baseline"/>
        <w:outlineLvl w:val="1"/>
        <w:rPr>
          <w:rFonts w:ascii="Maiandra GD" w:eastAsia="Times New Roman" w:hAnsi="Maiandra GD" w:cs="Arial"/>
          <w:b/>
          <w:bCs/>
          <w:color w:val="000000"/>
        </w:rPr>
      </w:pPr>
      <w:r w:rsidRPr="001A0C26">
        <w:rPr>
          <w:rFonts w:ascii="Maiandra GD" w:eastAsia="Times New Roman" w:hAnsi="Maiandra GD" w:cs="Arial"/>
          <w:b/>
          <w:bCs/>
          <w:color w:val="000000"/>
        </w:rPr>
        <w:t>TextBox HTML Helper in ASP.NET MVC Application</w:t>
      </w:r>
    </w:p>
    <w:p w:rsidR="00F22BA4" w:rsidRPr="00820B33" w:rsidRDefault="00F22BA4" w:rsidP="007D19BE">
      <w:pPr>
        <w:shd w:val="clear" w:color="auto" w:fill="FFFFFF"/>
        <w:spacing w:after="0" w:line="240" w:lineRule="auto"/>
        <w:textAlignment w:val="baseline"/>
        <w:outlineLvl w:val="1"/>
        <w:rPr>
          <w:rFonts w:ascii="Maiandra GD" w:eastAsia="Times New Roman" w:hAnsi="Maiandra GD" w:cs="Segoe UI"/>
          <w:color w:val="3A3A3A"/>
        </w:rPr>
      </w:pPr>
    </w:p>
    <w:p w:rsidR="00820B33" w:rsidRPr="00820B33" w:rsidRDefault="00820B33" w:rsidP="007D19BE">
      <w:pPr>
        <w:numPr>
          <w:ilvl w:val="0"/>
          <w:numId w:val="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How to Create TextBox using HTML Helper in MVC?</w:t>
      </w:r>
    </w:p>
    <w:p w:rsidR="00820B33" w:rsidRPr="00820B33" w:rsidRDefault="00820B33" w:rsidP="007D19BE">
      <w:pPr>
        <w:numPr>
          <w:ilvl w:val="0"/>
          <w:numId w:val="3"/>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rPr>
        <w:t>TextBox(</w:t>
      </w:r>
      <w:proofErr w:type="gramEnd"/>
      <w:r w:rsidRPr="001A0C26">
        <w:rPr>
          <w:rFonts w:ascii="Maiandra GD" w:eastAsia="Times New Roman" w:hAnsi="Maiandra GD" w:cs="Arial"/>
          <w:b/>
          <w:bCs/>
        </w:rPr>
        <w:t>) HTML Helper Method in ASP.NET MVC.</w:t>
      </w:r>
    </w:p>
    <w:p w:rsidR="00820B33" w:rsidRPr="00820B33" w:rsidRDefault="00820B33" w:rsidP="007D19BE">
      <w:pPr>
        <w:numPr>
          <w:ilvl w:val="0"/>
          <w:numId w:val="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TextBoxFor() HTML Helper Method in ASP.NET MVC application</w:t>
      </w:r>
    </w:p>
    <w:p w:rsidR="00820B33" w:rsidRPr="00820B33" w:rsidRDefault="00820B33" w:rsidP="007D19BE">
      <w:pPr>
        <w:numPr>
          <w:ilvl w:val="0"/>
          <w:numId w:val="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What are the Differences between Html.TextBox and Html.TextBoxFor in MVC Application?</w:t>
      </w:r>
    </w:p>
    <w:p w:rsidR="00820B33" w:rsidRPr="00820B33" w:rsidRDefault="00820B33" w:rsidP="007D19BE">
      <w:pPr>
        <w:numPr>
          <w:ilvl w:val="0"/>
          <w:numId w:val="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How to Create TexArea using HTML Helper in MVC?</w:t>
      </w:r>
    </w:p>
    <w:p w:rsidR="00820B33" w:rsidRPr="00820B33" w:rsidRDefault="00820B33" w:rsidP="007D19BE">
      <w:pPr>
        <w:numPr>
          <w:ilvl w:val="0"/>
          <w:numId w:val="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Understanding </w:t>
      </w:r>
      <w:proofErr w:type="gramStart"/>
      <w:r w:rsidRPr="001A0C26">
        <w:rPr>
          <w:rFonts w:ascii="Maiandra GD" w:eastAsia="Times New Roman" w:hAnsi="Maiandra GD" w:cs="Arial"/>
          <w:b/>
          <w:bCs/>
        </w:rPr>
        <w:t>TextArea(</w:t>
      </w:r>
      <w:proofErr w:type="gramEnd"/>
      <w:r w:rsidRPr="001A0C26">
        <w:rPr>
          <w:rFonts w:ascii="Maiandra GD" w:eastAsia="Times New Roman" w:hAnsi="Maiandra GD" w:cs="Arial"/>
          <w:b/>
          <w:bCs/>
        </w:rPr>
        <w:t>) and TextAreaFor() HTML Helper Method in MVC.</w:t>
      </w:r>
    </w:p>
    <w:p w:rsidR="00F22BA4" w:rsidRDefault="00F22BA4"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How to Create TextBox using HTML Helper in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 xml:space="preserve">To create a TextBox using HTML Helper Method in the ASP.NET MVC application, we need to use the TextBox Helper method. In the ASP.NET MVC application, we can use two different types of TextBox Helper methods to </w:t>
      </w:r>
      <w:proofErr w:type="gramStart"/>
      <w:r w:rsidRPr="00820B33">
        <w:rPr>
          <w:rFonts w:ascii="Maiandra GD" w:eastAsia="Times New Roman" w:hAnsi="Maiandra GD" w:cs="Arial"/>
          <w:color w:val="000000"/>
          <w:bdr w:val="none" w:sz="0" w:space="0" w:color="auto" w:frame="1"/>
        </w:rPr>
        <w:t>generates</w:t>
      </w:r>
      <w:proofErr w:type="gramEnd"/>
      <w:r w:rsidRPr="00820B33">
        <w:rPr>
          <w:rFonts w:ascii="Maiandra GD" w:eastAsia="Times New Roman" w:hAnsi="Maiandra GD" w:cs="Arial"/>
          <w:color w:val="000000"/>
          <w:bdr w:val="none" w:sz="0" w:space="0" w:color="auto" w:frame="1"/>
        </w:rPr>
        <w:t xml:space="preserve"> a textbox in a view. Those two extension methods are </w:t>
      </w:r>
      <w:proofErr w:type="gramStart"/>
      <w:r w:rsidRPr="00820B33">
        <w:rPr>
          <w:rFonts w:ascii="Maiandra GD" w:eastAsia="Times New Roman" w:hAnsi="Maiandra GD" w:cs="Arial"/>
          <w:color w:val="000000"/>
          <w:bdr w:val="none" w:sz="0" w:space="0" w:color="auto" w:frame="1"/>
        </w:rPr>
        <w:t>TextBox(</w:t>
      </w:r>
      <w:proofErr w:type="gramEnd"/>
      <w:r w:rsidRPr="00820B33">
        <w:rPr>
          <w:rFonts w:ascii="Maiandra GD" w:eastAsia="Times New Roman" w:hAnsi="Maiandra GD" w:cs="Arial"/>
          <w:color w:val="000000"/>
          <w:bdr w:val="none" w:sz="0" w:space="0" w:color="auto" w:frame="1"/>
        </w:rPr>
        <w:t xml:space="preserve">) and TextBoxFor(). The </w:t>
      </w:r>
      <w:proofErr w:type="gramStart"/>
      <w:r w:rsidRPr="00820B33">
        <w:rPr>
          <w:rFonts w:ascii="Maiandra GD" w:eastAsia="Times New Roman" w:hAnsi="Maiandra GD" w:cs="Arial"/>
          <w:color w:val="000000"/>
          <w:bdr w:val="none" w:sz="0" w:space="0" w:color="auto" w:frame="1"/>
        </w:rPr>
        <w:t>TextBox(</w:t>
      </w:r>
      <w:proofErr w:type="gramEnd"/>
      <w:r w:rsidRPr="00820B33">
        <w:rPr>
          <w:rFonts w:ascii="Maiandra GD" w:eastAsia="Times New Roman" w:hAnsi="Maiandra GD" w:cs="Arial"/>
          <w:color w:val="000000"/>
          <w:bdr w:val="none" w:sz="0" w:space="0" w:color="auto" w:frame="1"/>
        </w:rPr>
        <w:t>) HTML Helper method is a loosely typed method whereas the TextBoxFor() HTML Helper method is a strongly typed method.</w:t>
      </w:r>
    </w:p>
    <w:p w:rsidR="00F22BA4" w:rsidRDefault="00F22BA4"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Let’s understand How to Create TextBox using HTML Helper in MVC with one example:</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Let’s create an ASP.NET MVC 5 application with the name </w:t>
      </w:r>
      <w:r w:rsidRPr="001A0C26">
        <w:rPr>
          <w:rFonts w:ascii="Maiandra GD" w:eastAsia="Times New Roman" w:hAnsi="Maiandra GD" w:cs="Arial"/>
          <w:b/>
          <w:bCs/>
          <w:color w:val="000000"/>
        </w:rPr>
        <w:t>HTML_HELPER</w:t>
      </w:r>
      <w:r w:rsidRPr="00820B33">
        <w:rPr>
          <w:rFonts w:ascii="Maiandra GD" w:eastAsia="Times New Roman" w:hAnsi="Maiandra GD" w:cs="Arial"/>
          <w:color w:val="000000"/>
          <w:bdr w:val="none" w:sz="0" w:space="0" w:color="auto" w:frame="1"/>
        </w:rPr>
        <w:t>. Then Create </w:t>
      </w:r>
      <w:r w:rsidRPr="001A0C26">
        <w:rPr>
          <w:rFonts w:ascii="Maiandra GD" w:eastAsia="Times New Roman" w:hAnsi="Maiandra GD" w:cs="Arial"/>
          <w:b/>
          <w:bCs/>
          <w:color w:val="000000"/>
        </w:rPr>
        <w:t>Employee.cs</w:t>
      </w:r>
      <w:r w:rsidRPr="00820B33">
        <w:rPr>
          <w:rFonts w:ascii="Maiandra GD" w:eastAsia="Times New Roman" w:hAnsi="Maiandra GD" w:cs="Arial"/>
          <w:color w:val="000000"/>
          <w:bdr w:val="none" w:sz="0" w:space="0" w:color="auto" w:frame="1"/>
        </w:rPr>
        <w:t> class file within the </w:t>
      </w:r>
      <w:r w:rsidRPr="001A0C26">
        <w:rPr>
          <w:rFonts w:ascii="Maiandra GD" w:eastAsia="Times New Roman" w:hAnsi="Maiandra GD" w:cs="Arial"/>
          <w:b/>
          <w:bCs/>
          <w:color w:val="000000"/>
        </w:rPr>
        <w:t>Models </w:t>
      </w:r>
      <w:r w:rsidRPr="00820B33">
        <w:rPr>
          <w:rFonts w:ascii="Maiandra GD" w:eastAsia="Times New Roman" w:hAnsi="Maiandra GD" w:cs="Arial"/>
          <w:color w:val="000000"/>
          <w:bdr w:val="none" w:sz="0" w:space="0" w:color="auto" w:frame="1"/>
        </w:rPr>
        <w:t>folder and then copy and paste the following code into it.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lastRenderedPageBreak/>
        <w:t>using</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System.ComponentModel.DataAnnotations;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EmployeeId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roofErr w:type="gramStart"/>
      <w:r w:rsidRPr="001A0C26">
        <w:rPr>
          <w:rFonts w:ascii="Maiandra GD" w:eastAsia="Times New Roman" w:hAnsi="Maiandra GD" w:cs="Consolas"/>
          <w:color w:val="4284AE"/>
        </w:rPr>
        <w:t>Display</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 xml:space="preserve">Name = </w:t>
      </w:r>
      <w:r w:rsidRPr="001A0C26">
        <w:rPr>
          <w:rFonts w:ascii="Maiandra GD" w:eastAsia="Times New Roman" w:hAnsi="Maiandra GD" w:cs="Consolas"/>
          <w:color w:val="7CC379"/>
        </w:rPr>
        <w:t>"Name"</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EmployeeName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Password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Gender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City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Nullable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decimal</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Salary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We are going to use the above Employee model with </w:t>
      </w:r>
      <w:proofErr w:type="gramStart"/>
      <w:r w:rsidRPr="001A0C26">
        <w:rPr>
          <w:rFonts w:ascii="Maiandra GD" w:eastAsia="Times New Roman" w:hAnsi="Maiandra GD" w:cs="Arial"/>
          <w:b/>
          <w:bCs/>
          <w:color w:val="000000"/>
        </w:rPr>
        <w:t>TextBox(</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and </w:t>
      </w:r>
      <w:r w:rsidRPr="001A0C26">
        <w:rPr>
          <w:rFonts w:ascii="Maiandra GD" w:eastAsia="Times New Roman" w:hAnsi="Maiandra GD" w:cs="Arial"/>
          <w:b/>
          <w:bCs/>
          <w:color w:val="000000"/>
        </w:rPr>
        <w:t>TextBoxFor()</w:t>
      </w:r>
      <w:r w:rsidRPr="00820B33">
        <w:rPr>
          <w:rFonts w:ascii="Maiandra GD" w:eastAsia="Times New Roman" w:hAnsi="Maiandra GD" w:cs="Arial"/>
          <w:color w:val="000000"/>
          <w:bdr w:val="none" w:sz="0" w:space="0" w:color="auto" w:frame="1"/>
        </w:rPr>
        <w:t> HTML Helper methods. Once you create the Employee model next we are going to create an </w:t>
      </w:r>
      <w:r w:rsidRPr="001A0C26">
        <w:rPr>
          <w:rFonts w:ascii="Maiandra GD" w:eastAsia="Times New Roman" w:hAnsi="Maiandra GD" w:cs="Arial"/>
          <w:b/>
          <w:bCs/>
          <w:color w:val="000000"/>
        </w:rPr>
        <w:t>MVC 5</w:t>
      </w:r>
      <w:r w:rsidRPr="00820B33">
        <w:rPr>
          <w:rFonts w:ascii="Maiandra GD" w:eastAsia="Times New Roman" w:hAnsi="Maiandra GD" w:cs="Arial"/>
          <w:color w:val="000000"/>
          <w:bdr w:val="none" w:sz="0" w:space="0" w:color="auto" w:frame="1"/>
        </w:rPr>
        <w:t> </w:t>
      </w:r>
      <w:r w:rsidRPr="001A0C26">
        <w:rPr>
          <w:rFonts w:ascii="Maiandra GD" w:eastAsia="Times New Roman" w:hAnsi="Maiandra GD" w:cs="Arial"/>
          <w:b/>
          <w:bCs/>
          <w:color w:val="000000"/>
        </w:rPr>
        <w:t>Empty Controller</w:t>
      </w:r>
      <w:r w:rsidRPr="00820B33">
        <w:rPr>
          <w:rFonts w:ascii="Maiandra GD" w:eastAsia="Times New Roman" w:hAnsi="Maiandra GD" w:cs="Arial"/>
          <w:color w:val="000000"/>
          <w:bdr w:val="none" w:sz="0" w:space="0" w:color="auto" w:frame="1"/>
        </w:rPr>
        <w:t> with the name </w:t>
      </w:r>
      <w:r w:rsidRPr="001A0C26">
        <w:rPr>
          <w:rFonts w:ascii="Maiandra GD" w:eastAsia="Times New Roman" w:hAnsi="Maiandra GD" w:cs="Arial"/>
          <w:b/>
          <w:bCs/>
          <w:color w:val="000000"/>
        </w:rPr>
        <w:t>EmployeeController</w:t>
      </w:r>
      <w:r w:rsidRPr="00820B33">
        <w:rPr>
          <w:rFonts w:ascii="Maiandra GD" w:eastAsia="Times New Roman" w:hAnsi="Maiandra GD" w:cs="Arial"/>
          <w:color w:val="000000"/>
          <w:bdr w:val="none" w:sz="0" w:space="0" w:color="auto" w:frame="1"/>
        </w:rPr>
        <w:t> within the Controllers Folder.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w:t>
      </w:r>
      <w:r w:rsidRPr="001A0C26">
        <w:rPr>
          <w:rFonts w:ascii="Maiandra GD" w:eastAsia="Times New Roman" w:hAnsi="Maiandra GD" w:cs="Arial"/>
          <w:b/>
          <w:bCs/>
          <w:color w:val="000000"/>
        </w:rPr>
        <w:t>EmployeeController</w:t>
      </w:r>
      <w:r w:rsidRPr="00820B33">
        <w:rPr>
          <w:rFonts w:ascii="Maiandra GD" w:eastAsia="Times New Roman" w:hAnsi="Maiandra GD" w:cs="Arial"/>
          <w:color w:val="000000"/>
          <w:bdr w:val="none" w:sz="0" w:space="0" w:color="auto" w:frame="1"/>
        </w:rPr>
        <w:t> is created with one action method i.e. the Index action method. So, create the respective Index view with empty HTML.</w:t>
      </w:r>
    </w:p>
    <w:p w:rsidR="00F22BA4" w:rsidRDefault="00F22BA4"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proofErr w:type="gramStart"/>
      <w:r w:rsidRPr="001A0C26">
        <w:rPr>
          <w:rFonts w:ascii="Maiandra GD" w:eastAsia="Times New Roman" w:hAnsi="Maiandra GD" w:cs="Arial"/>
          <w:b/>
          <w:bCs/>
          <w:color w:val="000000"/>
        </w:rPr>
        <w:t>TextBox(</w:t>
      </w:r>
      <w:proofErr w:type="gramEnd"/>
      <w:r w:rsidRPr="001A0C26">
        <w:rPr>
          <w:rFonts w:ascii="Maiandra GD" w:eastAsia="Times New Roman" w:hAnsi="Maiandra GD" w:cs="Arial"/>
          <w:b/>
          <w:bCs/>
          <w:color w:val="000000"/>
        </w:rPr>
        <w:t>) HTML Helper Method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w:t>
      </w:r>
      <w:proofErr w:type="gramStart"/>
      <w:r w:rsidRPr="001A0C26">
        <w:rPr>
          <w:rFonts w:ascii="Maiandra GD" w:eastAsia="Times New Roman" w:hAnsi="Maiandra GD" w:cs="Arial"/>
          <w:b/>
          <w:bCs/>
          <w:color w:val="000000"/>
        </w:rPr>
        <w:t>Html.TextBox(</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Helper method creates an element of </w:t>
      </w:r>
      <w:r w:rsidRPr="001A0C26">
        <w:rPr>
          <w:rFonts w:ascii="Maiandra GD" w:eastAsia="Times New Roman" w:hAnsi="Maiandra GD" w:cs="Arial"/>
          <w:b/>
          <w:bCs/>
          <w:color w:val="000000"/>
        </w:rPr>
        <w:t>&lt;input type=”text”&gt;</w:t>
      </w:r>
      <w:r w:rsidRPr="00820B33">
        <w:rPr>
          <w:rFonts w:ascii="Maiandra GD" w:eastAsia="Times New Roman" w:hAnsi="Maiandra GD" w:cs="Arial"/>
          <w:color w:val="000000"/>
          <w:bdr w:val="none" w:sz="0" w:space="0" w:color="auto" w:frame="1"/>
        </w:rPr>
        <w:t> with specified name, value and HTML attributes. There 7 overloaded versions of this </w:t>
      </w:r>
      <w:proofErr w:type="gramStart"/>
      <w:r w:rsidRPr="001A0C26">
        <w:rPr>
          <w:rFonts w:ascii="Maiandra GD" w:eastAsia="Times New Roman" w:hAnsi="Maiandra GD" w:cs="Arial"/>
          <w:b/>
          <w:bCs/>
          <w:color w:val="000000"/>
        </w:rPr>
        <w:t>Html.TextBox(</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Helper method is available as shown in the below image. The following method are loosely typed method</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lastRenderedPageBreak/>
        <w:drawing>
          <wp:inline distT="0" distB="0" distL="0" distR="0">
            <wp:extent cx="6181725" cy="2190171"/>
            <wp:effectExtent l="19050" t="0" r="9525" b="0"/>
            <wp:docPr id="3" name="Picture 3" descr="HTML TextBox Helper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TextBox Helper Method in ASP.NET MVC"/>
                    <pic:cNvPicPr>
                      <a:picLocks noChangeAspect="1" noChangeArrowheads="1"/>
                    </pic:cNvPicPr>
                  </pic:nvPicPr>
                  <pic:blipFill>
                    <a:blip r:embed="rId7"/>
                    <a:srcRect/>
                    <a:stretch>
                      <a:fillRect/>
                    </a:stretch>
                  </pic:blipFill>
                  <pic:spPr bwMode="auto">
                    <a:xfrm>
                      <a:off x="0" y="0"/>
                      <a:ext cx="6181725" cy="2190171"/>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Parameters:</w:t>
      </w:r>
    </w:p>
    <w:p w:rsidR="00820B33" w:rsidRPr="00820B33" w:rsidRDefault="00820B33" w:rsidP="007D19BE">
      <w:pPr>
        <w:numPr>
          <w:ilvl w:val="0"/>
          <w:numId w:val="4"/>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htmlHelper</w:t>
      </w:r>
      <w:proofErr w:type="gramEnd"/>
      <w:r w:rsidRPr="00820B33">
        <w:rPr>
          <w:rFonts w:ascii="Maiandra GD" w:eastAsia="Times New Roman" w:hAnsi="Maiandra GD" w:cs="Arial"/>
          <w:color w:val="000000"/>
          <w:bdr w:val="none" w:sz="0" w:space="0" w:color="auto" w:frame="1"/>
        </w:rPr>
        <w:t>: The HTML helper instance that this method extends. It indicates that it is an extension method that belongs to HtmlHelper class.</w:t>
      </w:r>
    </w:p>
    <w:p w:rsidR="00820B33" w:rsidRPr="00820B33" w:rsidRDefault="00820B33" w:rsidP="007D19BE">
      <w:pPr>
        <w:numPr>
          <w:ilvl w:val="0"/>
          <w:numId w:val="4"/>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name</w:t>
      </w:r>
      <w:proofErr w:type="gramEnd"/>
      <w:r w:rsidRPr="00820B33">
        <w:rPr>
          <w:rFonts w:ascii="Maiandra GD" w:eastAsia="Times New Roman" w:hAnsi="Maiandra GD" w:cs="Arial"/>
          <w:color w:val="000000"/>
          <w:bdr w:val="none" w:sz="0" w:space="0" w:color="auto" w:frame="1"/>
        </w:rPr>
        <w:t>: The name of the form field and the System.Web.Mvc.ViewDataDictionary key that is used to look up the value.</w:t>
      </w:r>
    </w:p>
    <w:p w:rsidR="00820B33" w:rsidRPr="00820B33" w:rsidRDefault="00820B33" w:rsidP="007D19BE">
      <w:pPr>
        <w:numPr>
          <w:ilvl w:val="0"/>
          <w:numId w:val="4"/>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value</w:t>
      </w:r>
      <w:proofErr w:type="gramEnd"/>
      <w:r w:rsidRPr="00820B33">
        <w:rPr>
          <w:rFonts w:ascii="Maiandra GD" w:eastAsia="Times New Roman" w:hAnsi="Maiandra GD" w:cs="Arial"/>
          <w:color w:val="000000"/>
          <w:bdr w:val="none" w:sz="0" w:space="0" w:color="auto" w:frame="1"/>
        </w:rPr>
        <w:t>: The value of the text input element. The value is retrieved in this order – the System.Web.Mvc.ModelStateDictionary object, the value of this parameter, the System.Web.Mvc.ViewDataDictionary object, and lastly, a value attribute in the HTML attributes.</w:t>
      </w:r>
    </w:p>
    <w:p w:rsidR="00820B33" w:rsidRPr="00820B33" w:rsidRDefault="00820B33" w:rsidP="007D19BE">
      <w:pPr>
        <w:numPr>
          <w:ilvl w:val="0"/>
          <w:numId w:val="4"/>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format</w:t>
      </w:r>
      <w:proofErr w:type="gramEnd"/>
      <w:r w:rsidRPr="00820B33">
        <w:rPr>
          <w:rFonts w:ascii="Maiandra GD" w:eastAsia="Times New Roman" w:hAnsi="Maiandra GD" w:cs="Arial"/>
          <w:color w:val="000000"/>
          <w:bdr w:val="none" w:sz="0" w:space="0" w:color="auto" w:frame="1"/>
        </w:rPr>
        <w:t>: A string that is used to format the input.</w:t>
      </w:r>
    </w:p>
    <w:p w:rsidR="00820B33" w:rsidRPr="00820B33" w:rsidRDefault="00820B33" w:rsidP="007D19BE">
      <w:pPr>
        <w:numPr>
          <w:ilvl w:val="0"/>
          <w:numId w:val="4"/>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htmlAttributes</w:t>
      </w:r>
      <w:proofErr w:type="gramEnd"/>
      <w:r w:rsidRPr="00820B33">
        <w:rPr>
          <w:rFonts w:ascii="Maiandra GD" w:eastAsia="Times New Roman" w:hAnsi="Maiandra GD" w:cs="Arial"/>
          <w:color w:val="000000"/>
          <w:bdr w:val="none" w:sz="0" w:space="0" w:color="auto" w:frame="1"/>
        </w:rPr>
        <w:t>: An object that contains the HTML attributes to set for the element.</w:t>
      </w:r>
    </w:p>
    <w:p w:rsidR="00F22BA4" w:rsidRDefault="00F22BA4"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Returns:</w:t>
      </w:r>
      <w:r w:rsidRPr="00820B33">
        <w:rPr>
          <w:rFonts w:ascii="Maiandra GD" w:eastAsia="Times New Roman" w:hAnsi="Maiandra GD" w:cs="Arial"/>
          <w:color w:val="000000"/>
          <w:bdr w:val="none" w:sz="0" w:space="0" w:color="auto" w:frame="1"/>
        </w:rPr>
        <w:t> This method returns an input element whose type attribute is set to “text”.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Note:</w:t>
      </w:r>
      <w:r w:rsidRPr="00820B33">
        <w:rPr>
          <w:rFonts w:ascii="Maiandra GD" w:eastAsia="Times New Roman" w:hAnsi="Maiandra GD" w:cs="Arial"/>
          <w:color w:val="000000"/>
          <w:bdr w:val="none" w:sz="0" w:space="0" w:color="auto" w:frame="1"/>
        </w:rPr>
        <w:t> Replace </w:t>
      </w:r>
      <w:r w:rsidRPr="001A0C26">
        <w:rPr>
          <w:rFonts w:ascii="Maiandra GD" w:eastAsia="Times New Roman" w:hAnsi="Maiandra GD" w:cs="Arial"/>
          <w:b/>
          <w:bCs/>
          <w:color w:val="000000"/>
        </w:rPr>
        <w:t>Home</w:t>
      </w:r>
      <w:r w:rsidRPr="00820B33">
        <w:rPr>
          <w:rFonts w:ascii="Maiandra GD" w:eastAsia="Times New Roman" w:hAnsi="Maiandra GD" w:cs="Arial"/>
          <w:color w:val="000000"/>
          <w:bdr w:val="none" w:sz="0" w:space="0" w:color="auto" w:frame="1"/>
        </w:rPr>
        <w:t> with </w:t>
      </w:r>
      <w:r w:rsidRPr="001A0C26">
        <w:rPr>
          <w:rFonts w:ascii="Maiandra GD" w:eastAsia="Times New Roman" w:hAnsi="Maiandra GD" w:cs="Arial"/>
          <w:b/>
          <w:bCs/>
          <w:color w:val="000000"/>
        </w:rPr>
        <w:t>Employee</w:t>
      </w:r>
      <w:r w:rsidRPr="00820B33">
        <w:rPr>
          <w:rFonts w:ascii="Maiandra GD" w:eastAsia="Times New Roman" w:hAnsi="Maiandra GD" w:cs="Arial"/>
          <w:color w:val="000000"/>
          <w:bdr w:val="none" w:sz="0" w:space="0" w:color="auto" w:frame="1"/>
        </w:rPr>
        <w:t> in </w:t>
      </w:r>
      <w:r w:rsidRPr="001A0C26">
        <w:rPr>
          <w:rFonts w:ascii="Maiandra GD" w:eastAsia="Times New Roman" w:hAnsi="Maiandra GD" w:cs="Arial"/>
          <w:b/>
          <w:bCs/>
          <w:color w:val="000000"/>
        </w:rPr>
        <w:t>RouteConfig</w:t>
      </w:r>
      <w:r w:rsidRPr="00820B33">
        <w:rPr>
          <w:rFonts w:ascii="Maiandra GD" w:eastAsia="Times New Roman" w:hAnsi="Maiandra GD" w:cs="Arial"/>
          <w:color w:val="000000"/>
          <w:bdr w:val="none" w:sz="0" w:space="0" w:color="auto" w:frame="1"/>
        </w:rPr>
        <w:t> class. </w:t>
      </w:r>
    </w:p>
    <w:p w:rsidR="00F22BA4" w:rsidRDefault="00F22BA4"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Modify the Index View:</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Please modify the Index View as shown below to use the TextBox Helper method. </w:t>
      </w:r>
      <w:r w:rsidRPr="00820B33">
        <w:rPr>
          <w:rFonts w:ascii="Maiandra GD" w:eastAsia="Times New Roman" w:hAnsi="Maiandra GD" w:cs="Segoe UI"/>
          <w:color w:val="212529"/>
        </w:rPr>
        <w:br/>
      </w:r>
      <w:r w:rsidRPr="001A0C26">
        <w:rPr>
          <w:rFonts w:ascii="Maiandra GD" w:eastAsia="Times New Roman" w:hAnsi="Maiandra GD" w:cs="Arial"/>
          <w:b/>
          <w:bCs/>
        </w:rPr>
        <w:t>@model HTML_HELPER.Models.Employee</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@Html.TextBox(</w:t>
      </w:r>
      <w:proofErr w:type="gramEnd"/>
      <w:r w:rsidRPr="001A0C26">
        <w:rPr>
          <w:rFonts w:ascii="Maiandra GD" w:eastAsia="Times New Roman" w:hAnsi="Maiandra GD" w:cs="Arial"/>
          <w:b/>
          <w:bCs/>
        </w:rPr>
        <w:t>“EmployeeName”, null, new { @class = “form-control”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Run the application and inspect the Html and you will see that it will produce the following HTML for the textbox.</w:t>
      </w:r>
      <w:r w:rsidRPr="00820B33">
        <w:rPr>
          <w:rFonts w:ascii="Maiandra GD" w:eastAsia="Times New Roman" w:hAnsi="Maiandra GD" w:cs="Segoe UI"/>
          <w:color w:val="212529"/>
        </w:rPr>
        <w:br/>
      </w:r>
      <w:r w:rsidRPr="001A0C26">
        <w:rPr>
          <w:rFonts w:ascii="Maiandra GD" w:eastAsia="Times New Roman" w:hAnsi="Maiandra GD" w:cs="Arial"/>
          <w:b/>
          <w:bCs/>
        </w:rPr>
        <w:t>&lt;input class=”form-control” id=”EmployeeName” name=”EmployeeName” type=”text” value=””&gt;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 xml:space="preserve">In the above example, the first parameter is “EmployeeName” which is a property of the Employee model which will be set as the name and id of the textbox. The second parameter is the value that we need to display in the textbox, which is null in the above example because the </w:t>
      </w:r>
      <w:proofErr w:type="gramStart"/>
      <w:r w:rsidRPr="00820B33">
        <w:rPr>
          <w:rFonts w:ascii="Maiandra GD" w:eastAsia="Times New Roman" w:hAnsi="Maiandra GD" w:cs="Arial"/>
          <w:color w:val="000000"/>
          <w:bdr w:val="none" w:sz="0" w:space="0" w:color="auto" w:frame="1"/>
        </w:rPr>
        <w:t>TextBox(</w:t>
      </w:r>
      <w:proofErr w:type="gramEnd"/>
      <w:r w:rsidRPr="00820B33">
        <w:rPr>
          <w:rFonts w:ascii="Maiandra GD" w:eastAsia="Times New Roman" w:hAnsi="Maiandra GD" w:cs="Arial"/>
          <w:color w:val="000000"/>
          <w:bdr w:val="none" w:sz="0" w:space="0" w:color="auto" w:frame="1"/>
        </w:rPr>
        <w:t>) method will automatically display the value of the EmployeeName property of the Employee model. The third parameter will be set as the class attribute. The HTML attributes parameter is an object type, so it can be an anonymous object, and the attributes name will be its properties starting with @ symbol.</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You can also specify any name for the textbox. However, it will not be bind to a model.</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@Html.TextBox(</w:t>
      </w:r>
      <w:proofErr w:type="gramEnd"/>
      <w:r w:rsidRPr="001A0C26">
        <w:rPr>
          <w:rFonts w:ascii="Maiandra GD" w:eastAsia="Times New Roman" w:hAnsi="Maiandra GD" w:cs="Arial"/>
          <w:b/>
          <w:bCs/>
        </w:rPr>
        <w:t>“myTextBox”, “This is value”, new { @class = “form-control”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lastRenderedPageBreak/>
        <w:t>It will produce the following HTML</w:t>
      </w:r>
      <w:r w:rsidRPr="00820B33">
        <w:rPr>
          <w:rFonts w:ascii="Maiandra GD" w:eastAsia="Times New Roman" w:hAnsi="Maiandra GD" w:cs="Segoe UI"/>
          <w:color w:val="212529"/>
        </w:rPr>
        <w:br/>
      </w:r>
      <w:r w:rsidRPr="001A0C26">
        <w:rPr>
          <w:rFonts w:ascii="Maiandra GD" w:eastAsia="Times New Roman" w:hAnsi="Maiandra GD" w:cs="Arial"/>
          <w:b/>
          <w:bCs/>
        </w:rPr>
        <w:t>&lt;input class=”form-control” id=”myTextBox” name=”myTextBox” type=”text” value=”This is value”&gt;</w:t>
      </w:r>
    </w:p>
    <w:p w:rsidR="00032C7B" w:rsidRDefault="00032C7B"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proofErr w:type="gramStart"/>
      <w:r w:rsidRPr="001A0C26">
        <w:rPr>
          <w:rFonts w:ascii="Maiandra GD" w:eastAsia="Times New Roman" w:hAnsi="Maiandra GD" w:cs="Arial"/>
          <w:b/>
          <w:bCs/>
          <w:color w:val="000000"/>
        </w:rPr>
        <w:t>TextBoxFor(</w:t>
      </w:r>
      <w:proofErr w:type="gramEnd"/>
      <w:r w:rsidRPr="001A0C26">
        <w:rPr>
          <w:rFonts w:ascii="Maiandra GD" w:eastAsia="Times New Roman" w:hAnsi="Maiandra GD" w:cs="Arial"/>
          <w:b/>
          <w:bCs/>
          <w:color w:val="000000"/>
        </w:rPr>
        <w:t>) HTML Helper Method in ASP.NET MVC application:</w:t>
      </w:r>
    </w:p>
    <w:p w:rsidR="00032C7B" w:rsidRDefault="00820B33"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820B33">
        <w:rPr>
          <w:rFonts w:ascii="Maiandra GD" w:eastAsia="Times New Roman" w:hAnsi="Maiandra GD" w:cs="Arial"/>
          <w:color w:val="000000"/>
          <w:bdr w:val="none" w:sz="0" w:space="0" w:color="auto" w:frame="1"/>
        </w:rPr>
        <w:t xml:space="preserve">The </w:t>
      </w:r>
      <w:proofErr w:type="gramStart"/>
      <w:r w:rsidRPr="00820B33">
        <w:rPr>
          <w:rFonts w:ascii="Maiandra GD" w:eastAsia="Times New Roman" w:hAnsi="Maiandra GD" w:cs="Arial"/>
          <w:color w:val="000000"/>
          <w:bdr w:val="none" w:sz="0" w:space="0" w:color="auto" w:frame="1"/>
        </w:rPr>
        <w:t>TextBoxFor(</w:t>
      </w:r>
      <w:proofErr w:type="gramEnd"/>
      <w:r w:rsidRPr="00820B33">
        <w:rPr>
          <w:rFonts w:ascii="Maiandra GD" w:eastAsia="Times New Roman" w:hAnsi="Maiandra GD" w:cs="Arial"/>
          <w:color w:val="000000"/>
          <w:bdr w:val="none" w:sz="0" w:space="0" w:color="auto" w:frame="1"/>
        </w:rPr>
        <w:t xml:space="preserve">) HTML Helper method is a strongly typed extension method. It generates an element of &lt;input type=”text”&gt; for the model property which needs to be specified using a lambda expression. The </w:t>
      </w:r>
      <w:proofErr w:type="gramStart"/>
      <w:r w:rsidRPr="00820B33">
        <w:rPr>
          <w:rFonts w:ascii="Maiandra GD" w:eastAsia="Times New Roman" w:hAnsi="Maiandra GD" w:cs="Arial"/>
          <w:color w:val="000000"/>
          <w:bdr w:val="none" w:sz="0" w:space="0" w:color="auto" w:frame="1"/>
        </w:rPr>
        <w:t>TextBoxFor(</w:t>
      </w:r>
      <w:proofErr w:type="gramEnd"/>
      <w:r w:rsidRPr="00820B33">
        <w:rPr>
          <w:rFonts w:ascii="Maiandra GD" w:eastAsia="Times New Roman" w:hAnsi="Maiandra GD" w:cs="Arial"/>
          <w:color w:val="000000"/>
          <w:bdr w:val="none" w:sz="0" w:space="0" w:color="auto" w:frame="1"/>
        </w:rPr>
        <w:t>) HTML Helper method binds the specified model object property to the input element. So it automatically displays that model property value within the textbox. The </w:t>
      </w:r>
      <w:proofErr w:type="gramStart"/>
      <w:r w:rsidRPr="00820B33">
        <w:rPr>
          <w:rFonts w:ascii="Maiandra GD" w:eastAsia="Times New Roman" w:hAnsi="Maiandra GD" w:cs="Arial"/>
          <w:color w:val="000000"/>
          <w:bdr w:val="none" w:sz="0" w:space="0" w:color="auto" w:frame="1"/>
        </w:rPr>
        <w:t>TextBoxFor(</w:t>
      </w:r>
      <w:proofErr w:type="gramEnd"/>
      <w:r w:rsidRPr="00820B33">
        <w:rPr>
          <w:rFonts w:ascii="Maiandra GD" w:eastAsia="Times New Roman" w:hAnsi="Maiandra GD" w:cs="Arial"/>
          <w:color w:val="000000"/>
          <w:bdr w:val="none" w:sz="0" w:space="0" w:color="auto" w:frame="1"/>
        </w:rPr>
        <w:t xml:space="preserve">) HTML Helper Method has 6 overloaded versions available in </w:t>
      </w:r>
    </w:p>
    <w:p w:rsidR="00032C7B" w:rsidRDefault="00032C7B"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ASP.NET MVC Framework are shown in the below image.</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6047488" cy="2082307"/>
            <wp:effectExtent l="19050" t="0" r="0" b="0"/>
            <wp:docPr id="4" name="Picture 4" descr="TextBoxFor HTML Helper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BoxFor HTML Helper Method in ASP.NET MVC"/>
                    <pic:cNvPicPr>
                      <a:picLocks noChangeAspect="1" noChangeArrowheads="1"/>
                    </pic:cNvPicPr>
                  </pic:nvPicPr>
                  <pic:blipFill>
                    <a:blip r:embed="rId8"/>
                    <a:srcRect/>
                    <a:stretch>
                      <a:fillRect/>
                    </a:stretch>
                  </pic:blipFill>
                  <pic:spPr bwMode="auto">
                    <a:xfrm>
                      <a:off x="0" y="0"/>
                      <a:ext cx="6056176" cy="2085298"/>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Parameters:</w:t>
      </w:r>
    </w:p>
    <w:p w:rsidR="00820B33" w:rsidRPr="00820B33" w:rsidRDefault="00820B33" w:rsidP="007D19BE">
      <w:pPr>
        <w:numPr>
          <w:ilvl w:val="0"/>
          <w:numId w:val="5"/>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htmlHelper</w:t>
      </w:r>
      <w:proofErr w:type="gramEnd"/>
      <w:r w:rsidRPr="00820B33">
        <w:rPr>
          <w:rFonts w:ascii="Maiandra GD" w:eastAsia="Times New Roman" w:hAnsi="Maiandra GD" w:cs="Arial"/>
          <w:color w:val="000000"/>
          <w:bdr w:val="none" w:sz="0" w:space="0" w:color="auto" w:frame="1"/>
        </w:rPr>
        <w:t>: The HTML helper instance that this method extends.</w:t>
      </w:r>
    </w:p>
    <w:p w:rsidR="00820B33" w:rsidRPr="00820B33" w:rsidRDefault="00820B33" w:rsidP="007D19BE">
      <w:pPr>
        <w:numPr>
          <w:ilvl w:val="0"/>
          <w:numId w:val="5"/>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expression</w:t>
      </w:r>
      <w:proofErr w:type="gramEnd"/>
      <w:r w:rsidRPr="00820B33">
        <w:rPr>
          <w:rFonts w:ascii="Maiandra GD" w:eastAsia="Times New Roman" w:hAnsi="Maiandra GD" w:cs="Arial"/>
          <w:color w:val="000000"/>
          <w:bdr w:val="none" w:sz="0" w:space="0" w:color="auto" w:frame="1"/>
        </w:rPr>
        <w:t>: An expression that identifies the object that contains the properties to display.</w:t>
      </w:r>
    </w:p>
    <w:p w:rsidR="00820B33" w:rsidRPr="00820B33" w:rsidRDefault="00820B33" w:rsidP="007D19BE">
      <w:pPr>
        <w:numPr>
          <w:ilvl w:val="0"/>
          <w:numId w:val="5"/>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format</w:t>
      </w:r>
      <w:proofErr w:type="gramEnd"/>
      <w:r w:rsidRPr="00820B33">
        <w:rPr>
          <w:rFonts w:ascii="Maiandra GD" w:eastAsia="Times New Roman" w:hAnsi="Maiandra GD" w:cs="Arial"/>
          <w:color w:val="000000"/>
          <w:bdr w:val="none" w:sz="0" w:space="0" w:color="auto" w:frame="1"/>
        </w:rPr>
        <w:t>: A string that is used to format the input.</w:t>
      </w:r>
    </w:p>
    <w:p w:rsidR="00820B33" w:rsidRPr="00820B33" w:rsidRDefault="00820B33" w:rsidP="007D19BE">
      <w:pPr>
        <w:numPr>
          <w:ilvl w:val="0"/>
          <w:numId w:val="5"/>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htmlAttributes</w:t>
      </w:r>
      <w:proofErr w:type="gramEnd"/>
      <w:r w:rsidRPr="00820B33">
        <w:rPr>
          <w:rFonts w:ascii="Maiandra GD" w:eastAsia="Times New Roman" w:hAnsi="Maiandra GD" w:cs="Arial"/>
          <w:color w:val="000000"/>
          <w:bdr w:val="none" w:sz="0" w:space="0" w:color="auto" w:frame="1"/>
        </w:rPr>
        <w:t>: An object that contains the HTML attributes to set for the element.</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Type parameters:</w:t>
      </w:r>
    </w:p>
    <w:p w:rsidR="00820B33" w:rsidRPr="00820B33" w:rsidRDefault="00820B33" w:rsidP="007D19BE">
      <w:pPr>
        <w:numPr>
          <w:ilvl w:val="0"/>
          <w:numId w:val="6"/>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TModel</w:t>
      </w:r>
      <w:r w:rsidRPr="00820B33">
        <w:rPr>
          <w:rFonts w:ascii="Maiandra GD" w:eastAsia="Times New Roman" w:hAnsi="Maiandra GD" w:cs="Arial"/>
          <w:color w:val="000000"/>
          <w:bdr w:val="none" w:sz="0" w:space="0" w:color="auto" w:frame="1"/>
        </w:rPr>
        <w:t>: The type of model.</w:t>
      </w:r>
    </w:p>
    <w:p w:rsidR="00820B33" w:rsidRPr="00820B33" w:rsidRDefault="00820B33" w:rsidP="007D19BE">
      <w:pPr>
        <w:numPr>
          <w:ilvl w:val="0"/>
          <w:numId w:val="6"/>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TProperty</w:t>
      </w:r>
      <w:r w:rsidRPr="00820B33">
        <w:rPr>
          <w:rFonts w:ascii="Maiandra GD" w:eastAsia="Times New Roman" w:hAnsi="Maiandra GD" w:cs="Arial"/>
          <w:color w:val="000000"/>
          <w:bdr w:val="none" w:sz="0" w:space="0" w:color="auto" w:frame="1"/>
        </w:rPr>
        <w:t>: The type of the value.</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Returns</w:t>
      </w:r>
      <w:r w:rsidRPr="00820B33">
        <w:rPr>
          <w:rFonts w:ascii="Maiandra GD" w:eastAsia="Times New Roman" w:hAnsi="Maiandra GD" w:cs="Arial"/>
          <w:color w:val="000000"/>
          <w:bdr w:val="none" w:sz="0" w:space="0" w:color="auto" w:frame="1"/>
        </w:rPr>
        <w:t>: An input element whose type attribute is set to “text”.</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 xml:space="preserve">Example to understand the </w:t>
      </w:r>
      <w:proofErr w:type="gramStart"/>
      <w:r w:rsidRPr="001A0C26">
        <w:rPr>
          <w:rFonts w:ascii="Maiandra GD" w:eastAsia="Times New Roman" w:hAnsi="Maiandra GD" w:cs="Arial"/>
          <w:b/>
          <w:bCs/>
          <w:color w:val="000000"/>
        </w:rPr>
        <w:t>TextBoxFor(</w:t>
      </w:r>
      <w:proofErr w:type="gramEnd"/>
      <w:r w:rsidRPr="001A0C26">
        <w:rPr>
          <w:rFonts w:ascii="Maiandra GD" w:eastAsia="Times New Roman" w:hAnsi="Maiandra GD" w:cs="Arial"/>
          <w:b/>
          <w:bCs/>
          <w:color w:val="000000"/>
        </w:rPr>
        <w:t>) HTML Helper Method in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Copy and Paste the following code in Index.cshtml view</w:t>
      </w:r>
      <w:r w:rsidRPr="00820B33">
        <w:rPr>
          <w:rFonts w:ascii="Maiandra GD" w:eastAsia="Times New Roman" w:hAnsi="Maiandra GD" w:cs="Segoe UI"/>
          <w:color w:val="212529"/>
        </w:rPr>
        <w:br/>
      </w:r>
      <w:r w:rsidRPr="001A0C26">
        <w:rPr>
          <w:rFonts w:ascii="Maiandra GD" w:eastAsia="Times New Roman" w:hAnsi="Maiandra GD" w:cs="Arial"/>
          <w:b/>
          <w:bCs/>
        </w:rPr>
        <w:t>@model HTML_HELPER.Models.Employee</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@Html.TextBoxFor(</w:t>
      </w:r>
      <w:proofErr w:type="gramEnd"/>
      <w:r w:rsidRPr="001A0C26">
        <w:rPr>
          <w:rFonts w:ascii="Maiandra GD" w:eastAsia="Times New Roman" w:hAnsi="Maiandra GD" w:cs="Arial"/>
          <w:b/>
          <w:bCs/>
        </w:rPr>
        <w:t>m =&gt; m.EmployeeName, new { @class = “form-control”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Run the application and insepct the element and you will see that, it will produce the following Html</w:t>
      </w:r>
      <w:r w:rsidRPr="00820B33">
        <w:rPr>
          <w:rFonts w:ascii="Maiandra GD" w:eastAsia="Times New Roman" w:hAnsi="Maiandra GD" w:cs="Segoe UI"/>
          <w:color w:val="212529"/>
        </w:rPr>
        <w:br/>
      </w:r>
      <w:r w:rsidRPr="001A0C26">
        <w:rPr>
          <w:rFonts w:ascii="Maiandra GD" w:eastAsia="Times New Roman" w:hAnsi="Maiandra GD" w:cs="Arial"/>
          <w:b/>
          <w:bCs/>
        </w:rPr>
        <w:t>&lt;input class=”form-control” id=”EmployeeName” name=”EmployeeName” type=”text” value=””&gt;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 xml:space="preserve">In the above example, the first parameter in </w:t>
      </w:r>
      <w:proofErr w:type="gramStart"/>
      <w:r w:rsidRPr="00820B33">
        <w:rPr>
          <w:rFonts w:ascii="Maiandra GD" w:eastAsia="Times New Roman" w:hAnsi="Maiandra GD" w:cs="Arial"/>
          <w:color w:val="000000"/>
          <w:bdr w:val="none" w:sz="0" w:space="0" w:color="auto" w:frame="1"/>
        </w:rPr>
        <w:t>TextBoxFor(</w:t>
      </w:r>
      <w:proofErr w:type="gramEnd"/>
      <w:r w:rsidRPr="00820B33">
        <w:rPr>
          <w:rFonts w:ascii="Maiandra GD" w:eastAsia="Times New Roman" w:hAnsi="Maiandra GD" w:cs="Arial"/>
          <w:color w:val="000000"/>
          <w:bdr w:val="none" w:sz="0" w:space="0" w:color="auto" w:frame="1"/>
        </w:rPr>
        <w:t xml:space="preserve">) HTML Helper Method is a lambda expression which specifies the EmployeeName property of the Model object to bind with the textbox. It generates an input type text element with id and name property and both the </w:t>
      </w:r>
      <w:r w:rsidRPr="00820B33">
        <w:rPr>
          <w:rFonts w:ascii="Maiandra GD" w:eastAsia="Times New Roman" w:hAnsi="Maiandra GD" w:cs="Arial"/>
          <w:color w:val="000000"/>
          <w:bdr w:val="none" w:sz="0" w:space="0" w:color="auto" w:frame="1"/>
        </w:rPr>
        <w:lastRenderedPageBreak/>
        <w:t>properties value are set to EmployeeName. The value attribute will be set to the value of the EmployeeName property of the Model Object.</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What are the Differences between Html.TextBox and Html.TextBoxFor in ASP.NET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As we already discussed that the </w:t>
      </w:r>
      <w:proofErr w:type="gramStart"/>
      <w:r w:rsidRPr="001A0C26">
        <w:rPr>
          <w:rFonts w:ascii="Maiandra GD" w:eastAsia="Times New Roman" w:hAnsi="Maiandra GD" w:cs="Arial"/>
          <w:b/>
          <w:bCs/>
          <w:color w:val="000000"/>
        </w:rPr>
        <w:t>@Html.TextBox(</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is a loosely typed helper method whereas the </w:t>
      </w:r>
      <w:r w:rsidRPr="001A0C26">
        <w:rPr>
          <w:rFonts w:ascii="Maiandra GD" w:eastAsia="Times New Roman" w:hAnsi="Maiandra GD" w:cs="Arial"/>
          <w:b/>
          <w:bCs/>
          <w:color w:val="000000"/>
        </w:rPr>
        <w:t>@Html.TextBoxFor()</w:t>
      </w:r>
      <w:r w:rsidRPr="00820B33">
        <w:rPr>
          <w:rFonts w:ascii="Maiandra GD" w:eastAsia="Times New Roman" w:hAnsi="Maiandra GD" w:cs="Arial"/>
          <w:color w:val="000000"/>
          <w:bdr w:val="none" w:sz="0" w:space="0" w:color="auto" w:frame="1"/>
        </w:rPr>
        <w:t> is a strongly typed helper method.</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 xml:space="preserve">The </w:t>
      </w:r>
      <w:proofErr w:type="gramStart"/>
      <w:r w:rsidRPr="00820B33">
        <w:rPr>
          <w:rFonts w:ascii="Maiandra GD" w:eastAsia="Times New Roman" w:hAnsi="Maiandra GD" w:cs="Arial"/>
          <w:color w:val="000000"/>
          <w:bdr w:val="none" w:sz="0" w:space="0" w:color="auto" w:frame="1"/>
        </w:rPr>
        <w:t>Html.TextBox(</w:t>
      </w:r>
      <w:proofErr w:type="gramEnd"/>
      <w:r w:rsidRPr="00820B33">
        <w:rPr>
          <w:rFonts w:ascii="Maiandra GD" w:eastAsia="Times New Roman" w:hAnsi="Maiandra GD" w:cs="Arial"/>
          <w:color w:val="000000"/>
          <w:bdr w:val="none" w:sz="0" w:space="0" w:color="auto" w:frame="1"/>
        </w:rPr>
        <w:t xml:space="preserve">) Helper method is not strongly typed and hence they don’t require a strongly typed view. This means that we can hardcode whatever name we want. On the other hand the </w:t>
      </w:r>
      <w:proofErr w:type="gramStart"/>
      <w:r w:rsidRPr="00820B33">
        <w:rPr>
          <w:rFonts w:ascii="Maiandra GD" w:eastAsia="Times New Roman" w:hAnsi="Maiandra GD" w:cs="Arial"/>
          <w:color w:val="000000"/>
          <w:bdr w:val="none" w:sz="0" w:space="0" w:color="auto" w:frame="1"/>
        </w:rPr>
        <w:t>Html.TextBoxFor(</w:t>
      </w:r>
      <w:proofErr w:type="gramEnd"/>
      <w:r w:rsidRPr="00820B33">
        <w:rPr>
          <w:rFonts w:ascii="Maiandra GD" w:eastAsia="Times New Roman" w:hAnsi="Maiandra GD" w:cs="Arial"/>
          <w:color w:val="000000"/>
          <w:bdr w:val="none" w:sz="0" w:space="0" w:color="auto" w:frame="1"/>
        </w:rPr>
        <w:t>) HTML Helper method is a strongly typed method and hence it requires a strongly typed view and the name should be given using the lambda expression. What is a strongly typed view that we will discuss in our upcoming articles?</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Strongly typed HTML helper methods also provide compile-time error checking. In real-time applications, we mostly prefer to use strongly typed HTML Helper methods.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But the most important point that we need to keep in mind is whether we use </w:t>
      </w:r>
      <w:r w:rsidRPr="001A0C26">
        <w:rPr>
          <w:rFonts w:ascii="Maiandra GD" w:eastAsia="Times New Roman" w:hAnsi="Maiandra GD" w:cs="Arial"/>
          <w:b/>
          <w:bCs/>
          <w:color w:val="000000"/>
        </w:rPr>
        <w:t>Html.TextBox</w:t>
      </w:r>
      <w:r w:rsidRPr="00820B33">
        <w:rPr>
          <w:rFonts w:ascii="Maiandra GD" w:eastAsia="Times New Roman" w:hAnsi="Maiandra GD" w:cs="Arial"/>
          <w:color w:val="000000"/>
          <w:bdr w:val="none" w:sz="0" w:space="0" w:color="auto" w:frame="1"/>
        </w:rPr>
        <w:t> Helper method or </w:t>
      </w:r>
      <w:proofErr w:type="gramStart"/>
      <w:r w:rsidRPr="001A0C26">
        <w:rPr>
          <w:rFonts w:ascii="Maiandra GD" w:eastAsia="Times New Roman" w:hAnsi="Maiandra GD" w:cs="Arial"/>
          <w:b/>
          <w:bCs/>
          <w:color w:val="000000"/>
        </w:rPr>
        <w:t>Html.TextBoxFor(</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Helper method the end result is the same that is they generate the same HTML.</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Note</w:t>
      </w:r>
      <w:r w:rsidRPr="00820B33">
        <w:rPr>
          <w:rFonts w:ascii="Maiandra GD" w:eastAsia="Times New Roman" w:hAnsi="Maiandra GD" w:cs="Arial"/>
          <w:color w:val="000000"/>
          <w:bdr w:val="none" w:sz="0" w:space="0" w:color="auto" w:frame="1"/>
        </w:rPr>
        <w:t>: The Strongly typed HTML helpers are introduced in MVC2. </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How to Create TexArea using HTML Helper in ASP.NET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 xml:space="preserve">To create TextArea using HTML Helper in ASP.NET MVC application, we need to use the TextArea Helper methods.  The HtmlHelper class provides two extension methods to generate the textarea i.e. multiline textbox in a razor view: They are </w:t>
      </w:r>
      <w:proofErr w:type="gramStart"/>
      <w:r w:rsidRPr="00820B33">
        <w:rPr>
          <w:rFonts w:ascii="Maiandra GD" w:eastAsia="Times New Roman" w:hAnsi="Maiandra GD" w:cs="Arial"/>
          <w:color w:val="000000"/>
          <w:bdr w:val="none" w:sz="0" w:space="0" w:color="auto" w:frame="1"/>
        </w:rPr>
        <w:t>TextArea(</w:t>
      </w:r>
      <w:proofErr w:type="gramEnd"/>
      <w:r w:rsidRPr="00820B33">
        <w:rPr>
          <w:rFonts w:ascii="Maiandra GD" w:eastAsia="Times New Roman" w:hAnsi="Maiandra GD" w:cs="Arial"/>
          <w:color w:val="000000"/>
          <w:bdr w:val="none" w:sz="0" w:space="0" w:color="auto" w:frame="1"/>
        </w:rPr>
        <w:t>) and TextAreaFor(). By default, the textarea is created with rows=2 and cols=20 size.</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proofErr w:type="gramStart"/>
      <w:r w:rsidRPr="001A0C26">
        <w:rPr>
          <w:rFonts w:ascii="Maiandra GD" w:eastAsia="Times New Roman" w:hAnsi="Maiandra GD" w:cs="Arial"/>
          <w:b/>
          <w:bCs/>
          <w:color w:val="000000"/>
        </w:rPr>
        <w:t>TextArea(</w:t>
      </w:r>
      <w:proofErr w:type="gramEnd"/>
      <w:r w:rsidRPr="001A0C26">
        <w:rPr>
          <w:rFonts w:ascii="Maiandra GD" w:eastAsia="Times New Roman" w:hAnsi="Maiandra GD" w:cs="Arial"/>
          <w:b/>
          <w:bCs/>
          <w:color w:val="000000"/>
        </w:rPr>
        <w:t>) HTML Helper Method in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w:t>
      </w:r>
      <w:proofErr w:type="gramStart"/>
      <w:r w:rsidRPr="001A0C26">
        <w:rPr>
          <w:rFonts w:ascii="Maiandra GD" w:eastAsia="Times New Roman" w:hAnsi="Maiandra GD" w:cs="Arial"/>
          <w:b/>
          <w:bCs/>
          <w:color w:val="000000"/>
        </w:rPr>
        <w:t>Html.TextArea(</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method creates an input HTML element of </w:t>
      </w:r>
      <w:r w:rsidRPr="001A0C26">
        <w:rPr>
          <w:rFonts w:ascii="Maiandra GD" w:eastAsia="Times New Roman" w:hAnsi="Maiandra GD" w:cs="Arial"/>
          <w:b/>
          <w:bCs/>
          <w:color w:val="000000"/>
        </w:rPr>
        <w:t>&lt;textarea rows=”2</w:t>
      </w:r>
      <w:r w:rsidRPr="001A0C26">
        <w:rPr>
          <w:rFonts w:ascii="Arial" w:eastAsia="Times New Roman" w:hAnsi="Arial" w:cs="Arial"/>
          <w:b/>
          <w:bCs/>
          <w:color w:val="000000"/>
        </w:rPr>
        <w:t>″</w:t>
      </w:r>
      <w:r w:rsidRPr="001A0C26">
        <w:rPr>
          <w:rFonts w:ascii="Maiandra GD" w:eastAsia="Times New Roman" w:hAnsi="Maiandra GD" w:cs="Arial"/>
          <w:b/>
          <w:bCs/>
          <w:color w:val="000000"/>
        </w:rPr>
        <w:t xml:space="preserve"> cols=”20</w:t>
      </w:r>
      <w:r w:rsidRPr="001A0C26">
        <w:rPr>
          <w:rFonts w:ascii="Arial" w:eastAsia="Times New Roman" w:hAnsi="Arial" w:cs="Arial"/>
          <w:b/>
          <w:bCs/>
          <w:color w:val="000000"/>
        </w:rPr>
        <w:t>″</w:t>
      </w:r>
      <w:r w:rsidRPr="001A0C26">
        <w:rPr>
          <w:rFonts w:ascii="Maiandra GD" w:eastAsia="Times New Roman" w:hAnsi="Maiandra GD" w:cs="Arial"/>
          <w:b/>
          <w:bCs/>
          <w:color w:val="000000"/>
        </w:rPr>
        <w:t>&gt;</w:t>
      </w:r>
      <w:r w:rsidRPr="00820B33">
        <w:rPr>
          <w:rFonts w:ascii="Maiandra GD" w:eastAsia="Times New Roman" w:hAnsi="Maiandra GD" w:cs="Arial"/>
          <w:color w:val="000000"/>
          <w:bdr w:val="none" w:sz="0" w:space="0" w:color="auto" w:frame="1"/>
        </w:rPr>
        <w:t> with a specified name, value and HTML attributes. The </w:t>
      </w:r>
      <w:proofErr w:type="gramStart"/>
      <w:r w:rsidRPr="001A0C26">
        <w:rPr>
          <w:rFonts w:ascii="Maiandra GD" w:eastAsia="Times New Roman" w:hAnsi="Maiandra GD" w:cs="Arial"/>
          <w:b/>
          <w:bCs/>
          <w:color w:val="000000"/>
        </w:rPr>
        <w:t>TextArea(</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xml:space="preserve"> HTML Helper method is a loosely typed helper method because the name parameter is a string. The name parameter can also be the name of a property of a model object. It binds the specified property with the textarea. As a result, it automatically displays that property value within the textarea. There are also 8 overloaded versions available for </w:t>
      </w:r>
      <w:proofErr w:type="gramStart"/>
      <w:r w:rsidRPr="00820B33">
        <w:rPr>
          <w:rFonts w:ascii="Maiandra GD" w:eastAsia="Times New Roman" w:hAnsi="Maiandra GD" w:cs="Arial"/>
          <w:color w:val="000000"/>
          <w:bdr w:val="none" w:sz="0" w:space="0" w:color="auto" w:frame="1"/>
        </w:rPr>
        <w:t>TextArea(</w:t>
      </w:r>
      <w:proofErr w:type="gramEnd"/>
      <w:r w:rsidRPr="00820B33">
        <w:rPr>
          <w:rFonts w:ascii="Maiandra GD" w:eastAsia="Times New Roman" w:hAnsi="Maiandra GD" w:cs="Arial"/>
          <w:color w:val="000000"/>
          <w:bdr w:val="none" w:sz="0" w:space="0" w:color="auto" w:frame="1"/>
        </w:rPr>
        <w:t>) HTML Helper Method in ASP.NET MVC Framework as shown in the below image.</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lastRenderedPageBreak/>
        <w:drawing>
          <wp:inline distT="0" distB="0" distL="0" distR="0">
            <wp:extent cx="6010275" cy="2873936"/>
            <wp:effectExtent l="19050" t="0" r="9525" b="0"/>
            <wp:docPr id="5" name="Picture 5" descr="TextArea HTML Helper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Area HTML Helper Method in ASP.NET MVC"/>
                    <pic:cNvPicPr>
                      <a:picLocks noChangeAspect="1" noChangeArrowheads="1"/>
                    </pic:cNvPicPr>
                  </pic:nvPicPr>
                  <pic:blipFill>
                    <a:blip r:embed="rId9"/>
                    <a:srcRect/>
                    <a:stretch>
                      <a:fillRect/>
                    </a:stretch>
                  </pic:blipFill>
                  <pic:spPr bwMode="auto">
                    <a:xfrm>
                      <a:off x="0" y="0"/>
                      <a:ext cx="6010275" cy="2873936"/>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Parameters:</w:t>
      </w:r>
    </w:p>
    <w:p w:rsidR="00820B33" w:rsidRPr="00820B33" w:rsidRDefault="00820B33" w:rsidP="007D19BE">
      <w:pPr>
        <w:numPr>
          <w:ilvl w:val="0"/>
          <w:numId w:val="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htmlHelper</w:t>
      </w:r>
      <w:proofErr w:type="gramEnd"/>
      <w:r w:rsidRPr="00820B33">
        <w:rPr>
          <w:rFonts w:ascii="Maiandra GD" w:eastAsia="Times New Roman" w:hAnsi="Maiandra GD" w:cs="Arial"/>
          <w:color w:val="000000"/>
          <w:bdr w:val="none" w:sz="0" w:space="0" w:color="auto" w:frame="1"/>
        </w:rPr>
        <w:t>: The HTML helper instance that this method extends.</w:t>
      </w:r>
    </w:p>
    <w:p w:rsidR="00820B33" w:rsidRPr="00820B33" w:rsidRDefault="00820B33" w:rsidP="007D19BE">
      <w:pPr>
        <w:numPr>
          <w:ilvl w:val="0"/>
          <w:numId w:val="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name</w:t>
      </w:r>
      <w:proofErr w:type="gramEnd"/>
      <w:r w:rsidRPr="00820B33">
        <w:rPr>
          <w:rFonts w:ascii="Maiandra GD" w:eastAsia="Times New Roman" w:hAnsi="Maiandra GD" w:cs="Arial"/>
          <w:color w:val="000000"/>
          <w:bdr w:val="none" w:sz="0" w:space="0" w:color="auto" w:frame="1"/>
        </w:rPr>
        <w:t>: The name of the form field to return.</w:t>
      </w:r>
    </w:p>
    <w:p w:rsidR="00820B33" w:rsidRPr="00820B33" w:rsidRDefault="00820B33" w:rsidP="007D19BE">
      <w:pPr>
        <w:numPr>
          <w:ilvl w:val="0"/>
          <w:numId w:val="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value</w:t>
      </w:r>
      <w:proofErr w:type="gramEnd"/>
      <w:r w:rsidRPr="00820B33">
        <w:rPr>
          <w:rFonts w:ascii="Maiandra GD" w:eastAsia="Times New Roman" w:hAnsi="Maiandra GD" w:cs="Arial"/>
          <w:color w:val="000000"/>
          <w:bdr w:val="none" w:sz="0" w:space="0" w:color="auto" w:frame="1"/>
        </w:rPr>
        <w:t>: The text content.</w:t>
      </w:r>
    </w:p>
    <w:p w:rsidR="00820B33" w:rsidRPr="00820B33" w:rsidRDefault="00820B33" w:rsidP="007D19BE">
      <w:pPr>
        <w:numPr>
          <w:ilvl w:val="0"/>
          <w:numId w:val="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rows</w:t>
      </w:r>
      <w:proofErr w:type="gramEnd"/>
      <w:r w:rsidRPr="00820B33">
        <w:rPr>
          <w:rFonts w:ascii="Maiandra GD" w:eastAsia="Times New Roman" w:hAnsi="Maiandra GD" w:cs="Arial"/>
          <w:color w:val="000000"/>
          <w:bdr w:val="none" w:sz="0" w:space="0" w:color="auto" w:frame="1"/>
        </w:rPr>
        <w:t>: The number of rows.</w:t>
      </w:r>
    </w:p>
    <w:p w:rsidR="00820B33" w:rsidRPr="00820B33" w:rsidRDefault="00820B33" w:rsidP="007D19BE">
      <w:pPr>
        <w:numPr>
          <w:ilvl w:val="0"/>
          <w:numId w:val="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columns</w:t>
      </w:r>
      <w:proofErr w:type="gramEnd"/>
      <w:r w:rsidRPr="00820B33">
        <w:rPr>
          <w:rFonts w:ascii="Maiandra GD" w:eastAsia="Times New Roman" w:hAnsi="Maiandra GD" w:cs="Arial"/>
          <w:color w:val="000000"/>
          <w:bdr w:val="none" w:sz="0" w:space="0" w:color="auto" w:frame="1"/>
        </w:rPr>
        <w:t>: The number of columns.</w:t>
      </w:r>
    </w:p>
    <w:p w:rsidR="00820B33" w:rsidRPr="00820B33" w:rsidRDefault="00820B33" w:rsidP="007D19BE">
      <w:pPr>
        <w:numPr>
          <w:ilvl w:val="0"/>
          <w:numId w:val="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htmlAttributes</w:t>
      </w:r>
      <w:proofErr w:type="gramEnd"/>
      <w:r w:rsidRPr="00820B33">
        <w:rPr>
          <w:rFonts w:ascii="Maiandra GD" w:eastAsia="Times New Roman" w:hAnsi="Maiandra GD" w:cs="Arial"/>
          <w:color w:val="000000"/>
          <w:bdr w:val="none" w:sz="0" w:space="0" w:color="auto" w:frame="1"/>
        </w:rPr>
        <w:t>: An object that contains the HTML attributes to set for the element.</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Returns</w:t>
      </w:r>
      <w:r w:rsidRPr="00820B33">
        <w:rPr>
          <w:rFonts w:ascii="Maiandra GD" w:eastAsia="Times New Roman" w:hAnsi="Maiandra GD" w:cs="Arial"/>
          <w:color w:val="000000"/>
          <w:bdr w:val="none" w:sz="0" w:space="0" w:color="auto" w:frame="1"/>
        </w:rPr>
        <w:t>: Returns the specified textarea element by using the specified HTML helper, the name of the form field, the text content, the number of rows and columns, and the specified HTML attributes.</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Example: TextArea HTML Helper Method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Let’s modify our Employee Model as shown below</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using</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System.ComponentModel.DataAnnotations;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EmployeeId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roofErr w:type="gramStart"/>
      <w:r w:rsidRPr="001A0C26">
        <w:rPr>
          <w:rFonts w:ascii="Maiandra GD" w:eastAsia="Times New Roman" w:hAnsi="Maiandra GD" w:cs="Consolas"/>
          <w:color w:val="4284AE"/>
        </w:rPr>
        <w:t>Display</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 xml:space="preserve">Name = </w:t>
      </w:r>
      <w:r w:rsidRPr="001A0C26">
        <w:rPr>
          <w:rFonts w:ascii="Maiandra GD" w:eastAsia="Times New Roman" w:hAnsi="Maiandra GD" w:cs="Consolas"/>
          <w:color w:val="7CC379"/>
        </w:rPr>
        <w:t>"Name"</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EmployeeName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Password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Gender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City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lastRenderedPageBreak/>
        <w:t>public</w:t>
      </w:r>
      <w:proofErr w:type="gramEnd"/>
      <w:r w:rsidRPr="001A0C26">
        <w:rPr>
          <w:rFonts w:ascii="Maiandra GD" w:eastAsia="Times New Roman" w:hAnsi="Maiandra GD" w:cs="Consolas"/>
          <w:color w:val="CFD5E0"/>
        </w:rPr>
        <w:t xml:space="preserve"> Nullable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decimal</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Salary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Address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66F9A" w:rsidRDefault="00866F9A" w:rsidP="007D19BE">
      <w:pPr>
        <w:shd w:val="clear" w:color="auto" w:fill="FFFFFF"/>
        <w:spacing w:after="0" w:line="240" w:lineRule="auto"/>
        <w:textAlignment w:val="baseline"/>
        <w:outlineLvl w:val="5"/>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Modify the Employee Controller as shown below:</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 emp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Employee</w:t>
      </w:r>
      <w:r w:rsidRPr="001A0C26">
        <w:rPr>
          <w:rFonts w:ascii="Maiandra GD" w:eastAsia="Times New Roman" w:hAnsi="Maiandra GD" w:cs="Consolas"/>
          <w:b/>
          <w:bCs/>
          <w:color w:val="6B7C8B"/>
        </w:rPr>
        <w:t>()</w:t>
      </w:r>
      <w:proofErr w:type="gramEnd"/>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Address = </w:t>
      </w:r>
      <w:r w:rsidRPr="001A0C26">
        <w:rPr>
          <w:rFonts w:ascii="Maiandra GD" w:eastAsia="Times New Roman" w:hAnsi="Maiandra GD" w:cs="Consolas"/>
          <w:color w:val="7CC379"/>
        </w:rPr>
        <w:t>"Andheri, Sakinaka, Mumbai, 400097, Maharashtra, India"</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emp</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66F9A" w:rsidRDefault="00866F9A" w:rsidP="007D19BE">
      <w:pPr>
        <w:shd w:val="clear" w:color="auto" w:fill="FFFFFF"/>
        <w:spacing w:after="0" w:line="240" w:lineRule="auto"/>
        <w:textAlignment w:val="baseline"/>
        <w:outlineLvl w:val="5"/>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Modify the Index View:</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Copy and Paste the following code in the Index view</w:t>
      </w:r>
      <w:r w:rsidRPr="00820B33">
        <w:rPr>
          <w:rFonts w:ascii="Maiandra GD" w:eastAsia="Times New Roman" w:hAnsi="Maiandra GD" w:cs="Segoe UI"/>
          <w:color w:val="212529"/>
        </w:rPr>
        <w:br/>
      </w:r>
      <w:r w:rsidRPr="001A0C26">
        <w:rPr>
          <w:rFonts w:ascii="Maiandra GD" w:eastAsia="Times New Roman" w:hAnsi="Maiandra GD" w:cs="Arial"/>
          <w:b/>
          <w:bCs/>
        </w:rPr>
        <w:t>@model HTML_HELPER.Models.Employee</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@Html.TextArea(</w:t>
      </w:r>
      <w:proofErr w:type="gramEnd"/>
      <w:r w:rsidRPr="001A0C26">
        <w:rPr>
          <w:rFonts w:ascii="Maiandra GD" w:eastAsia="Times New Roman" w:hAnsi="Maiandra GD" w:cs="Arial"/>
          <w:b/>
          <w:bCs/>
        </w:rPr>
        <w:t>“Address”, null, new { @class = “form-control”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If you inspect the text area, then you will see that it will produce the following HTML</w:t>
      </w:r>
      <w:r w:rsidRPr="00820B33">
        <w:rPr>
          <w:rFonts w:ascii="Maiandra GD" w:eastAsia="Times New Roman" w:hAnsi="Maiandra GD" w:cs="Segoe UI"/>
          <w:color w:val="212529"/>
        </w:rPr>
        <w:br/>
      </w:r>
      <w:r w:rsidRPr="001A0C26">
        <w:rPr>
          <w:rFonts w:ascii="Maiandra GD" w:eastAsia="Times New Roman" w:hAnsi="Maiandra GD" w:cs="Arial"/>
          <w:b/>
          <w:bCs/>
        </w:rPr>
        <w:t>&lt;textarea class=”form-control” cols=”20</w:t>
      </w:r>
      <w:r w:rsidRPr="001A0C26">
        <w:rPr>
          <w:rFonts w:ascii="Arial" w:eastAsia="Times New Roman" w:hAnsi="Arial" w:cs="Arial"/>
          <w:b/>
          <w:bCs/>
        </w:rPr>
        <w:t>″</w:t>
      </w:r>
      <w:r w:rsidRPr="001A0C26">
        <w:rPr>
          <w:rFonts w:ascii="Maiandra GD" w:eastAsia="Times New Roman" w:hAnsi="Maiandra GD" w:cs="Arial"/>
          <w:b/>
          <w:bCs/>
        </w:rPr>
        <w:t xml:space="preserve"> id=”Address” name=”Address” rows=”2</w:t>
      </w:r>
      <w:r w:rsidRPr="001A0C26">
        <w:rPr>
          <w:rFonts w:ascii="Arial" w:eastAsia="Times New Roman" w:hAnsi="Arial" w:cs="Arial"/>
          <w:b/>
          <w:bCs/>
        </w:rPr>
        <w:t>″</w:t>
      </w:r>
      <w:r w:rsidRPr="001A0C26">
        <w:rPr>
          <w:rFonts w:ascii="Maiandra GD" w:eastAsia="Times New Roman" w:hAnsi="Maiandra GD" w:cs="Arial"/>
          <w:b/>
          <w:bCs/>
        </w:rPr>
        <w:t>&gt;&lt;/textarea&gt;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In the above example, the first parameter is the “</w:t>
      </w:r>
      <w:r w:rsidRPr="001A0C26">
        <w:rPr>
          <w:rFonts w:ascii="Maiandra GD" w:eastAsia="Times New Roman" w:hAnsi="Maiandra GD" w:cs="Arial"/>
          <w:b/>
          <w:bCs/>
          <w:color w:val="000000"/>
        </w:rPr>
        <w:t>Address</w:t>
      </w:r>
      <w:r w:rsidRPr="00820B33">
        <w:rPr>
          <w:rFonts w:ascii="Maiandra GD" w:eastAsia="Times New Roman" w:hAnsi="Maiandra GD" w:cs="Arial"/>
          <w:color w:val="000000"/>
          <w:bdr w:val="none" w:sz="0" w:space="0" w:color="auto" w:frame="1"/>
        </w:rPr>
        <w:t>” property of the </w:t>
      </w:r>
      <w:r w:rsidRPr="001A0C26">
        <w:rPr>
          <w:rFonts w:ascii="Maiandra GD" w:eastAsia="Times New Roman" w:hAnsi="Maiandra GD" w:cs="Arial"/>
          <w:b/>
          <w:bCs/>
          <w:color w:val="000000"/>
        </w:rPr>
        <w:t>Employee</w:t>
      </w:r>
      <w:r w:rsidRPr="00820B33">
        <w:rPr>
          <w:rFonts w:ascii="Maiandra GD" w:eastAsia="Times New Roman" w:hAnsi="Maiandra GD" w:cs="Arial"/>
          <w:color w:val="000000"/>
          <w:bdr w:val="none" w:sz="0" w:space="0" w:color="auto" w:frame="1"/>
        </w:rPr>
        <w:t> model class which will be set as name and id of the textarea. The second parameter is the </w:t>
      </w:r>
      <w:r w:rsidRPr="001A0C26">
        <w:rPr>
          <w:rFonts w:ascii="Maiandra GD" w:eastAsia="Times New Roman" w:hAnsi="Maiandra GD" w:cs="Arial"/>
          <w:b/>
          <w:bCs/>
          <w:color w:val="000000"/>
        </w:rPr>
        <w:t>value</w:t>
      </w:r>
      <w:r w:rsidRPr="00820B33">
        <w:rPr>
          <w:rFonts w:ascii="Maiandra GD" w:eastAsia="Times New Roman" w:hAnsi="Maiandra GD" w:cs="Arial"/>
          <w:color w:val="000000"/>
          <w:bdr w:val="none" w:sz="0" w:space="0" w:color="auto" w:frame="1"/>
        </w:rPr>
        <w:t> to display in the textarea, which is null in the above example because </w:t>
      </w:r>
      <w:proofErr w:type="gramStart"/>
      <w:r w:rsidRPr="001A0C26">
        <w:rPr>
          <w:rFonts w:ascii="Maiandra GD" w:eastAsia="Times New Roman" w:hAnsi="Maiandra GD" w:cs="Arial"/>
          <w:b/>
          <w:bCs/>
          <w:color w:val="000000"/>
        </w:rPr>
        <w:t>TextArea(</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method will automatically display a value of the Address property in the textarea. The third parameter will be set as a class attribute. The </w:t>
      </w:r>
      <w:r w:rsidRPr="001A0C26">
        <w:rPr>
          <w:rFonts w:ascii="Maiandra GD" w:eastAsia="Times New Roman" w:hAnsi="Maiandra GD" w:cs="Arial"/>
          <w:b/>
          <w:bCs/>
          <w:color w:val="000000"/>
        </w:rPr>
        <w:t>HtmlAttributes</w:t>
      </w:r>
      <w:r w:rsidRPr="00820B33">
        <w:rPr>
          <w:rFonts w:ascii="Maiandra GD" w:eastAsia="Times New Roman" w:hAnsi="Maiandra GD" w:cs="Arial"/>
          <w:color w:val="000000"/>
          <w:bdr w:val="none" w:sz="0" w:space="0" w:color="auto" w:frame="1"/>
        </w:rPr>
        <w:t> parameter is an object type, so it can be an anonymous object, and attributes name will be its properties starting with @ symbol.</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We can also specify any name for the textarea. However, it will not be bound to a model.</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@Html.TextArea(</w:t>
      </w:r>
      <w:proofErr w:type="gramEnd"/>
      <w:r w:rsidRPr="001A0C26">
        <w:rPr>
          <w:rFonts w:ascii="Maiandra GD" w:eastAsia="Times New Roman" w:hAnsi="Maiandra GD" w:cs="Arial"/>
          <w:b/>
          <w:bCs/>
        </w:rPr>
        <w:t>“myTextArea”, “This is value”, new { @class = “form-control”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lastRenderedPageBreak/>
        <w:t>It will produce the following html</w:t>
      </w:r>
      <w:r w:rsidRPr="00820B33">
        <w:rPr>
          <w:rFonts w:ascii="Maiandra GD" w:eastAsia="Times New Roman" w:hAnsi="Maiandra GD" w:cs="Segoe UI"/>
          <w:color w:val="212529"/>
        </w:rPr>
        <w:br/>
      </w:r>
      <w:r w:rsidRPr="001A0C26">
        <w:rPr>
          <w:rFonts w:ascii="Maiandra GD" w:eastAsia="Times New Roman" w:hAnsi="Maiandra GD" w:cs="Arial"/>
          <w:b/>
          <w:bCs/>
        </w:rPr>
        <w:t>&lt;textarea class=”form-control” cols=”20</w:t>
      </w:r>
      <w:r w:rsidRPr="001A0C26">
        <w:rPr>
          <w:rFonts w:ascii="Arial" w:eastAsia="Times New Roman" w:hAnsi="Arial" w:cs="Arial"/>
          <w:b/>
          <w:bCs/>
        </w:rPr>
        <w:t>″</w:t>
      </w:r>
      <w:r w:rsidRPr="001A0C26">
        <w:rPr>
          <w:rFonts w:ascii="Maiandra GD" w:eastAsia="Times New Roman" w:hAnsi="Maiandra GD" w:cs="Arial"/>
          <w:b/>
          <w:bCs/>
        </w:rPr>
        <w:t xml:space="preserve"> id=”myTextArea” name=”myTextArea” rows=”2</w:t>
      </w:r>
      <w:r w:rsidRPr="001A0C26">
        <w:rPr>
          <w:rFonts w:ascii="Arial" w:eastAsia="Times New Roman" w:hAnsi="Arial" w:cs="Arial"/>
          <w:b/>
          <w:bCs/>
        </w:rPr>
        <w:t>″</w:t>
      </w:r>
      <w:r w:rsidRPr="001A0C26">
        <w:rPr>
          <w:rFonts w:ascii="Maiandra GD" w:eastAsia="Times New Roman" w:hAnsi="Maiandra GD" w:cs="Arial"/>
          <w:b/>
          <w:bCs/>
        </w:rPr>
        <w:t>&gt;</w:t>
      </w:r>
      <w:proofErr w:type="gramStart"/>
      <w:r w:rsidRPr="001A0C26">
        <w:rPr>
          <w:rFonts w:ascii="Maiandra GD" w:eastAsia="Times New Roman" w:hAnsi="Maiandra GD" w:cs="Arial"/>
          <w:b/>
          <w:bCs/>
        </w:rPr>
        <w:t>This</w:t>
      </w:r>
      <w:proofErr w:type="gramEnd"/>
      <w:r w:rsidRPr="001A0C26">
        <w:rPr>
          <w:rFonts w:ascii="Maiandra GD" w:eastAsia="Times New Roman" w:hAnsi="Maiandra GD" w:cs="Arial"/>
          <w:b/>
          <w:bCs/>
        </w:rPr>
        <w:t xml:space="preserve"> is value&lt;/textarea&gt;</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proofErr w:type="gramStart"/>
      <w:r w:rsidRPr="001A0C26">
        <w:rPr>
          <w:rFonts w:ascii="Maiandra GD" w:eastAsia="Times New Roman" w:hAnsi="Maiandra GD" w:cs="Arial"/>
          <w:b/>
          <w:bCs/>
          <w:color w:val="000000"/>
        </w:rPr>
        <w:t>TextAreaFor(</w:t>
      </w:r>
      <w:proofErr w:type="gramEnd"/>
      <w:r w:rsidRPr="001A0C26">
        <w:rPr>
          <w:rFonts w:ascii="Maiandra GD" w:eastAsia="Times New Roman" w:hAnsi="Maiandra GD" w:cs="Arial"/>
          <w:b/>
          <w:bCs/>
          <w:color w:val="000000"/>
        </w:rPr>
        <w:t>) HTML Helper Method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w:t>
      </w:r>
      <w:proofErr w:type="gramStart"/>
      <w:r w:rsidRPr="001A0C26">
        <w:rPr>
          <w:rFonts w:ascii="Maiandra GD" w:eastAsia="Times New Roman" w:hAnsi="Maiandra GD" w:cs="Arial"/>
          <w:b/>
          <w:bCs/>
          <w:color w:val="000000"/>
        </w:rPr>
        <w:t>TextAreaFor(</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HTML Helper method is a strongly typed extension method. It generates a text area input element. We need to specify the name using a lambda expression. The </w:t>
      </w:r>
      <w:proofErr w:type="gramStart"/>
      <w:r w:rsidRPr="001A0C26">
        <w:rPr>
          <w:rFonts w:ascii="Maiandra GD" w:eastAsia="Times New Roman" w:hAnsi="Maiandra GD" w:cs="Arial"/>
          <w:b/>
          <w:bCs/>
          <w:color w:val="000000"/>
        </w:rPr>
        <w:t>TextAreaFor(</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xml:space="preserve"> HTML Helper Method binds that specified model object property to the textarea element. So it automatically displays that model property value within the textarea. There are also 5 overloaded versions available for </w:t>
      </w:r>
      <w:proofErr w:type="gramStart"/>
      <w:r w:rsidRPr="00820B33">
        <w:rPr>
          <w:rFonts w:ascii="Maiandra GD" w:eastAsia="Times New Roman" w:hAnsi="Maiandra GD" w:cs="Arial"/>
          <w:color w:val="000000"/>
          <w:bdr w:val="none" w:sz="0" w:space="0" w:color="auto" w:frame="1"/>
        </w:rPr>
        <w:t>TextAreaFor(</w:t>
      </w:r>
      <w:proofErr w:type="gramEnd"/>
      <w:r w:rsidRPr="00820B33">
        <w:rPr>
          <w:rFonts w:ascii="Maiandra GD" w:eastAsia="Times New Roman" w:hAnsi="Maiandra GD" w:cs="Arial"/>
          <w:color w:val="000000"/>
          <w:bdr w:val="none" w:sz="0" w:space="0" w:color="auto" w:frame="1"/>
        </w:rPr>
        <w:t>) HTML Helper Method in ASP.NET MVC Framework as shown in the below image.</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6638925" cy="2510098"/>
            <wp:effectExtent l="19050" t="0" r="9525" b="0"/>
            <wp:docPr id="6" name="Picture 6" descr="TextAreaFor HTML Helper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AreaFor HTML Helper Method in ASP.NET MVC"/>
                    <pic:cNvPicPr>
                      <a:picLocks noChangeAspect="1" noChangeArrowheads="1"/>
                    </pic:cNvPicPr>
                  </pic:nvPicPr>
                  <pic:blipFill>
                    <a:blip r:embed="rId10"/>
                    <a:srcRect/>
                    <a:stretch>
                      <a:fillRect/>
                    </a:stretch>
                  </pic:blipFill>
                  <pic:spPr bwMode="auto">
                    <a:xfrm>
                      <a:off x="0" y="0"/>
                      <a:ext cx="6638925" cy="2510098"/>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3A3A3A"/>
        </w:rPr>
        <w:t>P</w:t>
      </w:r>
      <w:r w:rsidRPr="001A0C26">
        <w:rPr>
          <w:rFonts w:ascii="Maiandra GD" w:eastAsia="Times New Roman" w:hAnsi="Maiandra GD" w:cs="Arial"/>
          <w:b/>
          <w:bCs/>
          <w:color w:val="000000"/>
        </w:rPr>
        <w:t>arameters:</w:t>
      </w:r>
    </w:p>
    <w:p w:rsidR="00820B33" w:rsidRPr="00820B33" w:rsidRDefault="00820B33" w:rsidP="007D19BE">
      <w:pPr>
        <w:numPr>
          <w:ilvl w:val="0"/>
          <w:numId w:val="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htmlHelper</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The HTML helper instance that this method extends.</w:t>
      </w:r>
    </w:p>
    <w:p w:rsidR="00820B33" w:rsidRPr="00820B33" w:rsidRDefault="00820B33" w:rsidP="007D19BE">
      <w:pPr>
        <w:numPr>
          <w:ilvl w:val="0"/>
          <w:numId w:val="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expression</w:t>
      </w:r>
      <w:proofErr w:type="gramEnd"/>
      <w:r w:rsidRPr="00820B33">
        <w:rPr>
          <w:rFonts w:ascii="Maiandra GD" w:eastAsia="Times New Roman" w:hAnsi="Maiandra GD" w:cs="Arial"/>
          <w:color w:val="000000"/>
          <w:bdr w:val="none" w:sz="0" w:space="0" w:color="auto" w:frame="1"/>
        </w:rPr>
        <w:t>: An expression that identifies the object that contains the properties to render.</w:t>
      </w:r>
    </w:p>
    <w:p w:rsidR="00820B33" w:rsidRPr="00820B33" w:rsidRDefault="00820B33" w:rsidP="007D19BE">
      <w:pPr>
        <w:numPr>
          <w:ilvl w:val="0"/>
          <w:numId w:val="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rows</w:t>
      </w:r>
      <w:proofErr w:type="gramEnd"/>
      <w:r w:rsidRPr="00820B33">
        <w:rPr>
          <w:rFonts w:ascii="Maiandra GD" w:eastAsia="Times New Roman" w:hAnsi="Maiandra GD" w:cs="Arial"/>
          <w:color w:val="000000"/>
          <w:bdr w:val="none" w:sz="0" w:space="0" w:color="auto" w:frame="1"/>
        </w:rPr>
        <w:t>: The number of rows.</w:t>
      </w:r>
    </w:p>
    <w:p w:rsidR="00820B33" w:rsidRPr="00820B33" w:rsidRDefault="00820B33" w:rsidP="007D19BE">
      <w:pPr>
        <w:numPr>
          <w:ilvl w:val="0"/>
          <w:numId w:val="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columns</w:t>
      </w:r>
      <w:proofErr w:type="gramEnd"/>
      <w:r w:rsidRPr="00820B33">
        <w:rPr>
          <w:rFonts w:ascii="Maiandra GD" w:eastAsia="Times New Roman" w:hAnsi="Maiandra GD" w:cs="Arial"/>
          <w:color w:val="000000"/>
          <w:bdr w:val="none" w:sz="0" w:space="0" w:color="auto" w:frame="1"/>
        </w:rPr>
        <w:t>: The number of columns.</w:t>
      </w:r>
    </w:p>
    <w:p w:rsidR="00820B33" w:rsidRPr="00820B33" w:rsidRDefault="00820B33" w:rsidP="007D19BE">
      <w:pPr>
        <w:numPr>
          <w:ilvl w:val="0"/>
          <w:numId w:val="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htmlAttributes</w:t>
      </w:r>
      <w:proofErr w:type="gramEnd"/>
      <w:r w:rsidRPr="00820B33">
        <w:rPr>
          <w:rFonts w:ascii="Maiandra GD" w:eastAsia="Times New Roman" w:hAnsi="Maiandra GD" w:cs="Arial"/>
          <w:color w:val="000000"/>
          <w:bdr w:val="none" w:sz="0" w:space="0" w:color="auto" w:frame="1"/>
        </w:rPr>
        <w:t>: A dictionary that contains the HTML attributes to set for the element.</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Type parameters:</w:t>
      </w:r>
    </w:p>
    <w:p w:rsidR="00820B33" w:rsidRPr="00820B33" w:rsidRDefault="00820B33" w:rsidP="007D19BE">
      <w:pPr>
        <w:numPr>
          <w:ilvl w:val="0"/>
          <w:numId w:val="9"/>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TModel</w:t>
      </w:r>
      <w:r w:rsidRPr="00820B33">
        <w:rPr>
          <w:rFonts w:ascii="Maiandra GD" w:eastAsia="Times New Roman" w:hAnsi="Maiandra GD" w:cs="Arial"/>
          <w:color w:val="000000"/>
          <w:bdr w:val="none" w:sz="0" w:space="0" w:color="auto" w:frame="1"/>
        </w:rPr>
        <w:t>: The type of model.</w:t>
      </w:r>
    </w:p>
    <w:p w:rsidR="00820B33" w:rsidRPr="00820B33" w:rsidRDefault="00820B33" w:rsidP="007D19BE">
      <w:pPr>
        <w:numPr>
          <w:ilvl w:val="0"/>
          <w:numId w:val="9"/>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TProperty</w:t>
      </w:r>
      <w:r w:rsidRPr="00820B33">
        <w:rPr>
          <w:rFonts w:ascii="Maiandra GD" w:eastAsia="Times New Roman" w:hAnsi="Maiandra GD" w:cs="Arial"/>
          <w:color w:val="000000"/>
          <w:bdr w:val="none" w:sz="0" w:space="0" w:color="auto" w:frame="1"/>
        </w:rPr>
        <w:t>: The type of property.</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Returns</w:t>
      </w:r>
      <w:r w:rsidRPr="00820B33">
        <w:rPr>
          <w:rFonts w:ascii="Maiandra GD" w:eastAsia="Times New Roman" w:hAnsi="Maiandra GD" w:cs="Arial"/>
          <w:color w:val="000000"/>
          <w:bdr w:val="none" w:sz="0" w:space="0" w:color="auto" w:frame="1"/>
        </w:rPr>
        <w:t>: Returns an HTML textarea element for each property in the object that is represented by the specified expression using the specified HTML attributes and the number of rows and columns.</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Example: TextAreaFor HTML Helper Method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Copy and paste the following code in the index view</w:t>
      </w:r>
      <w:r w:rsidRPr="00820B33">
        <w:rPr>
          <w:rFonts w:ascii="Maiandra GD" w:eastAsia="Times New Roman" w:hAnsi="Maiandra GD" w:cs="Segoe UI"/>
          <w:color w:val="212529"/>
        </w:rPr>
        <w:br/>
      </w:r>
      <w:r w:rsidRPr="001A0C26">
        <w:rPr>
          <w:rFonts w:ascii="Maiandra GD" w:eastAsia="Times New Roman" w:hAnsi="Maiandra GD" w:cs="Arial"/>
          <w:b/>
          <w:bCs/>
        </w:rPr>
        <w:t>@model HTML_HELPER.Models.Employee</w:t>
      </w:r>
      <w:r w:rsidRPr="00820B33">
        <w:rPr>
          <w:rFonts w:ascii="Maiandra GD" w:eastAsia="Times New Roman" w:hAnsi="Maiandra GD" w:cs="Segoe UI"/>
          <w:color w:val="212529"/>
        </w:rPr>
        <w:br/>
      </w:r>
      <w:proofErr w:type="gramStart"/>
      <w:r w:rsidRPr="001A0C26">
        <w:rPr>
          <w:rFonts w:ascii="Maiandra GD" w:eastAsia="Times New Roman" w:hAnsi="Maiandra GD" w:cs="Arial"/>
          <w:b/>
          <w:bCs/>
        </w:rPr>
        <w:t>@Html.TextAreaFor(</w:t>
      </w:r>
      <w:proofErr w:type="gramEnd"/>
      <w:r w:rsidRPr="001A0C26">
        <w:rPr>
          <w:rFonts w:ascii="Maiandra GD" w:eastAsia="Times New Roman" w:hAnsi="Maiandra GD" w:cs="Arial"/>
          <w:b/>
          <w:bCs/>
        </w:rPr>
        <w:t>m =&gt; m.Address, new { @class = “form-control”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lastRenderedPageBreak/>
        <w:t>It will produce the following HTML</w:t>
      </w:r>
      <w:r w:rsidRPr="00820B33">
        <w:rPr>
          <w:rFonts w:ascii="Maiandra GD" w:eastAsia="Times New Roman" w:hAnsi="Maiandra GD" w:cs="Segoe UI"/>
          <w:color w:val="212529"/>
        </w:rPr>
        <w:br/>
      </w:r>
      <w:r w:rsidRPr="001A0C26">
        <w:rPr>
          <w:rFonts w:ascii="Maiandra GD" w:eastAsia="Times New Roman" w:hAnsi="Maiandra GD" w:cs="Arial"/>
          <w:b/>
          <w:bCs/>
        </w:rPr>
        <w:t>&lt;textarea class=”form-control” cols=”20</w:t>
      </w:r>
      <w:r w:rsidRPr="001A0C26">
        <w:rPr>
          <w:rFonts w:ascii="Arial" w:eastAsia="Times New Roman" w:hAnsi="Arial" w:cs="Arial"/>
          <w:b/>
          <w:bCs/>
        </w:rPr>
        <w:t>″</w:t>
      </w:r>
      <w:r w:rsidRPr="001A0C26">
        <w:rPr>
          <w:rFonts w:ascii="Maiandra GD" w:eastAsia="Times New Roman" w:hAnsi="Maiandra GD" w:cs="Arial"/>
          <w:b/>
          <w:bCs/>
        </w:rPr>
        <w:t xml:space="preserve"> id=”Address” name=”Address” rows=”2</w:t>
      </w:r>
      <w:r w:rsidRPr="001A0C26">
        <w:rPr>
          <w:rFonts w:ascii="Arial" w:eastAsia="Times New Roman" w:hAnsi="Arial" w:cs="Arial"/>
          <w:b/>
          <w:bCs/>
        </w:rPr>
        <w:t>″</w:t>
      </w:r>
      <w:r w:rsidRPr="001A0C26">
        <w:rPr>
          <w:rFonts w:ascii="Maiandra GD" w:eastAsia="Times New Roman" w:hAnsi="Maiandra GD" w:cs="Arial"/>
          <w:b/>
          <w:bCs/>
        </w:rPr>
        <w:t>&gt;Andheri, Sakinaka, Mumbai, 400097, Maharashtra, India&lt;/textarea&gt;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 xml:space="preserve">In the above example, the first parameter in </w:t>
      </w:r>
      <w:proofErr w:type="gramStart"/>
      <w:r w:rsidRPr="00820B33">
        <w:rPr>
          <w:rFonts w:ascii="Maiandra GD" w:eastAsia="Times New Roman" w:hAnsi="Maiandra GD" w:cs="Arial"/>
          <w:color w:val="000000"/>
          <w:bdr w:val="none" w:sz="0" w:space="0" w:color="auto" w:frame="1"/>
        </w:rPr>
        <w:t>TextAreaFor(</w:t>
      </w:r>
      <w:proofErr w:type="gramEnd"/>
      <w:r w:rsidRPr="00820B33">
        <w:rPr>
          <w:rFonts w:ascii="Maiandra GD" w:eastAsia="Times New Roman" w:hAnsi="Maiandra GD" w:cs="Arial"/>
          <w:color w:val="000000"/>
          <w:bdr w:val="none" w:sz="0" w:space="0" w:color="auto" w:frame="1"/>
        </w:rPr>
        <w:t>) method is a lambda expression that specifies the model property to be bound with the textarea element. In our example, we have specified the Address property. So, it generates the input type &lt;textarea&gt; element with id and name property set to the property name – Address. The value of textarea will be set to the value of Address property.</w:t>
      </w:r>
    </w:p>
    <w:p w:rsidR="00820B33" w:rsidRPr="001A0C26" w:rsidRDefault="00820B33" w:rsidP="007D19BE">
      <w:pPr>
        <w:pBdr>
          <w:bottom w:val="double" w:sz="6" w:space="1" w:color="auto"/>
        </w:pBdr>
        <w:rPr>
          <w:rFonts w:ascii="Maiandra GD" w:hAnsi="Maiandra GD"/>
        </w:rPr>
      </w:pPr>
    </w:p>
    <w:p w:rsidR="00820B33" w:rsidRPr="00866F9A" w:rsidRDefault="00820B33" w:rsidP="007D19BE">
      <w:pPr>
        <w:spacing w:after="48" w:line="240" w:lineRule="auto"/>
        <w:textAlignment w:val="baseline"/>
        <w:outlineLvl w:val="0"/>
        <w:rPr>
          <w:rFonts w:ascii="Maiandra GD" w:eastAsia="Times New Roman" w:hAnsi="Maiandra GD" w:cs="Times New Roman"/>
          <w:b/>
          <w:color w:val="3A3A3A"/>
          <w:kern w:val="36"/>
          <w:sz w:val="28"/>
        </w:rPr>
      </w:pPr>
      <w:r w:rsidRPr="00866F9A">
        <w:rPr>
          <w:rFonts w:ascii="Maiandra GD" w:eastAsia="Times New Roman" w:hAnsi="Maiandra GD" w:cs="Times New Roman"/>
          <w:b/>
          <w:color w:val="3A3A3A"/>
          <w:kern w:val="36"/>
          <w:sz w:val="28"/>
          <w:highlight w:val="yellow"/>
        </w:rPr>
        <w:t>DropDownList HTML Helper in ASP.NET MVC</w:t>
      </w:r>
    </w:p>
    <w:p w:rsidR="00866F9A" w:rsidRDefault="00866F9A" w:rsidP="007D19BE">
      <w:pPr>
        <w:shd w:val="clear" w:color="auto" w:fill="FFFFFF"/>
        <w:spacing w:after="0" w:line="240" w:lineRule="auto"/>
        <w:textAlignment w:val="baseline"/>
        <w:outlineLvl w:val="1"/>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1"/>
        <w:rPr>
          <w:rFonts w:ascii="Maiandra GD" w:eastAsia="Times New Roman" w:hAnsi="Maiandra GD" w:cs="Segoe UI"/>
          <w:color w:val="3A3A3A"/>
        </w:rPr>
      </w:pPr>
      <w:r w:rsidRPr="001A0C26">
        <w:rPr>
          <w:rFonts w:ascii="Maiandra GD" w:eastAsia="Times New Roman" w:hAnsi="Maiandra GD" w:cs="Arial"/>
          <w:b/>
          <w:bCs/>
          <w:color w:val="000000"/>
        </w:rPr>
        <w:t>DropDownList HTML Helper in ASP.NET MVC</w:t>
      </w:r>
    </w:p>
    <w:p w:rsidR="00820B33" w:rsidRDefault="00820B33"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820B33">
        <w:rPr>
          <w:rFonts w:ascii="Maiandra GD" w:eastAsia="Times New Roman" w:hAnsi="Maiandra GD" w:cs="Arial"/>
          <w:color w:val="000000"/>
          <w:bdr w:val="none" w:sz="0" w:space="0" w:color="auto" w:frame="1"/>
        </w:rPr>
        <w:t>In this article, I am going to discuss </w:t>
      </w:r>
      <w:r w:rsidRPr="001A0C26">
        <w:rPr>
          <w:rFonts w:ascii="Maiandra GD" w:eastAsia="Times New Roman" w:hAnsi="Maiandra GD" w:cs="Arial"/>
          <w:b/>
          <w:bCs/>
          <w:color w:val="000000"/>
        </w:rPr>
        <w:t>DropDownList HTML Helper in ASP.NET MVC</w:t>
      </w:r>
      <w:r w:rsidRPr="00820B33">
        <w:rPr>
          <w:rFonts w:ascii="Maiandra GD" w:eastAsia="Times New Roman" w:hAnsi="Maiandra GD" w:cs="Arial"/>
          <w:color w:val="000000"/>
          <w:bdr w:val="none" w:sz="0" w:space="0" w:color="auto" w:frame="1"/>
        </w:rPr>
        <w:t> Application. Please read our previous article before proceeding to this article where we discussed </w:t>
      </w:r>
      <w:hyperlink r:id="rId11" w:history="1">
        <w:r w:rsidRPr="001A0C26">
          <w:rPr>
            <w:rFonts w:ascii="Maiandra GD" w:eastAsia="Times New Roman" w:hAnsi="Maiandra GD" w:cs="Arial"/>
            <w:b/>
            <w:bCs/>
            <w:color w:val="007BFF"/>
            <w:u w:val="single"/>
          </w:rPr>
          <w:t>How to Create TextBox and TextArea using HTML Helper Methods</w:t>
        </w:r>
      </w:hyperlink>
      <w:r w:rsidRPr="00820B33">
        <w:rPr>
          <w:rFonts w:ascii="Maiandra GD" w:eastAsia="Times New Roman" w:hAnsi="Maiandra GD" w:cs="Arial"/>
          <w:color w:val="000000"/>
          <w:bdr w:val="none" w:sz="0" w:space="0" w:color="auto" w:frame="1"/>
        </w:rPr>
        <w:t> in MVC Application. In order to generate a DropDownList in ASP.NET MVC Application, we need to use the DropDownList</w:t>
      </w:r>
      <w:r w:rsidRPr="001A0C26">
        <w:rPr>
          <w:rFonts w:ascii="Maiandra GD" w:eastAsia="Times New Roman" w:hAnsi="Maiandra GD" w:cs="Arial"/>
          <w:b/>
          <w:bCs/>
          <w:color w:val="000000"/>
        </w:rPr>
        <w:t> </w:t>
      </w:r>
      <w:r w:rsidRPr="00820B33">
        <w:rPr>
          <w:rFonts w:ascii="Maiandra GD" w:eastAsia="Times New Roman" w:hAnsi="Maiandra GD" w:cs="Arial"/>
          <w:color w:val="000000"/>
          <w:bdr w:val="none" w:sz="0" w:space="0" w:color="auto" w:frame="1"/>
        </w:rPr>
        <w:t>HTML Helper Method. As part of this article, we are going to discuss the following pointers.</w:t>
      </w:r>
    </w:p>
    <w:p w:rsidR="00866F9A" w:rsidRPr="00820B33" w:rsidRDefault="00866F9A" w:rsidP="007D19BE">
      <w:pPr>
        <w:shd w:val="clear" w:color="auto" w:fill="FFFFFF"/>
        <w:spacing w:after="0" w:line="240" w:lineRule="auto"/>
        <w:textAlignment w:val="baseline"/>
        <w:rPr>
          <w:rFonts w:ascii="Maiandra GD" w:eastAsia="Times New Roman" w:hAnsi="Maiandra GD" w:cs="Segoe UI"/>
          <w:color w:val="212529"/>
        </w:rPr>
      </w:pPr>
    </w:p>
    <w:p w:rsidR="00820B33" w:rsidRPr="00820B33" w:rsidRDefault="00820B33" w:rsidP="007D19BE">
      <w:pPr>
        <w:numPr>
          <w:ilvl w:val="0"/>
          <w:numId w:val="10"/>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What is a DropDownList?</w:t>
      </w:r>
    </w:p>
    <w:p w:rsidR="00820B33" w:rsidRPr="00820B33" w:rsidRDefault="00820B33" w:rsidP="007D19BE">
      <w:pPr>
        <w:numPr>
          <w:ilvl w:val="0"/>
          <w:numId w:val="10"/>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Understanding </w:t>
      </w:r>
      <w:proofErr w:type="gramStart"/>
      <w:r w:rsidRPr="001A0C26">
        <w:rPr>
          <w:rFonts w:ascii="Maiandra GD" w:eastAsia="Times New Roman" w:hAnsi="Maiandra GD" w:cs="Arial"/>
          <w:b/>
          <w:bCs/>
        </w:rPr>
        <w:t>DropDownList(</w:t>
      </w:r>
      <w:proofErr w:type="gramEnd"/>
      <w:r w:rsidRPr="001A0C26">
        <w:rPr>
          <w:rFonts w:ascii="Maiandra GD" w:eastAsia="Times New Roman" w:hAnsi="Maiandra GD" w:cs="Arial"/>
          <w:b/>
          <w:bCs/>
        </w:rPr>
        <w:t>) HTML Helper Method in ASP.NET MVC.</w:t>
      </w:r>
    </w:p>
    <w:p w:rsidR="00820B33" w:rsidRPr="00820B33" w:rsidRDefault="00820B33" w:rsidP="007D19BE">
      <w:pPr>
        <w:numPr>
          <w:ilvl w:val="0"/>
          <w:numId w:val="10"/>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How to set the Dropdown list values from the database in the ASP.NET MVC Application?</w:t>
      </w:r>
    </w:p>
    <w:p w:rsidR="00820B33" w:rsidRPr="00820B33" w:rsidRDefault="00820B33" w:rsidP="007D19BE">
      <w:pPr>
        <w:numPr>
          <w:ilvl w:val="0"/>
          <w:numId w:val="10"/>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How to use Enum to set the Dropdown list values in MVC?</w:t>
      </w:r>
    </w:p>
    <w:p w:rsidR="00820B33" w:rsidRPr="00820B33" w:rsidRDefault="00820B33" w:rsidP="007D19BE">
      <w:pPr>
        <w:numPr>
          <w:ilvl w:val="0"/>
          <w:numId w:val="10"/>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Understanding DropDownListFor HTML Helper in ASP.NET MVC Application.</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What is a DropDownList?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A DropDownList in ASP.NET MVC application is nothing but a collection of SelectListItem objects. Depending on your business requirement you may either hard code the values or you may retrieve the values from a database table. In this article, I am going to discuss both approaches. First, we will discuss creating the DropDownList using the hard-coded value then we will see how to create the DropDownList with the values coming from a database.</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HtmlHelper class in MVC provides two extension methods to generate the &lt;select&gt; element in a view. They are</w:t>
      </w:r>
    </w:p>
    <w:p w:rsidR="00820B33" w:rsidRPr="00820B33" w:rsidRDefault="00820B33" w:rsidP="007D19BE">
      <w:pPr>
        <w:numPr>
          <w:ilvl w:val="0"/>
          <w:numId w:val="11"/>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DropDownList() Helper Method</w:t>
      </w:r>
    </w:p>
    <w:p w:rsidR="00820B33" w:rsidRPr="00820B33" w:rsidRDefault="00820B33" w:rsidP="007D19BE">
      <w:pPr>
        <w:numPr>
          <w:ilvl w:val="0"/>
          <w:numId w:val="11"/>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DropDownListFor() Helper Method</w:t>
      </w:r>
    </w:p>
    <w:p w:rsidR="00866F9A" w:rsidRDefault="00866F9A" w:rsidP="007D19BE">
      <w:pPr>
        <w:shd w:val="clear" w:color="auto" w:fill="FFFFFF"/>
        <w:spacing w:after="0" w:line="240" w:lineRule="auto"/>
        <w:textAlignment w:val="baseline"/>
        <w:outlineLvl w:val="5"/>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proofErr w:type="gramStart"/>
      <w:r w:rsidRPr="001A0C26">
        <w:rPr>
          <w:rFonts w:ascii="Maiandra GD" w:eastAsia="Times New Roman" w:hAnsi="Maiandra GD" w:cs="Arial"/>
          <w:b/>
          <w:bCs/>
          <w:color w:val="000000"/>
        </w:rPr>
        <w:t>DropDownList(</w:t>
      </w:r>
      <w:proofErr w:type="gramEnd"/>
      <w:r w:rsidRPr="001A0C26">
        <w:rPr>
          <w:rFonts w:ascii="Maiandra GD" w:eastAsia="Times New Roman" w:hAnsi="Maiandra GD" w:cs="Arial"/>
          <w:b/>
          <w:bCs/>
          <w:color w:val="000000"/>
        </w:rPr>
        <w:t>) HTML Helper Method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There are 8 overloaded versions available for the DropDownList HTML Helper method as shown in the below image.</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lastRenderedPageBreak/>
        <w:drawing>
          <wp:inline distT="0" distB="0" distL="0" distR="0">
            <wp:extent cx="5810250" cy="2902064"/>
            <wp:effectExtent l="19050" t="0" r="0" b="0"/>
            <wp:docPr id="11" name="Picture 11" descr="DropDownList HTML Helper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pDownList HTML Helper Method in ASP.NET MVC"/>
                    <pic:cNvPicPr>
                      <a:picLocks noChangeAspect="1" noChangeArrowheads="1"/>
                    </pic:cNvPicPr>
                  </pic:nvPicPr>
                  <pic:blipFill>
                    <a:blip r:embed="rId12"/>
                    <a:srcRect/>
                    <a:stretch>
                      <a:fillRect/>
                    </a:stretch>
                  </pic:blipFill>
                  <pic:spPr bwMode="auto">
                    <a:xfrm>
                      <a:off x="0" y="0"/>
                      <a:ext cx="5810250" cy="2902064"/>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Parameters:</w:t>
      </w:r>
    </w:p>
    <w:p w:rsidR="00820B33" w:rsidRPr="00820B33" w:rsidRDefault="00820B33" w:rsidP="007D19BE">
      <w:pPr>
        <w:numPr>
          <w:ilvl w:val="0"/>
          <w:numId w:val="12"/>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htmlHelper</w:t>
      </w:r>
      <w:proofErr w:type="gramEnd"/>
      <w:r w:rsidRPr="00820B33">
        <w:rPr>
          <w:rFonts w:ascii="Maiandra GD" w:eastAsia="Times New Roman" w:hAnsi="Maiandra GD" w:cs="Arial"/>
          <w:color w:val="000000"/>
          <w:bdr w:val="none" w:sz="0" w:space="0" w:color="auto" w:frame="1"/>
        </w:rPr>
        <w:t>: The HTML helper instance that this method extends.</w:t>
      </w:r>
    </w:p>
    <w:p w:rsidR="00820B33" w:rsidRPr="00820B33" w:rsidRDefault="00820B33" w:rsidP="007D19BE">
      <w:pPr>
        <w:numPr>
          <w:ilvl w:val="0"/>
          <w:numId w:val="12"/>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name</w:t>
      </w:r>
      <w:proofErr w:type="gramEnd"/>
      <w:r w:rsidRPr="00820B33">
        <w:rPr>
          <w:rFonts w:ascii="Maiandra GD" w:eastAsia="Times New Roman" w:hAnsi="Maiandra GD" w:cs="Arial"/>
          <w:color w:val="000000"/>
          <w:bdr w:val="none" w:sz="0" w:space="0" w:color="auto" w:frame="1"/>
        </w:rPr>
        <w:t>: The name of the form field to return.</w:t>
      </w:r>
    </w:p>
    <w:p w:rsidR="00820B33" w:rsidRPr="00820B33" w:rsidRDefault="00820B33" w:rsidP="007D19BE">
      <w:pPr>
        <w:numPr>
          <w:ilvl w:val="0"/>
          <w:numId w:val="12"/>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selectList</w:t>
      </w:r>
      <w:proofErr w:type="gramEnd"/>
      <w:r w:rsidRPr="00820B33">
        <w:rPr>
          <w:rFonts w:ascii="Maiandra GD" w:eastAsia="Times New Roman" w:hAnsi="Maiandra GD" w:cs="Arial"/>
          <w:color w:val="000000"/>
          <w:bdr w:val="none" w:sz="0" w:space="0" w:color="auto" w:frame="1"/>
        </w:rPr>
        <w:t>: A collection of System.Web.Mvc.SelectListItem objects that are used to populate the drop-down list.</w:t>
      </w:r>
    </w:p>
    <w:p w:rsidR="00820B33" w:rsidRPr="00820B33" w:rsidRDefault="00820B33" w:rsidP="007D19BE">
      <w:pPr>
        <w:numPr>
          <w:ilvl w:val="0"/>
          <w:numId w:val="12"/>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optionLabel</w:t>
      </w:r>
      <w:proofErr w:type="gramEnd"/>
      <w:r w:rsidRPr="00820B33">
        <w:rPr>
          <w:rFonts w:ascii="Maiandra GD" w:eastAsia="Times New Roman" w:hAnsi="Maiandra GD" w:cs="Arial"/>
          <w:color w:val="000000"/>
          <w:bdr w:val="none" w:sz="0" w:space="0" w:color="auto" w:frame="1"/>
        </w:rPr>
        <w:t>: The text for a default empty item. This parameter can be null.</w:t>
      </w:r>
    </w:p>
    <w:p w:rsidR="00820B33" w:rsidRPr="00820B33" w:rsidRDefault="00820B33" w:rsidP="007D19BE">
      <w:pPr>
        <w:numPr>
          <w:ilvl w:val="0"/>
          <w:numId w:val="12"/>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htmlAttributes</w:t>
      </w:r>
      <w:proofErr w:type="gramEnd"/>
      <w:r w:rsidRPr="00820B33">
        <w:rPr>
          <w:rFonts w:ascii="Maiandra GD" w:eastAsia="Times New Roman" w:hAnsi="Maiandra GD" w:cs="Arial"/>
          <w:color w:val="000000"/>
          <w:bdr w:val="none" w:sz="0" w:space="0" w:color="auto" w:frame="1"/>
        </w:rPr>
        <w:t>: An object that contains the HTML attributes to set for the element.</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Returns</w:t>
      </w:r>
      <w:r w:rsidRPr="00820B33">
        <w:rPr>
          <w:rFonts w:ascii="Maiandra GD" w:eastAsia="Times New Roman" w:hAnsi="Maiandra GD" w:cs="Arial"/>
          <w:color w:val="000000"/>
          <w:bdr w:val="none" w:sz="0" w:space="0" w:color="auto" w:frame="1"/>
        </w:rPr>
        <w:t>: Returns a single-selection select element using the specified HTML helper, the name of the form field, the specified list items, an option label, and the specified HTML attributes.</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Example: DropDownList HTML Helper Method in ASP.NET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following code will generate a department dropdown list. The first item in the drop-down list will be </w:t>
      </w:r>
      <w:r w:rsidRPr="001A0C26">
        <w:rPr>
          <w:rFonts w:ascii="Maiandra GD" w:eastAsia="Times New Roman" w:hAnsi="Maiandra GD" w:cs="Arial"/>
          <w:b/>
          <w:bCs/>
          <w:color w:val="000000"/>
        </w:rPr>
        <w:t>“Select Department”</w:t>
      </w:r>
      <w:r w:rsidRPr="00820B33">
        <w:rPr>
          <w:rFonts w:ascii="Maiandra GD" w:eastAsia="Times New Roman" w:hAnsi="Maiandra GD" w:cs="Arial"/>
          <w:color w:val="000000"/>
          <w:bdr w:val="none" w:sz="0" w:space="0" w:color="auto" w:frame="1"/>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@Html.DropDownList(</w:t>
      </w:r>
      <w:proofErr w:type="gramEnd"/>
      <w:r w:rsidRPr="001A0C26">
        <w:rPr>
          <w:rFonts w:ascii="Maiandra GD" w:eastAsia="Times New Roman" w:hAnsi="Maiandra GD" w:cs="Consolas"/>
          <w:color w:val="CFD5E0"/>
        </w:rPr>
        <w:t>"Departments", new List</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SelectListItem</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SelectListItem { Text = "IT", Value = "1", Selected=true},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SelectListItem { Text = "HR", Value = "2"},</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SelectListItem { Text = "Payroll", Value = "3"}</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 "Select Department")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FF0000"/>
        </w:rPr>
        <w:t>The downside of hard-coding the DropDownList value within the code itself is that if we have to add or remove departments from the DropDownList then the code needs to be modified each and every time. </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lastRenderedPageBreak/>
        <w:t>How to set the Dropdown list values from the database in the ASP.NET MVC Application?</w:t>
      </w:r>
    </w:p>
    <w:p w:rsidR="00820B33" w:rsidRDefault="00820B33"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820B33">
        <w:rPr>
          <w:rFonts w:ascii="Maiandra GD" w:eastAsia="Times New Roman" w:hAnsi="Maiandra GD" w:cs="Arial"/>
          <w:color w:val="000000"/>
          <w:bdr w:val="none" w:sz="0" w:space="0" w:color="auto" w:frame="1"/>
        </w:rPr>
        <w:t>Most of the time or in real-time applications, we generally get the data from a database. To understand this let’s create a Department Class and then populate the values within the controller as shown below. Add Department.cs class file in Models folder as shown below.</w:t>
      </w:r>
    </w:p>
    <w:p w:rsidR="00866F9A" w:rsidRPr="00820B33" w:rsidRDefault="00866F9A" w:rsidP="007D19BE">
      <w:pPr>
        <w:shd w:val="clear" w:color="auto" w:fill="FFFFFF"/>
        <w:spacing w:after="0" w:line="240" w:lineRule="auto"/>
        <w:textAlignment w:val="baseline"/>
        <w:rPr>
          <w:rFonts w:ascii="Maiandra GD" w:eastAsia="Times New Roman" w:hAnsi="Maiandra GD" w:cs="Segoe UI"/>
          <w:color w:val="212529"/>
        </w:rPr>
      </w:pP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Department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To pass the list of Departments from the controller store them in a “ViewBag” as shown below</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//Get the data from the database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 xml:space="preserve">//Here we are creating Department list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Department</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ListDepartments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Department</w:t>
      </w:r>
      <w:proofErr w:type="gramStart"/>
      <w:r w:rsidRPr="001A0C26">
        <w:rPr>
          <w:rFonts w:ascii="Maiandra GD" w:eastAsia="Times New Roman" w:hAnsi="Maiandra GD" w:cs="Consolas"/>
          <w:b/>
          <w:bCs/>
          <w:color w:val="6B7C8B"/>
        </w:rPr>
        <w:t>&gt;()</w:t>
      </w:r>
      <w:proofErr w:type="gramEnd"/>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 Name=</w:t>
      </w:r>
      <w:r w:rsidRPr="001A0C26">
        <w:rPr>
          <w:rFonts w:ascii="Maiandra GD" w:eastAsia="Times New Roman" w:hAnsi="Maiandra GD" w:cs="Consolas"/>
          <w:color w:val="7CC379"/>
        </w:rPr>
        <w:t>"IT"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2</w:t>
      </w:r>
      <w:r w:rsidRPr="001A0C26">
        <w:rPr>
          <w:rFonts w:ascii="Maiandra GD" w:eastAsia="Times New Roman" w:hAnsi="Maiandra GD" w:cs="Consolas"/>
          <w:color w:val="CFD5E0"/>
        </w:rPr>
        <w:t>, Name=</w:t>
      </w:r>
      <w:r w:rsidRPr="001A0C26">
        <w:rPr>
          <w:rFonts w:ascii="Maiandra GD" w:eastAsia="Times New Roman" w:hAnsi="Maiandra GD" w:cs="Consolas"/>
          <w:color w:val="7CC379"/>
        </w:rPr>
        <w:t>"HR"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3</w:t>
      </w:r>
      <w:r w:rsidRPr="001A0C26">
        <w:rPr>
          <w:rFonts w:ascii="Maiandra GD" w:eastAsia="Times New Roman" w:hAnsi="Maiandra GD" w:cs="Consolas"/>
          <w:color w:val="CFD5E0"/>
        </w:rPr>
        <w:t>, Name=</w:t>
      </w:r>
      <w:r w:rsidRPr="001A0C26">
        <w:rPr>
          <w:rFonts w:ascii="Maiandra GD" w:eastAsia="Times New Roman" w:hAnsi="Maiandra GD" w:cs="Consolas"/>
          <w:color w:val="7CC379"/>
        </w:rPr>
        <w:t>"Payroll"</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 Retrieve departments and build SelectList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w:t>
      </w:r>
      <w:r w:rsidRPr="001A0C26">
        <w:rPr>
          <w:rFonts w:ascii="Maiandra GD" w:eastAsia="Times New Roman" w:hAnsi="Maiandra GD" w:cs="Consolas"/>
          <w:color w:val="4284AE"/>
        </w:rPr>
        <w:t>Departments</w:t>
      </w:r>
      <w:r w:rsidRPr="001A0C26">
        <w:rPr>
          <w:rFonts w:ascii="Maiandra GD" w:eastAsia="Times New Roman" w:hAnsi="Maiandra GD" w:cs="Consolas"/>
          <w:color w:val="CFD5E0"/>
        </w:rPr>
        <w:t xml:space="preserve">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SelectList</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 xml:space="preserve">ListDepartments, </w:t>
      </w:r>
      <w:r w:rsidRPr="001A0C26">
        <w:rPr>
          <w:rFonts w:ascii="Maiandra GD" w:eastAsia="Times New Roman" w:hAnsi="Maiandra GD" w:cs="Consolas"/>
          <w:color w:val="7CC379"/>
        </w:rPr>
        <w:t>"Id"</w:t>
      </w:r>
      <w:r w:rsidRPr="001A0C26">
        <w:rPr>
          <w:rFonts w:ascii="Maiandra GD" w:eastAsia="Times New Roman" w:hAnsi="Maiandra GD" w:cs="Consolas"/>
          <w:color w:val="CFD5E0"/>
        </w:rPr>
        <w:t xml:space="preserve">, </w:t>
      </w:r>
      <w:r w:rsidRPr="001A0C26">
        <w:rPr>
          <w:rFonts w:ascii="Maiandra GD" w:eastAsia="Times New Roman" w:hAnsi="Maiandra GD" w:cs="Consolas"/>
          <w:color w:val="7CC379"/>
        </w:rPr>
        <w:t>"Name"</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lastRenderedPageBreak/>
        <w:t>Or you can also do the same thing in the following way</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SelectListItem</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items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SelectListItem</w:t>
      </w:r>
      <w:proofErr w:type="gramStart"/>
      <w:r w:rsidRPr="001A0C26">
        <w:rPr>
          <w:rFonts w:ascii="Maiandra GD" w:eastAsia="Times New Roman" w:hAnsi="Maiandra GD" w:cs="Consolas"/>
          <w:b/>
          <w:bCs/>
          <w:color w:val="6B7C8B"/>
        </w:rPr>
        <w:t>&gt;(</w:t>
      </w:r>
      <w:proofErr w:type="gramEnd"/>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items.</w:t>
      </w:r>
      <w:r w:rsidRPr="001A0C26">
        <w:rPr>
          <w:rFonts w:ascii="Maiandra GD" w:eastAsia="Times New Roman" w:hAnsi="Maiandra GD" w:cs="Consolas"/>
          <w:color w:val="4284AE"/>
        </w:rPr>
        <w:t>Add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SelectListItem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Text = </w:t>
      </w:r>
      <w:r w:rsidRPr="001A0C26">
        <w:rPr>
          <w:rFonts w:ascii="Maiandra GD" w:eastAsia="Times New Roman" w:hAnsi="Maiandra GD" w:cs="Consolas"/>
          <w:color w:val="7CC379"/>
        </w:rPr>
        <w:t>"IT"</w:t>
      </w:r>
      <w:r w:rsidRPr="001A0C26">
        <w:rPr>
          <w:rFonts w:ascii="Maiandra GD" w:eastAsia="Times New Roman" w:hAnsi="Maiandra GD" w:cs="Consolas"/>
          <w:color w:val="CFD5E0"/>
        </w:rPr>
        <w:t xml:space="preserve">, Value = </w:t>
      </w:r>
      <w:r w:rsidRPr="001A0C26">
        <w:rPr>
          <w:rFonts w:ascii="Maiandra GD" w:eastAsia="Times New Roman" w:hAnsi="Maiandra GD" w:cs="Consolas"/>
          <w:color w:val="7CC379"/>
        </w:rPr>
        <w:t>"1"</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items.</w:t>
      </w:r>
      <w:r w:rsidRPr="001A0C26">
        <w:rPr>
          <w:rFonts w:ascii="Maiandra GD" w:eastAsia="Times New Roman" w:hAnsi="Maiandra GD" w:cs="Consolas"/>
          <w:color w:val="4284AE"/>
        </w:rPr>
        <w:t>Add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SelectListItem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Text = </w:t>
      </w:r>
      <w:r w:rsidRPr="001A0C26">
        <w:rPr>
          <w:rFonts w:ascii="Maiandra GD" w:eastAsia="Times New Roman" w:hAnsi="Maiandra GD" w:cs="Consolas"/>
          <w:color w:val="7CC379"/>
        </w:rPr>
        <w:t>"HR"</w:t>
      </w:r>
      <w:r w:rsidRPr="001A0C26">
        <w:rPr>
          <w:rFonts w:ascii="Maiandra GD" w:eastAsia="Times New Roman" w:hAnsi="Maiandra GD" w:cs="Consolas"/>
          <w:color w:val="CFD5E0"/>
        </w:rPr>
        <w:t xml:space="preserve">, Value = </w:t>
      </w:r>
      <w:r w:rsidRPr="001A0C26">
        <w:rPr>
          <w:rFonts w:ascii="Maiandra GD" w:eastAsia="Times New Roman" w:hAnsi="Maiandra GD" w:cs="Consolas"/>
          <w:color w:val="7CC379"/>
        </w:rPr>
        <w:t>"2"</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items.</w:t>
      </w:r>
      <w:r w:rsidRPr="001A0C26">
        <w:rPr>
          <w:rFonts w:ascii="Maiandra GD" w:eastAsia="Times New Roman" w:hAnsi="Maiandra GD" w:cs="Consolas"/>
          <w:color w:val="4284AE"/>
        </w:rPr>
        <w:t>Add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SelectListItem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Text = </w:t>
      </w:r>
      <w:r w:rsidRPr="001A0C26">
        <w:rPr>
          <w:rFonts w:ascii="Maiandra GD" w:eastAsia="Times New Roman" w:hAnsi="Maiandra GD" w:cs="Consolas"/>
          <w:color w:val="7CC379"/>
        </w:rPr>
        <w:t>"Payroll"</w:t>
      </w:r>
      <w:r w:rsidRPr="001A0C26">
        <w:rPr>
          <w:rFonts w:ascii="Maiandra GD" w:eastAsia="Times New Roman" w:hAnsi="Maiandra GD" w:cs="Consolas"/>
          <w:color w:val="CFD5E0"/>
        </w:rPr>
        <w:t xml:space="preserve">, Value = </w:t>
      </w:r>
      <w:r w:rsidRPr="001A0C26">
        <w:rPr>
          <w:rFonts w:ascii="Maiandra GD" w:eastAsia="Times New Roman" w:hAnsi="Maiandra GD" w:cs="Consolas"/>
          <w:color w:val="7CC379"/>
        </w:rPr>
        <w:t>"2"</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w:t>
      </w:r>
      <w:r w:rsidRPr="001A0C26">
        <w:rPr>
          <w:rFonts w:ascii="Maiandra GD" w:eastAsia="Times New Roman" w:hAnsi="Maiandra GD" w:cs="Consolas"/>
          <w:color w:val="4284AE"/>
        </w:rPr>
        <w:t>Departments</w:t>
      </w:r>
      <w:r w:rsidRPr="001A0C26">
        <w:rPr>
          <w:rFonts w:ascii="Maiandra GD" w:eastAsia="Times New Roman" w:hAnsi="Maiandra GD" w:cs="Consolas"/>
          <w:color w:val="CFD5E0"/>
        </w:rPr>
        <w:t xml:space="preserve"> = items;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Now in the “Index” view access the Department list from “ViewBag” as shown below</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rPr>
        <w:t>@Html.DropDownList(</w:t>
      </w:r>
      <w:proofErr w:type="gramEnd"/>
      <w:r w:rsidRPr="001A0C26">
        <w:rPr>
          <w:rFonts w:ascii="Maiandra GD" w:eastAsia="Times New Roman" w:hAnsi="Maiandra GD" w:cs="Arial"/>
          <w:b/>
          <w:bCs/>
        </w:rPr>
        <w:t>“Departments”, @ViewBag.Departments as List&lt;SelectListItem&gt;, “Select Department”,new { @class = “form-control”})</w:t>
      </w:r>
    </w:p>
    <w:p w:rsidR="00820B33" w:rsidRDefault="00820B33" w:rsidP="007D19BE">
      <w:pPr>
        <w:shd w:val="clear" w:color="auto" w:fill="FFFFFF"/>
        <w:spacing w:after="0" w:line="240" w:lineRule="auto"/>
        <w:textAlignment w:val="baseline"/>
        <w:rPr>
          <w:rFonts w:ascii="Maiandra GD" w:eastAsia="Times New Roman" w:hAnsi="Maiandra GD" w:cs="Arial"/>
          <w:b/>
          <w:bCs/>
          <w:color w:val="000000"/>
        </w:rPr>
      </w:pPr>
      <w:r w:rsidRPr="001A0C26">
        <w:rPr>
          <w:rFonts w:ascii="Maiandra GD" w:eastAsia="Times New Roman" w:hAnsi="Maiandra GD" w:cs="Arial"/>
          <w:b/>
          <w:bCs/>
          <w:color w:val="000000"/>
        </w:rPr>
        <w:t>If you inspect the dropdown list then it will generate the below code</w:t>
      </w:r>
    </w:p>
    <w:p w:rsidR="00866F9A" w:rsidRPr="00820B33" w:rsidRDefault="00866F9A" w:rsidP="007D19BE">
      <w:pPr>
        <w:shd w:val="clear" w:color="auto" w:fill="FFFFFF"/>
        <w:spacing w:after="0" w:line="240" w:lineRule="auto"/>
        <w:textAlignment w:val="baseline"/>
        <w:rPr>
          <w:rFonts w:ascii="Maiandra GD" w:eastAsia="Times New Roman" w:hAnsi="Maiandra GD" w:cs="Segoe UI"/>
          <w:color w:val="212529"/>
        </w:rPr>
      </w:pP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select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class</w:t>
      </w:r>
      <w:r w:rsidRPr="001A0C26">
        <w:rPr>
          <w:rFonts w:ascii="Maiandra GD" w:eastAsia="Times New Roman" w:hAnsi="Maiandra GD" w:cs="Consolas"/>
          <w:color w:val="4284AE"/>
        </w:rPr>
        <w:t>=</w:t>
      </w:r>
      <w:r w:rsidRPr="001A0C26">
        <w:rPr>
          <w:rFonts w:ascii="Maiandra GD" w:eastAsia="Times New Roman" w:hAnsi="Maiandra GD" w:cs="Consolas"/>
          <w:color w:val="7CC379"/>
        </w:rPr>
        <w:t>"form-control"</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id</w:t>
      </w:r>
      <w:r w:rsidRPr="001A0C26">
        <w:rPr>
          <w:rFonts w:ascii="Maiandra GD" w:eastAsia="Times New Roman" w:hAnsi="Maiandra GD" w:cs="Consolas"/>
          <w:color w:val="4284AE"/>
        </w:rPr>
        <w:t>=</w:t>
      </w:r>
      <w:r w:rsidRPr="001A0C26">
        <w:rPr>
          <w:rFonts w:ascii="Maiandra GD" w:eastAsia="Times New Roman" w:hAnsi="Maiandra GD" w:cs="Consolas"/>
          <w:color w:val="7CC379"/>
        </w:rPr>
        <w:t>"Departments"</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name</w:t>
      </w:r>
      <w:r w:rsidRPr="001A0C26">
        <w:rPr>
          <w:rFonts w:ascii="Maiandra GD" w:eastAsia="Times New Roman" w:hAnsi="Maiandra GD" w:cs="Consolas"/>
          <w:color w:val="4284AE"/>
        </w:rPr>
        <w:t>=</w:t>
      </w:r>
      <w:r w:rsidRPr="001A0C26">
        <w:rPr>
          <w:rFonts w:ascii="Maiandra GD" w:eastAsia="Times New Roman" w:hAnsi="Maiandra GD" w:cs="Consolas"/>
          <w:color w:val="7CC379"/>
        </w:rPr>
        <w:t>"Departments"</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Select Department</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"1"</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IT</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"2"</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HR</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"2"</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Payroll</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select</w:t>
      </w:r>
      <w:r w:rsidRPr="001A0C26">
        <w:rPr>
          <w:rFonts w:ascii="Maiandra GD" w:eastAsia="Times New Roman" w:hAnsi="Maiandra GD" w:cs="Consolas"/>
          <w:b/>
          <w:bCs/>
          <w:color w:val="6B7C8B"/>
        </w:rPr>
        <w:t>&gt;</w:t>
      </w:r>
    </w:p>
    <w:p w:rsidR="00866F9A" w:rsidRDefault="00866F9A"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In the above example, the first parameter is the property name for which we want to display the list of items. The second parameter is the list of values which are going to be displayed within the DropDownList. Here we have used the ViewBag mechanism to get the department values. The third parameter is the label which is nothing but the first item in the drop-down list and the fourth parameter is for the Html attributes like CSS to be applied on the dropdown list.</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How to use Enum to set the Dropdown list values in ASP.NET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Let’s see how to use Enum to set the Dropdown list values. In this example, we are going to set the Gender Values from the enum.</w:t>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lastRenderedPageBreak/>
        <w:t>In Department.cs file add the following enum</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enum</w:t>
      </w:r>
      <w:r w:rsidRPr="001A0C26">
        <w:rPr>
          <w:rFonts w:ascii="Maiandra GD" w:eastAsia="Times New Roman" w:hAnsi="Maiandra GD" w:cs="Consolas"/>
          <w:color w:val="CFD5E0"/>
        </w:rPr>
        <w:t xml:space="preserve"> Gender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Male,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Female</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66F9A" w:rsidRDefault="00866F9A" w:rsidP="007D19BE">
      <w:pPr>
        <w:shd w:val="clear" w:color="auto" w:fill="FFFFFF"/>
        <w:spacing w:after="0" w:line="240" w:lineRule="auto"/>
        <w:textAlignment w:val="baseline"/>
        <w:outlineLvl w:val="5"/>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Copy and paste the following code in the index view</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@using 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@Html.DropDownList(</w:t>
      </w:r>
      <w:proofErr w:type="gramEnd"/>
      <w:r w:rsidRPr="001A0C26">
        <w:rPr>
          <w:rFonts w:ascii="Maiandra GD" w:eastAsia="Times New Roman" w:hAnsi="Maiandra GD" w:cs="Consolas"/>
          <w:color w:val="CFD5E0"/>
        </w:rPr>
        <w:t>"EmployeeGender",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SelectList(Enum.GetValues(typeof(Gender))),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"Select Gender",</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 @class = "form-control" })</w:t>
      </w:r>
    </w:p>
    <w:p w:rsidR="00866F9A" w:rsidRDefault="00866F9A" w:rsidP="007D19BE">
      <w:pPr>
        <w:shd w:val="clear" w:color="auto" w:fill="FFFFFF"/>
        <w:spacing w:after="0" w:line="240" w:lineRule="auto"/>
        <w:textAlignment w:val="baseline"/>
        <w:outlineLvl w:val="5"/>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When we run the application, it will generate the following HTML</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select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class</w:t>
      </w:r>
      <w:r w:rsidRPr="001A0C26">
        <w:rPr>
          <w:rFonts w:ascii="Maiandra GD" w:eastAsia="Times New Roman" w:hAnsi="Maiandra GD" w:cs="Consolas"/>
          <w:color w:val="4284AE"/>
        </w:rPr>
        <w:t>=</w:t>
      </w:r>
      <w:r w:rsidRPr="001A0C26">
        <w:rPr>
          <w:rFonts w:ascii="Maiandra GD" w:eastAsia="Times New Roman" w:hAnsi="Maiandra GD" w:cs="Consolas"/>
          <w:color w:val="7CC379"/>
        </w:rPr>
        <w:t>"form-control"</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id</w:t>
      </w:r>
      <w:r w:rsidRPr="001A0C26">
        <w:rPr>
          <w:rFonts w:ascii="Maiandra GD" w:eastAsia="Times New Roman" w:hAnsi="Maiandra GD" w:cs="Consolas"/>
          <w:color w:val="4284AE"/>
        </w:rPr>
        <w:t>=</w:t>
      </w:r>
      <w:r w:rsidRPr="001A0C26">
        <w:rPr>
          <w:rFonts w:ascii="Maiandra GD" w:eastAsia="Times New Roman" w:hAnsi="Maiandra GD" w:cs="Consolas"/>
          <w:color w:val="7CC379"/>
        </w:rPr>
        <w:t>"EmployeeGender"</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name</w:t>
      </w:r>
      <w:r w:rsidRPr="001A0C26">
        <w:rPr>
          <w:rFonts w:ascii="Maiandra GD" w:eastAsia="Times New Roman" w:hAnsi="Maiandra GD" w:cs="Consolas"/>
          <w:color w:val="4284AE"/>
        </w:rPr>
        <w:t>=</w:t>
      </w:r>
      <w:r w:rsidRPr="001A0C26">
        <w:rPr>
          <w:rFonts w:ascii="Maiandra GD" w:eastAsia="Times New Roman" w:hAnsi="Maiandra GD" w:cs="Consolas"/>
          <w:color w:val="7CC379"/>
        </w:rPr>
        <w:t>"EmployeeGender"</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Select Gender</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Male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Female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option</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select</w:t>
      </w:r>
      <w:r w:rsidRPr="001A0C26">
        <w:rPr>
          <w:rFonts w:ascii="Maiandra GD" w:eastAsia="Times New Roman" w:hAnsi="Maiandra GD" w:cs="Consolas"/>
          <w:b/>
          <w:bCs/>
          <w:color w:val="6B7C8B"/>
        </w:rPr>
        <w:t>&gt;</w:t>
      </w:r>
    </w:p>
    <w:p w:rsidR="00866F9A" w:rsidRDefault="00866F9A"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In the above example, the first parameter is the property name for which we want to display the list items. The second parameter is the list of values which is going to be displayed in the drop-down list. We have used Enum methods to get Gender enum values. The third parameter is the label which will be the first list item in the drop-down list and the fourth parameter is for the Html attributes like CSS to be applied on the dropdown list.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Please note that you can add </w:t>
      </w:r>
      <w:r w:rsidRPr="001A0C26">
        <w:rPr>
          <w:rFonts w:ascii="Maiandra GD" w:eastAsia="Times New Roman" w:hAnsi="Maiandra GD" w:cs="Arial"/>
          <w:b/>
          <w:bCs/>
        </w:rPr>
        <w:t>@using HTML_HELPER.Models</w:t>
      </w:r>
      <w:r w:rsidRPr="00820B33">
        <w:rPr>
          <w:rFonts w:ascii="Maiandra GD" w:eastAsia="Times New Roman" w:hAnsi="Maiandra GD" w:cs="Arial"/>
          <w:color w:val="000000"/>
          <w:bdr w:val="none" w:sz="0" w:space="0" w:color="auto" w:frame="1"/>
        </w:rPr>
        <w:t> namespace into the </w:t>
      </w:r>
      <w:r w:rsidRPr="001A0C26">
        <w:rPr>
          <w:rFonts w:ascii="Maiandra GD" w:eastAsia="Times New Roman" w:hAnsi="Maiandra GD" w:cs="Arial"/>
          <w:b/>
          <w:bCs/>
          <w:color w:val="000000"/>
        </w:rPr>
        <w:t>&lt;namespaces&gt; section in web.config</w:t>
      </w:r>
      <w:r w:rsidRPr="00820B33">
        <w:rPr>
          <w:rFonts w:ascii="Maiandra GD" w:eastAsia="Times New Roman" w:hAnsi="Maiandra GD" w:cs="Arial"/>
          <w:color w:val="000000"/>
          <w:bdr w:val="none" w:sz="0" w:space="0" w:color="auto" w:frame="1"/>
        </w:rPr>
        <w:t> which is present within the Views folder instead of using </w:t>
      </w:r>
      <w:r w:rsidRPr="001A0C26">
        <w:rPr>
          <w:rFonts w:ascii="Maiandra GD" w:eastAsia="Times New Roman" w:hAnsi="Maiandra GD" w:cs="Arial"/>
          <w:b/>
          <w:bCs/>
          <w:color w:val="000000"/>
        </w:rPr>
        <w:t>@using t</w:t>
      </w:r>
      <w:r w:rsidRPr="00820B33">
        <w:rPr>
          <w:rFonts w:ascii="Maiandra GD" w:eastAsia="Times New Roman" w:hAnsi="Maiandra GD" w:cs="Arial"/>
          <w:color w:val="000000"/>
          <w:bdr w:val="none" w:sz="0" w:space="0" w:color="auto" w:frame="1"/>
        </w:rPr>
        <w:t>o include the namespace in all the views.</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DropDownListFor HTML Helper in ASP.NET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 xml:space="preserve">The </w:t>
      </w:r>
      <w:proofErr w:type="gramStart"/>
      <w:r w:rsidRPr="00820B33">
        <w:rPr>
          <w:rFonts w:ascii="Maiandra GD" w:eastAsia="Times New Roman" w:hAnsi="Maiandra GD" w:cs="Arial"/>
          <w:color w:val="000000"/>
          <w:bdr w:val="none" w:sz="0" w:space="0" w:color="auto" w:frame="1"/>
        </w:rPr>
        <w:t>DropDownListFor(</w:t>
      </w:r>
      <w:proofErr w:type="gramEnd"/>
      <w:r w:rsidRPr="00820B33">
        <w:rPr>
          <w:rFonts w:ascii="Maiandra GD" w:eastAsia="Times New Roman" w:hAnsi="Maiandra GD" w:cs="Arial"/>
          <w:color w:val="000000"/>
          <w:bdr w:val="none" w:sz="0" w:space="0" w:color="auto" w:frame="1"/>
        </w:rPr>
        <w:t xml:space="preserve">) HTML Helper method is a strongly typed extension method. This helper method is used to generate an &lt;select&gt; element for the property which is needed to be specified by using a lambda expression. The </w:t>
      </w:r>
      <w:proofErr w:type="gramStart"/>
      <w:r w:rsidRPr="00820B33">
        <w:rPr>
          <w:rFonts w:ascii="Maiandra GD" w:eastAsia="Times New Roman" w:hAnsi="Maiandra GD" w:cs="Arial"/>
          <w:color w:val="000000"/>
          <w:bdr w:val="none" w:sz="0" w:space="0" w:color="auto" w:frame="1"/>
        </w:rPr>
        <w:t>DropDownListFor(</w:t>
      </w:r>
      <w:proofErr w:type="gramEnd"/>
      <w:r w:rsidRPr="00820B33">
        <w:rPr>
          <w:rFonts w:ascii="Maiandra GD" w:eastAsia="Times New Roman" w:hAnsi="Maiandra GD" w:cs="Arial"/>
          <w:color w:val="000000"/>
          <w:bdr w:val="none" w:sz="0" w:space="0" w:color="auto" w:frame="1"/>
        </w:rPr>
        <w:t>) HTML Helper method will bind a specified property of a model object to the drop-down list control. As a result, it automatically displays the list items in the drop-down list. There are 6 overloaded versions available for the DropDownListFor HTML Helper method in ASP.NET MVC Framework as shown in the below image.</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lastRenderedPageBreak/>
        <w:drawing>
          <wp:inline distT="0" distB="0" distL="0" distR="0">
            <wp:extent cx="6210300" cy="2381250"/>
            <wp:effectExtent l="19050" t="0" r="0" b="0"/>
            <wp:docPr id="12" name="Picture 12" descr="DropDownListFor HTML Helper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DownListFor HTML Helper Method in ASP.NET MVC"/>
                    <pic:cNvPicPr>
                      <a:picLocks noChangeAspect="1" noChangeArrowheads="1"/>
                    </pic:cNvPicPr>
                  </pic:nvPicPr>
                  <pic:blipFill>
                    <a:blip r:embed="rId13"/>
                    <a:srcRect/>
                    <a:stretch>
                      <a:fillRect/>
                    </a:stretch>
                  </pic:blipFill>
                  <pic:spPr bwMode="auto">
                    <a:xfrm>
                      <a:off x="0" y="0"/>
                      <a:ext cx="6219797" cy="2384891"/>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3A3A3A"/>
        </w:rPr>
        <w:t>P</w:t>
      </w:r>
      <w:r w:rsidRPr="001A0C26">
        <w:rPr>
          <w:rFonts w:ascii="Maiandra GD" w:eastAsia="Times New Roman" w:hAnsi="Maiandra GD" w:cs="Arial"/>
          <w:b/>
          <w:bCs/>
          <w:color w:val="000000"/>
        </w:rPr>
        <w:t>arameters:</w:t>
      </w:r>
    </w:p>
    <w:p w:rsidR="00820B33" w:rsidRPr="00820B33" w:rsidRDefault="00820B33" w:rsidP="007D19BE">
      <w:pPr>
        <w:numPr>
          <w:ilvl w:val="0"/>
          <w:numId w:val="13"/>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htmlHelper</w:t>
      </w:r>
      <w:proofErr w:type="gramEnd"/>
      <w:r w:rsidRPr="00820B33">
        <w:rPr>
          <w:rFonts w:ascii="Maiandra GD" w:eastAsia="Times New Roman" w:hAnsi="Maiandra GD" w:cs="Arial"/>
          <w:color w:val="000000"/>
          <w:bdr w:val="none" w:sz="0" w:space="0" w:color="auto" w:frame="1"/>
        </w:rPr>
        <w:t>: The HTML helper instance that this method extends.</w:t>
      </w:r>
    </w:p>
    <w:p w:rsidR="00820B33" w:rsidRPr="00820B33" w:rsidRDefault="00820B33" w:rsidP="007D19BE">
      <w:pPr>
        <w:numPr>
          <w:ilvl w:val="0"/>
          <w:numId w:val="13"/>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expression</w:t>
      </w:r>
      <w:proofErr w:type="gramEnd"/>
      <w:r w:rsidRPr="00820B33">
        <w:rPr>
          <w:rFonts w:ascii="Maiandra GD" w:eastAsia="Times New Roman" w:hAnsi="Maiandra GD" w:cs="Arial"/>
          <w:color w:val="000000"/>
          <w:bdr w:val="none" w:sz="0" w:space="0" w:color="auto" w:frame="1"/>
        </w:rPr>
        <w:t>: An expression that identifies the object that contains the properties to display.</w:t>
      </w:r>
    </w:p>
    <w:p w:rsidR="00820B33" w:rsidRPr="00820B33" w:rsidRDefault="00820B33" w:rsidP="007D19BE">
      <w:pPr>
        <w:numPr>
          <w:ilvl w:val="0"/>
          <w:numId w:val="13"/>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selectList</w:t>
      </w:r>
      <w:proofErr w:type="gramEnd"/>
      <w:r w:rsidRPr="00820B33">
        <w:rPr>
          <w:rFonts w:ascii="Maiandra GD" w:eastAsia="Times New Roman" w:hAnsi="Maiandra GD" w:cs="Arial"/>
          <w:color w:val="000000"/>
          <w:bdr w:val="none" w:sz="0" w:space="0" w:color="auto" w:frame="1"/>
        </w:rPr>
        <w:t>: A collection of System.Web.Mvc.SelectListItem objects that are used to populate the drop-down list.</w:t>
      </w:r>
    </w:p>
    <w:p w:rsidR="00820B33" w:rsidRPr="00820B33" w:rsidRDefault="00820B33" w:rsidP="007D19BE">
      <w:pPr>
        <w:numPr>
          <w:ilvl w:val="0"/>
          <w:numId w:val="13"/>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optionLabel</w:t>
      </w:r>
      <w:proofErr w:type="gramEnd"/>
      <w:r w:rsidRPr="00820B33">
        <w:rPr>
          <w:rFonts w:ascii="Maiandra GD" w:eastAsia="Times New Roman" w:hAnsi="Maiandra GD" w:cs="Arial"/>
          <w:color w:val="000000"/>
          <w:bdr w:val="none" w:sz="0" w:space="0" w:color="auto" w:frame="1"/>
        </w:rPr>
        <w:t>: The text for a default empty item. This parameter can be null.</w:t>
      </w:r>
    </w:p>
    <w:p w:rsidR="00820B33" w:rsidRPr="00820B33" w:rsidRDefault="00820B33" w:rsidP="007D19BE">
      <w:pPr>
        <w:numPr>
          <w:ilvl w:val="0"/>
          <w:numId w:val="13"/>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htmlAttributes</w:t>
      </w:r>
      <w:proofErr w:type="gramEnd"/>
      <w:r w:rsidRPr="00820B33">
        <w:rPr>
          <w:rFonts w:ascii="Maiandra GD" w:eastAsia="Times New Roman" w:hAnsi="Maiandra GD" w:cs="Arial"/>
          <w:color w:val="000000"/>
          <w:bdr w:val="none" w:sz="0" w:space="0" w:color="auto" w:frame="1"/>
        </w:rPr>
        <w:t>: An object that contains the HTML attributes to set for the element.</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Type parameters:</w:t>
      </w:r>
    </w:p>
    <w:p w:rsidR="00820B33" w:rsidRPr="00820B33" w:rsidRDefault="00820B33" w:rsidP="007D19BE">
      <w:pPr>
        <w:numPr>
          <w:ilvl w:val="0"/>
          <w:numId w:val="14"/>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TModel</w:t>
      </w:r>
      <w:r w:rsidRPr="00820B33">
        <w:rPr>
          <w:rFonts w:ascii="Maiandra GD" w:eastAsia="Times New Roman" w:hAnsi="Maiandra GD" w:cs="Arial"/>
          <w:color w:val="000000"/>
          <w:bdr w:val="none" w:sz="0" w:space="0" w:color="auto" w:frame="1"/>
        </w:rPr>
        <w:t>: The type of model.</w:t>
      </w:r>
    </w:p>
    <w:p w:rsidR="00820B33" w:rsidRPr="00820B33" w:rsidRDefault="00820B33" w:rsidP="007D19BE">
      <w:pPr>
        <w:numPr>
          <w:ilvl w:val="0"/>
          <w:numId w:val="14"/>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TProperty</w:t>
      </w:r>
      <w:r w:rsidRPr="00820B33">
        <w:rPr>
          <w:rFonts w:ascii="Maiandra GD" w:eastAsia="Times New Roman" w:hAnsi="Maiandra GD" w:cs="Arial"/>
          <w:color w:val="000000"/>
          <w:bdr w:val="none" w:sz="0" w:space="0" w:color="auto" w:frame="1"/>
        </w:rPr>
        <w:t>: The type of value.</w:t>
      </w:r>
    </w:p>
    <w:p w:rsidR="00866F9A" w:rsidRDefault="00866F9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Returns:</w:t>
      </w:r>
      <w:r w:rsidRPr="00820B33">
        <w:rPr>
          <w:rFonts w:ascii="Maiandra GD" w:eastAsia="Times New Roman" w:hAnsi="Maiandra GD" w:cs="Arial"/>
          <w:color w:val="000000"/>
          <w:bdr w:val="none" w:sz="0" w:space="0" w:color="auto" w:frame="1"/>
        </w:rPr>
        <w:t> Returns an HTML select element for each property in the object that is represented by the specified expression using the specified list items, option label, and HTML attributes.</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Example: DropDownListFor HTML Helper Method in ASP.NET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We are going to use the following models to understand the DropDownListFor HTML Helper.</w:t>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Employee.cs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EmployeeId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EmployeeName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Gender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DepartmentID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3A3A3A"/>
        </w:rPr>
        <w:lastRenderedPageBreak/>
        <w:t>Department.cs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Department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enum</w:t>
      </w:r>
      <w:r w:rsidRPr="001A0C26">
        <w:rPr>
          <w:rFonts w:ascii="Maiandra GD" w:eastAsia="Times New Roman" w:hAnsi="Maiandra GD" w:cs="Consolas"/>
          <w:color w:val="CFD5E0"/>
        </w:rPr>
        <w:t xml:space="preserve"> Gender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Male,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Female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Modify the EmployeeController as shown below.</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//Lets create list department for dropdownlist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Department</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ListDepartments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Department</w:t>
      </w:r>
      <w:proofErr w:type="gramStart"/>
      <w:r w:rsidRPr="001A0C26">
        <w:rPr>
          <w:rFonts w:ascii="Maiandra GD" w:eastAsia="Times New Roman" w:hAnsi="Maiandra GD" w:cs="Consolas"/>
          <w:b/>
          <w:bCs/>
          <w:color w:val="6B7C8B"/>
        </w:rPr>
        <w:t>&gt;()</w:t>
      </w:r>
      <w:proofErr w:type="gramEnd"/>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 Name=</w:t>
      </w:r>
      <w:r w:rsidRPr="001A0C26">
        <w:rPr>
          <w:rFonts w:ascii="Maiandra GD" w:eastAsia="Times New Roman" w:hAnsi="Maiandra GD" w:cs="Consolas"/>
          <w:color w:val="7CC379"/>
        </w:rPr>
        <w:t>"IT"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2</w:t>
      </w:r>
      <w:r w:rsidRPr="001A0C26">
        <w:rPr>
          <w:rFonts w:ascii="Maiandra GD" w:eastAsia="Times New Roman" w:hAnsi="Maiandra GD" w:cs="Consolas"/>
          <w:color w:val="CFD5E0"/>
        </w:rPr>
        <w:t>, Name=</w:t>
      </w:r>
      <w:r w:rsidRPr="001A0C26">
        <w:rPr>
          <w:rFonts w:ascii="Maiandra GD" w:eastAsia="Times New Roman" w:hAnsi="Maiandra GD" w:cs="Consolas"/>
          <w:color w:val="7CC379"/>
        </w:rPr>
        <w:t>"HR"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3</w:t>
      </w:r>
      <w:r w:rsidRPr="001A0C26">
        <w:rPr>
          <w:rFonts w:ascii="Maiandra GD" w:eastAsia="Times New Roman" w:hAnsi="Maiandra GD" w:cs="Consolas"/>
          <w:color w:val="CFD5E0"/>
        </w:rPr>
        <w:t>, Name=</w:t>
      </w:r>
      <w:r w:rsidRPr="001A0C26">
        <w:rPr>
          <w:rFonts w:ascii="Maiandra GD" w:eastAsia="Times New Roman" w:hAnsi="Maiandra GD" w:cs="Consolas"/>
          <w:color w:val="7CC379"/>
        </w:rPr>
        <w:t>"Payroll"</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w:t>
      </w:r>
      <w:r w:rsidRPr="001A0C26">
        <w:rPr>
          <w:rFonts w:ascii="Maiandra GD" w:eastAsia="Times New Roman" w:hAnsi="Maiandra GD" w:cs="Consolas"/>
          <w:color w:val="4284AE"/>
        </w:rPr>
        <w:t>Departments</w:t>
      </w:r>
      <w:r w:rsidRPr="001A0C26">
        <w:rPr>
          <w:rFonts w:ascii="Maiandra GD" w:eastAsia="Times New Roman" w:hAnsi="Maiandra GD" w:cs="Consolas"/>
          <w:color w:val="CFD5E0"/>
        </w:rPr>
        <w:t xml:space="preserve"> = ListDepartments;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//lets create one employee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 emp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Employee</w:t>
      </w:r>
      <w:r w:rsidRPr="001A0C26">
        <w:rPr>
          <w:rFonts w:ascii="Maiandra GD" w:eastAsia="Times New Roman" w:hAnsi="Maiandra GD" w:cs="Consolas"/>
          <w:b/>
          <w:bCs/>
          <w:color w:val="6B7C8B"/>
        </w:rPr>
        <w:t>()</w:t>
      </w:r>
      <w:proofErr w:type="gramEnd"/>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lastRenderedPageBreak/>
        <w:t xml:space="preserve">EmployeeName = </w:t>
      </w:r>
      <w:r w:rsidRPr="001A0C26">
        <w:rPr>
          <w:rFonts w:ascii="Maiandra GD" w:eastAsia="Times New Roman" w:hAnsi="Maiandra GD" w:cs="Consolas"/>
          <w:color w:val="7CC379"/>
        </w:rPr>
        <w:t>"Pranaya"</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Gender = </w:t>
      </w:r>
      <w:r w:rsidRPr="001A0C26">
        <w:rPr>
          <w:rFonts w:ascii="Maiandra GD" w:eastAsia="Times New Roman" w:hAnsi="Maiandra GD" w:cs="Consolas"/>
          <w:color w:val="7CC379"/>
        </w:rPr>
        <w:t>"Male"</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DepartmentID = </w:t>
      </w:r>
      <w:r w:rsidRPr="001A0C26">
        <w:rPr>
          <w:rFonts w:ascii="Maiandra GD" w:eastAsia="Times New Roman" w:hAnsi="Maiandra GD" w:cs="Consolas"/>
          <w:color w:val="D19A66"/>
        </w:rPr>
        <w:t>1</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//Pass that employee to the view</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emp</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Modify the Index.cshtml file as shown below</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@using 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Employee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@Html.DropDownListFor(</w:t>
      </w:r>
      <w:proofErr w:type="gramEnd"/>
      <w:r w:rsidRPr="001A0C26">
        <w:rPr>
          <w:rFonts w:ascii="Maiandra GD" w:eastAsia="Times New Roman" w:hAnsi="Maiandra GD" w:cs="Consolas"/>
          <w:color w:val="CFD5E0"/>
        </w:rPr>
        <w:t>emp =&gt; emp.Gender,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SelectList(Enum.GetValues(typeof(Gender))),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"Select Gender",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 @class = "form-control"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@Html.DropDownList(</w:t>
      </w:r>
      <w:proofErr w:type="gramEnd"/>
      <w:r w:rsidRPr="001A0C26">
        <w:rPr>
          <w:rFonts w:ascii="Maiandra GD" w:eastAsia="Times New Roman" w:hAnsi="Maiandra GD" w:cs="Consolas"/>
          <w:color w:val="CFD5E0"/>
        </w:rPr>
        <w:t>"Department",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SelectList(ViewBag.Departments, "Id", "Name"),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"Select Department",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 @class = "form-control"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Or if you want to show the selected Department of that particular employee then copy and paste the following code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@Html.DropDownListFor(</w:t>
      </w:r>
      <w:proofErr w:type="gramEnd"/>
      <w:r w:rsidRPr="001A0C26">
        <w:rPr>
          <w:rFonts w:ascii="Maiandra GD" w:eastAsia="Times New Roman" w:hAnsi="Maiandra GD" w:cs="Consolas"/>
          <w:color w:val="CFD5E0"/>
        </w:rPr>
        <w:t>emp =&gt; emp.DepartmentID,</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SelectList(ViewBag.Departments, "Id", "Name"),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"Select Department",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 @class = "form-control"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@Html.DropDownList(</w:t>
      </w:r>
      <w:proofErr w:type="gramEnd"/>
      <w:r w:rsidRPr="001A0C26">
        <w:rPr>
          <w:rFonts w:ascii="Maiandra GD" w:eastAsia="Times New Roman" w:hAnsi="Maiandra GD" w:cs="Consolas"/>
          <w:color w:val="CFD5E0"/>
        </w:rPr>
        <w:t>"DepartmentID",</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SelectList(ViewBag.Departments, "Id", "Name", Model.DepartmentID),</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"Select Department",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new</w:t>
      </w:r>
      <w:proofErr w:type="gramEnd"/>
      <w:r w:rsidRPr="001A0C26">
        <w:rPr>
          <w:rFonts w:ascii="Maiandra GD" w:eastAsia="Times New Roman" w:hAnsi="Maiandra GD" w:cs="Consolas"/>
          <w:color w:val="CFD5E0"/>
        </w:rPr>
        <w:t xml:space="preserve"> { @class = "form-control" })</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In the above example, the first parameter in </w:t>
      </w:r>
      <w:proofErr w:type="gramStart"/>
      <w:r w:rsidRPr="001A0C26">
        <w:rPr>
          <w:rFonts w:ascii="Maiandra GD" w:eastAsia="Times New Roman" w:hAnsi="Maiandra GD" w:cs="Arial"/>
          <w:b/>
          <w:bCs/>
          <w:color w:val="000000"/>
        </w:rPr>
        <w:t>DropDownListFor(</w:t>
      </w:r>
      <w:proofErr w:type="gramEnd"/>
      <w:r w:rsidRPr="001A0C26">
        <w:rPr>
          <w:rFonts w:ascii="Maiandra GD" w:eastAsia="Times New Roman" w:hAnsi="Maiandra GD" w:cs="Arial"/>
          <w:b/>
          <w:bCs/>
          <w:color w:val="000000"/>
        </w:rPr>
        <w:t>) HTML Helper</w:t>
      </w:r>
      <w:r w:rsidRPr="00820B33">
        <w:rPr>
          <w:rFonts w:ascii="Maiandra GD" w:eastAsia="Times New Roman" w:hAnsi="Maiandra GD" w:cs="Arial"/>
          <w:color w:val="000000"/>
          <w:bdr w:val="none" w:sz="0" w:space="0" w:color="auto" w:frame="1"/>
        </w:rPr>
        <w:t xml:space="preserve"> method is a lambda expression that specifies the model property to be bind with the select element. We have specified Gender property of enum type and DepartmentID property. The second parameter </w:t>
      </w:r>
      <w:r w:rsidRPr="00820B33">
        <w:rPr>
          <w:rFonts w:ascii="Maiandra GD" w:eastAsia="Times New Roman" w:hAnsi="Maiandra GD" w:cs="Arial"/>
          <w:color w:val="000000"/>
          <w:bdr w:val="none" w:sz="0" w:space="0" w:color="auto" w:frame="1"/>
        </w:rPr>
        <w:lastRenderedPageBreak/>
        <w:t>specifies the items to show into the dropdown list using SelectList. The third parameter is the option Label which will be the first item of the drop-down list.</w:t>
      </w:r>
    </w:p>
    <w:p w:rsidR="00820B33" w:rsidRPr="001A0C26" w:rsidRDefault="00820B33" w:rsidP="007D19BE">
      <w:pPr>
        <w:pBdr>
          <w:bottom w:val="double" w:sz="6" w:space="1" w:color="auto"/>
        </w:pBdr>
        <w:rPr>
          <w:rFonts w:ascii="Maiandra GD" w:hAnsi="Maiandra GD"/>
        </w:rPr>
      </w:pPr>
    </w:p>
    <w:p w:rsidR="00820B33" w:rsidRDefault="00820B33" w:rsidP="007D19BE">
      <w:pPr>
        <w:spacing w:after="48" w:line="240" w:lineRule="auto"/>
        <w:textAlignment w:val="baseline"/>
        <w:outlineLvl w:val="0"/>
        <w:rPr>
          <w:rFonts w:ascii="Maiandra GD" w:eastAsia="Times New Roman" w:hAnsi="Maiandra GD" w:cs="Times New Roman"/>
          <w:b/>
          <w:color w:val="3A3A3A"/>
          <w:kern w:val="36"/>
        </w:rPr>
      </w:pPr>
      <w:r w:rsidRPr="00866F9A">
        <w:rPr>
          <w:rFonts w:ascii="Maiandra GD" w:eastAsia="Times New Roman" w:hAnsi="Maiandra GD" w:cs="Times New Roman"/>
          <w:b/>
          <w:color w:val="3A3A3A"/>
          <w:kern w:val="36"/>
          <w:highlight w:val="yellow"/>
        </w:rPr>
        <w:t>RadioButton HTML Helper in MVC</w:t>
      </w:r>
    </w:p>
    <w:p w:rsidR="00866F9A" w:rsidRPr="00866F9A" w:rsidRDefault="00866F9A" w:rsidP="007D19BE">
      <w:pPr>
        <w:spacing w:after="48" w:line="240" w:lineRule="auto"/>
        <w:textAlignment w:val="baseline"/>
        <w:outlineLvl w:val="0"/>
        <w:rPr>
          <w:rFonts w:ascii="Maiandra GD" w:eastAsia="Times New Roman" w:hAnsi="Maiandra GD" w:cs="Times New Roman"/>
          <w:b/>
          <w:color w:val="3A3A3A"/>
          <w:kern w:val="36"/>
        </w:rPr>
      </w:pPr>
    </w:p>
    <w:p w:rsidR="00820B33" w:rsidRPr="00820B33" w:rsidRDefault="00820B33" w:rsidP="007D19BE">
      <w:pPr>
        <w:shd w:val="clear" w:color="auto" w:fill="FFFFFF"/>
        <w:spacing w:after="0" w:line="240" w:lineRule="auto"/>
        <w:textAlignment w:val="baseline"/>
        <w:outlineLvl w:val="1"/>
        <w:rPr>
          <w:rFonts w:ascii="Maiandra GD" w:eastAsia="Times New Roman" w:hAnsi="Maiandra GD" w:cs="Segoe UI"/>
          <w:color w:val="3A3A3A"/>
        </w:rPr>
      </w:pPr>
      <w:r w:rsidRPr="001A0C26">
        <w:rPr>
          <w:rFonts w:ascii="Maiandra GD" w:eastAsia="Times New Roman" w:hAnsi="Maiandra GD" w:cs="Arial"/>
          <w:b/>
          <w:bCs/>
          <w:color w:val="000000"/>
        </w:rPr>
        <w:t>RadioButton HTML Helper in ASP.NET MVC Application</w:t>
      </w:r>
    </w:p>
    <w:p w:rsidR="00866F9A" w:rsidRPr="00866F9A" w:rsidRDefault="00866F9A" w:rsidP="007D19BE">
      <w:pPr>
        <w:shd w:val="clear" w:color="auto" w:fill="FFFFFF"/>
        <w:spacing w:after="0" w:line="240" w:lineRule="auto"/>
        <w:ind w:left="720"/>
        <w:textAlignment w:val="baseline"/>
        <w:rPr>
          <w:rFonts w:ascii="Maiandra GD" w:eastAsia="Times New Roman" w:hAnsi="Maiandra GD" w:cs="Segoe UI"/>
          <w:color w:val="212529"/>
        </w:rPr>
      </w:pPr>
    </w:p>
    <w:p w:rsidR="00820B33" w:rsidRPr="00820B33" w:rsidRDefault="00820B33" w:rsidP="007D19BE">
      <w:pPr>
        <w:numPr>
          <w:ilvl w:val="0"/>
          <w:numId w:val="15"/>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What is a Radion Button in MVC?</w:t>
      </w:r>
    </w:p>
    <w:p w:rsidR="00820B33" w:rsidRPr="00820B33" w:rsidRDefault="00820B33" w:rsidP="007D19BE">
      <w:pPr>
        <w:numPr>
          <w:ilvl w:val="0"/>
          <w:numId w:val="15"/>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How to generate radio button in ASP.NET MVC?</w:t>
      </w:r>
    </w:p>
    <w:p w:rsidR="00820B33" w:rsidRPr="00820B33" w:rsidRDefault="00820B33" w:rsidP="007D19BE">
      <w:pPr>
        <w:numPr>
          <w:ilvl w:val="0"/>
          <w:numId w:val="15"/>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RadioButton HTML Helper Method in ASP.NET MVC</w:t>
      </w:r>
    </w:p>
    <w:p w:rsidR="00820B33" w:rsidRPr="00820B33" w:rsidRDefault="00820B33" w:rsidP="007D19BE">
      <w:pPr>
        <w:numPr>
          <w:ilvl w:val="0"/>
          <w:numId w:val="15"/>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RadioButtonFor HTML Helper in ASP.NET MVC.</w:t>
      </w:r>
    </w:p>
    <w:p w:rsidR="00866F9A" w:rsidRDefault="00866F9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What is a Radion Button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A radio button is an element of the graphical user interface (GUI) and its main purpose is to allow a user to select a single item from a predefined list of items.</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How to generate radio button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HtmlHelper class provides two extension methods which are used to generate a </w:t>
      </w:r>
      <w:r w:rsidRPr="001A0C26">
        <w:rPr>
          <w:rFonts w:ascii="Maiandra GD" w:eastAsia="Times New Roman" w:hAnsi="Maiandra GD" w:cs="Arial"/>
          <w:b/>
          <w:bCs/>
          <w:color w:val="000000"/>
        </w:rPr>
        <w:t>&lt;input type=”radio”&gt;</w:t>
      </w:r>
      <w:r w:rsidRPr="00820B33">
        <w:rPr>
          <w:rFonts w:ascii="Maiandra GD" w:eastAsia="Times New Roman" w:hAnsi="Maiandra GD" w:cs="Arial"/>
          <w:color w:val="000000"/>
          <w:bdr w:val="none" w:sz="0" w:space="0" w:color="auto" w:frame="1"/>
        </w:rPr>
        <w:t> element in a view. The two methods are</w:t>
      </w:r>
    </w:p>
    <w:p w:rsidR="00820B33" w:rsidRPr="00820B33" w:rsidRDefault="00820B33" w:rsidP="007D19BE">
      <w:pPr>
        <w:numPr>
          <w:ilvl w:val="0"/>
          <w:numId w:val="16"/>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RadioButton()</w:t>
      </w:r>
    </w:p>
    <w:p w:rsidR="00820B33" w:rsidRPr="00820B33" w:rsidRDefault="00820B33" w:rsidP="007D19BE">
      <w:pPr>
        <w:numPr>
          <w:ilvl w:val="0"/>
          <w:numId w:val="16"/>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RadioButtonFor(</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RadioButton HTML Helper Method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 xml:space="preserve">The </w:t>
      </w:r>
      <w:proofErr w:type="gramStart"/>
      <w:r w:rsidRPr="00820B33">
        <w:rPr>
          <w:rFonts w:ascii="Maiandra GD" w:eastAsia="Times New Roman" w:hAnsi="Maiandra GD" w:cs="Arial"/>
          <w:color w:val="000000"/>
          <w:bdr w:val="none" w:sz="0" w:space="0" w:color="auto" w:frame="1"/>
        </w:rPr>
        <w:t>Html.RadioButton(</w:t>
      </w:r>
      <w:proofErr w:type="gramEnd"/>
      <w:r w:rsidRPr="00820B33">
        <w:rPr>
          <w:rFonts w:ascii="Maiandra GD" w:eastAsia="Times New Roman" w:hAnsi="Maiandra GD" w:cs="Arial"/>
          <w:color w:val="000000"/>
          <w:bdr w:val="none" w:sz="0" w:space="0" w:color="auto" w:frame="1"/>
        </w:rPr>
        <w:t xml:space="preserve">) HTML Helper method in ASP.NET MVC Application is used to create a radio button element with a specified name, isChecked boolean property, and the HTML attributes. The </w:t>
      </w:r>
      <w:proofErr w:type="gramStart"/>
      <w:r w:rsidRPr="00820B33">
        <w:rPr>
          <w:rFonts w:ascii="Maiandra GD" w:eastAsia="Times New Roman" w:hAnsi="Maiandra GD" w:cs="Arial"/>
          <w:color w:val="000000"/>
          <w:bdr w:val="none" w:sz="0" w:space="0" w:color="auto" w:frame="1"/>
        </w:rPr>
        <w:t>Html.RadioButton(</w:t>
      </w:r>
      <w:proofErr w:type="gramEnd"/>
      <w:r w:rsidRPr="00820B33">
        <w:rPr>
          <w:rFonts w:ascii="Maiandra GD" w:eastAsia="Times New Roman" w:hAnsi="Maiandra GD" w:cs="Arial"/>
          <w:color w:val="000000"/>
          <w:bdr w:val="none" w:sz="0" w:space="0" w:color="auto" w:frame="1"/>
        </w:rPr>
        <w:t>) HTML Helper method is a loosely type method. There are 6 overloaded versions of RadioButton HTML Helper methods are available as shown in the below image.</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6505575" cy="1596886"/>
            <wp:effectExtent l="19050" t="0" r="9525" b="0"/>
            <wp:docPr id="15" name="Picture 15" descr="RadioButton HTML Helper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dioButton HTML Helper in ASP.NET MVC Application"/>
                    <pic:cNvPicPr>
                      <a:picLocks noChangeAspect="1" noChangeArrowheads="1"/>
                    </pic:cNvPicPr>
                  </pic:nvPicPr>
                  <pic:blipFill>
                    <a:blip r:embed="rId14"/>
                    <a:srcRect/>
                    <a:stretch>
                      <a:fillRect/>
                    </a:stretch>
                  </pic:blipFill>
                  <pic:spPr bwMode="auto">
                    <a:xfrm>
                      <a:off x="0" y="0"/>
                      <a:ext cx="6505575" cy="1596886"/>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Parameters:</w:t>
      </w:r>
    </w:p>
    <w:p w:rsidR="00820B33" w:rsidRPr="00820B33" w:rsidRDefault="00820B33" w:rsidP="007D19BE">
      <w:pPr>
        <w:numPr>
          <w:ilvl w:val="0"/>
          <w:numId w:val="1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htmlHelper</w:t>
      </w:r>
      <w:proofErr w:type="gramEnd"/>
      <w:r w:rsidRPr="00820B33">
        <w:rPr>
          <w:rFonts w:ascii="Maiandra GD" w:eastAsia="Times New Roman" w:hAnsi="Maiandra GD" w:cs="Arial"/>
          <w:color w:val="000000"/>
          <w:bdr w:val="none" w:sz="0" w:space="0" w:color="auto" w:frame="1"/>
        </w:rPr>
        <w:t>: The HTML helper instance that this method extends.</w:t>
      </w:r>
    </w:p>
    <w:p w:rsidR="00820B33" w:rsidRPr="00820B33" w:rsidRDefault="00820B33" w:rsidP="007D19BE">
      <w:pPr>
        <w:numPr>
          <w:ilvl w:val="0"/>
          <w:numId w:val="1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name</w:t>
      </w:r>
      <w:proofErr w:type="gramEnd"/>
      <w:r w:rsidRPr="00820B33">
        <w:rPr>
          <w:rFonts w:ascii="Maiandra GD" w:eastAsia="Times New Roman" w:hAnsi="Maiandra GD" w:cs="Arial"/>
          <w:color w:val="000000"/>
          <w:bdr w:val="none" w:sz="0" w:space="0" w:color="auto" w:frame="1"/>
        </w:rPr>
        <w:t>: The name of the form field and the System.Web.Mvc.ViewDataDictionary key that is used to look up the value.</w:t>
      </w:r>
    </w:p>
    <w:p w:rsidR="00820B33" w:rsidRPr="00820B33" w:rsidRDefault="00820B33" w:rsidP="007D19BE">
      <w:pPr>
        <w:numPr>
          <w:ilvl w:val="0"/>
          <w:numId w:val="1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value</w:t>
      </w:r>
      <w:proofErr w:type="gramEnd"/>
      <w:r w:rsidRPr="00820B33">
        <w:rPr>
          <w:rFonts w:ascii="Maiandra GD" w:eastAsia="Times New Roman" w:hAnsi="Maiandra GD" w:cs="Arial"/>
          <w:color w:val="000000"/>
          <w:bdr w:val="none" w:sz="0" w:space="0" w:color="auto" w:frame="1"/>
        </w:rPr>
        <w:t>: The value of the selected radio button. The value is retrieved in this order- the System.Web.Mvc.ModelStateDictionary object, the value of this parameter, the System.Web.Mvc.ViewDataDictionary object, and lastly, a value attribute in the html attributes.</w:t>
      </w:r>
    </w:p>
    <w:p w:rsidR="00820B33" w:rsidRPr="00820B33" w:rsidRDefault="00820B33" w:rsidP="007D19BE">
      <w:pPr>
        <w:numPr>
          <w:ilvl w:val="0"/>
          <w:numId w:val="1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lastRenderedPageBreak/>
        <w:t>isChecked</w:t>
      </w:r>
      <w:proofErr w:type="gramEnd"/>
      <w:r w:rsidRPr="00820B33">
        <w:rPr>
          <w:rFonts w:ascii="Maiandra GD" w:eastAsia="Times New Roman" w:hAnsi="Maiandra GD" w:cs="Arial"/>
          <w:color w:val="000000"/>
          <w:bdr w:val="none" w:sz="0" w:space="0" w:color="auto" w:frame="1"/>
        </w:rPr>
        <w:t>: true to select the radio button; otherwise, false.</w:t>
      </w:r>
    </w:p>
    <w:p w:rsidR="00820B33" w:rsidRPr="00820B33" w:rsidRDefault="00820B33" w:rsidP="007D19BE">
      <w:pPr>
        <w:numPr>
          <w:ilvl w:val="0"/>
          <w:numId w:val="17"/>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htmlAttributes</w:t>
      </w:r>
      <w:proofErr w:type="gramEnd"/>
      <w:r w:rsidRPr="00820B33">
        <w:rPr>
          <w:rFonts w:ascii="Maiandra GD" w:eastAsia="Times New Roman" w:hAnsi="Maiandra GD" w:cs="Arial"/>
          <w:color w:val="000000"/>
          <w:bdr w:val="none" w:sz="0" w:space="0" w:color="auto" w:frame="1"/>
        </w:rPr>
        <w:t>: An object that contains the HTML attributes to set for the element.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Returns:</w:t>
      </w:r>
      <w:r w:rsidRPr="00820B33">
        <w:rPr>
          <w:rFonts w:ascii="Maiandra GD" w:eastAsia="Times New Roman" w:hAnsi="Maiandra GD" w:cs="Arial"/>
          <w:color w:val="000000"/>
          <w:bdr w:val="none" w:sz="0" w:space="0" w:color="auto" w:frame="1"/>
        </w:rPr>
        <w:t> Returns a radio button input element that is used to present mutually exclusive options</w:t>
      </w:r>
    </w:p>
    <w:p w:rsidR="0041093A" w:rsidRDefault="00820B33" w:rsidP="007D19BE">
      <w:pPr>
        <w:shd w:val="clear" w:color="auto" w:fill="FFFFFF"/>
        <w:spacing w:after="384" w:line="240" w:lineRule="auto"/>
        <w:textAlignment w:val="baseline"/>
        <w:rPr>
          <w:rFonts w:ascii="Maiandra GD" w:eastAsia="Times New Roman" w:hAnsi="Maiandra GD" w:cs="Segoe UI"/>
          <w:color w:val="212529"/>
        </w:rPr>
      </w:pPr>
      <w:r w:rsidRPr="00820B33">
        <w:rPr>
          <w:rFonts w:ascii="Maiandra GD" w:eastAsia="Times New Roman" w:hAnsi="Maiandra GD" w:cs="Segoe UI"/>
          <w:color w:val="212529"/>
        </w:rPr>
        <w:t> </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3A3A3A"/>
        </w:rPr>
      </w:pPr>
      <w:r w:rsidRPr="001A0C26">
        <w:rPr>
          <w:rFonts w:ascii="Maiandra GD" w:eastAsia="Times New Roman" w:hAnsi="Maiandra GD" w:cs="Arial"/>
          <w:b/>
          <w:bCs/>
          <w:color w:val="000000"/>
        </w:rPr>
        <w:t>Example to understand RadioButton Helper Method:</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Male: </w:t>
      </w:r>
      <w:proofErr w:type="gramStart"/>
      <w:r w:rsidRPr="001A0C26">
        <w:rPr>
          <w:rFonts w:ascii="Maiandra GD" w:eastAsia="Times New Roman" w:hAnsi="Maiandra GD" w:cs="Arial"/>
          <w:b/>
          <w:bCs/>
        </w:rPr>
        <w:t>@Html.RadioButton(</w:t>
      </w:r>
      <w:proofErr w:type="gramEnd"/>
      <w:r w:rsidRPr="001A0C26">
        <w:rPr>
          <w:rFonts w:ascii="Maiandra GD" w:eastAsia="Times New Roman" w:hAnsi="Maiandra GD" w:cs="Arial"/>
          <w:b/>
          <w:bCs/>
        </w:rPr>
        <w:t>“Gender”, “Male”)</w:t>
      </w:r>
      <w:r w:rsidRPr="00820B33">
        <w:rPr>
          <w:rFonts w:ascii="Maiandra GD" w:eastAsia="Times New Roman" w:hAnsi="Maiandra GD" w:cs="Segoe UI"/>
          <w:color w:val="212529"/>
        </w:rPr>
        <w:br/>
      </w:r>
      <w:r w:rsidRPr="001A0C26">
        <w:rPr>
          <w:rFonts w:ascii="Maiandra GD" w:eastAsia="Times New Roman" w:hAnsi="Maiandra GD" w:cs="Arial"/>
          <w:b/>
          <w:bCs/>
        </w:rPr>
        <w:t>Female: @Html.RadioButton(“Gender”, “Female”)</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If you inspect the HTML, then you will see the following HTML</w:t>
      </w:r>
      <w:r w:rsidRPr="00820B33">
        <w:rPr>
          <w:rFonts w:ascii="Maiandra GD" w:eastAsia="Times New Roman" w:hAnsi="Maiandra GD" w:cs="Segoe UI"/>
          <w:color w:val="212529"/>
        </w:rPr>
        <w:br/>
      </w:r>
      <w:r w:rsidRPr="001A0C26">
        <w:rPr>
          <w:rFonts w:ascii="Maiandra GD" w:eastAsia="Times New Roman" w:hAnsi="Maiandra GD" w:cs="Arial"/>
          <w:b/>
          <w:bCs/>
        </w:rPr>
        <w:t>Male: &lt;input checked=”checked” id=”Gender” name=”Gender” type=”radio” value=”Male” /&gt;</w:t>
      </w:r>
      <w:r w:rsidRPr="00820B33">
        <w:rPr>
          <w:rFonts w:ascii="Maiandra GD" w:eastAsia="Times New Roman" w:hAnsi="Maiandra GD" w:cs="Segoe UI"/>
          <w:color w:val="212529"/>
        </w:rPr>
        <w:br/>
      </w:r>
      <w:r w:rsidRPr="001A0C26">
        <w:rPr>
          <w:rFonts w:ascii="Maiandra GD" w:eastAsia="Times New Roman" w:hAnsi="Maiandra GD" w:cs="Arial"/>
          <w:b/>
          <w:bCs/>
        </w:rPr>
        <w:t>Female: &lt;input id=”Gender” name=”Gender” type=”radio” value=”Female” /&gt;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In the above example, we have created two radio buttons </w:t>
      </w:r>
      <w:r w:rsidRPr="001A0C26">
        <w:rPr>
          <w:rFonts w:ascii="Maiandra GD" w:eastAsia="Times New Roman" w:hAnsi="Maiandra GD" w:cs="Arial"/>
          <w:b/>
          <w:bCs/>
          <w:color w:val="000000"/>
        </w:rPr>
        <w:t>Male</w:t>
      </w:r>
      <w:r w:rsidRPr="00820B33">
        <w:rPr>
          <w:rFonts w:ascii="Maiandra GD" w:eastAsia="Times New Roman" w:hAnsi="Maiandra GD" w:cs="Arial"/>
          <w:color w:val="000000"/>
          <w:bdr w:val="none" w:sz="0" w:space="0" w:color="auto" w:frame="1"/>
        </w:rPr>
        <w:t> and </w:t>
      </w:r>
      <w:r w:rsidRPr="001A0C26">
        <w:rPr>
          <w:rFonts w:ascii="Maiandra GD" w:eastAsia="Times New Roman" w:hAnsi="Maiandra GD" w:cs="Arial"/>
          <w:b/>
          <w:bCs/>
          <w:color w:val="000000"/>
        </w:rPr>
        <w:t>Female</w:t>
      </w:r>
      <w:r w:rsidRPr="00820B33">
        <w:rPr>
          <w:rFonts w:ascii="Maiandra GD" w:eastAsia="Times New Roman" w:hAnsi="Maiandra GD" w:cs="Arial"/>
          <w:color w:val="000000"/>
          <w:bdr w:val="none" w:sz="0" w:space="0" w:color="auto" w:frame="1"/>
        </w:rPr>
        <w:t> for the “</w:t>
      </w:r>
      <w:r w:rsidRPr="001A0C26">
        <w:rPr>
          <w:rFonts w:ascii="Maiandra GD" w:eastAsia="Times New Roman" w:hAnsi="Maiandra GD" w:cs="Arial"/>
          <w:b/>
          <w:bCs/>
          <w:color w:val="000000"/>
        </w:rPr>
        <w:t>Gender</w:t>
      </w:r>
      <w:r w:rsidRPr="00820B33">
        <w:rPr>
          <w:rFonts w:ascii="Maiandra GD" w:eastAsia="Times New Roman" w:hAnsi="Maiandra GD" w:cs="Arial"/>
          <w:color w:val="000000"/>
          <w:bdr w:val="none" w:sz="0" w:space="0" w:color="auto" w:frame="1"/>
        </w:rPr>
        <w:t>” property. The first parameter is the group name. The point that you need to keep in mind is that you need to give the same name for both the radio button. The second parameter is the value of the radio button which will be sent to the server when the respective radio button is checked. That means if the </w:t>
      </w:r>
      <w:r w:rsidRPr="001A0C26">
        <w:rPr>
          <w:rFonts w:ascii="Maiandra GD" w:eastAsia="Times New Roman" w:hAnsi="Maiandra GD" w:cs="Arial"/>
          <w:b/>
          <w:bCs/>
          <w:color w:val="000000"/>
        </w:rPr>
        <w:t>Male</w:t>
      </w:r>
      <w:r w:rsidRPr="00820B33">
        <w:rPr>
          <w:rFonts w:ascii="Maiandra GD" w:eastAsia="Times New Roman" w:hAnsi="Maiandra GD" w:cs="Arial"/>
          <w:color w:val="000000"/>
          <w:bdr w:val="none" w:sz="0" w:space="0" w:color="auto" w:frame="1"/>
        </w:rPr>
        <w:t> radio button is selected, then the string value “Male” will be assigned to a model property with the name </w:t>
      </w:r>
      <w:r w:rsidRPr="001A0C26">
        <w:rPr>
          <w:rFonts w:ascii="Maiandra GD" w:eastAsia="Times New Roman" w:hAnsi="Maiandra GD" w:cs="Arial"/>
          <w:b/>
          <w:bCs/>
          <w:color w:val="000000"/>
        </w:rPr>
        <w:t>Gender</w:t>
      </w:r>
      <w:r w:rsidRPr="00820B33">
        <w:rPr>
          <w:rFonts w:ascii="Maiandra GD" w:eastAsia="Times New Roman" w:hAnsi="Maiandra GD" w:cs="Arial"/>
          <w:color w:val="000000"/>
          <w:bdr w:val="none" w:sz="0" w:space="0" w:color="auto" w:frame="1"/>
        </w:rPr>
        <w:t> and submitted to the server.</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RadioButtonFor HTML Helper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RadioButtonFor HTML Helper method is the strongly typed extension method. It is also used to generate an &lt;input type=”radio”&gt; element in a view.  Here we need to specify the name for the Radion Button using a lambda expression. The RadioButtonFor HTML Helper method binds a specified model object property to RadioButton control. As a result, it automatically checked or unchecked the RadioButton based on the property value. There are 3 overloaded versions of RadioButtonFor HTML Helper methods are available in ASP.NET MVC as shown in the below image.</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6489700" cy="1390650"/>
            <wp:effectExtent l="19050" t="0" r="6350" b="0"/>
            <wp:docPr id="16" name="Picture 16" descr="RadioButtonFor HTML Helper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dioButtonFor HTML Helper in ASP.NET MVC Application"/>
                    <pic:cNvPicPr>
                      <a:picLocks noChangeAspect="1" noChangeArrowheads="1"/>
                    </pic:cNvPicPr>
                  </pic:nvPicPr>
                  <pic:blipFill>
                    <a:blip r:embed="rId15"/>
                    <a:srcRect/>
                    <a:stretch>
                      <a:fillRect/>
                    </a:stretch>
                  </pic:blipFill>
                  <pic:spPr bwMode="auto">
                    <a:xfrm>
                      <a:off x="0" y="0"/>
                      <a:ext cx="6489700" cy="1390650"/>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Parameters:</w:t>
      </w:r>
    </w:p>
    <w:p w:rsidR="00820B33" w:rsidRPr="00820B33" w:rsidRDefault="00820B33" w:rsidP="007D19BE">
      <w:pPr>
        <w:numPr>
          <w:ilvl w:val="0"/>
          <w:numId w:val="1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htmlHelper</w:t>
      </w:r>
      <w:proofErr w:type="gramEnd"/>
      <w:r w:rsidRPr="00820B33">
        <w:rPr>
          <w:rFonts w:ascii="Maiandra GD" w:eastAsia="Times New Roman" w:hAnsi="Maiandra GD" w:cs="Arial"/>
          <w:color w:val="000000"/>
          <w:bdr w:val="none" w:sz="0" w:space="0" w:color="auto" w:frame="1"/>
        </w:rPr>
        <w:t>: The HTML helper instance that this method extends.</w:t>
      </w:r>
    </w:p>
    <w:p w:rsidR="00820B33" w:rsidRPr="00820B33" w:rsidRDefault="00820B33" w:rsidP="007D19BE">
      <w:pPr>
        <w:numPr>
          <w:ilvl w:val="0"/>
          <w:numId w:val="1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expression</w:t>
      </w:r>
      <w:proofErr w:type="gramEnd"/>
      <w:r w:rsidRPr="00820B33">
        <w:rPr>
          <w:rFonts w:ascii="Maiandra GD" w:eastAsia="Times New Roman" w:hAnsi="Maiandra GD" w:cs="Arial"/>
          <w:color w:val="000000"/>
          <w:bdr w:val="none" w:sz="0" w:space="0" w:color="auto" w:frame="1"/>
        </w:rPr>
        <w:t>: An expression that identifies the object that contains the properties to render.</w:t>
      </w:r>
    </w:p>
    <w:p w:rsidR="00820B33" w:rsidRPr="00820B33" w:rsidRDefault="00820B33" w:rsidP="007D19BE">
      <w:pPr>
        <w:numPr>
          <w:ilvl w:val="0"/>
          <w:numId w:val="1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value</w:t>
      </w:r>
      <w:proofErr w:type="gramEnd"/>
      <w:r w:rsidRPr="00820B33">
        <w:rPr>
          <w:rFonts w:ascii="Maiandra GD" w:eastAsia="Times New Roman" w:hAnsi="Maiandra GD" w:cs="Arial"/>
          <w:color w:val="000000"/>
          <w:bdr w:val="none" w:sz="0" w:space="0" w:color="auto" w:frame="1"/>
        </w:rPr>
        <w:t>: The value of the selected radio button. The value is retrieved in this order – the System.Web.Mvc.ModelStateDictionary object, the value of this parameter, the System.Web.Mvc.ViewDataDictionary object, and lastly, a value attribute in the HTML attributes.</w:t>
      </w:r>
    </w:p>
    <w:p w:rsidR="00820B33" w:rsidRPr="00820B33" w:rsidRDefault="00820B33" w:rsidP="007D19BE">
      <w:pPr>
        <w:numPr>
          <w:ilvl w:val="0"/>
          <w:numId w:val="18"/>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htmlAttributes</w:t>
      </w:r>
      <w:proofErr w:type="gramEnd"/>
      <w:r w:rsidRPr="00820B33">
        <w:rPr>
          <w:rFonts w:ascii="Maiandra GD" w:eastAsia="Times New Roman" w:hAnsi="Maiandra GD" w:cs="Arial"/>
          <w:color w:val="000000"/>
          <w:bdr w:val="none" w:sz="0" w:space="0" w:color="auto" w:frame="1"/>
        </w:rPr>
        <w:t>: A dictionary that contains the HTML attributes to set for the element.</w:t>
      </w:r>
    </w:p>
    <w:p w:rsidR="0041093A" w:rsidRDefault="0041093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Type parameters:</w:t>
      </w:r>
    </w:p>
    <w:p w:rsidR="00820B33" w:rsidRPr="00820B33" w:rsidRDefault="00820B33" w:rsidP="007D19BE">
      <w:pPr>
        <w:numPr>
          <w:ilvl w:val="0"/>
          <w:numId w:val="19"/>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lastRenderedPageBreak/>
        <w:t>TModel</w:t>
      </w:r>
      <w:r w:rsidRPr="00820B33">
        <w:rPr>
          <w:rFonts w:ascii="Maiandra GD" w:eastAsia="Times New Roman" w:hAnsi="Maiandra GD" w:cs="Arial"/>
          <w:color w:val="000000"/>
          <w:bdr w:val="none" w:sz="0" w:space="0" w:color="auto" w:frame="1"/>
        </w:rPr>
        <w:t>: The type of model.</w:t>
      </w:r>
    </w:p>
    <w:p w:rsidR="00820B33" w:rsidRPr="00820B33" w:rsidRDefault="00820B33" w:rsidP="007D19BE">
      <w:pPr>
        <w:numPr>
          <w:ilvl w:val="0"/>
          <w:numId w:val="19"/>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TProperty</w:t>
      </w:r>
      <w:r w:rsidRPr="00820B33">
        <w:rPr>
          <w:rFonts w:ascii="Maiandra GD" w:eastAsia="Times New Roman" w:hAnsi="Maiandra GD" w:cs="Arial"/>
          <w:color w:val="000000"/>
          <w:bdr w:val="none" w:sz="0" w:space="0" w:color="auto" w:frame="1"/>
        </w:rPr>
        <w:t>: The type of value.</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Returns</w:t>
      </w:r>
      <w:r w:rsidRPr="00820B33">
        <w:rPr>
          <w:rFonts w:ascii="Maiandra GD" w:eastAsia="Times New Roman" w:hAnsi="Maiandra GD" w:cs="Arial"/>
          <w:color w:val="000000"/>
          <w:bdr w:val="none" w:sz="0" w:space="0" w:color="auto" w:frame="1"/>
        </w:rPr>
        <w:t>: An HTML input element whose type attribute is set to “radio” for each property in the object that is represented by the specified expression, using the specified HTML attributes.</w:t>
      </w:r>
    </w:p>
    <w:p w:rsidR="0041093A" w:rsidRDefault="00820B33" w:rsidP="007D19BE">
      <w:pPr>
        <w:shd w:val="clear" w:color="auto" w:fill="FFFFFF"/>
        <w:spacing w:after="384" w:line="240" w:lineRule="auto"/>
        <w:textAlignment w:val="baseline"/>
        <w:rPr>
          <w:rFonts w:ascii="Maiandra GD" w:eastAsia="Times New Roman" w:hAnsi="Maiandra GD" w:cs="Segoe UI"/>
          <w:color w:val="212529"/>
        </w:rPr>
      </w:pPr>
      <w:r w:rsidRPr="00820B33">
        <w:rPr>
          <w:rFonts w:ascii="Maiandra GD" w:eastAsia="Times New Roman" w:hAnsi="Maiandra GD" w:cs="Segoe UI"/>
          <w:color w:val="212529"/>
        </w:rPr>
        <w:t> </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3A3A3A"/>
        </w:rPr>
      </w:pPr>
      <w:r w:rsidRPr="001A0C26">
        <w:rPr>
          <w:rFonts w:ascii="Maiandra GD" w:eastAsia="Times New Roman" w:hAnsi="Maiandra GD" w:cs="Arial"/>
          <w:b/>
          <w:bCs/>
          <w:color w:val="000000"/>
        </w:rPr>
        <w:t>Example: RadioButtonFor HTML Helper in ASP.NET MVC</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To understand this let’s create a new project. Right-click on the “</w:t>
      </w:r>
      <w:r w:rsidRPr="001A0C26">
        <w:rPr>
          <w:rFonts w:ascii="Maiandra GD" w:eastAsia="Times New Roman" w:hAnsi="Maiandra GD" w:cs="Arial"/>
          <w:b/>
          <w:bCs/>
          <w:color w:val="000000"/>
        </w:rPr>
        <w:t>Models</w:t>
      </w:r>
      <w:r w:rsidRPr="00820B33">
        <w:rPr>
          <w:rFonts w:ascii="Maiandra GD" w:eastAsia="Times New Roman" w:hAnsi="Maiandra GD" w:cs="Arial"/>
          <w:color w:val="000000"/>
          <w:bdr w:val="none" w:sz="0" w:space="0" w:color="auto" w:frame="1"/>
        </w:rPr>
        <w:t>” folder and then add two class files with the name </w:t>
      </w:r>
      <w:r w:rsidRPr="001A0C26">
        <w:rPr>
          <w:rFonts w:ascii="Maiandra GD" w:eastAsia="Times New Roman" w:hAnsi="Maiandra GD" w:cs="Arial"/>
          <w:b/>
          <w:bCs/>
          <w:color w:val="000000"/>
        </w:rPr>
        <w:t>Company.cs</w:t>
      </w:r>
      <w:r w:rsidRPr="00820B33">
        <w:rPr>
          <w:rFonts w:ascii="Maiandra GD" w:eastAsia="Times New Roman" w:hAnsi="Maiandra GD" w:cs="Arial"/>
          <w:color w:val="000000"/>
          <w:bdr w:val="none" w:sz="0" w:space="0" w:color="auto" w:frame="1"/>
        </w:rPr>
        <w:t> and </w:t>
      </w:r>
      <w:r w:rsidRPr="001A0C26">
        <w:rPr>
          <w:rFonts w:ascii="Maiandra GD" w:eastAsia="Times New Roman" w:hAnsi="Maiandra GD" w:cs="Arial"/>
          <w:b/>
          <w:bCs/>
          <w:color w:val="000000"/>
        </w:rPr>
        <w:t>Department.cs</w:t>
      </w:r>
      <w:r w:rsidRPr="00820B33">
        <w:rPr>
          <w:rFonts w:ascii="Maiandra GD" w:eastAsia="Times New Roman" w:hAnsi="Maiandra GD" w:cs="Arial"/>
          <w:color w:val="000000"/>
          <w:bdr w:val="none" w:sz="0" w:space="0" w:color="auto" w:frame="1"/>
        </w:rPr>
        <w:t>. Once you create the class files then copy and paste the following code.</w:t>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Department.cs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Department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Company.cs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Company</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SelectedDepartment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Department</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Departments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get</w:t>
      </w:r>
      <w:proofErr w:type="gramEnd"/>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Department</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ListDepartments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Department</w:t>
      </w:r>
      <w:proofErr w:type="gramStart"/>
      <w:r w:rsidRPr="001A0C26">
        <w:rPr>
          <w:rFonts w:ascii="Maiandra GD" w:eastAsia="Times New Roman" w:hAnsi="Maiandra GD" w:cs="Consolas"/>
          <w:b/>
          <w:bCs/>
          <w:color w:val="6B7C8B"/>
        </w:rPr>
        <w:t>&gt;()</w:t>
      </w:r>
      <w:proofErr w:type="gramEnd"/>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 Name=</w:t>
      </w:r>
      <w:r w:rsidRPr="001A0C26">
        <w:rPr>
          <w:rFonts w:ascii="Maiandra GD" w:eastAsia="Times New Roman" w:hAnsi="Maiandra GD" w:cs="Consolas"/>
          <w:color w:val="7CC379"/>
        </w:rPr>
        <w:t>"IT"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2</w:t>
      </w:r>
      <w:r w:rsidRPr="001A0C26">
        <w:rPr>
          <w:rFonts w:ascii="Maiandra GD" w:eastAsia="Times New Roman" w:hAnsi="Maiandra GD" w:cs="Consolas"/>
          <w:color w:val="CFD5E0"/>
        </w:rPr>
        <w:t>, Name=</w:t>
      </w:r>
      <w:r w:rsidRPr="001A0C26">
        <w:rPr>
          <w:rFonts w:ascii="Maiandra GD" w:eastAsia="Times New Roman" w:hAnsi="Maiandra GD" w:cs="Consolas"/>
          <w:color w:val="7CC379"/>
        </w:rPr>
        <w:t>"HR"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4284AE"/>
        </w:rPr>
        <w:t>new</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Department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3</w:t>
      </w:r>
      <w:r w:rsidRPr="001A0C26">
        <w:rPr>
          <w:rFonts w:ascii="Maiandra GD" w:eastAsia="Times New Roman" w:hAnsi="Maiandra GD" w:cs="Consolas"/>
          <w:color w:val="CFD5E0"/>
        </w:rPr>
        <w:t>, Name=</w:t>
      </w:r>
      <w:r w:rsidRPr="001A0C26">
        <w:rPr>
          <w:rFonts w:ascii="Maiandra GD" w:eastAsia="Times New Roman" w:hAnsi="Maiandra GD" w:cs="Consolas"/>
          <w:color w:val="7CC379"/>
        </w:rPr>
        <w:t>"Manager"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lastRenderedPageBreak/>
        <w:t>return</w:t>
      </w:r>
      <w:proofErr w:type="gramEnd"/>
      <w:r w:rsidRPr="001A0C26">
        <w:rPr>
          <w:rFonts w:ascii="Maiandra GD" w:eastAsia="Times New Roman" w:hAnsi="Maiandra GD" w:cs="Consolas"/>
          <w:color w:val="CFD5E0"/>
        </w:rPr>
        <w:t xml:space="preserve"> ListDepartments;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Creating Controller:</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Create a Controller with the name HomeController within the Controllers Folder and then copy and paste the following two action methods in it.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HomeController : Controller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HttpGet</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Company company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Company</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company</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HttpPost</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Company company</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if</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string.</w:t>
      </w:r>
      <w:r w:rsidRPr="001A0C26">
        <w:rPr>
          <w:rFonts w:ascii="Maiandra GD" w:eastAsia="Times New Roman" w:hAnsi="Maiandra GD" w:cs="Consolas"/>
          <w:color w:val="4284AE"/>
        </w:rPr>
        <w:t>IsNullOrEmpty</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company.</w:t>
      </w:r>
      <w:r w:rsidRPr="001A0C26">
        <w:rPr>
          <w:rFonts w:ascii="Maiandra GD" w:eastAsia="Times New Roman" w:hAnsi="Maiandra GD" w:cs="Consolas"/>
          <w:color w:val="4284AE"/>
        </w:rPr>
        <w:t>SelectedDepartment</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7CC379"/>
        </w:rPr>
        <w:t>"You did not select any department"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else</w:t>
      </w:r>
      <w:proofErr w:type="gramEnd"/>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7CC379"/>
        </w:rPr>
        <w:t>"You selected department with ID = "</w:t>
      </w:r>
      <w:r w:rsidRPr="001A0C26">
        <w:rPr>
          <w:rFonts w:ascii="Maiandra GD" w:eastAsia="Times New Roman" w:hAnsi="Maiandra GD" w:cs="Consolas"/>
          <w:color w:val="CFD5E0"/>
        </w:rPr>
        <w:t xml:space="preserve"> + company.</w:t>
      </w:r>
      <w:r w:rsidRPr="001A0C26">
        <w:rPr>
          <w:rFonts w:ascii="Maiandra GD" w:eastAsia="Times New Roman" w:hAnsi="Maiandra GD" w:cs="Consolas"/>
          <w:color w:val="4284AE"/>
        </w:rPr>
        <w:t>SelectedDepartment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Creating Views:</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lastRenderedPageBreak/>
        <w:t>Right-click on the </w:t>
      </w:r>
      <w:r w:rsidRPr="001A0C26">
        <w:rPr>
          <w:rFonts w:ascii="Maiandra GD" w:eastAsia="Times New Roman" w:hAnsi="Maiandra GD" w:cs="Arial"/>
          <w:b/>
          <w:bCs/>
          <w:color w:val="000000"/>
        </w:rPr>
        <w:t>“Index”</w:t>
      </w:r>
      <w:r w:rsidRPr="00820B33">
        <w:rPr>
          <w:rFonts w:ascii="Maiandra GD" w:eastAsia="Times New Roman" w:hAnsi="Maiandra GD" w:cs="Arial"/>
          <w:color w:val="000000"/>
          <w:bdr w:val="none" w:sz="0" w:space="0" w:color="auto" w:frame="1"/>
        </w:rPr>
        <w:t> action method in </w:t>
      </w:r>
      <w:r w:rsidRPr="001A0C26">
        <w:rPr>
          <w:rFonts w:ascii="Maiandra GD" w:eastAsia="Times New Roman" w:hAnsi="Maiandra GD" w:cs="Arial"/>
          <w:b/>
          <w:bCs/>
          <w:color w:val="000000"/>
        </w:rPr>
        <w:t>“HomeController”</w:t>
      </w:r>
      <w:r w:rsidRPr="00820B33">
        <w:rPr>
          <w:rFonts w:ascii="Maiandra GD" w:eastAsia="Times New Roman" w:hAnsi="Maiandra GD" w:cs="Arial"/>
          <w:color w:val="000000"/>
          <w:bdr w:val="none" w:sz="0" w:space="0" w:color="auto" w:frame="1"/>
        </w:rPr>
        <w:t> and add a view with the name </w:t>
      </w:r>
      <w:r w:rsidRPr="001A0C26">
        <w:rPr>
          <w:rFonts w:ascii="Maiandra GD" w:eastAsia="Times New Roman" w:hAnsi="Maiandra GD" w:cs="Arial"/>
          <w:b/>
          <w:bCs/>
          <w:color w:val="000000"/>
        </w:rPr>
        <w:t>“Index”</w:t>
      </w:r>
      <w:r w:rsidRPr="00820B33">
        <w:rPr>
          <w:rFonts w:ascii="Maiandra GD" w:eastAsia="Times New Roman" w:hAnsi="Maiandra GD" w:cs="Arial"/>
          <w:color w:val="000000"/>
          <w:bdr w:val="none" w:sz="0" w:space="0" w:color="auto" w:frame="1"/>
        </w:rPr>
        <w:t>. Once you create the Index view then copy and paste the following code in it.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HTML_HELPER.Models.Company</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"Index";</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h2</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Index</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h2</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@using (</w:t>
      </w:r>
      <w:proofErr w:type="gramStart"/>
      <w:r w:rsidRPr="001A0C26">
        <w:rPr>
          <w:rFonts w:ascii="Maiandra GD" w:eastAsia="Times New Roman" w:hAnsi="Maiandra GD" w:cs="Consolas"/>
          <w:color w:val="CFD5E0"/>
        </w:rPr>
        <w:t>Html.BeginForm(</w:t>
      </w:r>
      <w:proofErr w:type="gramEnd"/>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foreach</w:t>
      </w:r>
      <w:proofErr w:type="gramEnd"/>
      <w:r w:rsidRPr="001A0C26">
        <w:rPr>
          <w:rFonts w:ascii="Maiandra GD" w:eastAsia="Times New Roman" w:hAnsi="Maiandra GD" w:cs="Consolas"/>
          <w:color w:val="CFD5E0"/>
        </w:rPr>
        <w:t xml:space="preserve"> (var department in Model.Departments)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@Html.RadioButtonFor(</w:t>
      </w:r>
      <w:proofErr w:type="gramEnd"/>
      <w:r w:rsidRPr="001A0C26">
        <w:rPr>
          <w:rFonts w:ascii="Maiandra GD" w:eastAsia="Times New Roman" w:hAnsi="Maiandra GD" w:cs="Consolas"/>
          <w:color w:val="CFD5E0"/>
        </w:rPr>
        <w:t>m =&gt; m.SelectedDepartment, department.Id)@department.Name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br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br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input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type</w:t>
      </w:r>
      <w:r w:rsidRPr="001A0C26">
        <w:rPr>
          <w:rFonts w:ascii="Maiandra GD" w:eastAsia="Times New Roman" w:hAnsi="Maiandra GD" w:cs="Consolas"/>
          <w:color w:val="4284AE"/>
        </w:rPr>
        <w:t>=</w:t>
      </w:r>
      <w:r w:rsidRPr="001A0C26">
        <w:rPr>
          <w:rFonts w:ascii="Maiandra GD" w:eastAsia="Times New Roman" w:hAnsi="Maiandra GD" w:cs="Consolas"/>
          <w:color w:val="7CC379"/>
        </w:rPr>
        <w:t>"submit"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"Submit"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Testing the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Run the application and inspect the html. Once you inspect the HTML you will see that the following HTML codes are generated by the RadionButton helper method.</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&lt;input id=”SelectedDepartment” name=”SelectedDepartment” type=”radio” value=”1</w:t>
      </w:r>
      <w:r w:rsidRPr="001A0C26">
        <w:rPr>
          <w:rFonts w:ascii="Arial" w:eastAsia="Times New Roman" w:hAnsi="Arial" w:cs="Arial"/>
          <w:b/>
          <w:bCs/>
        </w:rPr>
        <w:t>″</w:t>
      </w:r>
      <w:r w:rsidRPr="001A0C26">
        <w:rPr>
          <w:rFonts w:ascii="Maiandra GD" w:eastAsia="Times New Roman" w:hAnsi="Maiandra GD" w:cs="Maiandra GD"/>
          <w:b/>
          <w:bCs/>
        </w:rPr>
        <w:t>&gt;</w:t>
      </w:r>
      <w:r w:rsidRPr="00820B33">
        <w:rPr>
          <w:rFonts w:ascii="Maiandra GD" w:eastAsia="Times New Roman" w:hAnsi="Maiandra GD" w:cs="Segoe UI"/>
          <w:color w:val="212529"/>
        </w:rPr>
        <w:br/>
      </w:r>
      <w:r w:rsidRPr="001A0C26">
        <w:rPr>
          <w:rFonts w:ascii="Maiandra GD" w:eastAsia="Times New Roman" w:hAnsi="Maiandra GD" w:cs="Arial"/>
          <w:b/>
          <w:bCs/>
        </w:rPr>
        <w:t>&lt;input id=”SelectedDepartment” name=”SelectedDepartment” type=”radio” value=”2</w:t>
      </w:r>
      <w:r w:rsidRPr="001A0C26">
        <w:rPr>
          <w:rFonts w:ascii="Arial" w:eastAsia="Times New Roman" w:hAnsi="Arial" w:cs="Arial"/>
          <w:b/>
          <w:bCs/>
        </w:rPr>
        <w:t>″</w:t>
      </w:r>
      <w:r w:rsidRPr="001A0C26">
        <w:rPr>
          <w:rFonts w:ascii="Maiandra GD" w:eastAsia="Times New Roman" w:hAnsi="Maiandra GD" w:cs="Maiandra GD"/>
          <w:b/>
          <w:bCs/>
        </w:rPr>
        <w:t>&gt;</w:t>
      </w:r>
      <w:r w:rsidRPr="00820B33">
        <w:rPr>
          <w:rFonts w:ascii="Maiandra GD" w:eastAsia="Times New Roman" w:hAnsi="Maiandra GD" w:cs="Segoe UI"/>
          <w:color w:val="212529"/>
        </w:rPr>
        <w:br/>
      </w:r>
      <w:r w:rsidRPr="001A0C26">
        <w:rPr>
          <w:rFonts w:ascii="Maiandra GD" w:eastAsia="Times New Roman" w:hAnsi="Maiandra GD" w:cs="Arial"/>
          <w:b/>
          <w:bCs/>
        </w:rPr>
        <w:t>&lt;input id=”SelectedDepartment” name=”SelectedDepartment” type=”radio” value=”3</w:t>
      </w:r>
      <w:r w:rsidRPr="001A0C26">
        <w:rPr>
          <w:rFonts w:ascii="Arial" w:eastAsia="Times New Roman" w:hAnsi="Arial" w:cs="Arial"/>
          <w:b/>
          <w:bCs/>
        </w:rPr>
        <w:t>″</w:t>
      </w:r>
      <w:r w:rsidRPr="001A0C26">
        <w:rPr>
          <w:rFonts w:ascii="Maiandra GD" w:eastAsia="Times New Roman" w:hAnsi="Maiandra GD" w:cs="Maiandra GD"/>
          <w:b/>
          <w:bCs/>
        </w:rPr>
        <w:t>&gt;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Now click on the </w:t>
      </w:r>
      <w:r w:rsidRPr="001A0C26">
        <w:rPr>
          <w:rFonts w:ascii="Maiandra GD" w:eastAsia="Times New Roman" w:hAnsi="Maiandra GD" w:cs="Arial"/>
          <w:b/>
          <w:bCs/>
          <w:color w:val="000000"/>
        </w:rPr>
        <w:t>“Submit”</w:t>
      </w:r>
      <w:r w:rsidRPr="00820B33">
        <w:rPr>
          <w:rFonts w:ascii="Maiandra GD" w:eastAsia="Times New Roman" w:hAnsi="Maiandra GD" w:cs="Arial"/>
          <w:color w:val="000000"/>
          <w:bdr w:val="none" w:sz="0" w:space="0" w:color="auto" w:frame="1"/>
        </w:rPr>
        <w:t> button without selecting any department. Notice that you are getting a message stating you have not selected any department. On the other hand, if you select a department and then click on the </w:t>
      </w:r>
      <w:r w:rsidRPr="001A0C26">
        <w:rPr>
          <w:rFonts w:ascii="Maiandra GD" w:eastAsia="Times New Roman" w:hAnsi="Maiandra GD" w:cs="Arial"/>
          <w:b/>
          <w:bCs/>
          <w:color w:val="000000"/>
        </w:rPr>
        <w:t>“Submit” </w:t>
      </w:r>
      <w:r w:rsidRPr="00820B33">
        <w:rPr>
          <w:rFonts w:ascii="Maiandra GD" w:eastAsia="Times New Roman" w:hAnsi="Maiandra GD" w:cs="Arial"/>
          <w:color w:val="000000"/>
          <w:bdr w:val="none" w:sz="0" w:space="0" w:color="auto" w:frame="1"/>
        </w:rPr>
        <w:t>button, then you will see the selected department ID. </w:t>
      </w:r>
    </w:p>
    <w:p w:rsidR="00820B33" w:rsidRPr="001A0C26" w:rsidRDefault="00820B33" w:rsidP="007D19BE">
      <w:pPr>
        <w:pBdr>
          <w:bottom w:val="double" w:sz="6" w:space="1" w:color="auto"/>
        </w:pBdr>
        <w:shd w:val="clear" w:color="auto" w:fill="FFFFFF"/>
        <w:spacing w:after="0" w:line="240" w:lineRule="auto"/>
        <w:textAlignment w:val="baseline"/>
        <w:rPr>
          <w:rFonts w:ascii="Maiandra GD" w:eastAsia="Times New Roman" w:hAnsi="Maiandra GD" w:cs="Arial"/>
          <w:color w:val="000000"/>
          <w:bdr w:val="none" w:sz="0" w:space="0" w:color="auto" w:frame="1"/>
        </w:rPr>
      </w:pPr>
      <w:r w:rsidRPr="00820B33">
        <w:rPr>
          <w:rFonts w:ascii="Maiandra GD" w:eastAsia="Times New Roman" w:hAnsi="Maiandra GD" w:cs="Arial"/>
          <w:color w:val="000000"/>
          <w:bdr w:val="none" w:sz="0" w:space="0" w:color="auto" w:frame="1"/>
        </w:rPr>
        <w:t xml:space="preserve">In the above example, the first parameter in </w:t>
      </w:r>
      <w:proofErr w:type="gramStart"/>
      <w:r w:rsidRPr="00820B33">
        <w:rPr>
          <w:rFonts w:ascii="Maiandra GD" w:eastAsia="Times New Roman" w:hAnsi="Maiandra GD" w:cs="Arial"/>
          <w:color w:val="000000"/>
          <w:bdr w:val="none" w:sz="0" w:space="0" w:color="auto" w:frame="1"/>
        </w:rPr>
        <w:t>RadioButtonFor(</w:t>
      </w:r>
      <w:proofErr w:type="gramEnd"/>
      <w:r w:rsidRPr="00820B33">
        <w:rPr>
          <w:rFonts w:ascii="Maiandra GD" w:eastAsia="Times New Roman" w:hAnsi="Maiandra GD" w:cs="Arial"/>
          <w:color w:val="000000"/>
          <w:bdr w:val="none" w:sz="0" w:space="0" w:color="auto" w:frame="1"/>
        </w:rPr>
        <w:t>) HTML Helper method is a lambda expression that specifies the model property to be bound with the RadioButton element. We have created radio buttons for the SelectedDepartment property in the above example. So, it generates three </w:t>
      </w:r>
      <w:r w:rsidRPr="001A0C26">
        <w:rPr>
          <w:rFonts w:ascii="Maiandra GD" w:eastAsia="Times New Roman" w:hAnsi="Maiandra GD" w:cs="Arial"/>
          <w:b/>
          <w:bCs/>
          <w:color w:val="000000"/>
        </w:rPr>
        <w:t>&lt;input type=”Radio”&gt;</w:t>
      </w:r>
      <w:r w:rsidRPr="00820B33">
        <w:rPr>
          <w:rFonts w:ascii="Maiandra GD" w:eastAsia="Times New Roman" w:hAnsi="Maiandra GD" w:cs="Arial"/>
          <w:color w:val="000000"/>
          <w:bdr w:val="none" w:sz="0" w:space="0" w:color="auto" w:frame="1"/>
        </w:rPr>
        <w:t> element with id and name set to property name – SelectedDepartment. The second parameter is the value which will be sent to the server when the form will be submitted.</w:t>
      </w:r>
    </w:p>
    <w:p w:rsidR="00820B33" w:rsidRPr="00820B33" w:rsidRDefault="00820B33" w:rsidP="007D19BE">
      <w:pPr>
        <w:pBdr>
          <w:bottom w:val="double" w:sz="6" w:space="1" w:color="auto"/>
        </w:pBdr>
        <w:shd w:val="clear" w:color="auto" w:fill="FFFFFF"/>
        <w:spacing w:after="0" w:line="240" w:lineRule="auto"/>
        <w:textAlignment w:val="baseline"/>
        <w:rPr>
          <w:ins w:id="1" w:author="Unknown"/>
          <w:rFonts w:ascii="Maiandra GD" w:eastAsia="Times New Roman" w:hAnsi="Maiandra GD" w:cs="Segoe UI"/>
          <w:color w:val="212529"/>
        </w:rPr>
      </w:pPr>
    </w:p>
    <w:p w:rsidR="00820B33" w:rsidRPr="0041093A" w:rsidRDefault="00820B33" w:rsidP="007D19BE">
      <w:pPr>
        <w:spacing w:after="48" w:line="240" w:lineRule="auto"/>
        <w:textAlignment w:val="baseline"/>
        <w:outlineLvl w:val="0"/>
        <w:rPr>
          <w:rFonts w:ascii="Maiandra GD" w:eastAsia="Times New Roman" w:hAnsi="Maiandra GD" w:cs="Times New Roman"/>
          <w:b/>
          <w:color w:val="3A3A3A"/>
          <w:kern w:val="36"/>
          <w:sz w:val="28"/>
        </w:rPr>
      </w:pPr>
      <w:r w:rsidRPr="0041093A">
        <w:rPr>
          <w:rFonts w:ascii="Maiandra GD" w:eastAsia="Times New Roman" w:hAnsi="Maiandra GD" w:cs="Times New Roman"/>
          <w:b/>
          <w:color w:val="3A3A3A"/>
          <w:kern w:val="36"/>
          <w:sz w:val="28"/>
          <w:highlight w:val="yellow"/>
        </w:rPr>
        <w:t>CheckBox HTML Helper in ASP.NET MVC</w:t>
      </w:r>
    </w:p>
    <w:p w:rsidR="0041093A" w:rsidRDefault="0041093A" w:rsidP="007D19BE">
      <w:pPr>
        <w:shd w:val="clear" w:color="auto" w:fill="FFFFFF"/>
        <w:spacing w:after="0" w:line="240" w:lineRule="auto"/>
        <w:textAlignment w:val="baseline"/>
        <w:outlineLvl w:val="1"/>
        <w:rPr>
          <w:rFonts w:ascii="Maiandra GD" w:eastAsia="Times New Roman" w:hAnsi="Maiandra GD" w:cs="Arial"/>
          <w:b/>
          <w:bCs/>
          <w:color w:val="000000"/>
        </w:rPr>
      </w:pPr>
    </w:p>
    <w:p w:rsidR="00820B33" w:rsidRDefault="00820B33" w:rsidP="007D19BE">
      <w:pPr>
        <w:shd w:val="clear" w:color="auto" w:fill="FFFFFF"/>
        <w:spacing w:after="0" w:line="240" w:lineRule="auto"/>
        <w:textAlignment w:val="baseline"/>
        <w:outlineLvl w:val="1"/>
        <w:rPr>
          <w:rFonts w:ascii="Maiandra GD" w:eastAsia="Times New Roman" w:hAnsi="Maiandra GD" w:cs="Arial"/>
          <w:b/>
          <w:bCs/>
          <w:color w:val="000000"/>
        </w:rPr>
      </w:pPr>
      <w:r w:rsidRPr="001A0C26">
        <w:rPr>
          <w:rFonts w:ascii="Maiandra GD" w:eastAsia="Times New Roman" w:hAnsi="Maiandra GD" w:cs="Arial"/>
          <w:b/>
          <w:bCs/>
          <w:color w:val="000000"/>
        </w:rPr>
        <w:t>Creating CheckBox using CheckBox HTML Helper in ASP.NET MVC</w:t>
      </w:r>
    </w:p>
    <w:p w:rsidR="0041093A" w:rsidRDefault="0041093A" w:rsidP="007D19BE">
      <w:pPr>
        <w:shd w:val="clear" w:color="auto" w:fill="FFFFFF"/>
        <w:spacing w:after="0" w:line="240" w:lineRule="auto"/>
        <w:textAlignment w:val="baseline"/>
        <w:outlineLvl w:val="1"/>
        <w:rPr>
          <w:rFonts w:ascii="Maiandra GD" w:eastAsia="Times New Roman" w:hAnsi="Maiandra GD" w:cs="Arial"/>
          <w:b/>
          <w:bCs/>
          <w:color w:val="000000"/>
        </w:rPr>
      </w:pPr>
    </w:p>
    <w:p w:rsidR="0041093A" w:rsidRPr="00820B33" w:rsidRDefault="0041093A" w:rsidP="007D19BE">
      <w:pPr>
        <w:shd w:val="clear" w:color="auto" w:fill="FFFFFF"/>
        <w:spacing w:after="0" w:line="240" w:lineRule="auto"/>
        <w:textAlignment w:val="baseline"/>
        <w:outlineLvl w:val="1"/>
        <w:rPr>
          <w:rFonts w:ascii="Maiandra GD" w:eastAsia="Times New Roman" w:hAnsi="Maiandra GD" w:cs="Segoe UI"/>
          <w:color w:val="3A3A3A"/>
        </w:rPr>
      </w:pPr>
    </w:p>
    <w:p w:rsidR="00820B33" w:rsidRPr="00820B33" w:rsidRDefault="00820B33" w:rsidP="007D19BE">
      <w:pPr>
        <w:numPr>
          <w:ilvl w:val="0"/>
          <w:numId w:val="20"/>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lastRenderedPageBreak/>
        <w:t>Why we need CheckBox?</w:t>
      </w:r>
    </w:p>
    <w:p w:rsidR="00820B33" w:rsidRPr="00820B33" w:rsidRDefault="00820B33" w:rsidP="007D19BE">
      <w:pPr>
        <w:numPr>
          <w:ilvl w:val="0"/>
          <w:numId w:val="20"/>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Understanding the CheckBox HTML Helper in ASP.NET MVC Application</w:t>
      </w:r>
    </w:p>
    <w:p w:rsidR="00820B33" w:rsidRPr="00820B33" w:rsidRDefault="00820B33" w:rsidP="007D19BE">
      <w:pPr>
        <w:numPr>
          <w:ilvl w:val="0"/>
          <w:numId w:val="20"/>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CheckBox HTML Helper in MVC Application</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Why we need CheckBox?</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When we allow the users to select multiple options from the available options then we need to create a checkbox list. In order to create a checkbox list in ASP.NET MVC Application, we are provided with the CheckBox HTML Helper method.</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Understanding the CheckBox HTML Helper in ASP.NET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HtmlHelper class provides two extension methods to generate a </w:t>
      </w:r>
      <w:r w:rsidRPr="001A0C26">
        <w:rPr>
          <w:rFonts w:ascii="Maiandra GD" w:eastAsia="Times New Roman" w:hAnsi="Maiandra GD" w:cs="Arial"/>
          <w:b/>
          <w:bCs/>
        </w:rPr>
        <w:t>&lt;input type=”checkbox”&gt;</w:t>
      </w:r>
      <w:r w:rsidRPr="00820B33">
        <w:rPr>
          <w:rFonts w:ascii="Maiandra GD" w:eastAsia="Times New Roman" w:hAnsi="Maiandra GD" w:cs="Arial"/>
          <w:color w:val="000000"/>
          <w:bdr w:val="none" w:sz="0" w:space="0" w:color="auto" w:frame="1"/>
        </w:rPr>
        <w:t> element in an ASP.NET MVC view. They are as follows:</w:t>
      </w:r>
    </w:p>
    <w:p w:rsidR="00820B33" w:rsidRPr="00820B33" w:rsidRDefault="00820B33" w:rsidP="007D19BE">
      <w:pPr>
        <w:numPr>
          <w:ilvl w:val="0"/>
          <w:numId w:val="21"/>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CheckBox()</w:t>
      </w:r>
    </w:p>
    <w:p w:rsidR="00820B33" w:rsidRPr="00820B33" w:rsidRDefault="00820B33" w:rsidP="007D19BE">
      <w:pPr>
        <w:numPr>
          <w:ilvl w:val="0"/>
          <w:numId w:val="21"/>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CheckBoxFor(</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w:t>
      </w:r>
      <w:proofErr w:type="gramStart"/>
      <w:r w:rsidRPr="001A0C26">
        <w:rPr>
          <w:rFonts w:ascii="Maiandra GD" w:eastAsia="Times New Roman" w:hAnsi="Maiandra GD" w:cs="Arial"/>
          <w:b/>
          <w:bCs/>
          <w:color w:val="000000"/>
        </w:rPr>
        <w:t>Html.CheckBox(</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is a loosely typed method which generates a </w:t>
      </w:r>
      <w:r w:rsidRPr="001A0C26">
        <w:rPr>
          <w:rFonts w:ascii="Maiandra GD" w:eastAsia="Times New Roman" w:hAnsi="Maiandra GD" w:cs="Arial"/>
          <w:b/>
          <w:bCs/>
        </w:rPr>
        <w:t>&lt;input type=”checkbox”&gt;</w:t>
      </w:r>
      <w:r w:rsidRPr="00820B33">
        <w:rPr>
          <w:rFonts w:ascii="Maiandra GD" w:eastAsia="Times New Roman" w:hAnsi="Maiandra GD" w:cs="Arial"/>
          <w:color w:val="000000"/>
          <w:bdr w:val="none" w:sz="0" w:space="0" w:color="auto" w:frame="1"/>
        </w:rPr>
        <w:t> with the specified name, isChecked boolean and html attributes.</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The </w:t>
      </w:r>
      <w:proofErr w:type="gramStart"/>
      <w:r w:rsidRPr="001A0C26">
        <w:rPr>
          <w:rFonts w:ascii="Maiandra GD" w:eastAsia="Times New Roman" w:hAnsi="Maiandra GD" w:cs="Arial"/>
          <w:b/>
          <w:bCs/>
          <w:color w:val="000000"/>
        </w:rPr>
        <w:t>Html.CheckBoxFor(</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HTML helper method is a strongly typed extension method. It also generates an </w:t>
      </w:r>
      <w:r w:rsidRPr="001A0C26">
        <w:rPr>
          <w:rFonts w:ascii="Maiandra GD" w:eastAsia="Times New Roman" w:hAnsi="Maiandra GD" w:cs="Arial"/>
          <w:b/>
          <w:bCs/>
        </w:rPr>
        <w:t>&lt;input type=”checkbox”&gt;</w:t>
      </w:r>
      <w:r w:rsidRPr="00820B33">
        <w:rPr>
          <w:rFonts w:ascii="Maiandra GD" w:eastAsia="Times New Roman" w:hAnsi="Maiandra GD" w:cs="Arial"/>
          <w:color w:val="0000FF"/>
          <w:bdr w:val="none" w:sz="0" w:space="0" w:color="auto" w:frame="1"/>
        </w:rPr>
        <w:t> </w:t>
      </w:r>
      <w:r w:rsidRPr="00820B33">
        <w:rPr>
          <w:rFonts w:ascii="Maiandra GD" w:eastAsia="Times New Roman" w:hAnsi="Maiandra GD" w:cs="Arial"/>
          <w:color w:val="000000"/>
          <w:bdr w:val="none" w:sz="0" w:space="0" w:color="auto" w:frame="1"/>
        </w:rPr>
        <w:t>element for the model property which needs to be specified using a lambda expression. The </w:t>
      </w:r>
      <w:proofErr w:type="gramStart"/>
      <w:r w:rsidRPr="001A0C26">
        <w:rPr>
          <w:rFonts w:ascii="Maiandra GD" w:eastAsia="Times New Roman" w:hAnsi="Maiandra GD" w:cs="Arial"/>
          <w:b/>
          <w:bCs/>
          <w:color w:val="000000"/>
        </w:rPr>
        <w:t>CheckBoxFor(</w:t>
      </w:r>
      <w:proofErr w:type="gramEnd"/>
      <w:r w:rsidRPr="001A0C26">
        <w:rPr>
          <w:rFonts w:ascii="Maiandra GD" w:eastAsia="Times New Roman" w:hAnsi="Maiandra GD" w:cs="Arial"/>
          <w:b/>
          <w:bCs/>
          <w:color w:val="000000"/>
        </w:rPr>
        <w:t>)</w:t>
      </w:r>
      <w:r w:rsidRPr="00820B33">
        <w:rPr>
          <w:rFonts w:ascii="Maiandra GD" w:eastAsia="Times New Roman" w:hAnsi="Maiandra GD" w:cs="Arial"/>
          <w:color w:val="000000"/>
          <w:bdr w:val="none" w:sz="0" w:space="0" w:color="auto" w:frame="1"/>
        </w:rPr>
        <w:t> HTML Helper method binds a specified model object property to the checkbox element. As a result, it automatically checked or unchecked a checkbox based on that specified model property value.</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CheckBox HTML Helper in MVC Application:</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To understand the </w:t>
      </w:r>
      <w:r w:rsidRPr="001A0C26">
        <w:rPr>
          <w:rFonts w:ascii="Maiandra GD" w:eastAsia="Times New Roman" w:hAnsi="Maiandra GD" w:cs="Arial"/>
          <w:b/>
          <w:bCs/>
          <w:color w:val="000000"/>
        </w:rPr>
        <w:t>CheckBox HTML Helper in MVC,</w:t>
      </w:r>
      <w:r w:rsidRPr="00820B33">
        <w:rPr>
          <w:rFonts w:ascii="Maiandra GD" w:eastAsia="Times New Roman" w:hAnsi="Maiandra GD" w:cs="Arial"/>
          <w:color w:val="000000"/>
          <w:bdr w:val="none" w:sz="0" w:space="0" w:color="auto" w:frame="1"/>
        </w:rPr>
        <w:t> we are going to use the following “</w:t>
      </w:r>
      <w:r w:rsidRPr="001A0C26">
        <w:rPr>
          <w:rFonts w:ascii="Maiandra GD" w:eastAsia="Times New Roman" w:hAnsi="Maiandra GD" w:cs="Arial"/>
          <w:b/>
          <w:bCs/>
          <w:color w:val="000000"/>
        </w:rPr>
        <w:t>City</w:t>
      </w:r>
      <w:r w:rsidRPr="00820B33">
        <w:rPr>
          <w:rFonts w:ascii="Maiandra GD" w:eastAsia="Times New Roman" w:hAnsi="Maiandra GD" w:cs="Arial"/>
          <w:color w:val="000000"/>
          <w:bdr w:val="none" w:sz="0" w:space="0" w:color="auto" w:frame="1"/>
        </w:rPr>
        <w:t>” table. </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3467100" cy="2219325"/>
            <wp:effectExtent l="19050" t="0" r="0" b="0"/>
            <wp:docPr id="19" name="Picture 19" descr="CheckBox HTML Help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Box HTML Helper in MVC"/>
                    <pic:cNvPicPr>
                      <a:picLocks noChangeAspect="1" noChangeArrowheads="1"/>
                    </pic:cNvPicPr>
                  </pic:nvPicPr>
                  <pic:blipFill>
                    <a:blip r:embed="rId16"/>
                    <a:srcRect/>
                    <a:stretch>
                      <a:fillRect/>
                    </a:stretch>
                  </pic:blipFill>
                  <pic:spPr bwMode="auto">
                    <a:xfrm>
                      <a:off x="0" y="0"/>
                      <a:ext cx="3467100" cy="2219325"/>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212529"/>
          <w:bdr w:val="none" w:sz="0" w:space="0" w:color="auto" w:frame="1"/>
        </w:rPr>
        <w:t> </w:t>
      </w:r>
      <w:r w:rsidRPr="00820B33">
        <w:rPr>
          <w:rFonts w:ascii="Maiandra GD" w:eastAsia="Times New Roman" w:hAnsi="Maiandra GD" w:cs="Arial"/>
          <w:color w:val="000000"/>
          <w:bdr w:val="none" w:sz="0" w:space="0" w:color="auto" w:frame="1"/>
        </w:rPr>
        <w:t>In the user interface, we need to create checkboxes for each city as shown in the below image. </w:t>
      </w:r>
    </w:p>
    <w:p w:rsidR="00820B33" w:rsidRPr="00820B33" w:rsidRDefault="00820B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lastRenderedPageBreak/>
        <w:drawing>
          <wp:inline distT="0" distB="0" distL="0" distR="0">
            <wp:extent cx="1752600" cy="2809875"/>
            <wp:effectExtent l="19050" t="0" r="0" b="0"/>
            <wp:docPr id="20" name="Picture 20" descr="ASP.NET MVC CheckBox HTML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P.NET MVC CheckBox HTML Helper"/>
                    <pic:cNvPicPr>
                      <a:picLocks noChangeAspect="1" noChangeArrowheads="1"/>
                    </pic:cNvPicPr>
                  </pic:nvPicPr>
                  <pic:blipFill>
                    <a:blip r:embed="rId17"/>
                    <a:srcRect/>
                    <a:stretch>
                      <a:fillRect/>
                    </a:stretch>
                  </pic:blipFill>
                  <pic:spPr bwMode="auto">
                    <a:xfrm>
                      <a:off x="0" y="0"/>
                      <a:ext cx="1752600" cy="2809875"/>
                    </a:xfrm>
                    <a:prstGeom prst="rect">
                      <a:avLst/>
                    </a:prstGeom>
                    <a:noFill/>
                    <a:ln w="9525">
                      <a:noFill/>
                      <a:miter lim="800000"/>
                      <a:headEnd/>
                      <a:tailEnd/>
                    </a:ln>
                  </pic:spPr>
                </pic:pic>
              </a:graphicData>
            </a:graphic>
          </wp:inline>
        </w:drawing>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Our requirement is when we select the checkboxes and click on the submit button then all the selected checkbox values should display as “</w:t>
      </w:r>
      <w:r w:rsidRPr="001A0C26">
        <w:rPr>
          <w:rFonts w:ascii="Maiandra GD" w:eastAsia="Times New Roman" w:hAnsi="Maiandra GD" w:cs="Arial"/>
          <w:b/>
          <w:bCs/>
        </w:rPr>
        <w:t>You selected – Checkbox values</w:t>
      </w:r>
      <w:r w:rsidRPr="00820B33">
        <w:rPr>
          <w:rFonts w:ascii="Maiandra GD" w:eastAsia="Times New Roman" w:hAnsi="Maiandra GD" w:cs="Arial"/>
          <w:color w:val="000000"/>
          <w:bdr w:val="none" w:sz="0" w:space="0" w:color="auto" w:frame="1"/>
        </w:rPr>
        <w:t>” and if we don’t select any checkbox then the message should be “</w:t>
      </w:r>
      <w:r w:rsidRPr="001A0C26">
        <w:rPr>
          <w:rFonts w:ascii="Maiandra GD" w:eastAsia="Times New Roman" w:hAnsi="Maiandra GD" w:cs="Arial"/>
          <w:b/>
          <w:bCs/>
        </w:rPr>
        <w:t>You have not selected any City</w:t>
      </w:r>
      <w:r w:rsidRPr="00820B33">
        <w:rPr>
          <w:rFonts w:ascii="Maiandra GD" w:eastAsia="Times New Roman" w:hAnsi="Maiandra GD" w:cs="Arial"/>
          <w:color w:val="000000"/>
          <w:bdr w:val="none" w:sz="0" w:space="0" w:color="auto" w:frame="1"/>
        </w:rPr>
        <w:t>” display.</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Please use the following SQL script to create table City and populate with the required test data</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D171DD"/>
        </w:rPr>
        <w:t>CREATE</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TABLE</w:t>
      </w:r>
      <w:r w:rsidRPr="001A0C26">
        <w:rPr>
          <w:rFonts w:ascii="Maiandra GD" w:eastAsia="Times New Roman" w:hAnsi="Maiandra GD" w:cs="Consolas"/>
          <w:color w:val="CFD5E0"/>
        </w:rPr>
        <w:t xml:space="preserve"> City</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City_ID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IDENTITY</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PRIMARY</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KEY</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City_Name </w:t>
      </w:r>
      <w:proofErr w:type="gramStart"/>
      <w:r w:rsidRPr="001A0C26">
        <w:rPr>
          <w:rFonts w:ascii="Maiandra GD" w:eastAsia="Times New Roman" w:hAnsi="Maiandra GD" w:cs="Consolas"/>
          <w:b/>
          <w:bCs/>
          <w:color w:val="D171DD"/>
        </w:rPr>
        <w:t>NVARCHAR</w:t>
      </w:r>
      <w:r w:rsidRPr="001A0C26">
        <w:rPr>
          <w:rFonts w:ascii="Maiandra GD" w:eastAsia="Times New Roman" w:hAnsi="Maiandra GD" w:cs="Consolas"/>
          <w:color w:val="CFD5E0"/>
        </w:rPr>
        <w:t>(</w:t>
      </w:r>
      <w:proofErr w:type="gramEnd"/>
      <w:r w:rsidRPr="001A0C26">
        <w:rPr>
          <w:rFonts w:ascii="Maiandra GD" w:eastAsia="Times New Roman" w:hAnsi="Maiandra GD" w:cs="Consolas"/>
          <w:color w:val="D19A66"/>
        </w:rPr>
        <w:t>100</w:t>
      </w:r>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NOT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NULL</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IsSelected </w:t>
      </w:r>
      <w:r w:rsidRPr="001A0C26">
        <w:rPr>
          <w:rFonts w:ascii="Maiandra GD" w:eastAsia="Times New Roman" w:hAnsi="Maiandra GD" w:cs="Consolas"/>
          <w:b/>
          <w:bCs/>
          <w:color w:val="D171DD"/>
        </w:rPr>
        <w:t>BIT</w:t>
      </w:r>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NOT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NULL</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D171DD"/>
        </w:rPr>
        <w:t>Insert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into</w:t>
      </w:r>
      <w:r w:rsidRPr="001A0C26">
        <w:rPr>
          <w:rFonts w:ascii="Maiandra GD" w:eastAsia="Times New Roman" w:hAnsi="Maiandra GD" w:cs="Consolas"/>
          <w:color w:val="CFD5E0"/>
        </w:rPr>
        <w:t xml:space="preserve"> City values (</w:t>
      </w:r>
      <w:r w:rsidRPr="001A0C26">
        <w:rPr>
          <w:rFonts w:ascii="Maiandra GD" w:eastAsia="Times New Roman" w:hAnsi="Maiandra GD" w:cs="Consolas"/>
          <w:color w:val="7CC379"/>
        </w:rPr>
        <w:t>'London'</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A66"/>
        </w:rPr>
        <w:t>0</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D171DD"/>
        </w:rPr>
        <w:t>Insert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into</w:t>
      </w:r>
      <w:r w:rsidRPr="001A0C26">
        <w:rPr>
          <w:rFonts w:ascii="Maiandra GD" w:eastAsia="Times New Roman" w:hAnsi="Maiandra GD" w:cs="Consolas"/>
          <w:color w:val="CFD5E0"/>
        </w:rPr>
        <w:t xml:space="preserve"> City values (</w:t>
      </w:r>
      <w:r w:rsidRPr="001A0C26">
        <w:rPr>
          <w:rFonts w:ascii="Maiandra GD" w:eastAsia="Times New Roman" w:hAnsi="Maiandra GD" w:cs="Consolas"/>
          <w:color w:val="7CC379"/>
        </w:rPr>
        <w:t>'New York'</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A66"/>
        </w:rPr>
        <w:t>0</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D171DD"/>
        </w:rPr>
        <w:t>Insert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into</w:t>
      </w:r>
      <w:r w:rsidRPr="001A0C26">
        <w:rPr>
          <w:rFonts w:ascii="Maiandra GD" w:eastAsia="Times New Roman" w:hAnsi="Maiandra GD" w:cs="Consolas"/>
          <w:color w:val="CFD5E0"/>
        </w:rPr>
        <w:t xml:space="preserve"> City values (</w:t>
      </w:r>
      <w:r w:rsidRPr="001A0C26">
        <w:rPr>
          <w:rFonts w:ascii="Maiandra GD" w:eastAsia="Times New Roman" w:hAnsi="Maiandra GD" w:cs="Consolas"/>
          <w:color w:val="7CC379"/>
        </w:rPr>
        <w:t>'Sydney'</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A66"/>
        </w:rPr>
        <w:t>1</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D171DD"/>
        </w:rPr>
        <w:t>Insert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into</w:t>
      </w:r>
      <w:r w:rsidRPr="001A0C26">
        <w:rPr>
          <w:rFonts w:ascii="Maiandra GD" w:eastAsia="Times New Roman" w:hAnsi="Maiandra GD" w:cs="Consolas"/>
          <w:color w:val="CFD5E0"/>
        </w:rPr>
        <w:t xml:space="preserve"> City values (</w:t>
      </w:r>
      <w:r w:rsidRPr="001A0C26">
        <w:rPr>
          <w:rFonts w:ascii="Maiandra GD" w:eastAsia="Times New Roman" w:hAnsi="Maiandra GD" w:cs="Consolas"/>
          <w:color w:val="7CC379"/>
        </w:rPr>
        <w:t>'Mumbai'</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A66"/>
        </w:rPr>
        <w:t>0</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D171DD"/>
        </w:rPr>
        <w:t>Insert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into</w:t>
      </w:r>
      <w:r w:rsidRPr="001A0C26">
        <w:rPr>
          <w:rFonts w:ascii="Maiandra GD" w:eastAsia="Times New Roman" w:hAnsi="Maiandra GD" w:cs="Consolas"/>
          <w:color w:val="CFD5E0"/>
        </w:rPr>
        <w:t xml:space="preserve"> City values (</w:t>
      </w:r>
      <w:r w:rsidRPr="001A0C26">
        <w:rPr>
          <w:rFonts w:ascii="Maiandra GD" w:eastAsia="Times New Roman" w:hAnsi="Maiandra GD" w:cs="Consolas"/>
          <w:color w:val="7CC379"/>
        </w:rPr>
        <w:t>'Cambridge'</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A66"/>
        </w:rPr>
        <w:t>0</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D171DD"/>
        </w:rPr>
        <w:t>Insert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into</w:t>
      </w:r>
      <w:r w:rsidRPr="001A0C26">
        <w:rPr>
          <w:rFonts w:ascii="Maiandra GD" w:eastAsia="Times New Roman" w:hAnsi="Maiandra GD" w:cs="Consolas"/>
          <w:color w:val="CFD5E0"/>
        </w:rPr>
        <w:t xml:space="preserve"> City values (</w:t>
      </w:r>
      <w:r w:rsidRPr="001A0C26">
        <w:rPr>
          <w:rFonts w:ascii="Maiandra GD" w:eastAsia="Times New Roman" w:hAnsi="Maiandra GD" w:cs="Consolas"/>
          <w:color w:val="7CC379"/>
        </w:rPr>
        <w:t>'Delhi'</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A66"/>
        </w:rPr>
        <w:t>0</w:t>
      </w:r>
      <w:r w:rsidRPr="001A0C26">
        <w:rPr>
          <w:rFonts w:ascii="Maiandra GD" w:eastAsia="Times New Roman" w:hAnsi="Maiandra GD" w:cs="Consolas"/>
          <w:color w:val="CFD5E0"/>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D171DD"/>
        </w:rPr>
        <w:t>Insert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into</w:t>
      </w:r>
      <w:r w:rsidRPr="001A0C26">
        <w:rPr>
          <w:rFonts w:ascii="Maiandra GD" w:eastAsia="Times New Roman" w:hAnsi="Maiandra GD" w:cs="Consolas"/>
          <w:color w:val="CFD5E0"/>
        </w:rPr>
        <w:t xml:space="preserve"> City values (</w:t>
      </w:r>
      <w:r w:rsidRPr="001A0C26">
        <w:rPr>
          <w:rFonts w:ascii="Maiandra GD" w:eastAsia="Times New Roman" w:hAnsi="Maiandra GD" w:cs="Consolas"/>
          <w:color w:val="7CC379"/>
        </w:rPr>
        <w:t>'Hyderabad'</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A66"/>
        </w:rPr>
        <w:t>1</w:t>
      </w:r>
      <w:r w:rsidRPr="001A0C26">
        <w:rPr>
          <w:rFonts w:ascii="Maiandra GD" w:eastAsia="Times New Roman" w:hAnsi="Maiandra GD" w:cs="Consolas"/>
          <w:color w:val="CFD5E0"/>
        </w:rPr>
        <w:t>)</w:t>
      </w:r>
    </w:p>
    <w:p w:rsidR="0041093A" w:rsidRDefault="0041093A" w:rsidP="007D19BE">
      <w:pPr>
        <w:shd w:val="clear" w:color="auto" w:fill="FFFFFF"/>
        <w:spacing w:after="0" w:line="240" w:lineRule="auto"/>
        <w:textAlignment w:val="baseline"/>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Let’s add the ADO.NET data model to retrieve data from the database</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noProof/>
          <w:color w:val="212529"/>
          <w:bdr w:val="none" w:sz="0" w:space="0" w:color="auto" w:frame="1"/>
          <w:lang w:val="en-IN" w:eastAsia="en-IN"/>
        </w:rPr>
        <w:lastRenderedPageBreak/>
        <w:drawing>
          <wp:inline distT="0" distB="0" distL="0" distR="0">
            <wp:extent cx="2266950" cy="2228850"/>
            <wp:effectExtent l="19050" t="0" r="0" b="0"/>
            <wp:docPr id="21" name="Picture 21" descr="CheckBox HTML Help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Box HTML Helper in ASP.NET MVC"/>
                    <pic:cNvPicPr>
                      <a:picLocks noChangeAspect="1" noChangeArrowheads="1"/>
                    </pic:cNvPicPr>
                  </pic:nvPicPr>
                  <pic:blipFill>
                    <a:blip r:embed="rId18"/>
                    <a:srcRect/>
                    <a:stretch>
                      <a:fillRect/>
                    </a:stretch>
                  </pic:blipFill>
                  <pic:spPr bwMode="auto">
                    <a:xfrm>
                      <a:off x="0" y="0"/>
                      <a:ext cx="2266950" cy="2228850"/>
                    </a:xfrm>
                    <a:prstGeom prst="rect">
                      <a:avLst/>
                    </a:prstGeom>
                    <a:noFill/>
                    <a:ln w="9525">
                      <a:noFill/>
                      <a:miter lim="800000"/>
                      <a:headEnd/>
                      <a:tailEnd/>
                    </a:ln>
                  </pic:spPr>
                </pic:pic>
              </a:graphicData>
            </a:graphic>
          </wp:inline>
        </w:drawing>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Creating Controller:</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Right-click on the </w:t>
      </w:r>
      <w:r w:rsidRPr="001A0C26">
        <w:rPr>
          <w:rFonts w:ascii="Maiandra GD" w:eastAsia="Times New Roman" w:hAnsi="Maiandra GD" w:cs="Arial"/>
          <w:b/>
          <w:bCs/>
          <w:color w:val="000000"/>
        </w:rPr>
        <w:t>“Controllers”</w:t>
      </w:r>
      <w:r w:rsidRPr="00820B33">
        <w:rPr>
          <w:rFonts w:ascii="Maiandra GD" w:eastAsia="Times New Roman" w:hAnsi="Maiandra GD" w:cs="Arial"/>
          <w:color w:val="000000"/>
          <w:bdr w:val="none" w:sz="0" w:space="0" w:color="auto" w:frame="1"/>
        </w:rPr>
        <w:t> folder and then add a controller with the name </w:t>
      </w:r>
      <w:r w:rsidRPr="001A0C26">
        <w:rPr>
          <w:rFonts w:ascii="Maiandra GD" w:eastAsia="Times New Roman" w:hAnsi="Maiandra GD" w:cs="Arial"/>
          <w:b/>
          <w:bCs/>
          <w:color w:val="000000"/>
        </w:rPr>
        <w:t>“HomeController”</w:t>
      </w:r>
      <w:r w:rsidRPr="00820B33">
        <w:rPr>
          <w:rFonts w:ascii="Maiandra GD" w:eastAsia="Times New Roman" w:hAnsi="Maiandra GD" w:cs="Arial"/>
          <w:color w:val="000000"/>
          <w:bdr w:val="none" w:sz="0" w:space="0" w:color="auto" w:frame="1"/>
        </w:rPr>
        <w:t>. Once you create the controller then copy and paste the following code in it.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HomeController : Controller</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HttpGet</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CityDBContext dbContext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CityDBContext</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dbContext.</w:t>
      </w:r>
      <w:r w:rsidRPr="001A0C26">
        <w:rPr>
          <w:rFonts w:ascii="Maiandra GD" w:eastAsia="Times New Roman" w:hAnsi="Maiandra GD" w:cs="Consolas"/>
          <w:color w:val="4284AE"/>
        </w:rPr>
        <w:t>Cities</w:t>
      </w:r>
      <w:r w:rsidRPr="001A0C26">
        <w:rPr>
          <w:rFonts w:ascii="Maiandra GD" w:eastAsia="Times New Roman" w:hAnsi="Maiandra GD" w:cs="Consolas"/>
          <w:color w:val="CFD5E0"/>
        </w:rPr>
        <w:t>.</w:t>
      </w:r>
      <w:r w:rsidRPr="001A0C26">
        <w:rPr>
          <w:rFonts w:ascii="Maiandra GD" w:eastAsia="Times New Roman" w:hAnsi="Maiandra GD" w:cs="Consolas"/>
          <w:color w:val="4284AE"/>
        </w:rPr>
        <w:t>ToList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HttpPost</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IEnumerable</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City</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cities</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if</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cities.</w:t>
      </w:r>
      <w:r w:rsidRPr="001A0C26">
        <w:rPr>
          <w:rFonts w:ascii="Maiandra GD" w:eastAsia="Times New Roman" w:hAnsi="Maiandra GD" w:cs="Consolas"/>
          <w:color w:val="4284AE"/>
        </w:rPr>
        <w:t>Count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x =</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x.</w:t>
      </w:r>
      <w:r w:rsidRPr="001A0C26">
        <w:rPr>
          <w:rFonts w:ascii="Maiandra GD" w:eastAsia="Times New Roman" w:hAnsi="Maiandra GD" w:cs="Consolas"/>
          <w:color w:val="4284AE"/>
        </w:rPr>
        <w:t>IsSelected</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 </w:t>
      </w:r>
      <w:r w:rsidRPr="001A0C26">
        <w:rPr>
          <w:rFonts w:ascii="Maiandra GD" w:eastAsia="Times New Roman" w:hAnsi="Maiandra GD" w:cs="Consolas"/>
          <w:color w:val="D19A66"/>
        </w:rPr>
        <w:t>0</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7CC379"/>
        </w:rPr>
        <w:t>"You have not selected any City"</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else</w:t>
      </w:r>
      <w:proofErr w:type="gramEnd"/>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StringBuilder sb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StringBuilder</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sb.</w:t>
      </w:r>
      <w:r w:rsidRPr="001A0C26">
        <w:rPr>
          <w:rFonts w:ascii="Maiandra GD" w:eastAsia="Times New Roman" w:hAnsi="Maiandra GD" w:cs="Consolas"/>
          <w:color w:val="4284AE"/>
        </w:rPr>
        <w:t>Append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"You selected -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lastRenderedPageBreak/>
        <w:t>foreach</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City city </w:t>
      </w:r>
      <w:r w:rsidRPr="001A0C26">
        <w:rPr>
          <w:rFonts w:ascii="Maiandra GD" w:eastAsia="Times New Roman" w:hAnsi="Maiandra GD" w:cs="Consolas"/>
          <w:color w:val="4284AE"/>
        </w:rPr>
        <w:t>in</w:t>
      </w:r>
      <w:r w:rsidRPr="001A0C26">
        <w:rPr>
          <w:rFonts w:ascii="Maiandra GD" w:eastAsia="Times New Roman" w:hAnsi="Maiandra GD" w:cs="Consolas"/>
          <w:color w:val="CFD5E0"/>
        </w:rPr>
        <w:t xml:space="preserve"> cities</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if</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city.</w:t>
      </w:r>
      <w:r w:rsidRPr="001A0C26">
        <w:rPr>
          <w:rFonts w:ascii="Maiandra GD" w:eastAsia="Times New Roman" w:hAnsi="Maiandra GD" w:cs="Consolas"/>
          <w:color w:val="4284AE"/>
        </w:rPr>
        <w:t>IsSelected</w:t>
      </w: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sb.</w:t>
      </w:r>
      <w:r w:rsidRPr="001A0C26">
        <w:rPr>
          <w:rFonts w:ascii="Maiandra GD" w:eastAsia="Times New Roman" w:hAnsi="Maiandra GD" w:cs="Consolas"/>
          <w:color w:val="4284AE"/>
        </w:rPr>
        <w:t>Append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city.</w:t>
      </w:r>
      <w:r w:rsidRPr="001A0C26">
        <w:rPr>
          <w:rFonts w:ascii="Maiandra GD" w:eastAsia="Times New Roman" w:hAnsi="Maiandra GD" w:cs="Consolas"/>
          <w:color w:val="4284AE"/>
        </w:rPr>
        <w:t>City_Name</w:t>
      </w:r>
      <w:r w:rsidRPr="001A0C26">
        <w:rPr>
          <w:rFonts w:ascii="Maiandra GD" w:eastAsia="Times New Roman" w:hAnsi="Maiandra GD" w:cs="Consolas"/>
          <w:color w:val="CFD5E0"/>
        </w:rPr>
        <w:t xml:space="preserve"> + </w:t>
      </w:r>
      <w:r w:rsidRPr="001A0C26">
        <w:rPr>
          <w:rFonts w:ascii="Maiandra GD" w:eastAsia="Times New Roman" w:hAnsi="Maiandra GD" w:cs="Consolas"/>
          <w:color w:val="7CC379"/>
        </w:rPr>
        <w:t>",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sb.</w:t>
      </w:r>
      <w:r w:rsidRPr="001A0C26">
        <w:rPr>
          <w:rFonts w:ascii="Maiandra GD" w:eastAsia="Times New Roman" w:hAnsi="Maiandra GD" w:cs="Consolas"/>
          <w:color w:val="4284AE"/>
        </w:rPr>
        <w:t>Remove</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sb.</w:t>
      </w:r>
      <w:r w:rsidRPr="001A0C26">
        <w:rPr>
          <w:rFonts w:ascii="Maiandra GD" w:eastAsia="Times New Roman" w:hAnsi="Maiandra GD" w:cs="Consolas"/>
          <w:color w:val="4284AE"/>
        </w:rPr>
        <w:t>ToString</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r w:rsidRPr="001A0C26">
        <w:rPr>
          <w:rFonts w:ascii="Maiandra GD" w:eastAsia="Times New Roman" w:hAnsi="Maiandra GD" w:cs="Consolas"/>
          <w:color w:val="4284AE"/>
        </w:rPr>
        <w:t>LastIndexOf</w:t>
      </w:r>
      <w:r w:rsidRPr="001A0C26">
        <w:rPr>
          <w:rFonts w:ascii="Maiandra GD" w:eastAsia="Times New Roman" w:hAnsi="Maiandra GD" w:cs="Consolas"/>
          <w:b/>
          <w:bCs/>
          <w:color w:val="6B7C8B"/>
        </w:rPr>
        <w:t>(</w:t>
      </w:r>
      <w:r w:rsidRPr="001A0C26">
        <w:rPr>
          <w:rFonts w:ascii="Maiandra GD" w:eastAsia="Times New Roman" w:hAnsi="Maiandra GD" w:cs="Consolas"/>
          <w:color w:val="7CC379"/>
        </w:rPr>
        <w: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A66"/>
        </w:rPr>
        <w:t>1</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sb.</w:t>
      </w:r>
      <w:r w:rsidRPr="001A0C26">
        <w:rPr>
          <w:rFonts w:ascii="Maiandra GD" w:eastAsia="Times New Roman" w:hAnsi="Maiandra GD" w:cs="Consolas"/>
          <w:color w:val="4284AE"/>
        </w:rPr>
        <w:t>ToString</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41093A" w:rsidRDefault="0041093A" w:rsidP="007D19BE">
      <w:pPr>
        <w:shd w:val="clear" w:color="auto" w:fill="FFFFFF"/>
        <w:spacing w:after="0" w:line="240" w:lineRule="auto"/>
        <w:textAlignment w:val="baseline"/>
        <w:outlineLvl w:val="5"/>
        <w:rPr>
          <w:rFonts w:ascii="Maiandra GD" w:eastAsia="Times New Roman" w:hAnsi="Maiandra GD" w:cs="Arial"/>
          <w:b/>
          <w:bCs/>
          <w:color w:val="000000"/>
        </w:rPr>
      </w:pP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Note:</w:t>
      </w:r>
    </w:p>
    <w:p w:rsidR="00820B33" w:rsidRPr="00820B33" w:rsidRDefault="00820B33" w:rsidP="007D19BE">
      <w:pPr>
        <w:numPr>
          <w:ilvl w:val="0"/>
          <w:numId w:val="22"/>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HiddenFor</w:t>
      </w:r>
      <w:r w:rsidRPr="00820B33">
        <w:rPr>
          <w:rFonts w:ascii="Maiandra GD" w:eastAsia="Times New Roman" w:hAnsi="Maiandra GD" w:cs="Arial"/>
          <w:color w:val="000000"/>
          <w:bdr w:val="none" w:sz="0" w:space="0" w:color="auto" w:frame="1"/>
        </w:rPr>
        <w:t>: Hidden for maintains the ID.</w:t>
      </w:r>
    </w:p>
    <w:p w:rsidR="00820B33" w:rsidRPr="00820B33" w:rsidRDefault="00820B33" w:rsidP="007D19BE">
      <w:pPr>
        <w:numPr>
          <w:ilvl w:val="0"/>
          <w:numId w:val="22"/>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DisplayFor</w:t>
      </w:r>
      <w:r w:rsidRPr="00820B33">
        <w:rPr>
          <w:rFonts w:ascii="Maiandra GD" w:eastAsia="Times New Roman" w:hAnsi="Maiandra GD" w:cs="Arial"/>
          <w:color w:val="000000"/>
          <w:bdr w:val="none" w:sz="0" w:space="0" w:color="auto" w:frame="1"/>
        </w:rPr>
        <w:t>: DisplayFor displays the checkbox name (text).</w:t>
      </w:r>
    </w:p>
    <w:p w:rsidR="00820B33" w:rsidRPr="00820B33" w:rsidRDefault="00820B33" w:rsidP="007D19BE">
      <w:pPr>
        <w:numPr>
          <w:ilvl w:val="0"/>
          <w:numId w:val="22"/>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CheckboxFor</w:t>
      </w:r>
      <w:r w:rsidRPr="00820B33">
        <w:rPr>
          <w:rFonts w:ascii="Maiandra GD" w:eastAsia="Times New Roman" w:hAnsi="Maiandra GD" w:cs="Arial"/>
          <w:color w:val="000000"/>
          <w:bdr w:val="none" w:sz="0" w:space="0" w:color="auto" w:frame="1"/>
        </w:rPr>
        <w:t>: CheckboxFor displays the checkbox.</w:t>
      </w:r>
    </w:p>
    <w:p w:rsidR="00820B33" w:rsidRPr="00820B33" w:rsidRDefault="00820B33" w:rsidP="007D19BE">
      <w:pPr>
        <w:shd w:val="clear" w:color="auto" w:fill="FFFFFF"/>
        <w:spacing w:after="0" w:line="240" w:lineRule="auto"/>
        <w:textAlignment w:val="baseline"/>
        <w:outlineLvl w:val="5"/>
        <w:rPr>
          <w:rFonts w:ascii="Maiandra GD" w:eastAsia="Times New Roman" w:hAnsi="Maiandra GD" w:cs="Segoe UI"/>
          <w:color w:val="3A3A3A"/>
        </w:rPr>
      </w:pPr>
      <w:r w:rsidRPr="00820B33">
        <w:rPr>
          <w:rFonts w:ascii="Maiandra GD" w:eastAsia="Times New Roman" w:hAnsi="Maiandra GD" w:cs="Arial"/>
          <w:color w:val="000000"/>
          <w:bdr w:val="none" w:sz="0" w:space="0" w:color="auto" w:frame="1"/>
        </w:rPr>
        <w:t>Create the Index View and then copy and paste the following code in it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List</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HTML</w:t>
      </w:r>
      <w:r w:rsidRPr="001A0C26">
        <w:rPr>
          <w:rFonts w:ascii="Maiandra GD" w:eastAsia="Times New Roman" w:hAnsi="Maiandra GD" w:cs="Consolas"/>
          <w:color w:val="CFD5E0"/>
        </w:rPr>
        <w:t>_HELPER.Models.City</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"Index";</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@using (</w:t>
      </w:r>
      <w:proofErr w:type="gramStart"/>
      <w:r w:rsidRPr="001A0C26">
        <w:rPr>
          <w:rFonts w:ascii="Maiandra GD" w:eastAsia="Times New Roman" w:hAnsi="Maiandra GD" w:cs="Consolas"/>
          <w:color w:val="CFD5E0"/>
        </w:rPr>
        <w:t>Html.BeginForm(</w:t>
      </w:r>
      <w:proofErr w:type="gramEnd"/>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for</w:t>
      </w:r>
      <w:proofErr w:type="gramEnd"/>
      <w:r w:rsidRPr="001A0C26">
        <w:rPr>
          <w:rFonts w:ascii="Maiandra GD" w:eastAsia="Times New Roman" w:hAnsi="Maiandra GD" w:cs="Consolas"/>
          <w:color w:val="CFD5E0"/>
        </w:rPr>
        <w:t xml:space="preserve"> (var i = 0; i &lt; Model.Count(); i++)</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table</w:t>
      </w:r>
      <w:proofErr w:type="gramEnd"/>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@Html.HiddenFor(</w:t>
      </w:r>
      <w:proofErr w:type="gramEnd"/>
      <w:r w:rsidRPr="001A0C26">
        <w:rPr>
          <w:rFonts w:ascii="Maiandra GD" w:eastAsia="Times New Roman" w:hAnsi="Maiandra GD" w:cs="Consolas"/>
          <w:color w:val="CFD5E0"/>
        </w:rPr>
        <w:t>it =&gt; it[i].City_ID)</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@Html.HiddenFor(</w:t>
      </w:r>
      <w:proofErr w:type="gramEnd"/>
      <w:r w:rsidRPr="001A0C26">
        <w:rPr>
          <w:rFonts w:ascii="Maiandra GD" w:eastAsia="Times New Roman" w:hAnsi="Maiandra GD" w:cs="Consolas"/>
          <w:color w:val="CFD5E0"/>
        </w:rPr>
        <w:t>it =&gt; it[i].City_Name)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it =&gt; it[i].City_Name)</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lastRenderedPageBreak/>
        <w:t>@Html.CheckBoxFor(</w:t>
      </w:r>
      <w:proofErr w:type="gramEnd"/>
      <w:r w:rsidRPr="001A0C26">
        <w:rPr>
          <w:rFonts w:ascii="Maiandra GD" w:eastAsia="Times New Roman" w:hAnsi="Maiandra GD" w:cs="Consolas"/>
          <w:color w:val="CFD5E0"/>
        </w:rPr>
        <w:t>it =&gt; it[i].IsSelected, new { Style = "vertical-align:3px}" })</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table</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input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id</w:t>
      </w:r>
      <w:r w:rsidRPr="001A0C26">
        <w:rPr>
          <w:rFonts w:ascii="Maiandra GD" w:eastAsia="Times New Roman" w:hAnsi="Maiandra GD" w:cs="Consolas"/>
          <w:color w:val="4284AE"/>
        </w:rPr>
        <w:t>=</w:t>
      </w:r>
      <w:r w:rsidRPr="001A0C26">
        <w:rPr>
          <w:rFonts w:ascii="Maiandra GD" w:eastAsia="Times New Roman" w:hAnsi="Maiandra GD" w:cs="Consolas"/>
          <w:color w:val="7CC379"/>
        </w:rPr>
        <w:t>"Submit1"</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type</w:t>
      </w:r>
      <w:r w:rsidRPr="001A0C26">
        <w:rPr>
          <w:rFonts w:ascii="Maiandra GD" w:eastAsia="Times New Roman" w:hAnsi="Maiandra GD" w:cs="Consolas"/>
          <w:color w:val="4284AE"/>
        </w:rPr>
        <w:t>=</w:t>
      </w:r>
      <w:r w:rsidRPr="001A0C26">
        <w:rPr>
          <w:rFonts w:ascii="Maiandra GD" w:eastAsia="Times New Roman" w:hAnsi="Maiandra GD" w:cs="Consolas"/>
          <w:color w:val="7CC379"/>
        </w:rPr>
        <w:t>"submit"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"submit"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820B33" w:rsidRPr="00820B33" w:rsidRDefault="00820B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820B33" w:rsidRPr="00820B33" w:rsidRDefault="00820B33" w:rsidP="007D19BE">
      <w:pPr>
        <w:shd w:val="clear" w:color="auto" w:fill="FFFFFF"/>
        <w:spacing w:after="0" w:line="240" w:lineRule="auto"/>
        <w:textAlignment w:val="baseline"/>
        <w:rPr>
          <w:rFonts w:ascii="Maiandra GD" w:eastAsia="Times New Roman" w:hAnsi="Maiandra GD" w:cs="Segoe UI"/>
          <w:color w:val="212529"/>
        </w:rPr>
      </w:pPr>
      <w:r w:rsidRPr="00820B33">
        <w:rPr>
          <w:rFonts w:ascii="Maiandra GD" w:eastAsia="Times New Roman" w:hAnsi="Maiandra GD" w:cs="Arial"/>
          <w:color w:val="000000"/>
          <w:bdr w:val="none" w:sz="0" w:space="0" w:color="auto" w:frame="1"/>
        </w:rPr>
        <w:t>That’s it. We are done with our implementation. Now run the application and test the requirement and you will see it is working as expected.</w:t>
      </w:r>
    </w:p>
    <w:p w:rsidR="00820B33" w:rsidRPr="001A0C26" w:rsidRDefault="00820B33" w:rsidP="007D19BE">
      <w:pPr>
        <w:pBdr>
          <w:bottom w:val="double" w:sz="6" w:space="1" w:color="auto"/>
        </w:pBdr>
        <w:rPr>
          <w:rFonts w:ascii="Maiandra GD" w:hAnsi="Maiandra GD"/>
        </w:rPr>
      </w:pPr>
    </w:p>
    <w:p w:rsidR="00F47633" w:rsidRPr="0041093A" w:rsidRDefault="00F47633" w:rsidP="007D19BE">
      <w:pPr>
        <w:spacing w:after="48" w:line="240" w:lineRule="auto"/>
        <w:textAlignment w:val="baseline"/>
        <w:outlineLvl w:val="0"/>
        <w:rPr>
          <w:rFonts w:ascii="Maiandra GD" w:eastAsia="Times New Roman" w:hAnsi="Maiandra GD" w:cs="Times New Roman"/>
          <w:b/>
          <w:color w:val="3A3A3A"/>
          <w:kern w:val="36"/>
          <w:sz w:val="28"/>
        </w:rPr>
      </w:pPr>
      <w:r w:rsidRPr="0041093A">
        <w:rPr>
          <w:rFonts w:ascii="Maiandra GD" w:eastAsia="Times New Roman" w:hAnsi="Maiandra GD" w:cs="Times New Roman"/>
          <w:b/>
          <w:color w:val="3A3A3A"/>
          <w:kern w:val="36"/>
          <w:sz w:val="28"/>
          <w:highlight w:val="yellow"/>
        </w:rPr>
        <w:t>ListBox HTML Helper in ASP.NET MVC</w:t>
      </w:r>
    </w:p>
    <w:p w:rsidR="0041093A" w:rsidRDefault="0041093A" w:rsidP="007D19BE">
      <w:pPr>
        <w:shd w:val="clear" w:color="auto" w:fill="FFFFFF"/>
        <w:spacing w:after="0" w:line="240" w:lineRule="auto"/>
        <w:textAlignment w:val="baseline"/>
        <w:outlineLvl w:val="1"/>
        <w:rPr>
          <w:rFonts w:ascii="Maiandra GD" w:eastAsia="Times New Roman" w:hAnsi="Maiandra GD" w:cs="Arial"/>
          <w:b/>
          <w:bCs/>
          <w:color w:val="000000"/>
        </w:rPr>
      </w:pPr>
    </w:p>
    <w:p w:rsidR="00F47633" w:rsidRPr="00F47633" w:rsidRDefault="00F47633" w:rsidP="007D19BE">
      <w:pPr>
        <w:shd w:val="clear" w:color="auto" w:fill="FFFFFF"/>
        <w:spacing w:after="0" w:line="240" w:lineRule="auto"/>
        <w:textAlignment w:val="baseline"/>
        <w:outlineLvl w:val="1"/>
        <w:rPr>
          <w:rFonts w:ascii="Maiandra GD" w:eastAsia="Times New Roman" w:hAnsi="Maiandra GD" w:cs="Segoe UI"/>
          <w:color w:val="3A3A3A"/>
        </w:rPr>
      </w:pPr>
      <w:r w:rsidRPr="001A0C26">
        <w:rPr>
          <w:rFonts w:ascii="Maiandra GD" w:eastAsia="Times New Roman" w:hAnsi="Maiandra GD" w:cs="Arial"/>
          <w:b/>
          <w:bCs/>
          <w:color w:val="000000"/>
        </w:rPr>
        <w:t>Creating ListBox using ListBox HTML Helper in ASP.NET MVC</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What is a ListBox?</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A ListBox is a graphical control element that allows the user to select one or more items from the list box. The user clicks inside the box on an item to select it, sometimes in combination with the </w:t>
      </w:r>
      <w:r w:rsidRPr="001A0C26">
        <w:rPr>
          <w:rFonts w:ascii="Maiandra GD" w:eastAsia="Times New Roman" w:hAnsi="Maiandra GD" w:cs="Arial"/>
          <w:b/>
          <w:bCs/>
          <w:color w:val="000000"/>
        </w:rPr>
        <w:t>Shift or Ctrl</w:t>
      </w:r>
      <w:r w:rsidRPr="00F47633">
        <w:rPr>
          <w:rFonts w:ascii="Maiandra GD" w:eastAsia="Times New Roman" w:hAnsi="Maiandra GD" w:cs="Arial"/>
          <w:color w:val="000000"/>
          <w:bdr w:val="none" w:sz="0" w:space="0" w:color="auto" w:frame="1"/>
        </w:rPr>
        <w:t> in order to make multiple selections. Clicking an item that has already been selected, unselects it.</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Let us understand ListBox HTML Helper in MVC with an example.</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To understand the ListBox HTML Helper in the ASP.NET MVC application, we are going to use the following </w:t>
      </w:r>
      <w:r w:rsidRPr="001A0C26">
        <w:rPr>
          <w:rFonts w:ascii="Maiandra GD" w:eastAsia="Times New Roman" w:hAnsi="Maiandra GD" w:cs="Arial"/>
          <w:b/>
          <w:bCs/>
          <w:color w:val="000000"/>
        </w:rPr>
        <w:t>City</w:t>
      </w:r>
      <w:r w:rsidRPr="00F47633">
        <w:rPr>
          <w:rFonts w:ascii="Maiandra GD" w:eastAsia="Times New Roman" w:hAnsi="Maiandra GD" w:cs="Arial"/>
          <w:color w:val="000000"/>
          <w:bdr w:val="none" w:sz="0" w:space="0" w:color="auto" w:frame="1"/>
        </w:rPr>
        <w:t> Table.</w:t>
      </w:r>
    </w:p>
    <w:p w:rsidR="00F47633" w:rsidRPr="00F47633" w:rsidRDefault="00F476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3352800" cy="2190750"/>
            <wp:effectExtent l="19050" t="0" r="0" b="0"/>
            <wp:docPr id="25" name="Picture 25" descr="ListBox HTML Helper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stBox HTML Helper in MVC"/>
                    <pic:cNvPicPr>
                      <a:picLocks noChangeAspect="1" noChangeArrowheads="1"/>
                    </pic:cNvPicPr>
                  </pic:nvPicPr>
                  <pic:blipFill>
                    <a:blip r:embed="rId19"/>
                    <a:srcRect/>
                    <a:stretch>
                      <a:fillRect/>
                    </a:stretch>
                  </pic:blipFill>
                  <pic:spPr bwMode="auto">
                    <a:xfrm>
                      <a:off x="0" y="0"/>
                      <a:ext cx="3352800" cy="2190750"/>
                    </a:xfrm>
                    <a:prstGeom prst="rect">
                      <a:avLst/>
                    </a:prstGeom>
                    <a:noFill/>
                    <a:ln w="9525">
                      <a:noFill/>
                      <a:miter lim="800000"/>
                      <a:headEnd/>
                      <a:tailEnd/>
                    </a:ln>
                  </pic:spPr>
                </pic:pic>
              </a:graphicData>
            </a:graphic>
          </wp:inline>
        </w:drawing>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lastRenderedPageBreak/>
        <w:t>We need to generate the following list box. Notice that for each city in the </w:t>
      </w:r>
      <w:r w:rsidRPr="001A0C26">
        <w:rPr>
          <w:rFonts w:ascii="Maiandra GD" w:eastAsia="Times New Roman" w:hAnsi="Maiandra GD" w:cs="Arial"/>
          <w:b/>
          <w:bCs/>
          <w:color w:val="000000"/>
        </w:rPr>
        <w:t>City</w:t>
      </w:r>
      <w:r w:rsidRPr="00F47633">
        <w:rPr>
          <w:rFonts w:ascii="Maiandra GD" w:eastAsia="Times New Roman" w:hAnsi="Maiandra GD" w:cs="Arial"/>
          <w:color w:val="000000"/>
          <w:bdr w:val="none" w:sz="0" w:space="0" w:color="auto" w:frame="1"/>
        </w:rPr>
        <w:t> table, there is an entry in the list box as shown in the below image. </w:t>
      </w:r>
      <w:r w:rsidRPr="00F47633">
        <w:rPr>
          <w:rFonts w:ascii="Maiandra GD" w:eastAsia="Times New Roman" w:hAnsi="Maiandra GD" w:cs="Segoe UI"/>
          <w:color w:val="212529"/>
        </w:rPr>
        <w:br/>
      </w:r>
      <w:r w:rsidRPr="001A0C26">
        <w:rPr>
          <w:rFonts w:ascii="Maiandra GD" w:eastAsia="Times New Roman" w:hAnsi="Maiandra GD" w:cs="Arial"/>
          <w:noProof/>
          <w:color w:val="212529"/>
          <w:bdr w:val="none" w:sz="0" w:space="0" w:color="auto" w:frame="1"/>
          <w:lang w:val="en-IN" w:eastAsia="en-IN"/>
        </w:rPr>
        <w:drawing>
          <wp:inline distT="0" distB="0" distL="0" distR="0">
            <wp:extent cx="1666875" cy="2228850"/>
            <wp:effectExtent l="19050" t="0" r="9525" b="0"/>
            <wp:docPr id="26" name="Picture 26" descr="ASP.NET MVC ListBox HTML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SP.NET MVC ListBox HTML Helper"/>
                    <pic:cNvPicPr>
                      <a:picLocks noChangeAspect="1" noChangeArrowheads="1"/>
                    </pic:cNvPicPr>
                  </pic:nvPicPr>
                  <pic:blipFill>
                    <a:blip r:embed="rId20"/>
                    <a:srcRect/>
                    <a:stretch>
                      <a:fillRect/>
                    </a:stretch>
                  </pic:blipFill>
                  <pic:spPr bwMode="auto">
                    <a:xfrm>
                      <a:off x="0" y="0"/>
                      <a:ext cx="1666875" cy="2228850"/>
                    </a:xfrm>
                    <a:prstGeom prst="rect">
                      <a:avLst/>
                    </a:prstGeom>
                    <a:noFill/>
                    <a:ln w="9525">
                      <a:noFill/>
                      <a:miter lim="800000"/>
                      <a:headEnd/>
                      <a:tailEnd/>
                    </a:ln>
                  </pic:spPr>
                </pic:pic>
              </a:graphicData>
            </a:graphic>
          </wp:inline>
        </w:drawing>
      </w:r>
      <w:r w:rsidRPr="00F47633">
        <w:rPr>
          <w:rFonts w:ascii="Maiandra GD" w:eastAsia="Times New Roman" w:hAnsi="Maiandra GD" w:cs="Arial"/>
          <w:color w:val="212529"/>
          <w:bdr w:val="none" w:sz="0" w:space="0" w:color="auto" w:frame="1"/>
        </w:rPr>
        <w:t>  </w:t>
      </w: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Business Requirements:</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 xml:space="preserve">We need to </w:t>
      </w:r>
      <w:proofErr w:type="gramStart"/>
      <w:r w:rsidRPr="00F47633">
        <w:rPr>
          <w:rFonts w:ascii="Maiandra GD" w:eastAsia="Times New Roman" w:hAnsi="Maiandra GD" w:cs="Arial"/>
          <w:color w:val="000000"/>
          <w:bdr w:val="none" w:sz="0" w:space="0" w:color="auto" w:frame="1"/>
        </w:rPr>
        <w:t>allows</w:t>
      </w:r>
      <w:proofErr w:type="gramEnd"/>
      <w:r w:rsidRPr="00F47633">
        <w:rPr>
          <w:rFonts w:ascii="Maiandra GD" w:eastAsia="Times New Roman" w:hAnsi="Maiandra GD" w:cs="Arial"/>
          <w:color w:val="000000"/>
          <w:bdr w:val="none" w:sz="0" w:space="0" w:color="auto" w:frame="1"/>
        </w:rPr>
        <w:t xml:space="preserve"> the user to select one or more cities from the ListBox. Once the user selects the cities and clicks on the </w:t>
      </w:r>
      <w:r w:rsidRPr="001A0C26">
        <w:rPr>
          <w:rFonts w:ascii="Maiandra GD" w:eastAsia="Times New Roman" w:hAnsi="Maiandra GD" w:cs="Arial"/>
          <w:b/>
          <w:bCs/>
          <w:color w:val="000000"/>
        </w:rPr>
        <w:t>Submit</w:t>
      </w:r>
      <w:r w:rsidRPr="00F47633">
        <w:rPr>
          <w:rFonts w:ascii="Maiandra GD" w:eastAsia="Times New Roman" w:hAnsi="Maiandra GD" w:cs="Arial"/>
          <w:color w:val="000000"/>
          <w:bdr w:val="none" w:sz="0" w:space="0" w:color="auto" w:frame="1"/>
        </w:rPr>
        <w:t> button,</w:t>
      </w:r>
      <w:proofErr w:type="gramStart"/>
      <w:r w:rsidRPr="00F47633">
        <w:rPr>
          <w:rFonts w:ascii="Maiandra GD" w:eastAsia="Times New Roman" w:hAnsi="Maiandra GD" w:cs="Arial"/>
          <w:color w:val="000000"/>
          <w:bdr w:val="none" w:sz="0" w:space="0" w:color="auto" w:frame="1"/>
        </w:rPr>
        <w:t>  then</w:t>
      </w:r>
      <w:proofErr w:type="gramEnd"/>
      <w:r w:rsidRPr="00F47633">
        <w:rPr>
          <w:rFonts w:ascii="Maiandra GD" w:eastAsia="Times New Roman" w:hAnsi="Maiandra GD" w:cs="Arial"/>
          <w:color w:val="000000"/>
          <w:bdr w:val="none" w:sz="0" w:space="0" w:color="auto" w:frame="1"/>
        </w:rPr>
        <w:t xml:space="preserve"> we need to display the CityIds of the selected cities separated by the comma. If the user doesn’t select any city and click on the </w:t>
      </w:r>
      <w:r w:rsidRPr="001A0C26">
        <w:rPr>
          <w:rFonts w:ascii="Maiandra GD" w:eastAsia="Times New Roman" w:hAnsi="Maiandra GD" w:cs="Arial"/>
          <w:b/>
          <w:bCs/>
          <w:color w:val="000000"/>
        </w:rPr>
        <w:t>Submit</w:t>
      </w:r>
      <w:r w:rsidRPr="00F47633">
        <w:rPr>
          <w:rFonts w:ascii="Maiandra GD" w:eastAsia="Times New Roman" w:hAnsi="Maiandra GD" w:cs="Arial"/>
          <w:color w:val="000000"/>
          <w:bdr w:val="none" w:sz="0" w:space="0" w:color="auto" w:frame="1"/>
        </w:rPr>
        <w:t> button, then a message of </w:t>
      </w:r>
      <w:r w:rsidRPr="001A0C26">
        <w:rPr>
          <w:rFonts w:ascii="Maiandra GD" w:eastAsia="Times New Roman" w:hAnsi="Maiandra GD" w:cs="Arial"/>
          <w:b/>
          <w:bCs/>
          <w:color w:val="000000"/>
        </w:rPr>
        <w:t>No cities are selected </w:t>
      </w:r>
      <w:r w:rsidRPr="00F47633">
        <w:rPr>
          <w:rFonts w:ascii="Maiandra GD" w:eastAsia="Times New Roman" w:hAnsi="Maiandra GD" w:cs="Arial"/>
          <w:color w:val="000000"/>
          <w:bdr w:val="none" w:sz="0" w:space="0" w:color="auto" w:frame="1"/>
        </w:rPr>
        <w:t>should be displayed.</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For this demo, we are going to use the following </w:t>
      </w:r>
      <w:r w:rsidRPr="001A0C26">
        <w:rPr>
          <w:rFonts w:ascii="Maiandra GD" w:eastAsia="Times New Roman" w:hAnsi="Maiandra GD" w:cs="Arial"/>
          <w:b/>
          <w:bCs/>
          <w:color w:val="000000"/>
        </w:rPr>
        <w:t>“City”</w:t>
      </w:r>
      <w:r w:rsidRPr="00F47633">
        <w:rPr>
          <w:rFonts w:ascii="Maiandra GD" w:eastAsia="Times New Roman" w:hAnsi="Maiandra GD" w:cs="Arial"/>
          <w:color w:val="000000"/>
          <w:bdr w:val="none" w:sz="0" w:space="0" w:color="auto" w:frame="1"/>
        </w:rPr>
        <w:t> entity that we created using the </w:t>
      </w:r>
      <w:r w:rsidRPr="001A0C26">
        <w:rPr>
          <w:rFonts w:ascii="Maiandra GD" w:eastAsia="Times New Roman" w:hAnsi="Maiandra GD" w:cs="Arial"/>
          <w:b/>
          <w:bCs/>
          <w:color w:val="000000"/>
        </w:rPr>
        <w:t>ADO.NET entity framework</w:t>
      </w:r>
      <w:r w:rsidRPr="00F47633">
        <w:rPr>
          <w:rFonts w:ascii="Maiandra GD" w:eastAsia="Times New Roman" w:hAnsi="Maiandra GD" w:cs="Arial"/>
          <w:color w:val="000000"/>
          <w:bdr w:val="none" w:sz="0" w:space="0" w:color="auto" w:frame="1"/>
        </w:rPr>
        <w:t> in our previous article. </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noProof/>
          <w:color w:val="212529"/>
          <w:bdr w:val="none" w:sz="0" w:space="0" w:color="auto" w:frame="1"/>
          <w:lang w:val="en-IN" w:eastAsia="en-IN"/>
        </w:rPr>
        <w:drawing>
          <wp:inline distT="0" distB="0" distL="0" distR="0">
            <wp:extent cx="2266950" cy="2228850"/>
            <wp:effectExtent l="19050" t="0" r="0" b="0"/>
            <wp:docPr id="27" name="Picture 27" descr="ListBox HTML Help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stBox HTML Helper in ASP.NET MVC"/>
                    <pic:cNvPicPr>
                      <a:picLocks noChangeAspect="1" noChangeArrowheads="1"/>
                    </pic:cNvPicPr>
                  </pic:nvPicPr>
                  <pic:blipFill>
                    <a:blip r:embed="rId21"/>
                    <a:srcRect/>
                    <a:stretch>
                      <a:fillRect/>
                    </a:stretch>
                  </pic:blipFill>
                  <pic:spPr bwMode="auto">
                    <a:xfrm>
                      <a:off x="0" y="0"/>
                      <a:ext cx="2266950" cy="2228850"/>
                    </a:xfrm>
                    <a:prstGeom prst="rect">
                      <a:avLst/>
                    </a:prstGeom>
                    <a:noFill/>
                    <a:ln w="9525">
                      <a:noFill/>
                      <a:miter lim="800000"/>
                      <a:headEnd/>
                      <a:tailEnd/>
                    </a:ln>
                  </pic:spPr>
                </pic:pic>
              </a:graphicData>
            </a:graphic>
          </wp:inline>
        </w:drawing>
      </w:r>
      <w:r w:rsidRPr="00F47633">
        <w:rPr>
          <w:rFonts w:ascii="Maiandra GD" w:eastAsia="Times New Roman" w:hAnsi="Maiandra GD" w:cs="Arial"/>
          <w:color w:val="212529"/>
          <w:bdr w:val="none" w:sz="0" w:space="0" w:color="auto" w:frame="1"/>
        </w:rPr>
        <w:t>  </w:t>
      </w: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Creating a View Model:</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First, we need to create a </w:t>
      </w:r>
      <w:r w:rsidRPr="001A0C26">
        <w:rPr>
          <w:rFonts w:ascii="Maiandra GD" w:eastAsia="Times New Roman" w:hAnsi="Maiandra GD" w:cs="Arial"/>
          <w:b/>
          <w:bCs/>
          <w:color w:val="000000"/>
        </w:rPr>
        <w:t>View Model</w:t>
      </w:r>
      <w:r w:rsidRPr="00F47633">
        <w:rPr>
          <w:rFonts w:ascii="Maiandra GD" w:eastAsia="Times New Roman" w:hAnsi="Maiandra GD" w:cs="Arial"/>
          <w:color w:val="000000"/>
          <w:bdr w:val="none" w:sz="0" w:space="0" w:color="auto" w:frame="1"/>
        </w:rPr>
        <w:t>. In ASP.NET MVC, the view models are nothing but a mechanism to shuttle data between the controller and the view. To create the View Model, right-click on the </w:t>
      </w:r>
      <w:r w:rsidRPr="001A0C26">
        <w:rPr>
          <w:rFonts w:ascii="Maiandra GD" w:eastAsia="Times New Roman" w:hAnsi="Maiandra GD" w:cs="Arial"/>
          <w:b/>
          <w:bCs/>
          <w:color w:val="000000"/>
        </w:rPr>
        <w:t>Models</w:t>
      </w:r>
      <w:r w:rsidRPr="00F47633">
        <w:rPr>
          <w:rFonts w:ascii="Maiandra GD" w:eastAsia="Times New Roman" w:hAnsi="Maiandra GD" w:cs="Arial"/>
          <w:color w:val="000000"/>
          <w:bdr w:val="none" w:sz="0" w:space="0" w:color="auto" w:frame="1"/>
        </w:rPr>
        <w:t> folder, and then add a new class file with the name </w:t>
      </w:r>
      <w:r w:rsidRPr="001A0C26">
        <w:rPr>
          <w:rFonts w:ascii="Maiandra GD" w:eastAsia="Times New Roman" w:hAnsi="Maiandra GD" w:cs="Arial"/>
          <w:b/>
          <w:bCs/>
          <w:color w:val="000000"/>
        </w:rPr>
        <w:t>CitiesViewModel</w:t>
      </w:r>
      <w:r w:rsidRPr="00F47633">
        <w:rPr>
          <w:rFonts w:ascii="Maiandra GD" w:eastAsia="Times New Roman" w:hAnsi="Maiandra GD" w:cs="Arial"/>
          <w:color w:val="000000"/>
          <w:bdr w:val="none" w:sz="0" w:space="0" w:color="auto" w:frame="1"/>
        </w:rPr>
        <w:t>. Once you create the </w:t>
      </w:r>
      <w:r w:rsidRPr="001A0C26">
        <w:rPr>
          <w:rFonts w:ascii="Maiandra GD" w:eastAsia="Times New Roman" w:hAnsi="Maiandra GD" w:cs="Arial"/>
          <w:b/>
          <w:bCs/>
          <w:color w:val="000000"/>
        </w:rPr>
        <w:t>CitiesViewModel</w:t>
      </w:r>
      <w:r w:rsidRPr="00F47633">
        <w:rPr>
          <w:rFonts w:ascii="Maiandra GD" w:eastAsia="Times New Roman" w:hAnsi="Maiandra GD" w:cs="Arial"/>
          <w:color w:val="000000"/>
          <w:bdr w:val="none" w:sz="0" w:space="0" w:color="auto" w:frame="1"/>
        </w:rPr>
        <w:t> then copy and paste the following code into it. This is the class that is going to be the Model for our view.</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CitiesViewModel</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lastRenderedPageBreak/>
        <w:t>public</w:t>
      </w:r>
      <w:proofErr w:type="gramEnd"/>
      <w:r w:rsidRPr="001A0C26">
        <w:rPr>
          <w:rFonts w:ascii="Maiandra GD" w:eastAsia="Times New Roman" w:hAnsi="Maiandra GD" w:cs="Consolas"/>
          <w:color w:val="CFD5E0"/>
        </w:rPr>
        <w:t xml:space="preserve"> IEnumerable</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string</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SelectedCities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IEnumerable</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SelectListItem</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Cities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FFFFFF"/>
        <w:spacing w:after="0" w:line="240" w:lineRule="auto"/>
        <w:textAlignment w:val="baseline"/>
        <w:outlineLvl w:val="5"/>
        <w:rPr>
          <w:rFonts w:ascii="Maiandra GD" w:eastAsia="Times New Roman" w:hAnsi="Maiandra GD" w:cs="Segoe UI"/>
          <w:color w:val="3A3A3A"/>
        </w:rPr>
      </w:pPr>
      <w:r w:rsidRPr="00F47633">
        <w:rPr>
          <w:rFonts w:ascii="Maiandra GD" w:eastAsia="Times New Roman" w:hAnsi="Maiandra GD" w:cs="Arial"/>
          <w:color w:val="3A3A3A"/>
          <w:bdr w:val="none" w:sz="0" w:space="0" w:color="auto" w:frame="1"/>
        </w:rPr>
        <w:t>Modify the Home Controller as shown below</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HomeController : Controller</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HttpGet</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CityDBContext dbContext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CityDBContext</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SelectListItem</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citiesSelectListItems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List</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SelectListItem</w:t>
      </w:r>
      <w:proofErr w:type="gramStart"/>
      <w:r w:rsidRPr="001A0C26">
        <w:rPr>
          <w:rFonts w:ascii="Maiandra GD" w:eastAsia="Times New Roman" w:hAnsi="Maiandra GD" w:cs="Consolas"/>
          <w:b/>
          <w:bCs/>
          <w:color w:val="6B7C8B"/>
        </w:rPr>
        <w:t>&gt;(</w:t>
      </w:r>
      <w:proofErr w:type="gramEnd"/>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foreach</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City city </w:t>
      </w:r>
      <w:r w:rsidRPr="001A0C26">
        <w:rPr>
          <w:rFonts w:ascii="Maiandra GD" w:eastAsia="Times New Roman" w:hAnsi="Maiandra GD" w:cs="Consolas"/>
          <w:color w:val="4284AE"/>
        </w:rPr>
        <w:t>in</w:t>
      </w:r>
      <w:r w:rsidRPr="001A0C26">
        <w:rPr>
          <w:rFonts w:ascii="Maiandra GD" w:eastAsia="Times New Roman" w:hAnsi="Maiandra GD" w:cs="Consolas"/>
          <w:color w:val="CFD5E0"/>
        </w:rPr>
        <w:t xml:space="preserve"> dbContext.</w:t>
      </w:r>
      <w:r w:rsidRPr="001A0C26">
        <w:rPr>
          <w:rFonts w:ascii="Maiandra GD" w:eastAsia="Times New Roman" w:hAnsi="Maiandra GD" w:cs="Consolas"/>
          <w:color w:val="4284AE"/>
        </w:rPr>
        <w:t>Cities</w:t>
      </w:r>
      <w:r w:rsidRPr="001A0C26">
        <w:rPr>
          <w:rFonts w:ascii="Maiandra GD" w:eastAsia="Times New Roman" w:hAnsi="Maiandra GD" w:cs="Consolas"/>
          <w:color w:val="CFD5E0"/>
        </w:rPr>
        <w:t>.</w:t>
      </w:r>
      <w:r w:rsidRPr="001A0C26">
        <w:rPr>
          <w:rFonts w:ascii="Maiandra GD" w:eastAsia="Times New Roman" w:hAnsi="Maiandra GD" w:cs="Consolas"/>
          <w:color w:val="4284AE"/>
        </w:rPr>
        <w:t>ToList</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SelectListItem selectList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SelectListItem</w:t>
      </w:r>
      <w:r w:rsidRPr="001A0C26">
        <w:rPr>
          <w:rFonts w:ascii="Maiandra GD" w:eastAsia="Times New Roman" w:hAnsi="Maiandra GD" w:cs="Consolas"/>
          <w:b/>
          <w:bCs/>
          <w:color w:val="6B7C8B"/>
        </w:rPr>
        <w:t>()</w:t>
      </w:r>
      <w:proofErr w:type="gramEnd"/>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Text = city.</w:t>
      </w:r>
      <w:r w:rsidRPr="001A0C26">
        <w:rPr>
          <w:rFonts w:ascii="Maiandra GD" w:eastAsia="Times New Roman" w:hAnsi="Maiandra GD" w:cs="Consolas"/>
          <w:color w:val="4284AE"/>
        </w:rPr>
        <w:t>City_Name</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Value = city.</w:t>
      </w:r>
      <w:r w:rsidRPr="001A0C26">
        <w:rPr>
          <w:rFonts w:ascii="Maiandra GD" w:eastAsia="Times New Roman" w:hAnsi="Maiandra GD" w:cs="Consolas"/>
          <w:color w:val="4284AE"/>
        </w:rPr>
        <w:t>City_</w:t>
      </w:r>
      <w:proofErr w:type="gramStart"/>
      <w:r w:rsidRPr="001A0C26">
        <w:rPr>
          <w:rFonts w:ascii="Maiandra GD" w:eastAsia="Times New Roman" w:hAnsi="Maiandra GD" w:cs="Consolas"/>
          <w:color w:val="4284AE"/>
        </w:rPr>
        <w:t>ID</w:t>
      </w:r>
      <w:r w:rsidRPr="001A0C26">
        <w:rPr>
          <w:rFonts w:ascii="Maiandra GD" w:eastAsia="Times New Roman" w:hAnsi="Maiandra GD" w:cs="Consolas"/>
          <w:color w:val="CFD5E0"/>
        </w:rPr>
        <w:t>.</w:t>
      </w:r>
      <w:r w:rsidRPr="001A0C26">
        <w:rPr>
          <w:rFonts w:ascii="Maiandra GD" w:eastAsia="Times New Roman" w:hAnsi="Maiandra GD" w:cs="Consolas"/>
          <w:color w:val="4284AE"/>
        </w:rPr>
        <w:t>ToString</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Selected = city.</w:t>
      </w:r>
      <w:r w:rsidRPr="001A0C26">
        <w:rPr>
          <w:rFonts w:ascii="Maiandra GD" w:eastAsia="Times New Roman" w:hAnsi="Maiandra GD" w:cs="Consolas"/>
          <w:color w:val="4284AE"/>
        </w:rPr>
        <w:t>IsSelected</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citiesSelectListItems.</w:t>
      </w:r>
      <w:r w:rsidRPr="001A0C26">
        <w:rPr>
          <w:rFonts w:ascii="Maiandra GD" w:eastAsia="Times New Roman" w:hAnsi="Maiandra GD" w:cs="Consolas"/>
          <w:color w:val="4284AE"/>
        </w:rPr>
        <w:t>Add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selectList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CitiesViewModel citiesViewModel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CitiesViewModel</w:t>
      </w:r>
      <w:r w:rsidRPr="001A0C26">
        <w:rPr>
          <w:rFonts w:ascii="Maiandra GD" w:eastAsia="Times New Roman" w:hAnsi="Maiandra GD" w:cs="Consolas"/>
          <w:b/>
          <w:bCs/>
          <w:color w:val="6B7C8B"/>
        </w:rPr>
        <w:t>()</w:t>
      </w:r>
      <w:proofErr w:type="gramEnd"/>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Cities = citiesSelectListItems</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citiesViewModel</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HttpPost</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IEnumerable</w:t>
      </w:r>
      <w:r w:rsidRPr="001A0C26">
        <w:rPr>
          <w:rFonts w:ascii="Maiandra GD" w:eastAsia="Times New Roman" w:hAnsi="Maiandra GD" w:cs="Consolas"/>
          <w:b/>
          <w:bCs/>
          <w:color w:val="6B7C8B"/>
        </w:rPr>
        <w:t>&lt;</w:t>
      </w:r>
      <w:r w:rsidRPr="001A0C26">
        <w:rPr>
          <w:rFonts w:ascii="Maiandra GD" w:eastAsia="Times New Roman" w:hAnsi="Maiandra GD" w:cs="Consolas"/>
          <w:color w:val="CFD5E0"/>
        </w:rPr>
        <w:t>string</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 xml:space="preserve"> selectedCities</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lastRenderedPageBreak/>
        <w:t>if</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selectedCities == </w:t>
      </w:r>
      <w:r w:rsidRPr="001A0C26">
        <w:rPr>
          <w:rFonts w:ascii="Maiandra GD" w:eastAsia="Times New Roman" w:hAnsi="Maiandra GD" w:cs="Consolas"/>
          <w:b/>
          <w:bCs/>
          <w:color w:val="D171DD"/>
        </w:rPr>
        <w:t>null</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7CC379"/>
        </w:rPr>
        <w:t>"No cities selected"</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else</w:t>
      </w:r>
      <w:proofErr w:type="gramEnd"/>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StringBuilder sb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StringBuilder</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sb.</w:t>
      </w:r>
      <w:r w:rsidRPr="001A0C26">
        <w:rPr>
          <w:rFonts w:ascii="Maiandra GD" w:eastAsia="Times New Roman" w:hAnsi="Maiandra GD" w:cs="Consolas"/>
          <w:color w:val="4284AE"/>
        </w:rPr>
        <w:t>Append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"You selected - "</w:t>
      </w:r>
      <w:r w:rsidRPr="001A0C26">
        <w:rPr>
          <w:rFonts w:ascii="Maiandra GD" w:eastAsia="Times New Roman" w:hAnsi="Maiandra GD" w:cs="Consolas"/>
          <w:color w:val="CFD5E0"/>
        </w:rPr>
        <w:t xml:space="preserve"> + string.</w:t>
      </w:r>
      <w:r w:rsidRPr="001A0C26">
        <w:rPr>
          <w:rFonts w:ascii="Maiandra GD" w:eastAsia="Times New Roman" w:hAnsi="Maiandra GD" w:cs="Consolas"/>
          <w:color w:val="4284AE"/>
        </w:rPr>
        <w:t>Join</w:t>
      </w:r>
      <w:r w:rsidRPr="001A0C26">
        <w:rPr>
          <w:rFonts w:ascii="Maiandra GD" w:eastAsia="Times New Roman" w:hAnsi="Maiandra GD" w:cs="Consolas"/>
          <w:b/>
          <w:bCs/>
          <w:color w:val="6B7C8B"/>
        </w:rPr>
        <w:t>(</w:t>
      </w:r>
      <w:r w:rsidRPr="001A0C26">
        <w:rPr>
          <w:rFonts w:ascii="Maiandra GD" w:eastAsia="Times New Roman" w:hAnsi="Maiandra GD" w:cs="Consolas"/>
          <w:color w:val="7CC379"/>
        </w:rPr>
        <w:t>","</w:t>
      </w:r>
      <w:r w:rsidRPr="001A0C26">
        <w:rPr>
          <w:rFonts w:ascii="Maiandra GD" w:eastAsia="Times New Roman" w:hAnsi="Maiandra GD" w:cs="Consolas"/>
          <w:color w:val="CFD5E0"/>
        </w:rPr>
        <w:t>, selectedCities</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sb.</w:t>
      </w:r>
      <w:r w:rsidRPr="001A0C26">
        <w:rPr>
          <w:rFonts w:ascii="Maiandra GD" w:eastAsia="Times New Roman" w:hAnsi="Maiandra GD" w:cs="Consolas"/>
          <w:color w:val="4284AE"/>
        </w:rPr>
        <w:t>ToString</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Copy and paste the following code in the “Index.cshtml” view</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HTML_HELPER.Models.CitiesViewModel</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"Index";</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style</w:t>
      </w:r>
      <w:r w:rsidRPr="001A0C26">
        <w:rPr>
          <w:rFonts w:ascii="Maiandra GD" w:eastAsia="Times New Roman" w:hAnsi="Maiandra GD" w:cs="Consolas"/>
          <w:color w:val="4284AE"/>
        </w:rPr>
        <w:t>=</w:t>
      </w:r>
      <w:r w:rsidRPr="001A0C26">
        <w:rPr>
          <w:rFonts w:ascii="Maiandra GD" w:eastAsia="Times New Roman" w:hAnsi="Maiandra GD" w:cs="Consolas"/>
          <w:color w:val="7CC379"/>
        </w:rPr>
        <w:t>"font-family</w:t>
      </w:r>
      <w:proofErr w:type="gramStart"/>
      <w:r w:rsidRPr="001A0C26">
        <w:rPr>
          <w:rFonts w:ascii="Maiandra GD" w:eastAsia="Times New Roman" w:hAnsi="Maiandra GD" w:cs="Consolas"/>
          <w:color w:val="7CC379"/>
        </w:rPr>
        <w:t>:Arial</w:t>
      </w:r>
      <w:proofErr w:type="gramEnd"/>
      <w:r w:rsidRPr="001A0C26">
        <w:rPr>
          <w:rFonts w:ascii="Maiandra GD" w:eastAsia="Times New Roman" w:hAnsi="Maiandra GD" w:cs="Consolas"/>
          <w:color w:val="7CC379"/>
        </w:rPr>
        <w:t>"</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h2</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Index</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h2</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@using (</w:t>
      </w:r>
      <w:proofErr w:type="gramStart"/>
      <w:r w:rsidRPr="001A0C26">
        <w:rPr>
          <w:rFonts w:ascii="Maiandra GD" w:eastAsia="Times New Roman" w:hAnsi="Maiandra GD" w:cs="Consolas"/>
          <w:color w:val="CFD5E0"/>
        </w:rPr>
        <w:t>Html.BeginForm(</w:t>
      </w:r>
      <w:proofErr w:type="gramEnd"/>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@Html.ListBoxFor(</w:t>
      </w:r>
      <w:proofErr w:type="gramEnd"/>
      <w:r w:rsidRPr="001A0C26">
        <w:rPr>
          <w:rFonts w:ascii="Maiandra GD" w:eastAsia="Times New Roman" w:hAnsi="Maiandra GD" w:cs="Consolas"/>
          <w:color w:val="CFD5E0"/>
        </w:rPr>
        <w:t>m =&gt; m.SelectedCities, Model.Cities, new { size = 7 })</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br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input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type</w:t>
      </w:r>
      <w:r w:rsidRPr="001A0C26">
        <w:rPr>
          <w:rFonts w:ascii="Maiandra GD" w:eastAsia="Times New Roman" w:hAnsi="Maiandra GD" w:cs="Consolas"/>
          <w:color w:val="4284AE"/>
        </w:rPr>
        <w:t>=</w:t>
      </w:r>
      <w:r w:rsidRPr="001A0C26">
        <w:rPr>
          <w:rFonts w:ascii="Maiandra GD" w:eastAsia="Times New Roman" w:hAnsi="Maiandra GD" w:cs="Consolas"/>
          <w:color w:val="7CC379"/>
        </w:rPr>
        <w:t>"submit"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"Submit"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F47633" w:rsidRPr="00F47633" w:rsidRDefault="00F476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b/>
          <w:bCs/>
          <w:color w:val="6B7C8B"/>
        </w:rPr>
        <w:t>&gt;</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Note:</w:t>
      </w:r>
      <w:r w:rsidRPr="00F47633">
        <w:rPr>
          <w:rFonts w:ascii="Maiandra GD" w:eastAsia="Times New Roman" w:hAnsi="Maiandra GD" w:cs="Arial"/>
          <w:color w:val="000000"/>
          <w:bdr w:val="none" w:sz="0" w:space="0" w:color="auto" w:frame="1"/>
        </w:rPr>
        <w:t> in order to select multiple items from the list box, you need to hold down the CTRL Key. Run the application and see everything is working as expected.</w:t>
      </w:r>
    </w:p>
    <w:p w:rsidR="00820B33" w:rsidRPr="001A0C26" w:rsidRDefault="00820B33" w:rsidP="007D19BE">
      <w:pPr>
        <w:pBdr>
          <w:bottom w:val="double" w:sz="6" w:space="1" w:color="auto"/>
        </w:pBdr>
        <w:rPr>
          <w:rFonts w:ascii="Maiandra GD" w:hAnsi="Maiandra GD"/>
        </w:rPr>
      </w:pPr>
    </w:p>
    <w:p w:rsidR="00F47633" w:rsidRPr="0041093A" w:rsidRDefault="00F47633" w:rsidP="007D19BE">
      <w:pPr>
        <w:spacing w:after="48" w:line="240" w:lineRule="auto"/>
        <w:textAlignment w:val="baseline"/>
        <w:outlineLvl w:val="0"/>
        <w:rPr>
          <w:rFonts w:ascii="Maiandra GD" w:eastAsia="Times New Roman" w:hAnsi="Maiandra GD" w:cs="Times New Roman"/>
          <w:b/>
          <w:color w:val="3A3A3A"/>
          <w:kern w:val="36"/>
          <w:sz w:val="28"/>
        </w:rPr>
      </w:pPr>
      <w:r w:rsidRPr="0041093A">
        <w:rPr>
          <w:rFonts w:ascii="Maiandra GD" w:eastAsia="Times New Roman" w:hAnsi="Maiandra GD" w:cs="Times New Roman"/>
          <w:b/>
          <w:color w:val="3A3A3A"/>
          <w:kern w:val="36"/>
          <w:sz w:val="28"/>
          <w:highlight w:val="yellow"/>
        </w:rPr>
        <w:t>Editor HTML Helper in ASP.NET MVC</w:t>
      </w:r>
    </w:p>
    <w:p w:rsidR="00F47633" w:rsidRPr="00F47633" w:rsidRDefault="00F47633" w:rsidP="007D19BE">
      <w:pPr>
        <w:shd w:val="clear" w:color="auto" w:fill="FFFFFF"/>
        <w:spacing w:after="0" w:line="240" w:lineRule="auto"/>
        <w:textAlignment w:val="baseline"/>
        <w:outlineLvl w:val="1"/>
        <w:rPr>
          <w:rFonts w:ascii="Maiandra GD" w:eastAsia="Times New Roman" w:hAnsi="Maiandra GD" w:cs="Segoe UI"/>
          <w:color w:val="3A3A3A"/>
        </w:rPr>
      </w:pPr>
      <w:r w:rsidRPr="001A0C26">
        <w:rPr>
          <w:rFonts w:ascii="Maiandra GD" w:eastAsia="Times New Roman" w:hAnsi="Maiandra GD" w:cs="Arial"/>
          <w:b/>
          <w:bCs/>
          <w:color w:val="000000"/>
        </w:rPr>
        <w:t>Editor HTML Helper in ASP.NET MVC Application</w:t>
      </w:r>
    </w:p>
    <w:p w:rsidR="00F47633" w:rsidRDefault="00F47633"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F47633">
        <w:rPr>
          <w:rFonts w:ascii="Maiandra GD" w:eastAsia="Times New Roman" w:hAnsi="Maiandra GD" w:cs="Arial"/>
          <w:color w:val="000000"/>
          <w:bdr w:val="none" w:sz="0" w:space="0" w:color="auto" w:frame="1"/>
        </w:rPr>
        <w:lastRenderedPageBreak/>
        <w:t xml:space="preserve">The ASP.NET MVC Framework provides </w:t>
      </w:r>
      <w:proofErr w:type="gramStart"/>
      <w:r w:rsidRPr="00F47633">
        <w:rPr>
          <w:rFonts w:ascii="Maiandra GD" w:eastAsia="Times New Roman" w:hAnsi="Maiandra GD" w:cs="Arial"/>
          <w:color w:val="000000"/>
          <w:bdr w:val="none" w:sz="0" w:space="0" w:color="auto" w:frame="1"/>
        </w:rPr>
        <w:t>Editor(</w:t>
      </w:r>
      <w:proofErr w:type="gramEnd"/>
      <w:r w:rsidRPr="00F47633">
        <w:rPr>
          <w:rFonts w:ascii="Maiandra GD" w:eastAsia="Times New Roman" w:hAnsi="Maiandra GD" w:cs="Arial"/>
          <w:color w:val="000000"/>
          <w:bdr w:val="none" w:sz="0" w:space="0" w:color="auto" w:frame="1"/>
        </w:rPr>
        <w:t>) HTML Helper method for simple type view and EditorFor() HTML Helper method for strongly type view to generate HTML elements based on the data type of the model object’s property.</w:t>
      </w:r>
    </w:p>
    <w:p w:rsidR="0041093A" w:rsidRPr="00F47633" w:rsidRDefault="0041093A" w:rsidP="007D19BE">
      <w:pPr>
        <w:shd w:val="clear" w:color="auto" w:fill="FFFFFF"/>
        <w:spacing w:after="0" w:line="240" w:lineRule="auto"/>
        <w:textAlignment w:val="baseline"/>
        <w:rPr>
          <w:rFonts w:ascii="Maiandra GD" w:eastAsia="Times New Roman" w:hAnsi="Maiandra GD" w:cs="Segoe UI"/>
          <w:color w:val="212529"/>
        </w:rPr>
      </w:pP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Data Types and Its Equivalent HTML elements:</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 xml:space="preserve">The following diagram lists the HTML element that is created for each data type by </w:t>
      </w:r>
      <w:proofErr w:type="gramStart"/>
      <w:r w:rsidRPr="00F47633">
        <w:rPr>
          <w:rFonts w:ascii="Maiandra GD" w:eastAsia="Times New Roman" w:hAnsi="Maiandra GD" w:cs="Arial"/>
          <w:color w:val="000000"/>
          <w:bdr w:val="none" w:sz="0" w:space="0" w:color="auto" w:frame="1"/>
        </w:rPr>
        <w:t>Editor(</w:t>
      </w:r>
      <w:proofErr w:type="gramEnd"/>
      <w:r w:rsidRPr="00F47633">
        <w:rPr>
          <w:rFonts w:ascii="Maiandra GD" w:eastAsia="Times New Roman" w:hAnsi="Maiandra GD" w:cs="Arial"/>
          <w:color w:val="000000"/>
          <w:bdr w:val="none" w:sz="0" w:space="0" w:color="auto" w:frame="1"/>
        </w:rPr>
        <w:t>) or EditorFor() method.</w:t>
      </w:r>
    </w:p>
    <w:p w:rsidR="00F47633" w:rsidRPr="00F47633" w:rsidRDefault="00F476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6591300" cy="2362200"/>
            <wp:effectExtent l="19050" t="0" r="0" b="0"/>
            <wp:docPr id="31" name="Picture 31" descr="Data Types and Its Equivalent HTML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ta Types and Its Equivalent HTML elements"/>
                    <pic:cNvPicPr>
                      <a:picLocks noChangeAspect="1" noChangeArrowheads="1"/>
                    </pic:cNvPicPr>
                  </pic:nvPicPr>
                  <pic:blipFill>
                    <a:blip r:embed="rId22"/>
                    <a:srcRect/>
                    <a:stretch>
                      <a:fillRect/>
                    </a:stretch>
                  </pic:blipFill>
                  <pic:spPr bwMode="auto">
                    <a:xfrm>
                      <a:off x="0" y="0"/>
                      <a:ext cx="6591300" cy="2362200"/>
                    </a:xfrm>
                    <a:prstGeom prst="rect">
                      <a:avLst/>
                    </a:prstGeom>
                    <a:noFill/>
                    <a:ln w="9525">
                      <a:noFill/>
                      <a:miter lim="800000"/>
                      <a:headEnd/>
                      <a:tailEnd/>
                    </a:ln>
                  </pic:spPr>
                </pic:pic>
              </a:graphicData>
            </a:graphic>
          </wp:inline>
        </w:drawing>
      </w: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How to use Editor HTML Helper in ASP.NET MVC Application?</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Let us understand how to use Editor HTML Helper in ASP.NET MVC Application with one example. To do so, first, create an empty ASP.NET MVC application. Then create the following models within the </w:t>
      </w:r>
      <w:r w:rsidRPr="001A0C26">
        <w:rPr>
          <w:rFonts w:ascii="Maiandra GD" w:eastAsia="Times New Roman" w:hAnsi="Maiandra GD" w:cs="Arial"/>
          <w:b/>
          <w:bCs/>
          <w:color w:val="000000"/>
        </w:rPr>
        <w:t>Models</w:t>
      </w:r>
      <w:r w:rsidRPr="00F47633">
        <w:rPr>
          <w:rFonts w:ascii="Maiandra GD" w:eastAsia="Times New Roman" w:hAnsi="Maiandra GD" w:cs="Arial"/>
          <w:color w:val="000000"/>
          <w:bdr w:val="none" w:sz="0" w:space="0" w:color="auto" w:frame="1"/>
        </w:rPr>
        <w:t> folder.</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EmployeeId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roofErr w:type="gramStart"/>
      <w:r w:rsidRPr="001A0C26">
        <w:rPr>
          <w:rFonts w:ascii="Maiandra GD" w:eastAsia="Times New Roman" w:hAnsi="Maiandra GD" w:cs="Consolas"/>
          <w:color w:val="4284AE"/>
        </w:rPr>
        <w:t>Display</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 xml:space="preserve">Name = </w:t>
      </w:r>
      <w:r w:rsidRPr="001A0C26">
        <w:rPr>
          <w:rFonts w:ascii="Maiandra GD" w:eastAsia="Times New Roman" w:hAnsi="Maiandra GD" w:cs="Consolas"/>
          <w:color w:val="7CC379"/>
        </w:rPr>
        <w:t>"Name"</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EmployeeName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Gender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Age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bool</w:t>
      </w:r>
      <w:r w:rsidRPr="001A0C26">
        <w:rPr>
          <w:rFonts w:ascii="Maiandra GD" w:eastAsia="Times New Roman" w:hAnsi="Maiandra GD" w:cs="Consolas"/>
          <w:color w:val="CFD5E0"/>
        </w:rPr>
        <w:t xml:space="preserve"> isNewlyEnrolled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DateTime? DoB </w:t>
      </w:r>
      <w:proofErr w:type="gramStart"/>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lastRenderedPageBreak/>
        <w:t>Editor HTML Helper in ASP.NET MVC:</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 xml:space="preserve">The Editor HTML Helper method requires a string expression as a parameter to specify the property name. This </w:t>
      </w:r>
      <w:proofErr w:type="gramStart"/>
      <w:r w:rsidRPr="00F47633">
        <w:rPr>
          <w:rFonts w:ascii="Maiandra GD" w:eastAsia="Times New Roman" w:hAnsi="Maiandra GD" w:cs="Arial"/>
          <w:color w:val="000000"/>
          <w:bdr w:val="none" w:sz="0" w:space="0" w:color="auto" w:frame="1"/>
        </w:rPr>
        <w:t>Editor(</w:t>
      </w:r>
      <w:proofErr w:type="gramEnd"/>
      <w:r w:rsidRPr="00F47633">
        <w:rPr>
          <w:rFonts w:ascii="Maiandra GD" w:eastAsia="Times New Roman" w:hAnsi="Maiandra GD" w:cs="Arial"/>
          <w:color w:val="000000"/>
          <w:bdr w:val="none" w:sz="0" w:space="0" w:color="auto" w:frame="1"/>
        </w:rPr>
        <w:t>) extension method creates the input HTML element based on the data type of the specified property. </w:t>
      </w:r>
      <w:r w:rsidRPr="00F47633">
        <w:rPr>
          <w:rFonts w:ascii="Maiandra GD" w:eastAsia="Times New Roman" w:hAnsi="Maiandra GD" w:cs="Arial"/>
          <w:color w:val="212529"/>
          <w:bdr w:val="none" w:sz="0" w:space="0" w:color="auto" w:frame="1"/>
        </w:rPr>
        <w:t xml:space="preserve">The signature of the </w:t>
      </w:r>
      <w:proofErr w:type="gramStart"/>
      <w:r w:rsidRPr="00F47633">
        <w:rPr>
          <w:rFonts w:ascii="Maiandra GD" w:eastAsia="Times New Roman" w:hAnsi="Maiandra GD" w:cs="Arial"/>
          <w:color w:val="212529"/>
          <w:bdr w:val="none" w:sz="0" w:space="0" w:color="auto" w:frame="1"/>
        </w:rPr>
        <w:t>Editor(</w:t>
      </w:r>
      <w:proofErr w:type="gramEnd"/>
      <w:r w:rsidRPr="00F47633">
        <w:rPr>
          <w:rFonts w:ascii="Maiandra GD" w:eastAsia="Times New Roman" w:hAnsi="Maiandra GD" w:cs="Arial"/>
          <w:color w:val="212529"/>
          <w:bdr w:val="none" w:sz="0" w:space="0" w:color="auto" w:frame="1"/>
        </w:rPr>
        <w:t>) HTML Helper method is given below.</w:t>
      </w:r>
    </w:p>
    <w:p w:rsidR="0041093A" w:rsidRDefault="0041093A" w:rsidP="007D19BE">
      <w:pPr>
        <w:shd w:val="clear" w:color="auto" w:fill="FFFFFF"/>
        <w:spacing w:after="0" w:line="240" w:lineRule="auto"/>
        <w:textAlignment w:val="baseline"/>
        <w:rPr>
          <w:rFonts w:ascii="Maiandra GD" w:eastAsia="Times New Roman" w:hAnsi="Maiandra GD" w:cs="Arial"/>
          <w:b/>
          <w:bCs/>
        </w:rPr>
      </w:pP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MvcHtmlString </w:t>
      </w:r>
      <w:proofErr w:type="gramStart"/>
      <w:r w:rsidRPr="001A0C26">
        <w:rPr>
          <w:rFonts w:ascii="Maiandra GD" w:eastAsia="Times New Roman" w:hAnsi="Maiandra GD" w:cs="Arial"/>
          <w:b/>
          <w:bCs/>
        </w:rPr>
        <w:t>Editor(</w:t>
      </w:r>
      <w:proofErr w:type="gramEnd"/>
      <w:r w:rsidRPr="001A0C26">
        <w:rPr>
          <w:rFonts w:ascii="Maiandra GD" w:eastAsia="Times New Roman" w:hAnsi="Maiandra GD" w:cs="Arial"/>
          <w:b/>
          <w:bCs/>
        </w:rPr>
        <w:t>string propertyname)</w:t>
      </w: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Creating MVC 5 Controller:</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Create a controller with the name as </w:t>
      </w:r>
      <w:r w:rsidRPr="001A0C26">
        <w:rPr>
          <w:rFonts w:ascii="Maiandra GD" w:eastAsia="Times New Roman" w:hAnsi="Maiandra GD" w:cs="Arial"/>
          <w:b/>
          <w:bCs/>
          <w:color w:val="000000"/>
        </w:rPr>
        <w:t>EmployeeController</w:t>
      </w:r>
      <w:r w:rsidRPr="00F47633">
        <w:rPr>
          <w:rFonts w:ascii="Maiandra GD" w:eastAsia="Times New Roman" w:hAnsi="Maiandra GD" w:cs="Arial"/>
          <w:color w:val="000000"/>
          <w:bdr w:val="none" w:sz="0" w:space="0" w:color="auto" w:frame="1"/>
        </w:rPr>
        <w:t> and then copy and paste the following code into it.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Index</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 emp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Employee</w:t>
      </w:r>
      <w:r w:rsidRPr="001A0C26">
        <w:rPr>
          <w:rFonts w:ascii="Maiandra GD" w:eastAsia="Times New Roman" w:hAnsi="Maiandra GD" w:cs="Consolas"/>
          <w:b/>
          <w:bCs/>
          <w:color w:val="6B7C8B"/>
        </w:rPr>
        <w:t>()</w:t>
      </w:r>
      <w:proofErr w:type="gramEnd"/>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EmployeeId = </w:t>
      </w:r>
      <w:r w:rsidRPr="001A0C26">
        <w:rPr>
          <w:rFonts w:ascii="Maiandra GD" w:eastAsia="Times New Roman" w:hAnsi="Maiandra GD" w:cs="Consolas"/>
          <w:color w:val="D19A66"/>
        </w:rPr>
        <w:t>101</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EmployeeName = </w:t>
      </w:r>
      <w:r w:rsidRPr="001A0C26">
        <w:rPr>
          <w:rFonts w:ascii="Maiandra GD" w:eastAsia="Times New Roman" w:hAnsi="Maiandra GD" w:cs="Consolas"/>
          <w:color w:val="7CC379"/>
        </w:rPr>
        <w:t>"Pranaya"</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Gender = </w:t>
      </w:r>
      <w:r w:rsidRPr="001A0C26">
        <w:rPr>
          <w:rFonts w:ascii="Maiandra GD" w:eastAsia="Times New Roman" w:hAnsi="Maiandra GD" w:cs="Consolas"/>
          <w:color w:val="7CC379"/>
        </w:rPr>
        <w:t>"Male"</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Age = </w:t>
      </w:r>
      <w:r w:rsidRPr="001A0C26">
        <w:rPr>
          <w:rFonts w:ascii="Maiandra GD" w:eastAsia="Times New Roman" w:hAnsi="Maiandra GD" w:cs="Consolas"/>
          <w:color w:val="D19A66"/>
        </w:rPr>
        <w:t>30</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isNewlyEnrolled</w:t>
      </w:r>
      <w:proofErr w:type="gramEnd"/>
      <w:r w:rsidRPr="001A0C26">
        <w:rPr>
          <w:rFonts w:ascii="Maiandra GD" w:eastAsia="Times New Roman" w:hAnsi="Maiandra GD" w:cs="Consolas"/>
          <w:color w:val="CFD5E0"/>
        </w:rPr>
        <w:t xml:space="preserve"> = </w:t>
      </w:r>
      <w:r w:rsidRPr="001A0C26">
        <w:rPr>
          <w:rFonts w:ascii="Maiandra GD" w:eastAsia="Times New Roman" w:hAnsi="Maiandra GD" w:cs="Consolas"/>
          <w:b/>
          <w:bCs/>
          <w:color w:val="D171DD"/>
        </w:rPr>
        <w:t>true</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DoB =</w:t>
      </w:r>
      <w:proofErr w:type="gramStart"/>
      <w:r w:rsidRPr="001A0C26">
        <w:rPr>
          <w:rFonts w:ascii="Maiandra GD" w:eastAsia="Times New Roman" w:hAnsi="Maiandra GD" w:cs="Consolas"/>
          <w:color w:val="CFD5E0"/>
        </w:rPr>
        <w:t>Convert.</w:t>
      </w:r>
      <w:r w:rsidRPr="001A0C26">
        <w:rPr>
          <w:rFonts w:ascii="Maiandra GD" w:eastAsia="Times New Roman" w:hAnsi="Maiandra GD" w:cs="Consolas"/>
          <w:color w:val="4284AE"/>
        </w:rPr>
        <w:t>ToDateTime</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"02-02-1988"</w:t>
      </w: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emp</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Creating Views:</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Let’s create the index view and then copy and paste the below code into it.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@using HTML_HELPER.Models</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Employee</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table</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EmployeeId</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lastRenderedPageBreak/>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@Html.Editor("EmployeeId")</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EmployeeName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@Html.Editor("EmployeeName")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Gender</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@Html.Editor("Gender")</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Age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@Html.Editor("Age")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isNewlyEnrolled</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@Html.Editor("isNewlyEnrolled")</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DoB</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@Html.Editor("DoB")</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table</w:t>
      </w:r>
      <w:r w:rsidRPr="001A0C26">
        <w:rPr>
          <w:rFonts w:ascii="Maiandra GD" w:eastAsia="Times New Roman" w:hAnsi="Maiandra GD" w:cs="Consolas"/>
          <w:b/>
          <w:bCs/>
          <w:color w:val="6B7C8B"/>
        </w:rPr>
        <w:t>&gt;</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Now, run the application, it will give you the following output.</w:t>
      </w:r>
    </w:p>
    <w:p w:rsidR="00F47633" w:rsidRPr="00F47633" w:rsidRDefault="00F476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3248025" cy="1876425"/>
            <wp:effectExtent l="19050" t="0" r="9525" b="0"/>
            <wp:docPr id="32" name="Picture 32" descr="How to use Editor HTML Helper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to use Editor HTML Helper in ASP.NET MVC Application"/>
                    <pic:cNvPicPr>
                      <a:picLocks noChangeAspect="1" noChangeArrowheads="1"/>
                    </pic:cNvPicPr>
                  </pic:nvPicPr>
                  <pic:blipFill>
                    <a:blip r:embed="rId23"/>
                    <a:srcRect/>
                    <a:stretch>
                      <a:fillRect/>
                    </a:stretch>
                  </pic:blipFill>
                  <pic:spPr bwMode="auto">
                    <a:xfrm>
                      <a:off x="0" y="0"/>
                      <a:ext cx="3248025" cy="1876425"/>
                    </a:xfrm>
                    <a:prstGeom prst="rect">
                      <a:avLst/>
                    </a:prstGeom>
                    <a:noFill/>
                    <a:ln w="9525">
                      <a:noFill/>
                      <a:miter lim="800000"/>
                      <a:headEnd/>
                      <a:tailEnd/>
                    </a:ln>
                  </pic:spPr>
                </pic:pic>
              </a:graphicData>
            </a:graphic>
          </wp:inline>
        </w:drawing>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lastRenderedPageBreak/>
        <w:t>In the above example, we have specified the property names of the Employee model. So, the </w:t>
      </w:r>
      <w:r w:rsidRPr="001A0C26">
        <w:rPr>
          <w:rFonts w:ascii="Maiandra GD" w:eastAsia="Times New Roman" w:hAnsi="Maiandra GD" w:cs="Arial"/>
          <w:b/>
          <w:bCs/>
          <w:color w:val="000000"/>
        </w:rPr>
        <w:t>Editor HTML Helper</w:t>
      </w:r>
      <w:r w:rsidRPr="00F47633">
        <w:rPr>
          <w:rFonts w:ascii="Maiandra GD" w:eastAsia="Times New Roman" w:hAnsi="Maiandra GD" w:cs="Arial"/>
          <w:color w:val="000000"/>
          <w:bdr w:val="none" w:sz="0" w:space="0" w:color="auto" w:frame="1"/>
        </w:rPr>
        <w:t> method creates the appropriate input elements based on the datatype of Employee model properties as shown in the above image.</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F47633" w:rsidRPr="00F47633" w:rsidRDefault="00F47633"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EditorFor HTML Helper in ASP.NET MVC:</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The EditorFor HTML Helper method is a strongly typed helper method. As it is a strongly typed method we need to use a lambda expression to specify the name. The signature of the </w:t>
      </w:r>
      <w:proofErr w:type="gramStart"/>
      <w:r w:rsidRPr="001A0C26">
        <w:rPr>
          <w:rFonts w:ascii="Maiandra GD" w:eastAsia="Times New Roman" w:hAnsi="Maiandra GD" w:cs="Arial"/>
          <w:b/>
          <w:bCs/>
          <w:color w:val="000000"/>
        </w:rPr>
        <w:t>EditorFor(</w:t>
      </w:r>
      <w:proofErr w:type="gramEnd"/>
      <w:r w:rsidRPr="001A0C26">
        <w:rPr>
          <w:rFonts w:ascii="Maiandra GD" w:eastAsia="Times New Roman" w:hAnsi="Maiandra GD" w:cs="Arial"/>
          <w:b/>
          <w:bCs/>
          <w:color w:val="000000"/>
        </w:rPr>
        <w:t>) HTML Helper </w:t>
      </w:r>
      <w:r w:rsidRPr="00F47633">
        <w:rPr>
          <w:rFonts w:ascii="Maiandra GD" w:eastAsia="Times New Roman" w:hAnsi="Maiandra GD" w:cs="Arial"/>
          <w:color w:val="000000"/>
          <w:bdr w:val="none" w:sz="0" w:space="0" w:color="auto" w:frame="1"/>
        </w:rPr>
        <w:t>method is given below:</w:t>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MvcHtmlString </w:t>
      </w:r>
      <w:proofErr w:type="gramStart"/>
      <w:r w:rsidRPr="001A0C26">
        <w:rPr>
          <w:rFonts w:ascii="Maiandra GD" w:eastAsia="Times New Roman" w:hAnsi="Maiandra GD" w:cs="Arial"/>
          <w:b/>
          <w:bCs/>
        </w:rPr>
        <w:t>EditorFor(</w:t>
      </w:r>
      <w:proofErr w:type="gramEnd"/>
      <w:r w:rsidRPr="001A0C26">
        <w:rPr>
          <w:rFonts w:ascii="Maiandra GD" w:eastAsia="Times New Roman" w:hAnsi="Maiandra GD" w:cs="Arial"/>
          <w:b/>
          <w:bCs/>
        </w:rPr>
        <w:t>&lt;Expression&lt;Func&lt;TModel, TValue&gt;&gt; expression)</w:t>
      </w:r>
    </w:p>
    <w:p w:rsidR="0041093A" w:rsidRDefault="0041093A" w:rsidP="007D19BE">
      <w:pPr>
        <w:shd w:val="clear" w:color="auto" w:fill="FFFFFF"/>
        <w:spacing w:after="0" w:line="240" w:lineRule="auto"/>
        <w:textAlignment w:val="baseline"/>
        <w:rPr>
          <w:rFonts w:ascii="Maiandra GD" w:eastAsia="Times New Roman" w:hAnsi="Maiandra GD" w:cs="Arial"/>
          <w:b/>
          <w:bCs/>
          <w:color w:val="000000"/>
        </w:rPr>
      </w:pP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Modify the index view as shown below to use EditorFor extension method</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@using HTML_HELPER.Models</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Employee</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br</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table</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EmployeeId</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@Html.EditorFor(emp =&gt; emp.EmployeeId)</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EmployeeName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@Html.EditorFor(emp =&gt; emp.EmployeeName)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Gender</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@Html.EditorFor(emp =&gt; emp.Gender)</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Age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@Html.EditorFor(emp =&gt; emp.Age)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isNewlyEnrolled</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@Html.EditorFor(emp =&gt; emp.isNewlyEnrolled)</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DoB</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lastRenderedPageBreak/>
        <w:t>&lt;</w:t>
      </w:r>
      <w:proofErr w:type="gramStart"/>
      <w:r w:rsidRPr="001A0C26">
        <w:rPr>
          <w:rFonts w:ascii="Maiandra GD" w:eastAsia="Times New Roman" w:hAnsi="Maiandra GD" w:cs="Consolas"/>
          <w:b/>
          <w:bCs/>
          <w:color w:val="D171DD"/>
        </w:rPr>
        <w:t>td</w:t>
      </w:r>
      <w:proofErr w:type="gramEnd"/>
      <w:r w:rsidRPr="001A0C26">
        <w:rPr>
          <w:rFonts w:ascii="Maiandra GD" w:eastAsia="Times New Roman" w:hAnsi="Maiandra GD" w:cs="Consolas"/>
          <w:b/>
          <w:bCs/>
          <w:color w:val="6B7C8B"/>
        </w:rPr>
        <w:t>&gt;</w:t>
      </w:r>
      <w:r w:rsidRPr="001A0C26">
        <w:rPr>
          <w:rFonts w:ascii="Maiandra GD" w:eastAsia="Times New Roman" w:hAnsi="Maiandra GD" w:cs="Consolas"/>
          <w:color w:val="CFD5E0"/>
        </w:rPr>
        <w:t>@Html.EditorFor(emp =&gt; emp.DoB)</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td</w:t>
      </w:r>
      <w:r w:rsidRPr="001A0C26">
        <w:rPr>
          <w:rFonts w:ascii="Maiandra GD" w:eastAsia="Times New Roman" w:hAnsi="Maiandra GD" w:cs="Consolas"/>
          <w:b/>
          <w:bCs/>
          <w:color w:val="6B7C8B"/>
        </w:rPr>
        <w:t>&gt;</w:t>
      </w:r>
    </w:p>
    <w:p w:rsidR="00F47633" w:rsidRPr="00F47633" w:rsidRDefault="00F47633"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tr</w:t>
      </w:r>
      <w:proofErr w:type="gramEnd"/>
      <w:r w:rsidRPr="001A0C26">
        <w:rPr>
          <w:rFonts w:ascii="Maiandra GD" w:eastAsia="Times New Roman" w:hAnsi="Maiandra GD" w:cs="Consolas"/>
          <w:b/>
          <w:bCs/>
          <w:color w:val="6B7C8B"/>
        </w:rPr>
        <w:t>&gt;</w:t>
      </w:r>
    </w:p>
    <w:p w:rsidR="00F47633" w:rsidRPr="00F47633" w:rsidRDefault="00F47633"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table</w:t>
      </w:r>
      <w:r w:rsidRPr="001A0C26">
        <w:rPr>
          <w:rFonts w:ascii="Maiandra GD" w:eastAsia="Times New Roman" w:hAnsi="Maiandra GD" w:cs="Consolas"/>
          <w:b/>
          <w:bCs/>
          <w:color w:val="6B7C8B"/>
        </w:rPr>
        <w:t>&gt;</w:t>
      </w:r>
    </w:p>
    <w:p w:rsidR="00F47633" w:rsidRPr="00F47633" w:rsidRDefault="00F47633"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3A3A3A"/>
        </w:rPr>
        <w:t>The output is as shown below.</w:t>
      </w:r>
    </w:p>
    <w:p w:rsidR="00F47633" w:rsidRPr="00F47633" w:rsidRDefault="00F47633"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3295650" cy="1971675"/>
            <wp:effectExtent l="19050" t="0" r="0" b="0"/>
            <wp:docPr id="33" name="Picture 33" descr="EditorFor HTML Help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orFor HTML Helper in ASP.NET MVC"/>
                    <pic:cNvPicPr>
                      <a:picLocks noChangeAspect="1" noChangeArrowheads="1"/>
                    </pic:cNvPicPr>
                  </pic:nvPicPr>
                  <pic:blipFill>
                    <a:blip r:embed="rId24"/>
                    <a:srcRect/>
                    <a:stretch>
                      <a:fillRect/>
                    </a:stretch>
                  </pic:blipFill>
                  <pic:spPr bwMode="auto">
                    <a:xfrm>
                      <a:off x="0" y="0"/>
                      <a:ext cx="3295650" cy="1971675"/>
                    </a:xfrm>
                    <a:prstGeom prst="rect">
                      <a:avLst/>
                    </a:prstGeom>
                    <a:noFill/>
                    <a:ln w="9525">
                      <a:noFill/>
                      <a:miter lim="800000"/>
                      <a:headEnd/>
                      <a:tailEnd/>
                    </a:ln>
                  </pic:spPr>
                </pic:pic>
              </a:graphicData>
            </a:graphic>
          </wp:inline>
        </w:drawing>
      </w:r>
    </w:p>
    <w:p w:rsidR="00F47633" w:rsidRPr="00F47633" w:rsidRDefault="00F47633" w:rsidP="007D19BE">
      <w:pPr>
        <w:shd w:val="clear" w:color="auto" w:fill="FFFFFF"/>
        <w:spacing w:after="0" w:line="240" w:lineRule="auto"/>
        <w:textAlignment w:val="baseline"/>
        <w:rPr>
          <w:rFonts w:ascii="Maiandra GD" w:eastAsia="Times New Roman" w:hAnsi="Maiandra GD" w:cs="Segoe UI"/>
          <w:color w:val="212529"/>
        </w:rPr>
      </w:pPr>
      <w:r w:rsidRPr="00F47633">
        <w:rPr>
          <w:rFonts w:ascii="Maiandra GD" w:eastAsia="Times New Roman" w:hAnsi="Maiandra GD" w:cs="Arial"/>
          <w:color w:val="000000"/>
          <w:bdr w:val="none" w:sz="0" w:space="0" w:color="auto" w:frame="1"/>
        </w:rPr>
        <w:t>In the above example, we specified the property name using the lambda expression. There is no difference in the result whether you use the </w:t>
      </w:r>
      <w:proofErr w:type="gramStart"/>
      <w:r w:rsidRPr="001A0C26">
        <w:rPr>
          <w:rFonts w:ascii="Maiandra GD" w:eastAsia="Times New Roman" w:hAnsi="Maiandra GD" w:cs="Arial"/>
          <w:b/>
          <w:bCs/>
          <w:color w:val="000000"/>
        </w:rPr>
        <w:t>Editor(</w:t>
      </w:r>
      <w:proofErr w:type="gramEnd"/>
      <w:r w:rsidRPr="001A0C26">
        <w:rPr>
          <w:rFonts w:ascii="Maiandra GD" w:eastAsia="Times New Roman" w:hAnsi="Maiandra GD" w:cs="Arial"/>
          <w:b/>
          <w:bCs/>
          <w:color w:val="000000"/>
        </w:rPr>
        <w:t>)</w:t>
      </w:r>
      <w:r w:rsidRPr="00F47633">
        <w:rPr>
          <w:rFonts w:ascii="Maiandra GD" w:eastAsia="Times New Roman" w:hAnsi="Maiandra GD" w:cs="Arial"/>
          <w:color w:val="000000"/>
          <w:bdr w:val="none" w:sz="0" w:space="0" w:color="auto" w:frame="1"/>
        </w:rPr>
        <w:t> or the </w:t>
      </w:r>
      <w:r w:rsidRPr="001A0C26">
        <w:rPr>
          <w:rFonts w:ascii="Maiandra GD" w:eastAsia="Times New Roman" w:hAnsi="Maiandra GD" w:cs="Arial"/>
          <w:b/>
          <w:bCs/>
          <w:color w:val="000000"/>
        </w:rPr>
        <w:t>EditorFor()</w:t>
      </w:r>
      <w:r w:rsidRPr="00F47633">
        <w:rPr>
          <w:rFonts w:ascii="Maiandra GD" w:eastAsia="Times New Roman" w:hAnsi="Maiandra GD" w:cs="Arial"/>
          <w:color w:val="000000"/>
          <w:bdr w:val="none" w:sz="0" w:space="0" w:color="auto" w:frame="1"/>
        </w:rPr>
        <w:t> extension method.</w:t>
      </w:r>
    </w:p>
    <w:p w:rsidR="00F47633" w:rsidRPr="001A0C26" w:rsidRDefault="00F47633" w:rsidP="007D19BE">
      <w:pPr>
        <w:pBdr>
          <w:bottom w:val="double" w:sz="6" w:space="1" w:color="auto"/>
        </w:pBdr>
        <w:rPr>
          <w:rFonts w:ascii="Maiandra GD" w:hAnsi="Maiandra GD"/>
        </w:rPr>
      </w:pPr>
    </w:p>
    <w:p w:rsidR="0005762E" w:rsidRPr="0041093A" w:rsidRDefault="0005762E" w:rsidP="007D19BE">
      <w:pPr>
        <w:spacing w:after="48" w:line="240" w:lineRule="auto"/>
        <w:textAlignment w:val="baseline"/>
        <w:outlineLvl w:val="0"/>
        <w:rPr>
          <w:rFonts w:ascii="Maiandra GD" w:eastAsia="Times New Roman" w:hAnsi="Maiandra GD" w:cs="Times New Roman"/>
          <w:b/>
          <w:color w:val="3A3A3A"/>
          <w:kern w:val="36"/>
          <w:sz w:val="28"/>
        </w:rPr>
      </w:pPr>
      <w:r w:rsidRPr="0041093A">
        <w:rPr>
          <w:rFonts w:ascii="Maiandra GD" w:eastAsia="Times New Roman" w:hAnsi="Maiandra GD" w:cs="Times New Roman"/>
          <w:b/>
          <w:color w:val="3A3A3A"/>
          <w:kern w:val="36"/>
          <w:sz w:val="28"/>
          <w:highlight w:val="yellow"/>
        </w:rPr>
        <w:t>Password Field and Hidden Field HTML Helper in ASP.NET MVC</w:t>
      </w:r>
    </w:p>
    <w:p w:rsidR="0005762E" w:rsidRPr="0005762E" w:rsidRDefault="0005762E" w:rsidP="007D19BE">
      <w:pPr>
        <w:shd w:val="clear" w:color="auto" w:fill="FFFFFF"/>
        <w:spacing w:after="0" w:line="240" w:lineRule="auto"/>
        <w:textAlignment w:val="baseline"/>
        <w:outlineLvl w:val="1"/>
        <w:rPr>
          <w:rFonts w:ascii="Maiandra GD" w:eastAsia="Times New Roman" w:hAnsi="Maiandra GD" w:cs="Segoe UI"/>
          <w:color w:val="3A3A3A"/>
        </w:rPr>
      </w:pPr>
      <w:r w:rsidRPr="001A0C26">
        <w:rPr>
          <w:rFonts w:ascii="Maiandra GD" w:eastAsia="Times New Roman" w:hAnsi="Maiandra GD" w:cs="Arial"/>
          <w:b/>
          <w:bCs/>
          <w:color w:val="000000"/>
        </w:rPr>
        <w:t>Password Field and Hidden Field HTML Helper in ASP.NET MVC</w:t>
      </w:r>
    </w:p>
    <w:p w:rsidR="0005762E" w:rsidRPr="0005762E" w:rsidRDefault="0005762E"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4867275" cy="1085850"/>
            <wp:effectExtent l="19050" t="0" r="9525" b="0"/>
            <wp:docPr id="37" name="Picture 37" descr="Password Field and Hidden Field HTML Help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ssword Field and Hidden Field HTML Helper in ASP.NET MVC"/>
                    <pic:cNvPicPr>
                      <a:picLocks noChangeAspect="1" noChangeArrowheads="1"/>
                    </pic:cNvPicPr>
                  </pic:nvPicPr>
                  <pic:blipFill>
                    <a:blip r:embed="rId25"/>
                    <a:srcRect/>
                    <a:stretch>
                      <a:fillRect/>
                    </a:stretch>
                  </pic:blipFill>
                  <pic:spPr bwMode="auto">
                    <a:xfrm>
                      <a:off x="0" y="0"/>
                      <a:ext cx="4867275" cy="1085850"/>
                    </a:xfrm>
                    <a:prstGeom prst="rect">
                      <a:avLst/>
                    </a:prstGeom>
                    <a:noFill/>
                    <a:ln w="9525">
                      <a:noFill/>
                      <a:miter lim="800000"/>
                      <a:headEnd/>
                      <a:tailEnd/>
                    </a:ln>
                  </pic:spPr>
                </pic:pic>
              </a:graphicData>
            </a:graphic>
          </wp:inline>
        </w:drawing>
      </w: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Password HTML Helper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HtmlHelper class provides two extension methods which we can use to generate a password field of </w:t>
      </w:r>
      <w:r w:rsidRPr="001A0C26">
        <w:rPr>
          <w:rFonts w:ascii="Maiandra GD" w:eastAsia="Times New Roman" w:hAnsi="Maiandra GD" w:cs="Arial"/>
          <w:b/>
          <w:bCs/>
          <w:color w:val="000000"/>
        </w:rPr>
        <w:t>&lt;input type=”password”&gt;</w:t>
      </w:r>
      <w:r w:rsidRPr="0005762E">
        <w:rPr>
          <w:rFonts w:ascii="Maiandra GD" w:eastAsia="Times New Roman" w:hAnsi="Maiandra GD" w:cs="Arial"/>
          <w:color w:val="000000"/>
          <w:bdr w:val="none" w:sz="0" w:space="0" w:color="auto" w:frame="1"/>
        </w:rPr>
        <w:t> in an MVC view. These two extension methods are </w:t>
      </w:r>
      <w:proofErr w:type="gramStart"/>
      <w:r w:rsidRPr="001A0C26">
        <w:rPr>
          <w:rFonts w:ascii="Maiandra GD" w:eastAsia="Times New Roman" w:hAnsi="Maiandra GD" w:cs="Arial"/>
          <w:b/>
          <w:bCs/>
          <w:color w:val="000000"/>
        </w:rPr>
        <w:t>Password(</w:t>
      </w:r>
      <w:proofErr w:type="gramEnd"/>
      <w:r w:rsidRPr="001A0C26">
        <w:rPr>
          <w:rFonts w:ascii="Maiandra GD" w:eastAsia="Times New Roman" w:hAnsi="Maiandra GD" w:cs="Arial"/>
          <w:b/>
          <w:bCs/>
          <w:color w:val="000000"/>
        </w:rPr>
        <w:t>)</w:t>
      </w:r>
      <w:r w:rsidRPr="0005762E">
        <w:rPr>
          <w:rFonts w:ascii="Maiandra GD" w:eastAsia="Times New Roman" w:hAnsi="Maiandra GD" w:cs="Arial"/>
          <w:color w:val="000000"/>
          <w:bdr w:val="none" w:sz="0" w:space="0" w:color="auto" w:frame="1"/>
        </w:rPr>
        <w:t> and </w:t>
      </w:r>
      <w:r w:rsidRPr="001A0C26">
        <w:rPr>
          <w:rFonts w:ascii="Maiandra GD" w:eastAsia="Times New Roman" w:hAnsi="Maiandra GD" w:cs="Arial"/>
          <w:b/>
          <w:bCs/>
          <w:color w:val="000000"/>
        </w:rPr>
        <w:t>PasswordFor()</w:t>
      </w:r>
      <w:r w:rsidRPr="0005762E">
        <w:rPr>
          <w:rFonts w:ascii="Maiandra GD" w:eastAsia="Times New Roman" w:hAnsi="Maiandra GD" w:cs="Arial"/>
          <w:color w:val="000000"/>
          <w:bdr w:val="none" w:sz="0" w:space="0" w:color="auto" w:frame="1"/>
        </w:rPr>
        <w: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We are going to use the following Login model to understand the </w:t>
      </w:r>
      <w:proofErr w:type="gramStart"/>
      <w:r w:rsidRPr="001A0C26">
        <w:rPr>
          <w:rFonts w:ascii="Maiandra GD" w:eastAsia="Times New Roman" w:hAnsi="Maiandra GD" w:cs="Arial"/>
          <w:b/>
          <w:bCs/>
          <w:color w:val="000000"/>
        </w:rPr>
        <w:t>Password(</w:t>
      </w:r>
      <w:proofErr w:type="gramEnd"/>
      <w:r w:rsidRPr="001A0C26">
        <w:rPr>
          <w:rFonts w:ascii="Maiandra GD" w:eastAsia="Times New Roman" w:hAnsi="Maiandra GD" w:cs="Arial"/>
          <w:b/>
          <w:bCs/>
          <w:color w:val="000000"/>
        </w:rPr>
        <w:t>) </w:t>
      </w:r>
      <w:r w:rsidRPr="0005762E">
        <w:rPr>
          <w:rFonts w:ascii="Maiandra GD" w:eastAsia="Times New Roman" w:hAnsi="Maiandra GD" w:cs="Arial"/>
          <w:color w:val="000000"/>
          <w:bdr w:val="none" w:sz="0" w:space="0" w:color="auto" w:frame="1"/>
        </w:rPr>
        <w:t>and </w:t>
      </w:r>
      <w:r w:rsidRPr="001A0C26">
        <w:rPr>
          <w:rFonts w:ascii="Maiandra GD" w:eastAsia="Times New Roman" w:hAnsi="Maiandra GD" w:cs="Arial"/>
          <w:b/>
          <w:bCs/>
          <w:color w:val="000000"/>
        </w:rPr>
        <w:t>PasswordFor()</w:t>
      </w:r>
      <w:r w:rsidRPr="0005762E">
        <w:rPr>
          <w:rFonts w:ascii="Maiandra GD" w:eastAsia="Times New Roman" w:hAnsi="Maiandra GD" w:cs="Arial"/>
          <w:color w:val="000000"/>
          <w:bdr w:val="none" w:sz="0" w:space="0" w:color="auto" w:frame="1"/>
        </w:rPr>
        <w:t> HTML Helper method.</w:t>
      </w:r>
    </w:p>
    <w:p w:rsidR="0005762E" w:rsidRPr="0005762E" w:rsidRDefault="0005762E"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000000"/>
        </w:rPr>
        <w:t>Create LoginModel within in the Models folder as shown below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LoginModel</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LoginId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lastRenderedPageBreak/>
        <w:t>[</w:t>
      </w:r>
      <w:proofErr w:type="gramStart"/>
      <w:r w:rsidRPr="001A0C26">
        <w:rPr>
          <w:rFonts w:ascii="Maiandra GD" w:eastAsia="Times New Roman" w:hAnsi="Maiandra GD" w:cs="Consolas"/>
          <w:color w:val="4284AE"/>
        </w:rPr>
        <w:t>Display</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 xml:space="preserve">Name = </w:t>
      </w:r>
      <w:r w:rsidRPr="001A0C26">
        <w:rPr>
          <w:rFonts w:ascii="Maiandra GD" w:eastAsia="Times New Roman" w:hAnsi="Maiandra GD" w:cs="Consolas"/>
          <w:color w:val="7CC379"/>
        </w:rPr>
        <w:t>"Name"</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loginName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LoginPassword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Create LoginController within Controllers Folder:</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Copy and Paste the following code in LoginController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HTML_HELPER.Controllers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LoginController : Controller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Login</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 xml:space="preserve">The </w:t>
      </w:r>
      <w:proofErr w:type="gramStart"/>
      <w:r w:rsidRPr="001A0C26">
        <w:rPr>
          <w:rFonts w:ascii="Maiandra GD" w:eastAsia="Times New Roman" w:hAnsi="Maiandra GD" w:cs="Arial"/>
          <w:b/>
          <w:bCs/>
          <w:color w:val="000000"/>
        </w:rPr>
        <w:t>Password(</w:t>
      </w:r>
      <w:proofErr w:type="gramEnd"/>
      <w:r w:rsidRPr="001A0C26">
        <w:rPr>
          <w:rFonts w:ascii="Maiandra GD" w:eastAsia="Times New Roman" w:hAnsi="Maiandra GD" w:cs="Arial"/>
          <w:b/>
          <w:bCs/>
          <w:color w:val="000000"/>
        </w:rPr>
        <w:t>) HTML Helper method in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The </w:t>
      </w:r>
      <w:proofErr w:type="gramStart"/>
      <w:r w:rsidRPr="0005762E">
        <w:rPr>
          <w:rFonts w:ascii="Maiandra GD" w:eastAsia="Times New Roman" w:hAnsi="Maiandra GD" w:cs="Arial"/>
          <w:color w:val="000000"/>
          <w:bdr w:val="none" w:sz="0" w:space="0" w:color="auto" w:frame="1"/>
        </w:rPr>
        <w:t>Html.Password(</w:t>
      </w:r>
      <w:proofErr w:type="gramEnd"/>
      <w:r w:rsidRPr="0005762E">
        <w:rPr>
          <w:rFonts w:ascii="Maiandra GD" w:eastAsia="Times New Roman" w:hAnsi="Maiandra GD" w:cs="Arial"/>
          <w:color w:val="000000"/>
          <w:bdr w:val="none" w:sz="0" w:space="0" w:color="auto" w:frame="1"/>
        </w:rPr>
        <w:t>) HTML Helper method in MVC is used to generates an input password element with a specified name, value, and HTML attributes. The signature of </w:t>
      </w:r>
      <w:proofErr w:type="gramStart"/>
      <w:r w:rsidRPr="0005762E">
        <w:rPr>
          <w:rFonts w:ascii="Maiandra GD" w:eastAsia="Times New Roman" w:hAnsi="Maiandra GD" w:cs="Arial"/>
          <w:color w:val="000000"/>
          <w:bdr w:val="none" w:sz="0" w:space="0" w:color="auto" w:frame="1"/>
        </w:rPr>
        <w:t>Password(</w:t>
      </w:r>
      <w:proofErr w:type="gramEnd"/>
      <w:r w:rsidRPr="0005762E">
        <w:rPr>
          <w:rFonts w:ascii="Maiandra GD" w:eastAsia="Times New Roman" w:hAnsi="Maiandra GD" w:cs="Arial"/>
          <w:color w:val="000000"/>
          <w:bdr w:val="none" w:sz="0" w:space="0" w:color="auto" w:frame="1"/>
        </w:rPr>
        <w:t>) Helper Method is shown as below</w:t>
      </w:r>
    </w:p>
    <w:p w:rsidR="0041093A" w:rsidRDefault="0041093A" w:rsidP="007D19BE">
      <w:pPr>
        <w:shd w:val="clear" w:color="auto" w:fill="FFFFFF"/>
        <w:spacing w:after="0" w:line="240" w:lineRule="auto"/>
        <w:textAlignment w:val="baseline"/>
        <w:rPr>
          <w:rFonts w:ascii="Maiandra GD" w:eastAsia="Times New Roman" w:hAnsi="Maiandra GD" w:cs="Arial"/>
          <w:b/>
          <w:bCs/>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MvcHtmlString </w:t>
      </w:r>
      <w:proofErr w:type="gramStart"/>
      <w:r w:rsidRPr="001A0C26">
        <w:rPr>
          <w:rFonts w:ascii="Maiandra GD" w:eastAsia="Times New Roman" w:hAnsi="Maiandra GD" w:cs="Arial"/>
          <w:b/>
          <w:bCs/>
        </w:rPr>
        <w:t>Html.Password(</w:t>
      </w:r>
      <w:proofErr w:type="gramEnd"/>
      <w:r w:rsidRPr="001A0C26">
        <w:rPr>
          <w:rFonts w:ascii="Maiandra GD" w:eastAsia="Times New Roman" w:hAnsi="Maiandra GD" w:cs="Arial"/>
          <w:b/>
          <w:bCs/>
        </w:rPr>
        <w:t>string name, object value, object htmlAttributes)</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Change the </w:t>
      </w:r>
      <w:r w:rsidRPr="001A0C26">
        <w:rPr>
          <w:rFonts w:ascii="Maiandra GD" w:eastAsia="Times New Roman" w:hAnsi="Maiandra GD" w:cs="Arial"/>
          <w:b/>
          <w:bCs/>
          <w:color w:val="000000"/>
        </w:rPr>
        <w:t>RouteConfig</w:t>
      </w:r>
      <w:r w:rsidRPr="0005762E">
        <w:rPr>
          <w:rFonts w:ascii="Maiandra GD" w:eastAsia="Times New Roman" w:hAnsi="Maiandra GD" w:cs="Arial"/>
          <w:color w:val="000000"/>
          <w:bdr w:val="none" w:sz="0" w:space="0" w:color="auto" w:frame="1"/>
        </w:rPr>
        <w:t> File, set the Login Action method of Login Controller as default Route.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RouteConfig</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static</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void</w:t>
      </w:r>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RegisterRoutes</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RouteCollection routes</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routes.</w:t>
      </w:r>
      <w:r w:rsidRPr="001A0C26">
        <w:rPr>
          <w:rFonts w:ascii="Maiandra GD" w:eastAsia="Times New Roman" w:hAnsi="Maiandra GD" w:cs="Consolas"/>
          <w:color w:val="4284AE"/>
        </w:rPr>
        <w:t>IgnoreRoute</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"{resource}.axd/{*pathInfo}"</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routes.</w:t>
      </w:r>
      <w:r w:rsidRPr="001A0C26">
        <w:rPr>
          <w:rFonts w:ascii="Maiandra GD" w:eastAsia="Times New Roman" w:hAnsi="Maiandra GD" w:cs="Consolas"/>
          <w:color w:val="4284AE"/>
        </w:rPr>
        <w:t>MapRoute</w:t>
      </w:r>
      <w:r w:rsidRPr="001A0C26">
        <w:rPr>
          <w:rFonts w:ascii="Maiandra GD" w:eastAsia="Times New Roman" w:hAnsi="Maiandra GD" w:cs="Consolas"/>
          <w:b/>
          <w:bCs/>
          <w:color w:val="6B7C8B"/>
        </w:rPr>
        <w:t>(</w:t>
      </w:r>
      <w:proofErr w:type="gramEnd"/>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name</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7CC379"/>
        </w:rPr>
        <w:t>"Default"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url</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7CC379"/>
        </w:rPr>
        <w:t>"{controller}/{action}/{id}"</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lastRenderedPageBreak/>
        <w:t>defaults</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controller = </w:t>
      </w:r>
      <w:r w:rsidRPr="001A0C26">
        <w:rPr>
          <w:rFonts w:ascii="Maiandra GD" w:eastAsia="Times New Roman" w:hAnsi="Maiandra GD" w:cs="Consolas"/>
          <w:color w:val="7CC379"/>
        </w:rPr>
        <w:t>"Login"</w:t>
      </w:r>
      <w:r w:rsidRPr="001A0C26">
        <w:rPr>
          <w:rFonts w:ascii="Maiandra GD" w:eastAsia="Times New Roman" w:hAnsi="Maiandra GD" w:cs="Consolas"/>
          <w:color w:val="CFD5E0"/>
        </w:rPr>
        <w:t xml:space="preserve">, action = </w:t>
      </w:r>
      <w:r w:rsidRPr="001A0C26">
        <w:rPr>
          <w:rFonts w:ascii="Maiandra GD" w:eastAsia="Times New Roman" w:hAnsi="Maiandra GD" w:cs="Consolas"/>
          <w:color w:val="7CC379"/>
        </w:rPr>
        <w:t>"Login"</w:t>
      </w:r>
      <w:r w:rsidRPr="001A0C26">
        <w:rPr>
          <w:rFonts w:ascii="Maiandra GD" w:eastAsia="Times New Roman" w:hAnsi="Maiandra GD" w:cs="Consolas"/>
          <w:color w:val="CFD5E0"/>
        </w:rPr>
        <w:t>, id = UrlParameter.</w:t>
      </w:r>
      <w:r w:rsidRPr="001A0C26">
        <w:rPr>
          <w:rFonts w:ascii="Maiandra GD" w:eastAsia="Times New Roman" w:hAnsi="Maiandra GD" w:cs="Consolas"/>
          <w:color w:val="4284AE"/>
        </w:rPr>
        <w:t>Optional</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41093A" w:rsidRDefault="0041093A" w:rsidP="007D19BE">
      <w:pPr>
        <w:shd w:val="clear" w:color="auto" w:fill="FFFFFF"/>
        <w:spacing w:after="0" w:line="240" w:lineRule="auto"/>
        <w:textAlignment w:val="baseline"/>
        <w:outlineLvl w:val="4"/>
        <w:rPr>
          <w:rFonts w:ascii="Maiandra GD" w:eastAsia="Times New Roman" w:hAnsi="Maiandra GD" w:cs="Arial"/>
          <w:b/>
          <w:bCs/>
          <w:color w:val="3A3A3A"/>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3A3A3A"/>
        </w:rPr>
        <w:t>Create Login View and Copy and Paste the Following code</w:t>
      </w:r>
    </w:p>
    <w:p w:rsidR="0041093A" w:rsidRDefault="0041093A" w:rsidP="007D19BE">
      <w:pPr>
        <w:shd w:val="clear" w:color="auto" w:fill="FFFFFF"/>
        <w:spacing w:after="0" w:line="240" w:lineRule="auto"/>
        <w:textAlignment w:val="baseline"/>
        <w:rPr>
          <w:rFonts w:ascii="Maiandra GD" w:eastAsia="Times New Roman" w:hAnsi="Maiandra GD" w:cs="Arial"/>
          <w:b/>
          <w:bCs/>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@model HTML_HELPER.Models.LoginModel</w:t>
      </w:r>
      <w:r w:rsidRPr="0005762E">
        <w:rPr>
          <w:rFonts w:ascii="Maiandra GD" w:eastAsia="Times New Roman" w:hAnsi="Maiandra GD" w:cs="Segoe UI"/>
          <w:color w:val="212529"/>
        </w:rPr>
        <w:br/>
      </w:r>
      <w:proofErr w:type="gramStart"/>
      <w:r w:rsidRPr="001A0C26">
        <w:rPr>
          <w:rFonts w:ascii="Maiandra GD" w:eastAsia="Times New Roman" w:hAnsi="Maiandra GD" w:cs="Arial"/>
          <w:b/>
          <w:bCs/>
        </w:rPr>
        <w:t>@Html.Password(</w:t>
      </w:r>
      <w:proofErr w:type="gramEnd"/>
      <w:r w:rsidRPr="001A0C26">
        <w:rPr>
          <w:rFonts w:ascii="Maiandra GD" w:eastAsia="Times New Roman" w:hAnsi="Maiandra GD" w:cs="Arial"/>
          <w:b/>
          <w:bCs/>
        </w:rPr>
        <w:t>“LoginPassword”)</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Run the application and inspect the HTML for the password field text box. It will generate the following HTML for Password field.</w:t>
      </w:r>
      <w:r w:rsidRPr="0005762E">
        <w:rPr>
          <w:rFonts w:ascii="Maiandra GD" w:eastAsia="Times New Roman" w:hAnsi="Maiandra GD" w:cs="Segoe UI"/>
          <w:color w:val="212529"/>
        </w:rPr>
        <w:br/>
      </w:r>
      <w:r w:rsidRPr="001A0C26">
        <w:rPr>
          <w:rFonts w:ascii="Maiandra GD" w:eastAsia="Times New Roman" w:hAnsi="Maiandra GD" w:cs="Arial"/>
          <w:b/>
          <w:bCs/>
        </w:rPr>
        <w:t>&lt;input id=”LoginPassword” name=”LoginPassword” type=”password”&gt;</w:t>
      </w: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 xml:space="preserve">The </w:t>
      </w:r>
      <w:proofErr w:type="gramStart"/>
      <w:r w:rsidRPr="001A0C26">
        <w:rPr>
          <w:rFonts w:ascii="Maiandra GD" w:eastAsia="Times New Roman" w:hAnsi="Maiandra GD" w:cs="Arial"/>
          <w:b/>
          <w:bCs/>
          <w:color w:val="000000"/>
        </w:rPr>
        <w:t>PasswordFor(</w:t>
      </w:r>
      <w:proofErr w:type="gramEnd"/>
      <w:r w:rsidRPr="001A0C26">
        <w:rPr>
          <w:rFonts w:ascii="Maiandra GD" w:eastAsia="Times New Roman" w:hAnsi="Maiandra GD" w:cs="Arial"/>
          <w:b/>
          <w:bCs/>
          <w:color w:val="000000"/>
        </w:rPr>
        <w:t>) HTML Helper Method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The </w:t>
      </w:r>
      <w:proofErr w:type="gramStart"/>
      <w:r w:rsidRPr="0005762E">
        <w:rPr>
          <w:rFonts w:ascii="Maiandra GD" w:eastAsia="Times New Roman" w:hAnsi="Maiandra GD" w:cs="Arial"/>
          <w:color w:val="000000"/>
          <w:bdr w:val="none" w:sz="0" w:space="0" w:color="auto" w:frame="1"/>
        </w:rPr>
        <w:t>PasswordFor(</w:t>
      </w:r>
      <w:proofErr w:type="gramEnd"/>
      <w:r w:rsidRPr="0005762E">
        <w:rPr>
          <w:rFonts w:ascii="Maiandra GD" w:eastAsia="Times New Roman" w:hAnsi="Maiandra GD" w:cs="Arial"/>
          <w:color w:val="000000"/>
          <w:bdr w:val="none" w:sz="0" w:space="0" w:color="auto" w:frame="1"/>
        </w:rPr>
        <w:t>) HTML helper method is the strongly typed extension method. This method is used to generate an element of type &lt;input type=”password”&gt;. The name should be specified using a lambda expression.</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The </w:t>
      </w:r>
      <w:proofErr w:type="gramStart"/>
      <w:r w:rsidRPr="0005762E">
        <w:rPr>
          <w:rFonts w:ascii="Maiandra GD" w:eastAsia="Times New Roman" w:hAnsi="Maiandra GD" w:cs="Arial"/>
          <w:color w:val="000000"/>
          <w:bdr w:val="none" w:sz="0" w:space="0" w:color="auto" w:frame="1"/>
        </w:rPr>
        <w:t>PasswordFor(</w:t>
      </w:r>
      <w:proofErr w:type="gramEnd"/>
      <w:r w:rsidRPr="0005762E">
        <w:rPr>
          <w:rFonts w:ascii="Maiandra GD" w:eastAsia="Times New Roman" w:hAnsi="Maiandra GD" w:cs="Arial"/>
          <w:color w:val="000000"/>
          <w:bdr w:val="none" w:sz="0" w:space="0" w:color="auto" w:frame="1"/>
        </w:rPr>
        <w:t>) HTML Helper method binds a specified model object property to the password element. As a result, it automatically sets the value of the model property to the password field. The </w:t>
      </w:r>
      <w:proofErr w:type="gramStart"/>
      <w:r w:rsidRPr="0005762E">
        <w:rPr>
          <w:rFonts w:ascii="Maiandra GD" w:eastAsia="Times New Roman" w:hAnsi="Maiandra GD" w:cs="Arial"/>
          <w:color w:val="212529"/>
          <w:bdr w:val="none" w:sz="0" w:space="0" w:color="auto" w:frame="1"/>
        </w:rPr>
        <w:t>PasswordFor(</w:t>
      </w:r>
      <w:proofErr w:type="gramEnd"/>
      <w:r w:rsidRPr="0005762E">
        <w:rPr>
          <w:rFonts w:ascii="Maiandra GD" w:eastAsia="Times New Roman" w:hAnsi="Maiandra GD" w:cs="Arial"/>
          <w:color w:val="212529"/>
          <w:bdr w:val="none" w:sz="0" w:space="0" w:color="auto" w:frame="1"/>
        </w:rPr>
        <w:t>) HTML Helper Method Signature is shown below:</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MvcHtmlString </w:t>
      </w:r>
      <w:proofErr w:type="gramStart"/>
      <w:r w:rsidRPr="001A0C26">
        <w:rPr>
          <w:rFonts w:ascii="Maiandra GD" w:eastAsia="Times New Roman" w:hAnsi="Maiandra GD" w:cs="Arial"/>
          <w:b/>
          <w:bCs/>
        </w:rPr>
        <w:t>Html.PasswordFor(</w:t>
      </w:r>
      <w:proofErr w:type="gramEnd"/>
      <w:r w:rsidRPr="001A0C26">
        <w:rPr>
          <w:rFonts w:ascii="Maiandra GD" w:eastAsia="Times New Roman" w:hAnsi="Maiandra GD" w:cs="Arial"/>
          <w:b/>
          <w:bCs/>
        </w:rPr>
        <w:t>Expression&lt;Func&lt;dynamic, TProperty&gt;&gt; expression, object htmlAttributes)</w:t>
      </w:r>
    </w:p>
    <w:p w:rsidR="0041093A" w:rsidRDefault="0041093A"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41093A" w:rsidRPr="0041093A" w:rsidRDefault="0005762E" w:rsidP="007D19BE">
      <w:pPr>
        <w:shd w:val="clear" w:color="auto" w:fill="FFFFFF"/>
        <w:spacing w:after="0" w:line="240" w:lineRule="auto"/>
        <w:textAlignment w:val="baseline"/>
        <w:rPr>
          <w:rFonts w:ascii="Maiandra GD" w:eastAsia="Times New Roman" w:hAnsi="Maiandra GD" w:cs="Arial"/>
          <w:b/>
          <w:color w:val="000000"/>
          <w:bdr w:val="none" w:sz="0" w:space="0" w:color="auto" w:frame="1"/>
        </w:rPr>
      </w:pPr>
      <w:r w:rsidRPr="0041093A">
        <w:rPr>
          <w:rFonts w:ascii="Maiandra GD" w:eastAsia="Times New Roman" w:hAnsi="Maiandra GD" w:cs="Arial"/>
          <w:b/>
          <w:color w:val="000000"/>
          <w:bdr w:val="none" w:sz="0" w:space="0" w:color="auto" w:frame="1"/>
        </w:rPr>
        <w:t>Modify the Login View as shown below.</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Segoe UI"/>
          <w:color w:val="212529"/>
        </w:rPr>
        <w:br/>
      </w:r>
      <w:r w:rsidRPr="001A0C26">
        <w:rPr>
          <w:rFonts w:ascii="Maiandra GD" w:eastAsia="Times New Roman" w:hAnsi="Maiandra GD" w:cs="Arial"/>
          <w:b/>
          <w:bCs/>
        </w:rPr>
        <w:t>@model HTML_HELPER.Models.LoginModel</w:t>
      </w:r>
      <w:r w:rsidRPr="0005762E">
        <w:rPr>
          <w:rFonts w:ascii="Maiandra GD" w:eastAsia="Times New Roman" w:hAnsi="Maiandra GD" w:cs="Segoe UI"/>
          <w:color w:val="212529"/>
        </w:rPr>
        <w:br/>
      </w:r>
      <w:proofErr w:type="gramStart"/>
      <w:r w:rsidRPr="001A0C26">
        <w:rPr>
          <w:rFonts w:ascii="Maiandra GD" w:eastAsia="Times New Roman" w:hAnsi="Maiandra GD" w:cs="Arial"/>
          <w:b/>
          <w:bCs/>
        </w:rPr>
        <w:t>@Html.PasswordFor(</w:t>
      </w:r>
      <w:proofErr w:type="gramEnd"/>
      <w:r w:rsidRPr="001A0C26">
        <w:rPr>
          <w:rFonts w:ascii="Maiandra GD" w:eastAsia="Times New Roman" w:hAnsi="Maiandra GD" w:cs="Arial"/>
          <w:b/>
          <w:bCs/>
        </w:rPr>
        <w:t>m =&gt; m.LoginPassword)</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It will generate the following HTML Code.</w:t>
      </w:r>
      <w:r w:rsidRPr="0005762E">
        <w:rPr>
          <w:rFonts w:ascii="Maiandra GD" w:eastAsia="Times New Roman" w:hAnsi="Maiandra GD" w:cs="Segoe UI"/>
          <w:color w:val="212529"/>
        </w:rPr>
        <w:br/>
      </w:r>
      <w:r w:rsidRPr="001A0C26">
        <w:rPr>
          <w:rFonts w:ascii="Maiandra GD" w:eastAsia="Times New Roman" w:hAnsi="Maiandra GD" w:cs="Arial"/>
          <w:b/>
          <w:bCs/>
        </w:rPr>
        <w:t>&lt;input id=”LoginPassword” name=”LoginPassword” type=”password”&gt;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In the above example, the first parameter of the </w:t>
      </w:r>
      <w:proofErr w:type="gramStart"/>
      <w:r w:rsidRPr="0005762E">
        <w:rPr>
          <w:rFonts w:ascii="Maiandra GD" w:eastAsia="Times New Roman" w:hAnsi="Maiandra GD" w:cs="Arial"/>
          <w:color w:val="000000"/>
          <w:bdr w:val="none" w:sz="0" w:space="0" w:color="auto" w:frame="1"/>
        </w:rPr>
        <w:t>PasswordFor(</w:t>
      </w:r>
      <w:proofErr w:type="gramEnd"/>
      <w:r w:rsidRPr="0005762E">
        <w:rPr>
          <w:rFonts w:ascii="Maiandra GD" w:eastAsia="Times New Roman" w:hAnsi="Maiandra GD" w:cs="Arial"/>
          <w:color w:val="000000"/>
          <w:bdr w:val="none" w:sz="0" w:space="0" w:color="auto" w:frame="1"/>
        </w:rPr>
        <w:t>) helper method is a lambda expression that specifies the model property to be bind with the password field textbox. </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The Hidden Filed HTML Helper Method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hidden field HTML Helper method is used when we need to store the hidden values on a webpage. We need this when we don’t want to show the values to the end-users but we need these values to update the data when the form is submitted to the server. The HtmlHelper class in ASP.NET MVC provides two extension methods to generate a hidden field of type </w:t>
      </w:r>
      <w:r w:rsidRPr="001A0C26">
        <w:rPr>
          <w:rFonts w:ascii="Maiandra GD" w:eastAsia="Times New Roman" w:hAnsi="Maiandra GD" w:cs="Arial"/>
          <w:b/>
          <w:bCs/>
          <w:color w:val="000000"/>
        </w:rPr>
        <w:t>(</w:t>
      </w:r>
      <w:r w:rsidRPr="001A0C26">
        <w:rPr>
          <w:rFonts w:ascii="Maiandra GD" w:eastAsia="Times New Roman" w:hAnsi="Maiandra GD" w:cs="Arial"/>
          <w:b/>
          <w:bCs/>
        </w:rPr>
        <w:t>&lt;input type=”hidden”&gt;</w:t>
      </w:r>
      <w:r w:rsidRPr="001A0C26">
        <w:rPr>
          <w:rFonts w:ascii="Maiandra GD" w:eastAsia="Times New Roman" w:hAnsi="Maiandra GD" w:cs="Arial"/>
          <w:b/>
          <w:bCs/>
          <w:color w:val="000000"/>
        </w:rPr>
        <w:t>)</w:t>
      </w:r>
      <w:r w:rsidRPr="0005762E">
        <w:rPr>
          <w:rFonts w:ascii="Maiandra GD" w:eastAsia="Times New Roman" w:hAnsi="Maiandra GD" w:cs="Arial"/>
          <w:color w:val="000000"/>
          <w:bdr w:val="none" w:sz="0" w:space="0" w:color="auto" w:frame="1"/>
        </w:rPr>
        <w:t xml:space="preserve"> in an MVC razor view. The two methods are </w:t>
      </w:r>
      <w:proofErr w:type="gramStart"/>
      <w:r w:rsidRPr="0005762E">
        <w:rPr>
          <w:rFonts w:ascii="Maiandra GD" w:eastAsia="Times New Roman" w:hAnsi="Maiandra GD" w:cs="Arial"/>
          <w:color w:val="000000"/>
          <w:bdr w:val="none" w:sz="0" w:space="0" w:color="auto" w:frame="1"/>
        </w:rPr>
        <w:t>Hidden(</w:t>
      </w:r>
      <w:proofErr w:type="gramEnd"/>
      <w:r w:rsidRPr="0005762E">
        <w:rPr>
          <w:rFonts w:ascii="Maiandra GD" w:eastAsia="Times New Roman" w:hAnsi="Maiandra GD" w:cs="Arial"/>
          <w:color w:val="000000"/>
          <w:bdr w:val="none" w:sz="0" w:space="0" w:color="auto" w:frame="1"/>
        </w:rPr>
        <w:t>) and HiddenFor().</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In this demo, we are going to use the following Student model to understand the </w:t>
      </w:r>
      <w:proofErr w:type="gramStart"/>
      <w:r w:rsidRPr="0005762E">
        <w:rPr>
          <w:rFonts w:ascii="Maiandra GD" w:eastAsia="Times New Roman" w:hAnsi="Maiandra GD" w:cs="Arial"/>
          <w:color w:val="000000"/>
          <w:bdr w:val="none" w:sz="0" w:space="0" w:color="auto" w:frame="1"/>
        </w:rPr>
        <w:t>Hidden(</w:t>
      </w:r>
      <w:proofErr w:type="gramEnd"/>
      <w:r w:rsidRPr="0005762E">
        <w:rPr>
          <w:rFonts w:ascii="Maiandra GD" w:eastAsia="Times New Roman" w:hAnsi="Maiandra GD" w:cs="Arial"/>
          <w:color w:val="000000"/>
          <w:bdr w:val="none" w:sz="0" w:space="0" w:color="auto" w:frame="1"/>
        </w:rPr>
        <w:t>) and HiddenFor() HTML Helper method. So, create the following Student Model within the Models folder of your application.</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HTML_HELPER.Models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LoginModel</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lastRenderedPageBreak/>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LoginId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roofErr w:type="gramStart"/>
      <w:r w:rsidRPr="001A0C26">
        <w:rPr>
          <w:rFonts w:ascii="Maiandra GD" w:eastAsia="Times New Roman" w:hAnsi="Maiandra GD" w:cs="Consolas"/>
          <w:color w:val="4284AE"/>
        </w:rPr>
        <w:t>Display</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CFD5E0"/>
        </w:rPr>
        <w:t xml:space="preserve">Name = </w:t>
      </w:r>
      <w:r w:rsidRPr="001A0C26">
        <w:rPr>
          <w:rFonts w:ascii="Maiandra GD" w:eastAsia="Times New Roman" w:hAnsi="Maiandra GD" w:cs="Consolas"/>
          <w:color w:val="7CC379"/>
        </w:rPr>
        <w:t>"Name"</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loginName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LoginPassword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 xml:space="preserve">The </w:t>
      </w:r>
      <w:proofErr w:type="gramStart"/>
      <w:r w:rsidRPr="001A0C26">
        <w:rPr>
          <w:rFonts w:ascii="Maiandra GD" w:eastAsia="Times New Roman" w:hAnsi="Maiandra GD" w:cs="Arial"/>
          <w:b/>
          <w:bCs/>
          <w:color w:val="000000"/>
        </w:rPr>
        <w:t>Hidden(</w:t>
      </w:r>
      <w:proofErr w:type="gramEnd"/>
      <w:r w:rsidRPr="001A0C26">
        <w:rPr>
          <w:rFonts w:ascii="Maiandra GD" w:eastAsia="Times New Roman" w:hAnsi="Maiandra GD" w:cs="Arial"/>
          <w:b/>
          <w:bCs/>
          <w:color w:val="000000"/>
        </w:rPr>
        <w:t>) HTML Helper method in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The </w:t>
      </w:r>
      <w:proofErr w:type="gramStart"/>
      <w:r w:rsidRPr="0005762E">
        <w:rPr>
          <w:rFonts w:ascii="Maiandra GD" w:eastAsia="Times New Roman" w:hAnsi="Maiandra GD" w:cs="Arial"/>
          <w:color w:val="000000"/>
          <w:bdr w:val="none" w:sz="0" w:space="0" w:color="auto" w:frame="1"/>
        </w:rPr>
        <w:t>Hidden(</w:t>
      </w:r>
      <w:proofErr w:type="gramEnd"/>
      <w:r w:rsidRPr="0005762E">
        <w:rPr>
          <w:rFonts w:ascii="Maiandra GD" w:eastAsia="Times New Roman" w:hAnsi="Maiandra GD" w:cs="Arial"/>
          <w:color w:val="000000"/>
          <w:bdr w:val="none" w:sz="0" w:space="0" w:color="auto" w:frame="1"/>
        </w:rPr>
        <w:t xml:space="preserve">) HTML Helper method is used to generate an input hidden field element with a specified name, value, and HTML attributes. </w:t>
      </w:r>
      <w:proofErr w:type="gramStart"/>
      <w:r w:rsidRPr="0005762E">
        <w:rPr>
          <w:rFonts w:ascii="Maiandra GD" w:eastAsia="Times New Roman" w:hAnsi="Maiandra GD" w:cs="Arial"/>
          <w:color w:val="000000"/>
          <w:bdr w:val="none" w:sz="0" w:space="0" w:color="auto" w:frame="1"/>
        </w:rPr>
        <w:t>the</w:t>
      </w:r>
      <w:proofErr w:type="gramEnd"/>
      <w:r w:rsidRPr="0005762E">
        <w:rPr>
          <w:rFonts w:ascii="Maiandra GD" w:eastAsia="Times New Roman" w:hAnsi="Maiandra GD" w:cs="Arial"/>
          <w:color w:val="000000"/>
          <w:bdr w:val="none" w:sz="0" w:space="0" w:color="auto" w:frame="1"/>
        </w:rPr>
        <w:t xml:space="preserve"> Signature of the Hidden HTML Helper Method is shown below:</w:t>
      </w:r>
    </w:p>
    <w:p w:rsidR="001358BF" w:rsidRDefault="001358BF" w:rsidP="007D19BE">
      <w:pPr>
        <w:shd w:val="clear" w:color="auto" w:fill="FFFFFF"/>
        <w:spacing w:after="0" w:line="240" w:lineRule="auto"/>
        <w:textAlignment w:val="baseline"/>
        <w:rPr>
          <w:rFonts w:ascii="Maiandra GD" w:eastAsia="Times New Roman" w:hAnsi="Maiandra GD" w:cs="Arial"/>
          <w:b/>
          <w:bCs/>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MvcHtmlString </w:t>
      </w:r>
      <w:proofErr w:type="gramStart"/>
      <w:r w:rsidRPr="001A0C26">
        <w:rPr>
          <w:rFonts w:ascii="Maiandra GD" w:eastAsia="Times New Roman" w:hAnsi="Maiandra GD" w:cs="Arial"/>
          <w:b/>
          <w:bCs/>
        </w:rPr>
        <w:t>Html.Hidden(</w:t>
      </w:r>
      <w:proofErr w:type="gramEnd"/>
      <w:r w:rsidRPr="001A0C26">
        <w:rPr>
          <w:rFonts w:ascii="Maiandra GD" w:eastAsia="Times New Roman" w:hAnsi="Maiandra GD" w:cs="Arial"/>
          <w:b/>
          <w:bCs/>
        </w:rPr>
        <w:t>string name, object value, </w:t>
      </w:r>
      <w:r w:rsidRPr="001A0C26">
        <w:rPr>
          <w:rFonts w:ascii="Maiandra GD" w:eastAsia="Times New Roman" w:hAnsi="Maiandra GD" w:cs="Segoe UI"/>
          <w:b/>
          <w:bCs/>
        </w:rPr>
        <w:t>object</w:t>
      </w:r>
      <w:r w:rsidRPr="001A0C26">
        <w:rPr>
          <w:rFonts w:ascii="Maiandra GD" w:eastAsia="Times New Roman" w:hAnsi="Maiandra GD" w:cs="Arial"/>
          <w:b/>
          <w:bCs/>
        </w:rPr>
        <w:t> htmlAttributes)</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following example creates a hidden field for LoginId property of the Login model. It binds the LoginId with the hidden field so that it can assign the value of LoginId to the hidden field and visa-versa is also true.</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proofErr w:type="gramStart"/>
      <w:r w:rsidRPr="001A0C26">
        <w:rPr>
          <w:rFonts w:ascii="Maiandra GD" w:eastAsia="Times New Roman" w:hAnsi="Maiandra GD" w:cs="Arial"/>
          <w:b/>
          <w:bCs/>
          <w:color w:val="000000"/>
        </w:rPr>
        <w:t>Html.Hidden(</w:t>
      </w:r>
      <w:proofErr w:type="gramEnd"/>
      <w:r w:rsidRPr="001A0C26">
        <w:rPr>
          <w:rFonts w:ascii="Maiandra GD" w:eastAsia="Times New Roman" w:hAnsi="Maiandra GD" w:cs="Arial"/>
          <w:b/>
          <w:bCs/>
          <w:color w:val="000000"/>
        </w:rPr>
        <w:t>) in Razor View</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@model HTML_HELPER.Models.LoginModel</w:t>
      </w:r>
      <w:r w:rsidRPr="0005762E">
        <w:rPr>
          <w:rFonts w:ascii="Maiandra GD" w:eastAsia="Times New Roman" w:hAnsi="Maiandra GD" w:cs="Segoe UI"/>
          <w:color w:val="212529"/>
        </w:rPr>
        <w:br/>
      </w:r>
      <w:proofErr w:type="gramStart"/>
      <w:r w:rsidRPr="001A0C26">
        <w:rPr>
          <w:rFonts w:ascii="Maiandra GD" w:eastAsia="Times New Roman" w:hAnsi="Maiandra GD" w:cs="Arial"/>
          <w:b/>
          <w:bCs/>
        </w:rPr>
        <w:t>@Html.Hidden(</w:t>
      </w:r>
      <w:proofErr w:type="gramEnd"/>
      <w:r w:rsidRPr="001A0C26">
        <w:rPr>
          <w:rFonts w:ascii="Maiandra GD" w:eastAsia="Times New Roman" w:hAnsi="Maiandra GD" w:cs="Arial"/>
          <w:b/>
          <w:bCs/>
        </w:rPr>
        <w:t>“LoginId”,1)</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Html Result</w:t>
      </w:r>
      <w:proofErr w:type="gramStart"/>
      <w:r w:rsidRPr="001A0C26">
        <w:rPr>
          <w:rFonts w:ascii="Maiandra GD" w:eastAsia="Times New Roman" w:hAnsi="Maiandra GD" w:cs="Arial"/>
          <w:b/>
          <w:bCs/>
          <w:color w:val="000000"/>
        </w:rPr>
        <w:t>:</w:t>
      </w:r>
      <w:proofErr w:type="gramEnd"/>
      <w:r w:rsidRPr="0005762E">
        <w:rPr>
          <w:rFonts w:ascii="Maiandra GD" w:eastAsia="Times New Roman" w:hAnsi="Maiandra GD" w:cs="Segoe UI"/>
          <w:color w:val="212529"/>
        </w:rPr>
        <w:br/>
      </w:r>
      <w:r w:rsidRPr="001A0C26">
        <w:rPr>
          <w:rFonts w:ascii="Maiandra GD" w:eastAsia="Times New Roman" w:hAnsi="Maiandra GD" w:cs="Arial"/>
          <w:b/>
          <w:bCs/>
        </w:rPr>
        <w:t>&lt;input data-val=”true” data-val-number=”The field LoginId must be a number.”</w:t>
      </w:r>
      <w:r w:rsidRPr="0005762E">
        <w:rPr>
          <w:rFonts w:ascii="Maiandra GD" w:eastAsia="Times New Roman" w:hAnsi="Maiandra GD" w:cs="Segoe UI"/>
          <w:color w:val="212529"/>
        </w:rPr>
        <w:br/>
      </w:r>
      <w:r w:rsidRPr="001A0C26">
        <w:rPr>
          <w:rFonts w:ascii="Maiandra GD" w:eastAsia="Times New Roman" w:hAnsi="Maiandra GD" w:cs="Arial"/>
          <w:b/>
          <w:bCs/>
        </w:rPr>
        <w:t>data-val-required=”The LoginId field is required.” id=”LoginId”</w:t>
      </w:r>
      <w:r w:rsidRPr="0005762E">
        <w:rPr>
          <w:rFonts w:ascii="Maiandra GD" w:eastAsia="Times New Roman" w:hAnsi="Maiandra GD" w:cs="Segoe UI"/>
          <w:color w:val="212529"/>
        </w:rPr>
        <w:br/>
      </w:r>
      <w:r w:rsidRPr="001A0C26">
        <w:rPr>
          <w:rFonts w:ascii="Maiandra GD" w:eastAsia="Times New Roman" w:hAnsi="Maiandra GD" w:cs="Arial"/>
          <w:b/>
          <w:bCs/>
        </w:rPr>
        <w:t>name=”LoginId” type=”hidden” value=”1</w:t>
      </w:r>
      <w:r w:rsidRPr="001A0C26">
        <w:rPr>
          <w:rFonts w:ascii="Arial" w:eastAsia="Times New Roman" w:hAnsi="Arial" w:cs="Arial"/>
          <w:b/>
          <w:bCs/>
        </w:rPr>
        <w:t>″</w:t>
      </w:r>
      <w:r w:rsidRPr="001A0C26">
        <w:rPr>
          <w:rFonts w:ascii="Maiandra GD" w:eastAsia="Times New Roman" w:hAnsi="Maiandra GD" w:cs="Maiandra GD"/>
          <w:b/>
          <w:bCs/>
        </w:rPr>
        <w:t>&gt;</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proofErr w:type="gramStart"/>
      <w:r w:rsidRPr="001A0C26">
        <w:rPr>
          <w:rFonts w:ascii="Maiandra GD" w:eastAsia="Times New Roman" w:hAnsi="Maiandra GD" w:cs="Arial"/>
          <w:b/>
          <w:bCs/>
          <w:color w:val="000000"/>
        </w:rPr>
        <w:t>HiddenFor(</w:t>
      </w:r>
      <w:proofErr w:type="gramEnd"/>
      <w:r w:rsidRPr="001A0C26">
        <w:rPr>
          <w:rFonts w:ascii="Maiandra GD" w:eastAsia="Times New Roman" w:hAnsi="Maiandra GD" w:cs="Arial"/>
          <w:b/>
          <w:bCs/>
          <w:color w:val="000000"/>
        </w:rPr>
        <w:t>) HTML Helper Method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HiddenFor() HTML Helper method is the strongly typed extension method which is used to generates an input element hidden for the model property which is specified by using a lambda expression. This HTML Helper method binds a specified model object property to </w:t>
      </w:r>
      <w:r w:rsidRPr="001A0C26">
        <w:rPr>
          <w:rFonts w:ascii="Maiandra GD" w:eastAsia="Times New Roman" w:hAnsi="Maiandra GD" w:cs="Arial"/>
          <w:b/>
          <w:bCs/>
          <w:color w:val="000000"/>
        </w:rPr>
        <w:t>&lt;input type=”hidden”&gt;</w:t>
      </w:r>
      <w:r w:rsidRPr="0005762E">
        <w:rPr>
          <w:rFonts w:ascii="Maiandra GD" w:eastAsia="Times New Roman" w:hAnsi="Maiandra GD" w:cs="Arial"/>
          <w:color w:val="000000"/>
          <w:bdr w:val="none" w:sz="0" w:space="0" w:color="auto" w:frame="1"/>
        </w:rPr>
        <w:t> element. So that it automatically sets the value of the model property to the hidden field and the visa-versa is also true. The </w:t>
      </w:r>
      <w:proofErr w:type="gramStart"/>
      <w:r w:rsidRPr="001A0C26">
        <w:rPr>
          <w:rFonts w:ascii="Maiandra GD" w:eastAsia="Times New Roman" w:hAnsi="Maiandra GD" w:cs="Arial"/>
          <w:b/>
          <w:bCs/>
          <w:color w:val="000000"/>
        </w:rPr>
        <w:t>HiddenFor(</w:t>
      </w:r>
      <w:proofErr w:type="gramEnd"/>
      <w:r w:rsidRPr="001A0C26">
        <w:rPr>
          <w:rFonts w:ascii="Maiandra GD" w:eastAsia="Times New Roman" w:hAnsi="Maiandra GD" w:cs="Arial"/>
          <w:b/>
          <w:bCs/>
          <w:color w:val="000000"/>
        </w:rPr>
        <w:t>) HTML Helper Method Signature</w:t>
      </w:r>
      <w:r w:rsidRPr="0005762E">
        <w:rPr>
          <w:rFonts w:ascii="Maiandra GD" w:eastAsia="Times New Roman" w:hAnsi="Maiandra GD" w:cs="Arial"/>
          <w:color w:val="000000"/>
          <w:bdr w:val="none" w:sz="0" w:space="0" w:color="auto" w:frame="1"/>
        </w:rPr>
        <w:t> is given below.</w:t>
      </w:r>
    </w:p>
    <w:p w:rsidR="001358BF" w:rsidRDefault="001358BF" w:rsidP="007D19BE">
      <w:pPr>
        <w:shd w:val="clear" w:color="auto" w:fill="FFFFFF"/>
        <w:spacing w:after="0" w:line="240" w:lineRule="auto"/>
        <w:textAlignment w:val="baseline"/>
        <w:rPr>
          <w:rFonts w:ascii="Maiandra GD" w:eastAsia="Times New Roman" w:hAnsi="Maiandra GD" w:cs="Arial"/>
          <w:b/>
          <w:bCs/>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 xml:space="preserve">MvcHtmlString </w:t>
      </w:r>
      <w:proofErr w:type="gramStart"/>
      <w:r w:rsidRPr="001A0C26">
        <w:rPr>
          <w:rFonts w:ascii="Maiandra GD" w:eastAsia="Times New Roman" w:hAnsi="Maiandra GD" w:cs="Arial"/>
          <w:b/>
          <w:bCs/>
        </w:rPr>
        <w:t>Html.HiddenFor(</w:t>
      </w:r>
      <w:proofErr w:type="gramEnd"/>
      <w:r w:rsidRPr="001A0C26">
        <w:rPr>
          <w:rFonts w:ascii="Maiandra GD" w:eastAsia="Times New Roman" w:hAnsi="Maiandra GD" w:cs="Arial"/>
          <w:b/>
          <w:bCs/>
        </w:rPr>
        <w:t>Expression&lt;Func&lt;dynamic, TProperty&gt;&gt; expression)</w:t>
      </w: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proofErr w:type="gramStart"/>
      <w:r w:rsidRPr="001A0C26">
        <w:rPr>
          <w:rFonts w:ascii="Maiandra GD" w:eastAsia="Times New Roman" w:hAnsi="Maiandra GD" w:cs="Arial"/>
          <w:b/>
          <w:bCs/>
          <w:color w:val="000000"/>
        </w:rPr>
        <w:t>HiddenFor(</w:t>
      </w:r>
      <w:proofErr w:type="gramEnd"/>
      <w:r w:rsidRPr="001A0C26">
        <w:rPr>
          <w:rFonts w:ascii="Maiandra GD" w:eastAsia="Times New Roman" w:hAnsi="Maiandra GD" w:cs="Arial"/>
          <w:b/>
          <w:bCs/>
          <w:color w:val="000000"/>
        </w:rPr>
        <w:t>) in Razor View</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@model HTML_HELPER.Models.LoginModel</w:t>
      </w:r>
      <w:r w:rsidRPr="0005762E">
        <w:rPr>
          <w:rFonts w:ascii="Maiandra GD" w:eastAsia="Times New Roman" w:hAnsi="Maiandra GD" w:cs="Segoe UI"/>
          <w:color w:val="212529"/>
        </w:rPr>
        <w:br/>
      </w:r>
      <w:proofErr w:type="gramStart"/>
      <w:r w:rsidRPr="001A0C26">
        <w:rPr>
          <w:rFonts w:ascii="Maiandra GD" w:eastAsia="Times New Roman" w:hAnsi="Maiandra GD" w:cs="Arial"/>
          <w:b/>
          <w:bCs/>
        </w:rPr>
        <w:t>@Html.HiddenFor(</w:t>
      </w:r>
      <w:proofErr w:type="gramEnd"/>
      <w:r w:rsidRPr="001A0C26">
        <w:rPr>
          <w:rFonts w:ascii="Maiandra GD" w:eastAsia="Times New Roman" w:hAnsi="Maiandra GD" w:cs="Arial"/>
          <w:b/>
          <w:bCs/>
        </w:rPr>
        <w:t>m =&gt; m.LoginId)</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Html Result</w:t>
      </w:r>
      <w:proofErr w:type="gramStart"/>
      <w:r w:rsidRPr="001A0C26">
        <w:rPr>
          <w:rFonts w:ascii="Maiandra GD" w:eastAsia="Times New Roman" w:hAnsi="Maiandra GD" w:cs="Arial"/>
          <w:b/>
          <w:bCs/>
          <w:color w:val="000000"/>
        </w:rPr>
        <w:t>:</w:t>
      </w:r>
      <w:proofErr w:type="gramEnd"/>
      <w:r w:rsidRPr="0005762E">
        <w:rPr>
          <w:rFonts w:ascii="Maiandra GD" w:eastAsia="Times New Roman" w:hAnsi="Maiandra GD" w:cs="Segoe UI"/>
          <w:color w:val="212529"/>
        </w:rPr>
        <w:br/>
      </w:r>
      <w:r w:rsidRPr="001A0C26">
        <w:rPr>
          <w:rFonts w:ascii="Maiandra GD" w:eastAsia="Times New Roman" w:hAnsi="Maiandra GD" w:cs="Arial"/>
          <w:b/>
          <w:bCs/>
        </w:rPr>
        <w:t>&lt;input data-val=”true” data-val-number=”The field LoginId must be a number.”</w:t>
      </w:r>
      <w:r w:rsidRPr="0005762E">
        <w:rPr>
          <w:rFonts w:ascii="Maiandra GD" w:eastAsia="Times New Roman" w:hAnsi="Maiandra GD" w:cs="Segoe UI"/>
          <w:color w:val="212529"/>
        </w:rPr>
        <w:br/>
      </w:r>
      <w:r w:rsidRPr="001A0C26">
        <w:rPr>
          <w:rFonts w:ascii="Maiandra GD" w:eastAsia="Times New Roman" w:hAnsi="Maiandra GD" w:cs="Arial"/>
          <w:b/>
          <w:bCs/>
        </w:rPr>
        <w:t>data-val-required=”The LoginId field is required.” id=”LoginId”</w:t>
      </w:r>
      <w:r w:rsidRPr="0005762E">
        <w:rPr>
          <w:rFonts w:ascii="Maiandra GD" w:eastAsia="Times New Roman" w:hAnsi="Maiandra GD" w:cs="Segoe UI"/>
          <w:color w:val="212529"/>
        </w:rPr>
        <w:br/>
      </w:r>
      <w:r w:rsidRPr="001A0C26">
        <w:rPr>
          <w:rFonts w:ascii="Maiandra GD" w:eastAsia="Times New Roman" w:hAnsi="Maiandra GD" w:cs="Arial"/>
          <w:b/>
          <w:bCs/>
        </w:rPr>
        <w:t>name=”LoginId” type=”hidden” value=”1</w:t>
      </w:r>
      <w:r w:rsidRPr="001A0C26">
        <w:rPr>
          <w:rFonts w:ascii="Arial" w:eastAsia="Times New Roman" w:hAnsi="Arial" w:cs="Arial"/>
          <w:b/>
          <w:bCs/>
        </w:rPr>
        <w:t>″</w:t>
      </w:r>
      <w:r w:rsidRPr="001A0C26">
        <w:rPr>
          <w:rFonts w:ascii="Maiandra GD" w:eastAsia="Times New Roman" w:hAnsi="Maiandra GD" w:cs="Maiandra GD"/>
          <w:b/>
          <w:bCs/>
        </w:rPr>
        <w:t>&gt;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In the above example, the first parameter in </w:t>
      </w:r>
      <w:proofErr w:type="gramStart"/>
      <w:r w:rsidRPr="001A0C26">
        <w:rPr>
          <w:rFonts w:ascii="Maiandra GD" w:eastAsia="Times New Roman" w:hAnsi="Maiandra GD" w:cs="Arial"/>
          <w:b/>
          <w:bCs/>
          <w:color w:val="000000"/>
        </w:rPr>
        <w:t>HiddenFor(</w:t>
      </w:r>
      <w:proofErr w:type="gramEnd"/>
      <w:r w:rsidRPr="001A0C26">
        <w:rPr>
          <w:rFonts w:ascii="Maiandra GD" w:eastAsia="Times New Roman" w:hAnsi="Maiandra GD" w:cs="Arial"/>
          <w:b/>
          <w:bCs/>
          <w:color w:val="000000"/>
        </w:rPr>
        <w:t>)</w:t>
      </w:r>
      <w:r w:rsidRPr="0005762E">
        <w:rPr>
          <w:rFonts w:ascii="Maiandra GD" w:eastAsia="Times New Roman" w:hAnsi="Maiandra GD" w:cs="Arial"/>
          <w:color w:val="000000"/>
          <w:bdr w:val="none" w:sz="0" w:space="0" w:color="auto" w:frame="1"/>
        </w:rPr>
        <w:t> method is the lambda expression which specifies the model property to be bind with the hidden field. We have specified the LoginId property of the model object in our example. </w:t>
      </w:r>
    </w:p>
    <w:p w:rsidR="00F47633" w:rsidRPr="001A0C26" w:rsidRDefault="00F47633" w:rsidP="007D19BE">
      <w:pPr>
        <w:pBdr>
          <w:bottom w:val="double" w:sz="6" w:space="1" w:color="auto"/>
        </w:pBdr>
        <w:rPr>
          <w:rFonts w:ascii="Maiandra GD" w:hAnsi="Maiandra GD"/>
        </w:rPr>
      </w:pPr>
    </w:p>
    <w:p w:rsidR="0005762E" w:rsidRPr="001358BF" w:rsidRDefault="0005762E" w:rsidP="007D19BE">
      <w:pPr>
        <w:spacing w:after="48" w:line="240" w:lineRule="auto"/>
        <w:textAlignment w:val="baseline"/>
        <w:outlineLvl w:val="0"/>
        <w:rPr>
          <w:rFonts w:ascii="Maiandra GD" w:eastAsia="Times New Roman" w:hAnsi="Maiandra GD" w:cs="Times New Roman"/>
          <w:b/>
          <w:color w:val="3A3A3A"/>
          <w:kern w:val="36"/>
          <w:sz w:val="28"/>
        </w:rPr>
      </w:pPr>
      <w:r w:rsidRPr="001358BF">
        <w:rPr>
          <w:rFonts w:ascii="Maiandra GD" w:eastAsia="Times New Roman" w:hAnsi="Maiandra GD" w:cs="Times New Roman"/>
          <w:b/>
          <w:color w:val="3A3A3A"/>
          <w:kern w:val="36"/>
          <w:sz w:val="28"/>
          <w:highlight w:val="yellow"/>
        </w:rPr>
        <w:t>Templated Helpers in ASP.NET MVC</w:t>
      </w:r>
    </w:p>
    <w:p w:rsidR="001358BF" w:rsidRDefault="001358BF" w:rsidP="007D19BE">
      <w:pPr>
        <w:shd w:val="clear" w:color="auto" w:fill="FFFFFF"/>
        <w:spacing w:after="0" w:line="240" w:lineRule="auto"/>
        <w:textAlignment w:val="baseline"/>
        <w:outlineLvl w:val="1"/>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1"/>
        <w:rPr>
          <w:rFonts w:ascii="Maiandra GD" w:eastAsia="Times New Roman" w:hAnsi="Maiandra GD" w:cs="Segoe UI"/>
          <w:color w:val="3A3A3A"/>
        </w:rPr>
      </w:pPr>
      <w:r w:rsidRPr="001A0C26">
        <w:rPr>
          <w:rFonts w:ascii="Maiandra GD" w:eastAsia="Times New Roman" w:hAnsi="Maiandra GD" w:cs="Arial"/>
          <w:b/>
          <w:bCs/>
          <w:color w:val="000000"/>
        </w:rPr>
        <w:t>Templated Helpers in ASP.NET MVC Application</w:t>
      </w:r>
    </w:p>
    <w:p w:rsidR="001358BF" w:rsidRDefault="001358BF"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As an ASP.NET MVC developer, we generally used to use the HTML Helper methods such as </w:t>
      </w:r>
      <w:proofErr w:type="gramStart"/>
      <w:r w:rsidRPr="001A0C26">
        <w:rPr>
          <w:rFonts w:ascii="Maiandra GD" w:eastAsia="Times New Roman" w:hAnsi="Maiandra GD" w:cs="Arial"/>
          <w:b/>
          <w:bCs/>
          <w:color w:val="000000"/>
        </w:rPr>
        <w:t>LabelFor(</w:t>
      </w:r>
      <w:proofErr w:type="gramEnd"/>
      <w:r w:rsidRPr="001A0C26">
        <w:rPr>
          <w:rFonts w:ascii="Maiandra GD" w:eastAsia="Times New Roman" w:hAnsi="Maiandra GD" w:cs="Arial"/>
          <w:b/>
          <w:bCs/>
          <w:color w:val="000000"/>
        </w:rPr>
        <w:t>) and TextBoxFor()</w:t>
      </w:r>
      <w:r w:rsidRPr="0005762E">
        <w:rPr>
          <w:rFonts w:ascii="Maiandra GD" w:eastAsia="Times New Roman" w:hAnsi="Maiandra GD" w:cs="Arial"/>
          <w:color w:val="000000"/>
          <w:bdr w:val="none" w:sz="0" w:space="0" w:color="auto" w:frame="1"/>
        </w:rPr>
        <w:t> to display the model properties on a view. This approach works fine in many situations, but it proves to be inadequate when we want to customize the data i.e. how the data should be presented to the end-user for the purpose of displaying and editing. If this is your requirement then you need to use the display template and editor template helpers. At the end of this article, you will understand the following pointers.</w:t>
      </w:r>
    </w:p>
    <w:p w:rsidR="0005762E" w:rsidRPr="0005762E" w:rsidRDefault="0005762E" w:rsidP="007D19BE">
      <w:pPr>
        <w:numPr>
          <w:ilvl w:val="0"/>
          <w:numId w:val="2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FF"/>
        </w:rPr>
        <w:t>Why do we need Templated Helpers in ASP.NET MVC?</w:t>
      </w:r>
    </w:p>
    <w:p w:rsidR="0005762E" w:rsidRPr="0005762E" w:rsidRDefault="0005762E" w:rsidP="007D19BE">
      <w:pPr>
        <w:numPr>
          <w:ilvl w:val="0"/>
          <w:numId w:val="2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FF"/>
        </w:rPr>
        <w:t>Types of Templated Helpers in ASP.NET MVC</w:t>
      </w:r>
    </w:p>
    <w:p w:rsidR="0005762E" w:rsidRPr="0005762E" w:rsidRDefault="0005762E" w:rsidP="007D19BE">
      <w:pPr>
        <w:numPr>
          <w:ilvl w:val="0"/>
          <w:numId w:val="2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FF"/>
        </w:rPr>
        <w:t>Types of Display and Editor Templated Helpers in ASP.NET MVC.</w:t>
      </w:r>
    </w:p>
    <w:p w:rsidR="0005762E" w:rsidRPr="0005762E" w:rsidRDefault="0005762E" w:rsidP="007D19BE">
      <w:pPr>
        <w:numPr>
          <w:ilvl w:val="0"/>
          <w:numId w:val="23"/>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FF"/>
        </w:rPr>
        <w:t>Examples to understand Display and Editor Templated Helpers</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Why do we need Templated Helpers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When we use an HTML helper method, such as </w:t>
      </w:r>
      <w:proofErr w:type="gramStart"/>
      <w:r w:rsidRPr="0005762E">
        <w:rPr>
          <w:rFonts w:ascii="Maiandra GD" w:eastAsia="Times New Roman" w:hAnsi="Maiandra GD" w:cs="Arial"/>
          <w:color w:val="000000"/>
          <w:bdr w:val="none" w:sz="0" w:space="0" w:color="auto" w:frame="1"/>
        </w:rPr>
        <w:t>LabelFor(</w:t>
      </w:r>
      <w:proofErr w:type="gramEnd"/>
      <w:r w:rsidRPr="0005762E">
        <w:rPr>
          <w:rFonts w:ascii="Maiandra GD" w:eastAsia="Times New Roman" w:hAnsi="Maiandra GD" w:cs="Arial"/>
          <w:color w:val="000000"/>
          <w:bdr w:val="none" w:sz="0" w:space="0" w:color="auto" w:frame="1"/>
        </w:rPr>
        <w:t xml:space="preserve">) or TextBoxFor(), then it displays the model property in a fixed manner. For example, the </w:t>
      </w:r>
      <w:proofErr w:type="gramStart"/>
      <w:r w:rsidRPr="0005762E">
        <w:rPr>
          <w:rFonts w:ascii="Maiandra GD" w:eastAsia="Times New Roman" w:hAnsi="Maiandra GD" w:cs="Arial"/>
          <w:color w:val="000000"/>
          <w:bdr w:val="none" w:sz="0" w:space="0" w:color="auto" w:frame="1"/>
        </w:rPr>
        <w:t>LabelFor(</w:t>
      </w:r>
      <w:proofErr w:type="gramEnd"/>
      <w:r w:rsidRPr="0005762E">
        <w:rPr>
          <w:rFonts w:ascii="Maiandra GD" w:eastAsia="Times New Roman" w:hAnsi="Maiandra GD" w:cs="Arial"/>
          <w:color w:val="000000"/>
          <w:bdr w:val="none" w:sz="0" w:space="0" w:color="auto" w:frame="1"/>
        </w:rPr>
        <w:t xml:space="preserve">) extension method renders the model property name within a &lt;label&gt; tag. Similarly, the </w:t>
      </w:r>
      <w:proofErr w:type="gramStart"/>
      <w:r w:rsidRPr="0005762E">
        <w:rPr>
          <w:rFonts w:ascii="Maiandra GD" w:eastAsia="Times New Roman" w:hAnsi="Maiandra GD" w:cs="Arial"/>
          <w:color w:val="000000"/>
          <w:bdr w:val="none" w:sz="0" w:space="0" w:color="auto" w:frame="1"/>
        </w:rPr>
        <w:t>TextBoxFor(</w:t>
      </w:r>
      <w:proofErr w:type="gramEnd"/>
      <w:r w:rsidRPr="0005762E">
        <w:rPr>
          <w:rFonts w:ascii="Maiandra GD" w:eastAsia="Times New Roman" w:hAnsi="Maiandra GD" w:cs="Arial"/>
          <w:color w:val="000000"/>
          <w:bdr w:val="none" w:sz="0" w:space="0" w:color="auto" w:frame="1"/>
        </w:rPr>
        <w:t>) HTML Helper method renders a textbox in which the model property value is shown for editing.</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But in some scenarios, we want more control over the data which is going to be present to the end-user either for displaying or editing purposes. For example, we have a model property that stores the currency value. Our requirement is that when displaying this currency property value to the end-user, along with the currency value we also want to show the currency symbol such as $. If this is your requirement then it is not possible with the HTML Helper methods such as </w:t>
      </w:r>
      <w:proofErr w:type="gramStart"/>
      <w:r w:rsidRPr="0005762E">
        <w:rPr>
          <w:rFonts w:ascii="Maiandra GD" w:eastAsia="Times New Roman" w:hAnsi="Maiandra GD" w:cs="Arial"/>
          <w:color w:val="000000"/>
          <w:bdr w:val="none" w:sz="0" w:space="0" w:color="auto" w:frame="1"/>
        </w:rPr>
        <w:t>LabelFor(</w:t>
      </w:r>
      <w:proofErr w:type="gramEnd"/>
      <w:r w:rsidRPr="0005762E">
        <w:rPr>
          <w:rFonts w:ascii="Maiandra GD" w:eastAsia="Times New Roman" w:hAnsi="Maiandra GD" w:cs="Arial"/>
          <w:color w:val="000000"/>
          <w:bdr w:val="none" w:sz="0" w:space="0" w:color="auto" w:frame="1"/>
        </w:rPr>
        <w:t>) extension method. Similarly, if you have a DateTime property and you want to display the DateTime in a specific format then you can’t do this customization using the HTML Helper methods.</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To overcome the above problem means to customize the model data, the ASP.NET MVC Framework comes with templated helpers that can be used in such scenarios.</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Types of Templated Helpers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Templated helpers are introduced as part of MVC 2. The built-in template helpers in ASP.NET MVC are classified into 2 types are as follows.</w:t>
      </w:r>
    </w:p>
    <w:p w:rsidR="0005762E" w:rsidRPr="0005762E" w:rsidRDefault="0005762E" w:rsidP="007D19BE">
      <w:pPr>
        <w:numPr>
          <w:ilvl w:val="0"/>
          <w:numId w:val="24"/>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Display Templates</w:t>
      </w:r>
    </w:p>
    <w:p w:rsidR="0005762E" w:rsidRPr="0005762E" w:rsidRDefault="0005762E" w:rsidP="007D19BE">
      <w:pPr>
        <w:numPr>
          <w:ilvl w:val="0"/>
          <w:numId w:val="24"/>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Editor Templates </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If you want then you can also create your own custom templated helpers which we will discuss in our next article.</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Types of Display Templated Helpers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There are three types of Display Templated Helpers available in ASP.NET MVC. They are as follows.</w:t>
      </w:r>
    </w:p>
    <w:p w:rsidR="0005762E" w:rsidRPr="0005762E" w:rsidRDefault="0005762E" w:rsidP="007D19BE">
      <w:pPr>
        <w:numPr>
          <w:ilvl w:val="0"/>
          <w:numId w:val="25"/>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@Html.Display(</w:t>
      </w:r>
      <w:proofErr w:type="gramEnd"/>
      <w:r w:rsidRPr="001A0C26">
        <w:rPr>
          <w:rFonts w:ascii="Maiandra GD" w:eastAsia="Times New Roman" w:hAnsi="Maiandra GD" w:cs="Arial"/>
          <w:b/>
          <w:bCs/>
          <w:color w:val="000000"/>
        </w:rPr>
        <w:t>“EmployeeData”)</w:t>
      </w:r>
      <w:r w:rsidRPr="0005762E">
        <w:rPr>
          <w:rFonts w:ascii="Maiandra GD" w:eastAsia="Times New Roman" w:hAnsi="Maiandra GD" w:cs="Arial"/>
          <w:color w:val="000000"/>
          <w:bdr w:val="none" w:sz="0" w:space="0" w:color="auto" w:frame="1"/>
        </w:rPr>
        <w:t> – Used with a view that is not strongly typed. For example, if we have data stored in a ViewData or ViewBag, then we can use this templated helper using the key that was used to store data in ViewData or ViewBag.</w:t>
      </w:r>
    </w:p>
    <w:p w:rsidR="0005762E" w:rsidRPr="0005762E" w:rsidRDefault="0005762E" w:rsidP="007D19BE">
      <w:pPr>
        <w:numPr>
          <w:ilvl w:val="0"/>
          <w:numId w:val="25"/>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lastRenderedPageBreak/>
        <w:t>@Html.DisplayFor(</w:t>
      </w:r>
      <w:proofErr w:type="gramEnd"/>
      <w:r w:rsidRPr="001A0C26">
        <w:rPr>
          <w:rFonts w:ascii="Maiandra GD" w:eastAsia="Times New Roman" w:hAnsi="Maiandra GD" w:cs="Arial"/>
          <w:b/>
          <w:bCs/>
          <w:color w:val="000000"/>
        </w:rPr>
        <w:t>model =&gt; model)</w:t>
      </w:r>
      <w:r w:rsidRPr="0005762E">
        <w:rPr>
          <w:rFonts w:ascii="Maiandra GD" w:eastAsia="Times New Roman" w:hAnsi="Maiandra GD" w:cs="Arial"/>
          <w:color w:val="000000"/>
          <w:bdr w:val="none" w:sz="0" w:space="0" w:color="auto" w:frame="1"/>
        </w:rPr>
        <w:t> – Used with strongly typed views. If our model has properties that return complex objects, then this templated helper is very useful.</w:t>
      </w:r>
    </w:p>
    <w:p w:rsidR="0005762E" w:rsidRPr="0005762E" w:rsidRDefault="0005762E" w:rsidP="007D19BE">
      <w:pPr>
        <w:numPr>
          <w:ilvl w:val="0"/>
          <w:numId w:val="25"/>
        </w:num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color w:val="000000"/>
        </w:rPr>
        <w:t>@Html.DisplayForModel(</w:t>
      </w:r>
      <w:proofErr w:type="gramEnd"/>
      <w:r w:rsidRPr="001A0C26">
        <w:rPr>
          <w:rFonts w:ascii="Maiandra GD" w:eastAsia="Times New Roman" w:hAnsi="Maiandra GD" w:cs="Arial"/>
          <w:b/>
          <w:bCs/>
          <w:color w:val="000000"/>
        </w:rPr>
        <w:t>)</w:t>
      </w:r>
      <w:r w:rsidRPr="0005762E">
        <w:rPr>
          <w:rFonts w:ascii="Maiandra GD" w:eastAsia="Times New Roman" w:hAnsi="Maiandra GD" w:cs="Arial"/>
          <w:color w:val="000000"/>
          <w:bdr w:val="none" w:sz="0" w:space="0" w:color="auto" w:frame="1"/>
        </w:rPr>
        <w:t> – Used with strongly typed views. It will work through each property of the model to display the object. </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Types of Edit Templated Helpers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There are also 3 Edit Templated Helpers available in ASP.NET MVC. They are as follows</w:t>
      </w:r>
    </w:p>
    <w:p w:rsidR="0005762E" w:rsidRPr="0005762E" w:rsidRDefault="0005762E" w:rsidP="007D19BE">
      <w:pPr>
        <w:numPr>
          <w:ilvl w:val="0"/>
          <w:numId w:val="26"/>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@Html.Editor(“EmployeeData”)</w:t>
      </w:r>
    </w:p>
    <w:p w:rsidR="0005762E" w:rsidRPr="0005762E" w:rsidRDefault="0005762E" w:rsidP="007D19BE">
      <w:pPr>
        <w:numPr>
          <w:ilvl w:val="0"/>
          <w:numId w:val="26"/>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@Html.EditorFor(model =&gt; model)</w:t>
      </w:r>
    </w:p>
    <w:p w:rsidR="0005762E" w:rsidRPr="0005762E" w:rsidRDefault="0005762E" w:rsidP="007D19BE">
      <w:pPr>
        <w:numPr>
          <w:ilvl w:val="0"/>
          <w:numId w:val="26"/>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@Html.EditorForModel()</w:t>
      </w:r>
    </w:p>
    <w:p w:rsidR="001358BF" w:rsidRDefault="001358BF"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When we are going to create views, we can use the </w:t>
      </w:r>
      <w:proofErr w:type="gramStart"/>
      <w:r w:rsidRPr="001A0C26">
        <w:rPr>
          <w:rFonts w:ascii="Maiandra GD" w:eastAsia="Times New Roman" w:hAnsi="Maiandra GD" w:cs="Arial"/>
          <w:b/>
          <w:bCs/>
          <w:color w:val="000000"/>
        </w:rPr>
        <w:t>DisplayFor(</w:t>
      </w:r>
      <w:proofErr w:type="gramEnd"/>
      <w:r w:rsidRPr="001A0C26">
        <w:rPr>
          <w:rFonts w:ascii="Maiandra GD" w:eastAsia="Times New Roman" w:hAnsi="Maiandra GD" w:cs="Arial"/>
          <w:b/>
          <w:bCs/>
          <w:color w:val="000000"/>
        </w:rPr>
        <w:t>), DisplayForModel(), EditorFor(), and EditorForModel()</w:t>
      </w:r>
      <w:r w:rsidRPr="0005762E">
        <w:rPr>
          <w:rFonts w:ascii="Maiandra GD" w:eastAsia="Times New Roman" w:hAnsi="Maiandra GD" w:cs="Arial"/>
          <w:color w:val="000000"/>
          <w:bdr w:val="none" w:sz="0" w:space="0" w:color="auto" w:frame="1"/>
        </w:rPr>
        <w:t> helpers even if we don’t intend to have a customized user interface. Later, if we decide to have a customized interface, all you need to do is define the display and editor templates that we will discuss in a later article.</w:t>
      </w: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Understanding Templated Helpers in ASP.NET MVC Application:</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Let us understand the Templated Helpers in ASP.NET MVC Application with an example. First, create an empty ASP.NET MVC application with the name </w:t>
      </w:r>
      <w:r w:rsidRPr="001A0C26">
        <w:rPr>
          <w:rFonts w:ascii="Maiandra GD" w:eastAsia="Times New Roman" w:hAnsi="Maiandra GD" w:cs="Arial"/>
          <w:b/>
          <w:bCs/>
          <w:color w:val="000000"/>
        </w:rPr>
        <w:t>TemplateHelpersMVC</w:t>
      </w:r>
      <w:r w:rsidRPr="0005762E">
        <w:rPr>
          <w:rFonts w:ascii="Maiandra GD" w:eastAsia="Times New Roman" w:hAnsi="Maiandra GD" w:cs="Arial"/>
          <w:color w:val="000000"/>
          <w:bdr w:val="none" w:sz="0" w:space="0" w:color="auto" w:frame="1"/>
        </w:rPr>
        <w:t>. Then add a class with the name </w:t>
      </w:r>
      <w:r w:rsidRPr="001A0C26">
        <w:rPr>
          <w:rFonts w:ascii="Maiandra GD" w:eastAsia="Times New Roman" w:hAnsi="Maiandra GD" w:cs="Arial"/>
          <w:b/>
          <w:bCs/>
          <w:color w:val="000000"/>
        </w:rPr>
        <w:t>Employee</w:t>
      </w:r>
      <w:r w:rsidRPr="0005762E">
        <w:rPr>
          <w:rFonts w:ascii="Maiandra GD" w:eastAsia="Times New Roman" w:hAnsi="Maiandra GD" w:cs="Arial"/>
          <w:color w:val="000000"/>
          <w:bdr w:val="none" w:sz="0" w:space="0" w:color="auto" w:frame="1"/>
        </w:rPr>
        <w:t> within the Models folder as shown below.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TemplateHelpersMVC.Models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EmailAddress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Salary </w:t>
      </w:r>
      <w:proofErr w:type="gramStart"/>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PersonalWebSite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FullName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DateTime? HireDate </w:t>
      </w:r>
      <w:proofErr w:type="gramStart"/>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Gender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3A3A3A"/>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3A3A3A"/>
        </w:rPr>
        <w:t>Creating Controller:</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Next, add a controller with the name as </w:t>
      </w:r>
      <w:r w:rsidRPr="001A0C26">
        <w:rPr>
          <w:rFonts w:ascii="Maiandra GD" w:eastAsia="Times New Roman" w:hAnsi="Maiandra GD" w:cs="Arial"/>
          <w:b/>
          <w:bCs/>
          <w:color w:val="000000"/>
        </w:rPr>
        <w:t>EmployeeController</w:t>
      </w:r>
      <w:r w:rsidRPr="0005762E">
        <w:rPr>
          <w:rFonts w:ascii="Maiandra GD" w:eastAsia="Times New Roman" w:hAnsi="Maiandra GD" w:cs="Arial"/>
          <w:color w:val="000000"/>
          <w:bdr w:val="none" w:sz="0" w:space="0" w:color="auto" w:frame="1"/>
        </w:rPr>
        <w:t> within the Controller and then copy and paste the below codes in it.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TemplateHelpersMVC.Controllers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lastRenderedPageBreak/>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Details</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//Here we are hardcoded the Employee Details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//In Realtime you will get the data from any data source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 employee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Employee</w:t>
      </w:r>
      <w:r w:rsidRPr="001A0C26">
        <w:rPr>
          <w:rFonts w:ascii="Maiandra GD" w:eastAsia="Times New Roman" w:hAnsi="Maiandra GD" w:cs="Consolas"/>
          <w:b/>
          <w:bCs/>
          <w:color w:val="6B7C8B"/>
        </w:rPr>
        <w:t>()</w:t>
      </w:r>
      <w:proofErr w:type="gramEnd"/>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FullName = </w:t>
      </w:r>
      <w:r w:rsidRPr="001A0C26">
        <w:rPr>
          <w:rFonts w:ascii="Maiandra GD" w:eastAsia="Times New Roman" w:hAnsi="Maiandra GD" w:cs="Consolas"/>
          <w:color w:val="7CC379"/>
        </w:rPr>
        <w:t>"Pranaya Rout"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Gender = </w:t>
      </w:r>
      <w:r w:rsidRPr="001A0C26">
        <w:rPr>
          <w:rFonts w:ascii="Maiandra GD" w:eastAsia="Times New Roman" w:hAnsi="Maiandra GD" w:cs="Consolas"/>
          <w:color w:val="7CC379"/>
        </w:rPr>
        <w:t>"Male"</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HireDate = </w:t>
      </w:r>
      <w:proofErr w:type="gramStart"/>
      <w:r w:rsidRPr="001A0C26">
        <w:rPr>
          <w:rFonts w:ascii="Maiandra GD" w:eastAsia="Times New Roman" w:hAnsi="Maiandra GD" w:cs="Consolas"/>
          <w:color w:val="CFD5E0"/>
        </w:rPr>
        <w:t>Convert.</w:t>
      </w:r>
      <w:r w:rsidRPr="001A0C26">
        <w:rPr>
          <w:rFonts w:ascii="Maiandra GD" w:eastAsia="Times New Roman" w:hAnsi="Maiandra GD" w:cs="Consolas"/>
          <w:color w:val="4284AE"/>
        </w:rPr>
        <w:t>ToDateTime</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"2017-01-02 17:53:46.833"</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EmailAddress = </w:t>
      </w:r>
      <w:r w:rsidRPr="001A0C26">
        <w:rPr>
          <w:rFonts w:ascii="Maiandra GD" w:eastAsia="Times New Roman" w:hAnsi="Maiandra GD" w:cs="Consolas"/>
          <w:color w:val="7CC379"/>
        </w:rPr>
        <w:t>"info@dotnettutorials.com"</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Salary = </w:t>
      </w:r>
      <w:r w:rsidRPr="001A0C26">
        <w:rPr>
          <w:rFonts w:ascii="Maiandra GD" w:eastAsia="Times New Roman" w:hAnsi="Maiandra GD" w:cs="Consolas"/>
          <w:color w:val="D19A66"/>
        </w:rPr>
        <w:t>500000</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PersonalWebSite = </w:t>
      </w:r>
      <w:r w:rsidRPr="001A0C26">
        <w:rPr>
          <w:rFonts w:ascii="Maiandra GD" w:eastAsia="Times New Roman" w:hAnsi="Maiandra GD" w:cs="Consolas"/>
          <w:color w:val="7CC379"/>
        </w:rPr>
        <w:t>"https://dotnettutorials.net/"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ViewData</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"EmployeeData"</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 employee;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1358BF" w:rsidRDefault="001358BF"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Notice that in the above code, we have added one action method with the name </w:t>
      </w:r>
      <w:r w:rsidRPr="001A0C26">
        <w:rPr>
          <w:rFonts w:ascii="Maiandra GD" w:eastAsia="Times New Roman" w:hAnsi="Maiandra GD" w:cs="Arial"/>
          <w:b/>
          <w:bCs/>
          <w:color w:val="000000"/>
        </w:rPr>
        <w:t>Details</w:t>
      </w:r>
      <w:r w:rsidRPr="0005762E">
        <w:rPr>
          <w:rFonts w:ascii="Maiandra GD" w:eastAsia="Times New Roman" w:hAnsi="Maiandra GD" w:cs="Arial"/>
          <w:color w:val="000000"/>
          <w:bdr w:val="none" w:sz="0" w:space="0" w:color="auto" w:frame="1"/>
        </w:rPr>
        <w:t> and then we stored the employee object in the ViewData using the </w:t>
      </w:r>
      <w:r w:rsidRPr="001A0C26">
        <w:rPr>
          <w:rFonts w:ascii="Maiandra GD" w:eastAsia="Times New Roman" w:hAnsi="Maiandra GD" w:cs="Arial"/>
          <w:b/>
          <w:bCs/>
          <w:color w:val="000000"/>
        </w:rPr>
        <w:t>“EmployeeData”</w:t>
      </w:r>
      <w:r w:rsidRPr="0005762E">
        <w:rPr>
          <w:rFonts w:ascii="Maiandra GD" w:eastAsia="Times New Roman" w:hAnsi="Maiandra GD" w:cs="Arial"/>
          <w:color w:val="000000"/>
          <w:bdr w:val="none" w:sz="0" w:space="0" w:color="auto" w:frame="1"/>
        </w:rPr>
        <w:t> key.</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Creating the Details view:</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Create the Details view and then copy and paste the below code in it. </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"Details";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fieldset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legend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Employee Details</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legend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w:t>
      </w:r>
      <w:proofErr w:type="gramEnd"/>
      <w:r w:rsidRPr="001A0C26">
        <w:rPr>
          <w:rFonts w:ascii="Maiandra GD" w:eastAsia="Times New Roman" w:hAnsi="Maiandra GD" w:cs="Consolas"/>
          <w:color w:val="CFD5E0"/>
        </w:rPr>
        <w:t>"EmployeeData")</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fieldset</w:t>
      </w:r>
      <w:r w:rsidRPr="001A0C26">
        <w:rPr>
          <w:rFonts w:ascii="Maiandra GD" w:eastAsia="Times New Roman" w:hAnsi="Maiandra GD" w:cs="Consolas"/>
          <w:b/>
          <w:bCs/>
          <w:color w:val="6B7C8B"/>
        </w:rPr>
        <w:t>&gt;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As you can see in the above code, we are using </w:t>
      </w:r>
      <w:proofErr w:type="gramStart"/>
      <w:r w:rsidRPr="001A0C26">
        <w:rPr>
          <w:rFonts w:ascii="Maiandra GD" w:eastAsia="Times New Roman" w:hAnsi="Maiandra GD" w:cs="Arial"/>
          <w:b/>
          <w:bCs/>
          <w:color w:val="000000"/>
        </w:rPr>
        <w:t>@Html.Display(</w:t>
      </w:r>
      <w:proofErr w:type="gramEnd"/>
      <w:r w:rsidRPr="001A0C26">
        <w:rPr>
          <w:rFonts w:ascii="Maiandra GD" w:eastAsia="Times New Roman" w:hAnsi="Maiandra GD" w:cs="Arial"/>
          <w:b/>
          <w:bCs/>
          <w:color w:val="000000"/>
        </w:rPr>
        <w:t>“EmployeeData”)</w:t>
      </w:r>
      <w:r w:rsidRPr="0005762E">
        <w:rPr>
          <w:rFonts w:ascii="Maiandra GD" w:eastAsia="Times New Roman" w:hAnsi="Maiandra GD" w:cs="Arial"/>
          <w:color w:val="000000"/>
          <w:bdr w:val="none" w:sz="0" w:space="0" w:color="auto" w:frame="1"/>
        </w:rPr>
        <w:t> templated helper method to render the data. At the moment </w:t>
      </w:r>
      <w:r w:rsidRPr="001A0C26">
        <w:rPr>
          <w:rFonts w:ascii="Maiandra GD" w:eastAsia="Times New Roman" w:hAnsi="Maiandra GD" w:cs="Arial"/>
          <w:b/>
          <w:bCs/>
          <w:color w:val="000000"/>
        </w:rPr>
        <w:t>“Details.cshtml”</w:t>
      </w:r>
      <w:r w:rsidRPr="0005762E">
        <w:rPr>
          <w:rFonts w:ascii="Maiandra GD" w:eastAsia="Times New Roman" w:hAnsi="Maiandra GD" w:cs="Arial"/>
          <w:color w:val="000000"/>
          <w:bdr w:val="none" w:sz="0" w:space="0" w:color="auto" w:frame="1"/>
        </w:rPr>
        <w:t xml:space="preserve"> view does not have a Model </w:t>
      </w:r>
      <w:r w:rsidRPr="0005762E">
        <w:rPr>
          <w:rFonts w:ascii="Maiandra GD" w:eastAsia="Times New Roman" w:hAnsi="Maiandra GD" w:cs="Arial"/>
          <w:color w:val="000000"/>
          <w:bdr w:val="none" w:sz="0" w:space="0" w:color="auto" w:frame="1"/>
        </w:rPr>
        <w:lastRenderedPageBreak/>
        <w:t>associated with it. So it is not a strongly-typed view. Now run the application and navigate to the following URL</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FF"/>
        </w:rPr>
        <w:t>http://localhost:61629/Employee/Details</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It will display the following output as expected.</w:t>
      </w:r>
    </w:p>
    <w:p w:rsidR="0005762E" w:rsidRPr="0005762E" w:rsidRDefault="0005762E"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2971800" cy="4410075"/>
            <wp:effectExtent l="19050" t="0" r="0" b="0"/>
            <wp:docPr id="39" name="Picture 39" descr="Display Templated Helpers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play Templated Helpers in ASP.NET MVC Application"/>
                    <pic:cNvPicPr>
                      <a:picLocks noChangeAspect="1" noChangeArrowheads="1"/>
                    </pic:cNvPicPr>
                  </pic:nvPicPr>
                  <pic:blipFill>
                    <a:blip r:embed="rId26"/>
                    <a:srcRect/>
                    <a:stretch>
                      <a:fillRect/>
                    </a:stretch>
                  </pic:blipFill>
                  <pic:spPr bwMode="auto">
                    <a:xfrm>
                      <a:off x="0" y="0"/>
                      <a:ext cx="2971800" cy="4410075"/>
                    </a:xfrm>
                    <a:prstGeom prst="rect">
                      <a:avLst/>
                    </a:prstGeom>
                    <a:noFill/>
                    <a:ln w="9525">
                      <a:noFill/>
                      <a:miter lim="800000"/>
                      <a:headEnd/>
                      <a:tailEnd/>
                    </a:ln>
                  </pic:spPr>
                </pic:pic>
              </a:graphicData>
            </a:graphic>
          </wp:inline>
        </w:drawing>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Now, change the implementation of the “Details” action method within the Employee controller as shown below.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TemplateHelpersMVC.Controllers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Details</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//Here we are hardcoded the Employee Details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//In Realtime you will get the data from any data source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 employee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Employee</w:t>
      </w:r>
      <w:r w:rsidRPr="001A0C26">
        <w:rPr>
          <w:rFonts w:ascii="Maiandra GD" w:eastAsia="Times New Roman" w:hAnsi="Maiandra GD" w:cs="Consolas"/>
          <w:b/>
          <w:bCs/>
          <w:color w:val="6B7C8B"/>
        </w:rPr>
        <w:t>()</w:t>
      </w:r>
      <w:proofErr w:type="gramEnd"/>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lastRenderedPageBreak/>
        <w:t xml:space="preserv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FullName = </w:t>
      </w:r>
      <w:r w:rsidRPr="001A0C26">
        <w:rPr>
          <w:rFonts w:ascii="Maiandra GD" w:eastAsia="Times New Roman" w:hAnsi="Maiandra GD" w:cs="Consolas"/>
          <w:color w:val="7CC379"/>
        </w:rPr>
        <w:t>"Pranaya Rout"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Gender = </w:t>
      </w:r>
      <w:r w:rsidRPr="001A0C26">
        <w:rPr>
          <w:rFonts w:ascii="Maiandra GD" w:eastAsia="Times New Roman" w:hAnsi="Maiandra GD" w:cs="Consolas"/>
          <w:color w:val="7CC379"/>
        </w:rPr>
        <w:t>"Male"</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HireDate = </w:t>
      </w:r>
      <w:proofErr w:type="gramStart"/>
      <w:r w:rsidRPr="001A0C26">
        <w:rPr>
          <w:rFonts w:ascii="Maiandra GD" w:eastAsia="Times New Roman" w:hAnsi="Maiandra GD" w:cs="Consolas"/>
          <w:color w:val="CFD5E0"/>
        </w:rPr>
        <w:t>Convert.</w:t>
      </w:r>
      <w:r w:rsidRPr="001A0C26">
        <w:rPr>
          <w:rFonts w:ascii="Maiandra GD" w:eastAsia="Times New Roman" w:hAnsi="Maiandra GD" w:cs="Consolas"/>
          <w:color w:val="4284AE"/>
        </w:rPr>
        <w:t>ToDateTime</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"2017-01-02 17:53:46.833"</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EmailAddress = </w:t>
      </w:r>
      <w:r w:rsidRPr="001A0C26">
        <w:rPr>
          <w:rFonts w:ascii="Maiandra GD" w:eastAsia="Times New Roman" w:hAnsi="Maiandra GD" w:cs="Consolas"/>
          <w:color w:val="7CC379"/>
        </w:rPr>
        <w:t>"info@dotnettutorials.com"</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Salary = </w:t>
      </w:r>
      <w:r w:rsidRPr="001A0C26">
        <w:rPr>
          <w:rFonts w:ascii="Maiandra GD" w:eastAsia="Times New Roman" w:hAnsi="Maiandra GD" w:cs="Consolas"/>
          <w:color w:val="D19A66"/>
        </w:rPr>
        <w:t>500000</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PersonalWebSite = </w:t>
      </w:r>
      <w:r w:rsidRPr="001A0C26">
        <w:rPr>
          <w:rFonts w:ascii="Maiandra GD" w:eastAsia="Times New Roman" w:hAnsi="Maiandra GD" w:cs="Consolas"/>
          <w:color w:val="7CC379"/>
        </w:rPr>
        <w:t>"https://dotnettutorials.net/"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employee</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You can see in the above code that, instead of storing the “Employee” object in the ViewData, we are passing it to the View.</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Now change the Details.cshtml view as below.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TemplateHelpersMVC.Models.Employee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"Details";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fieldset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legend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Employee Details</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legend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fieldset</w:t>
      </w:r>
      <w:r w:rsidRPr="001A0C26">
        <w:rPr>
          <w:rFonts w:ascii="Maiandra GD" w:eastAsia="Times New Roman" w:hAnsi="Maiandra GD" w:cs="Consolas"/>
          <w:b/>
          <w:bCs/>
          <w:color w:val="6B7C8B"/>
        </w:rPr>
        <w:t>&gt;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In the above Details view, we have specified </w:t>
      </w:r>
      <w:r w:rsidRPr="001A0C26">
        <w:rPr>
          <w:rFonts w:ascii="Maiandra GD" w:eastAsia="Times New Roman" w:hAnsi="Maiandra GD" w:cs="Arial"/>
          <w:b/>
          <w:bCs/>
          <w:color w:val="000000"/>
        </w:rPr>
        <w:t>“Employee”</w:t>
      </w:r>
      <w:r w:rsidRPr="0005762E">
        <w:rPr>
          <w:rFonts w:ascii="Maiandra GD" w:eastAsia="Times New Roman" w:hAnsi="Maiandra GD" w:cs="Arial"/>
          <w:color w:val="000000"/>
          <w:bdr w:val="none" w:sz="0" w:space="0" w:color="auto" w:frame="1"/>
        </w:rPr>
        <w:t> as the model object. That means, here we are working with a strongly typed view, and hence we are using </w:t>
      </w:r>
      <w:r w:rsidRPr="001A0C26">
        <w:rPr>
          <w:rFonts w:ascii="Maiandra GD" w:eastAsia="Times New Roman" w:hAnsi="Maiandra GD" w:cs="Arial"/>
          <w:b/>
          <w:bCs/>
          <w:color w:val="000000"/>
        </w:rPr>
        <w:t>@Html.DisplayFor (model =&gt; model)</w:t>
      </w:r>
      <w:r w:rsidRPr="0005762E">
        <w:rPr>
          <w:rFonts w:ascii="Maiandra GD" w:eastAsia="Times New Roman" w:hAnsi="Maiandra GD" w:cs="Arial"/>
          <w:color w:val="000000"/>
          <w:bdr w:val="none" w:sz="0" w:space="0" w:color="auto" w:frame="1"/>
        </w:rPr>
        <w:t> templated helper method.</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Since none of the properties of the Employee class return a complex object, the ideal choice here would be, to use </w:t>
      </w:r>
      <w:r w:rsidRPr="001A0C26">
        <w:rPr>
          <w:rFonts w:ascii="Maiandra GD" w:eastAsia="Times New Roman" w:hAnsi="Maiandra GD" w:cs="Arial"/>
          <w:b/>
          <w:bCs/>
          <w:color w:val="000000"/>
        </w:rPr>
        <w:t>@Html.DisplayForModel()</w:t>
      </w:r>
      <w:r w:rsidRPr="0005762E">
        <w:rPr>
          <w:rFonts w:ascii="Maiandra GD" w:eastAsia="Times New Roman" w:hAnsi="Maiandra GD" w:cs="Arial"/>
          <w:color w:val="000000"/>
          <w:bdr w:val="none" w:sz="0" w:space="0" w:color="auto" w:frame="1"/>
        </w:rPr>
        <w:t> templated helper as shown below.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TemplateHelpersMVC.Models.Employee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"Details";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fieldset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legend</w:t>
      </w:r>
      <w:r w:rsidRPr="001A0C26">
        <w:rPr>
          <w:rFonts w:ascii="Maiandra GD" w:eastAsia="Times New Roman" w:hAnsi="Maiandra GD" w:cs="Consolas"/>
          <w:b/>
          <w:bCs/>
          <w:color w:val="6B7C8B"/>
        </w:rPr>
        <w:t>&gt;</w:t>
      </w:r>
      <w:proofErr w:type="gramEnd"/>
      <w:r w:rsidRPr="001A0C26">
        <w:rPr>
          <w:rFonts w:ascii="Maiandra GD" w:eastAsia="Times New Roman" w:hAnsi="Maiandra GD" w:cs="Consolas"/>
          <w:color w:val="CFD5E0"/>
        </w:rPr>
        <w:t>Employee Details</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legend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lastRenderedPageBreak/>
        <w:t>@Html.DisplayForModel()</w:t>
      </w:r>
      <w:proofErr w:type="gramEnd"/>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fieldset</w:t>
      </w:r>
      <w:r w:rsidRPr="001A0C26">
        <w:rPr>
          <w:rFonts w:ascii="Maiandra GD" w:eastAsia="Times New Roman" w:hAnsi="Maiandra GD" w:cs="Consolas"/>
          <w:b/>
          <w:bCs/>
          <w:color w:val="6B7C8B"/>
        </w:rPr>
        <w:t>&gt;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Whether we use </w:t>
      </w:r>
      <w:proofErr w:type="gramStart"/>
      <w:r w:rsidRPr="0005762E">
        <w:rPr>
          <w:rFonts w:ascii="Maiandra GD" w:eastAsia="Times New Roman" w:hAnsi="Maiandra GD" w:cs="Arial"/>
          <w:color w:val="000000"/>
          <w:bdr w:val="none" w:sz="0" w:space="0" w:color="auto" w:frame="1"/>
        </w:rPr>
        <w:t>DisplayFor(</w:t>
      </w:r>
      <w:proofErr w:type="gramEnd"/>
      <w:r w:rsidRPr="0005762E">
        <w:rPr>
          <w:rFonts w:ascii="Maiandra GD" w:eastAsia="Times New Roman" w:hAnsi="Maiandra GD" w:cs="Arial"/>
          <w:color w:val="000000"/>
          <w:bdr w:val="none" w:sz="0" w:space="0" w:color="auto" w:frame="1"/>
        </w:rPr>
        <w:t>) or DisplayForModel() templates helper, in both cases, the output will be the same. So Run the application and see everything is working as expected.</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Editor Templated Helpers in ASP.NET MVC:</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way we work with Display Template Helpers, in the same way, we work with </w:t>
      </w:r>
      <w:r w:rsidRPr="001A0C26">
        <w:rPr>
          <w:rFonts w:ascii="Maiandra GD" w:eastAsia="Times New Roman" w:hAnsi="Maiandra GD" w:cs="Arial"/>
          <w:b/>
          <w:bCs/>
          <w:color w:val="000000"/>
        </w:rPr>
        <w:t>Editor Template Helper</w:t>
      </w:r>
      <w:r w:rsidRPr="0005762E">
        <w:rPr>
          <w:rFonts w:ascii="Maiandra GD" w:eastAsia="Times New Roman" w:hAnsi="Maiandra GD" w:cs="Arial"/>
          <w:color w:val="000000"/>
          <w:bdr w:val="none" w:sz="0" w:space="0" w:color="auto" w:frame="1"/>
        </w:rPr>
        <w:t> in ASP.NET MVC. So let’s understand this concept by adding the Edit Action method within the Employee Controller as shown below.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TemplateHelpersMVC.Controllers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Edit</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//Here we are hardcoded the Employee Details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//In Realtime you will get the data from any data source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 employee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Employee</w:t>
      </w:r>
      <w:r w:rsidRPr="001A0C26">
        <w:rPr>
          <w:rFonts w:ascii="Maiandra GD" w:eastAsia="Times New Roman" w:hAnsi="Maiandra GD" w:cs="Consolas"/>
          <w:b/>
          <w:bCs/>
          <w:color w:val="6B7C8B"/>
        </w:rPr>
        <w:t>()</w:t>
      </w:r>
      <w:proofErr w:type="gramEnd"/>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FullName = </w:t>
      </w:r>
      <w:r w:rsidRPr="001A0C26">
        <w:rPr>
          <w:rFonts w:ascii="Maiandra GD" w:eastAsia="Times New Roman" w:hAnsi="Maiandra GD" w:cs="Consolas"/>
          <w:color w:val="7CC379"/>
        </w:rPr>
        <w:t>"Pranaya Rout"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Gender = </w:t>
      </w:r>
      <w:r w:rsidRPr="001A0C26">
        <w:rPr>
          <w:rFonts w:ascii="Maiandra GD" w:eastAsia="Times New Roman" w:hAnsi="Maiandra GD" w:cs="Consolas"/>
          <w:color w:val="7CC379"/>
        </w:rPr>
        <w:t>"Male"</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HireDate = </w:t>
      </w:r>
      <w:proofErr w:type="gramStart"/>
      <w:r w:rsidRPr="001A0C26">
        <w:rPr>
          <w:rFonts w:ascii="Maiandra GD" w:eastAsia="Times New Roman" w:hAnsi="Maiandra GD" w:cs="Consolas"/>
          <w:color w:val="CFD5E0"/>
        </w:rPr>
        <w:t>Convert.</w:t>
      </w:r>
      <w:r w:rsidRPr="001A0C26">
        <w:rPr>
          <w:rFonts w:ascii="Maiandra GD" w:eastAsia="Times New Roman" w:hAnsi="Maiandra GD" w:cs="Consolas"/>
          <w:color w:val="4284AE"/>
        </w:rPr>
        <w:t>ToDateTime</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"2017-01-02 17:53:46.833"</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EmailAddress = </w:t>
      </w:r>
      <w:r w:rsidRPr="001A0C26">
        <w:rPr>
          <w:rFonts w:ascii="Maiandra GD" w:eastAsia="Times New Roman" w:hAnsi="Maiandra GD" w:cs="Consolas"/>
          <w:color w:val="7CC379"/>
        </w:rPr>
        <w:t>"info@dotnettutorials.com"</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Salary = </w:t>
      </w:r>
      <w:r w:rsidRPr="001A0C26">
        <w:rPr>
          <w:rFonts w:ascii="Maiandra GD" w:eastAsia="Times New Roman" w:hAnsi="Maiandra GD" w:cs="Consolas"/>
          <w:color w:val="D19A66"/>
        </w:rPr>
        <w:t>500000</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PersonalWebSite = </w:t>
      </w:r>
      <w:r w:rsidRPr="001A0C26">
        <w:rPr>
          <w:rFonts w:ascii="Maiandra GD" w:eastAsia="Times New Roman" w:hAnsi="Maiandra GD" w:cs="Consolas"/>
          <w:color w:val="7CC379"/>
        </w:rPr>
        <w:t>"https://dotnettutorials.net/"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employee</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Now we need to add the Edit.cshtml view as shown below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TemplateHelpersMVC.Models.Employee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"Edit";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lastRenderedPageBreak/>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h2</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Edit</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h2</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@using (</w:t>
      </w:r>
      <w:proofErr w:type="gramStart"/>
      <w:r w:rsidRPr="001A0C26">
        <w:rPr>
          <w:rFonts w:ascii="Maiandra GD" w:eastAsia="Times New Roman" w:hAnsi="Maiandra GD" w:cs="Consolas"/>
          <w:color w:val="CFD5E0"/>
        </w:rPr>
        <w:t>@Html.BeginForm(</w:t>
      </w:r>
      <w:proofErr w:type="gramEnd"/>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@Html.EditorForModel()</w:t>
      </w:r>
      <w:proofErr w:type="gramEnd"/>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Run the application and navigates to the below URL and see everything is working as expected.</w:t>
      </w:r>
      <w:r w:rsidRPr="0005762E">
        <w:rPr>
          <w:rFonts w:ascii="Maiandra GD" w:eastAsia="Times New Roman" w:hAnsi="Maiandra GD" w:cs="Segoe UI"/>
          <w:color w:val="212529"/>
        </w:rPr>
        <w:br/>
      </w:r>
      <w:r w:rsidRPr="001A0C26">
        <w:rPr>
          <w:rFonts w:ascii="Maiandra GD" w:eastAsia="Times New Roman" w:hAnsi="Maiandra GD" w:cs="Arial"/>
          <w:b/>
          <w:bCs/>
          <w:color w:val="0000FF"/>
        </w:rPr>
        <w:t>http://localhost:61629/Employee/Edit</w:t>
      </w:r>
      <w:r w:rsidRPr="0005762E">
        <w:rPr>
          <w:rFonts w:ascii="Maiandra GD" w:eastAsia="Times New Roman" w:hAnsi="Maiandra GD" w:cs="Segoe UI"/>
          <w:color w:val="212529"/>
        </w:rPr>
        <w:br/>
      </w:r>
      <w:r w:rsidRPr="0005762E">
        <w:rPr>
          <w:rFonts w:ascii="Maiandra GD" w:eastAsia="Times New Roman" w:hAnsi="Maiandra GD" w:cs="Arial"/>
          <w:color w:val="000000"/>
          <w:bdr w:val="none" w:sz="0" w:space="0" w:color="auto" w:frame="1"/>
        </w:rPr>
        <w:t>it will display the following:</w:t>
      </w:r>
    </w:p>
    <w:p w:rsidR="0005762E" w:rsidRPr="0005762E" w:rsidRDefault="0005762E"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2933700" cy="5162550"/>
            <wp:effectExtent l="19050" t="0" r="0" b="0"/>
            <wp:docPr id="40" name="Picture 40" descr="Editor Templated Helpers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ditor Templated Helpers in ASP.NET MVC Application"/>
                    <pic:cNvPicPr>
                      <a:picLocks noChangeAspect="1" noChangeArrowheads="1"/>
                    </pic:cNvPicPr>
                  </pic:nvPicPr>
                  <pic:blipFill>
                    <a:blip r:embed="rId27"/>
                    <a:srcRect/>
                    <a:stretch>
                      <a:fillRect/>
                    </a:stretch>
                  </pic:blipFill>
                  <pic:spPr bwMode="auto">
                    <a:xfrm>
                      <a:off x="0" y="0"/>
                      <a:ext cx="2933700" cy="5162550"/>
                    </a:xfrm>
                    <a:prstGeom prst="rect">
                      <a:avLst/>
                    </a:prstGeom>
                    <a:noFill/>
                    <a:ln w="9525">
                      <a:noFill/>
                      <a:miter lim="800000"/>
                      <a:headEnd/>
                      <a:tailEnd/>
                    </a:ln>
                  </pic:spPr>
                </pic:pic>
              </a:graphicData>
            </a:graphic>
          </wp:inline>
        </w:drawing>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Here I just show you how to use </w:t>
      </w:r>
      <w:r w:rsidRPr="001A0C26">
        <w:rPr>
          <w:rFonts w:ascii="Maiandra GD" w:eastAsia="Times New Roman" w:hAnsi="Maiandra GD" w:cs="Arial"/>
          <w:b/>
          <w:bCs/>
          <w:color w:val="000000"/>
        </w:rPr>
        <w:t>EditorForModel</w:t>
      </w:r>
      <w:r w:rsidRPr="0005762E">
        <w:rPr>
          <w:rFonts w:ascii="Maiandra GD" w:eastAsia="Times New Roman" w:hAnsi="Maiandra GD" w:cs="Arial"/>
          <w:color w:val="000000"/>
          <w:bdr w:val="none" w:sz="0" w:space="0" w:color="auto" w:frame="1"/>
        </w:rPr>
        <w:t>, the rest two approaches you can test by yourself.  </w:t>
      </w:r>
    </w:p>
    <w:p w:rsidR="0005762E" w:rsidRPr="001A0C26" w:rsidRDefault="0005762E" w:rsidP="007D19BE">
      <w:pPr>
        <w:pBdr>
          <w:bottom w:val="double" w:sz="6" w:space="1" w:color="auto"/>
        </w:pBdr>
        <w:rPr>
          <w:rFonts w:ascii="Maiandra GD" w:hAnsi="Maiandra GD"/>
        </w:rPr>
      </w:pPr>
    </w:p>
    <w:p w:rsidR="0005762E" w:rsidRPr="001358BF" w:rsidRDefault="0005762E" w:rsidP="007D19BE">
      <w:pPr>
        <w:spacing w:after="48" w:line="240" w:lineRule="auto"/>
        <w:textAlignment w:val="baseline"/>
        <w:outlineLvl w:val="0"/>
        <w:rPr>
          <w:rFonts w:ascii="Maiandra GD" w:eastAsia="Times New Roman" w:hAnsi="Maiandra GD" w:cs="Times New Roman"/>
          <w:b/>
          <w:color w:val="3A3A3A"/>
          <w:kern w:val="36"/>
          <w:sz w:val="28"/>
        </w:rPr>
      </w:pPr>
      <w:r w:rsidRPr="001358BF">
        <w:rPr>
          <w:rFonts w:ascii="Maiandra GD" w:eastAsia="Times New Roman" w:hAnsi="Maiandra GD" w:cs="Times New Roman"/>
          <w:b/>
          <w:color w:val="3A3A3A"/>
          <w:kern w:val="36"/>
          <w:sz w:val="28"/>
          <w:highlight w:val="yellow"/>
        </w:rPr>
        <w:lastRenderedPageBreak/>
        <w:t>Customizing Templated Helpers in ASP.NET MVC</w:t>
      </w:r>
    </w:p>
    <w:p w:rsidR="0005762E" w:rsidRPr="0005762E" w:rsidRDefault="0005762E" w:rsidP="007D19BE">
      <w:pPr>
        <w:shd w:val="clear" w:color="auto" w:fill="FFFFFF"/>
        <w:spacing w:after="0" w:line="240" w:lineRule="auto"/>
        <w:textAlignment w:val="baseline"/>
        <w:outlineLvl w:val="1"/>
        <w:rPr>
          <w:rFonts w:ascii="Maiandra GD" w:eastAsia="Times New Roman" w:hAnsi="Maiandra GD" w:cs="Segoe UI"/>
          <w:color w:val="3A3A3A"/>
        </w:rPr>
      </w:pPr>
      <w:r w:rsidRPr="001A0C26">
        <w:rPr>
          <w:rFonts w:ascii="Maiandra GD" w:eastAsia="Times New Roman" w:hAnsi="Maiandra GD" w:cs="Arial"/>
          <w:b/>
          <w:bCs/>
          <w:color w:val="000000"/>
        </w:rPr>
        <w:t>Customizing Templated Helpers in ASP.NET MVC Application</w:t>
      </w:r>
    </w:p>
    <w:p w:rsidR="001358BF" w:rsidRDefault="001358BF"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At the moment, when we navigate to </w:t>
      </w:r>
      <w:r w:rsidRPr="001A0C26">
        <w:rPr>
          <w:rFonts w:ascii="Maiandra GD" w:eastAsia="Times New Roman" w:hAnsi="Maiandra GD" w:cs="Arial"/>
          <w:b/>
          <w:bCs/>
          <w:color w:val="0000FF"/>
        </w:rPr>
        <w:t>http://localhost:61629/Employee/Edit</w:t>
      </w:r>
      <w:r w:rsidRPr="0005762E">
        <w:rPr>
          <w:rFonts w:ascii="Maiandra GD" w:eastAsia="Times New Roman" w:hAnsi="Maiandra GD" w:cs="Arial"/>
          <w:color w:val="000000"/>
          <w:bdr w:val="none" w:sz="0" w:space="0" w:color="auto" w:frame="1"/>
        </w:rPr>
        <w:t> it will display the following page.</w:t>
      </w:r>
    </w:p>
    <w:p w:rsidR="0005762E" w:rsidRPr="0005762E" w:rsidRDefault="0005762E"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2238375" cy="4572000"/>
            <wp:effectExtent l="19050" t="0" r="9525" b="0"/>
            <wp:docPr id="43" name="Picture 43" descr="Customizing Templated Helpers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tomizing Templated Helpers in ASP.NET MVC Application"/>
                    <pic:cNvPicPr>
                      <a:picLocks noChangeAspect="1" noChangeArrowheads="1"/>
                    </pic:cNvPicPr>
                  </pic:nvPicPr>
                  <pic:blipFill>
                    <a:blip r:embed="rId28"/>
                    <a:srcRect/>
                    <a:stretch>
                      <a:fillRect/>
                    </a:stretch>
                  </pic:blipFill>
                  <pic:spPr bwMode="auto">
                    <a:xfrm>
                      <a:off x="0" y="0"/>
                      <a:ext cx="2238375" cy="4572000"/>
                    </a:xfrm>
                    <a:prstGeom prst="rect">
                      <a:avLst/>
                    </a:prstGeom>
                    <a:noFill/>
                    <a:ln w="9525">
                      <a:noFill/>
                      <a:miter lim="800000"/>
                      <a:headEnd/>
                      <a:tailEnd/>
                    </a:ln>
                  </pic:spPr>
                </pic:pic>
              </a:graphicData>
            </a:graphic>
          </wp:inline>
        </w:drawing>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Notice that in the above image, for the </w:t>
      </w:r>
      <w:r w:rsidRPr="001A0C26">
        <w:rPr>
          <w:rFonts w:ascii="Maiandra GD" w:eastAsia="Times New Roman" w:hAnsi="Maiandra GD" w:cs="Arial"/>
          <w:b/>
          <w:bCs/>
          <w:color w:val="000000"/>
        </w:rPr>
        <w:t>HireDate</w:t>
      </w:r>
      <w:r w:rsidRPr="0005762E">
        <w:rPr>
          <w:rFonts w:ascii="Maiandra GD" w:eastAsia="Times New Roman" w:hAnsi="Maiandra GD" w:cs="Arial"/>
          <w:color w:val="000000"/>
          <w:bdr w:val="none" w:sz="0" w:space="0" w:color="auto" w:frame="1"/>
        </w:rPr>
        <w:t>, the users have to type the date in the date text box. As we all know the date-time has different formats. For example, it may be </w:t>
      </w:r>
      <w:r w:rsidRPr="001A0C26">
        <w:rPr>
          <w:rFonts w:ascii="Maiandra GD" w:eastAsia="Times New Roman" w:hAnsi="Maiandra GD" w:cs="Arial"/>
          <w:b/>
          <w:bCs/>
          <w:color w:val="000000"/>
        </w:rPr>
        <w:t>MM/DD/YYYY</w:t>
      </w:r>
      <w:r w:rsidRPr="0005762E">
        <w:rPr>
          <w:rFonts w:ascii="Maiandra GD" w:eastAsia="Times New Roman" w:hAnsi="Maiandra GD" w:cs="Arial"/>
          <w:color w:val="000000"/>
          <w:bdr w:val="none" w:sz="0" w:space="0" w:color="auto" w:frame="1"/>
        </w:rPr>
        <w:t> or </w:t>
      </w:r>
      <w:r w:rsidRPr="001A0C26">
        <w:rPr>
          <w:rFonts w:ascii="Maiandra GD" w:eastAsia="Times New Roman" w:hAnsi="Maiandra GD" w:cs="Arial"/>
          <w:b/>
          <w:bCs/>
          <w:color w:val="000000"/>
        </w:rPr>
        <w:t>DD/MM/YY, </w:t>
      </w:r>
      <w:r w:rsidRPr="0005762E">
        <w:rPr>
          <w:rFonts w:ascii="Maiandra GD" w:eastAsia="Times New Roman" w:hAnsi="Maiandra GD" w:cs="Arial"/>
          <w:color w:val="000000"/>
          <w:bdr w:val="none" w:sz="0" w:space="0" w:color="auto" w:frame="1"/>
        </w:rPr>
        <w:t>etc. So, different users may enter the date value in a different manner. Also, from the user’s point of view, it is always better to display a </w:t>
      </w:r>
      <w:r w:rsidRPr="001A0C26">
        <w:rPr>
          <w:rFonts w:ascii="Maiandra GD" w:eastAsia="Times New Roman" w:hAnsi="Maiandra GD" w:cs="Arial"/>
          <w:b/>
          <w:bCs/>
          <w:color w:val="000000"/>
        </w:rPr>
        <w:t>DateTime</w:t>
      </w:r>
      <w:r w:rsidRPr="0005762E">
        <w:rPr>
          <w:rFonts w:ascii="Maiandra GD" w:eastAsia="Times New Roman" w:hAnsi="Maiandra GD" w:cs="Arial"/>
          <w:color w:val="000000"/>
          <w:bdr w:val="none" w:sz="0" w:space="0" w:color="auto" w:frame="1"/>
        </w:rPr>
        <w:t> picker from which the user can easily select the date.</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w:t>
      </w:r>
      <w:r w:rsidRPr="001A0C26">
        <w:rPr>
          <w:rFonts w:ascii="Maiandra GD" w:eastAsia="Times New Roman" w:hAnsi="Maiandra GD" w:cs="Arial"/>
          <w:b/>
          <w:bCs/>
          <w:color w:val="000000"/>
        </w:rPr>
        <w:t>built-in DateTime editor</w:t>
      </w:r>
      <w:r w:rsidRPr="0005762E">
        <w:rPr>
          <w:rFonts w:ascii="Maiandra GD" w:eastAsia="Times New Roman" w:hAnsi="Maiandra GD" w:cs="Arial"/>
          <w:color w:val="000000"/>
          <w:bdr w:val="none" w:sz="0" w:space="0" w:color="auto" w:frame="1"/>
        </w:rPr>
        <w:t> template used by ASP.NET MVC Framework simply displays a textbox for editing the Dates. So, let’s customize the DateTime editor template, to use the jQuery calendar. We want the output as shown in the below image.</w:t>
      </w:r>
    </w:p>
    <w:p w:rsidR="0005762E" w:rsidRPr="0005762E" w:rsidRDefault="0005762E"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lastRenderedPageBreak/>
        <w:drawing>
          <wp:inline distT="0" distB="0" distL="0" distR="0">
            <wp:extent cx="2971800" cy="5638800"/>
            <wp:effectExtent l="19050" t="0" r="0" b="0"/>
            <wp:docPr id="44" name="Picture 44" descr="Customizing Templated Helpers in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tomizing Templated Helpers in MVC application"/>
                    <pic:cNvPicPr>
                      <a:picLocks noChangeAspect="1" noChangeArrowheads="1"/>
                    </pic:cNvPicPr>
                  </pic:nvPicPr>
                  <pic:blipFill>
                    <a:blip r:embed="rId29"/>
                    <a:srcRect/>
                    <a:stretch>
                      <a:fillRect/>
                    </a:stretch>
                  </pic:blipFill>
                  <pic:spPr bwMode="auto">
                    <a:xfrm>
                      <a:off x="0" y="0"/>
                      <a:ext cx="2971800" cy="5638800"/>
                    </a:xfrm>
                    <a:prstGeom prst="rect">
                      <a:avLst/>
                    </a:prstGeom>
                    <a:noFill/>
                    <a:ln w="9525">
                      <a:noFill/>
                      <a:miter lim="800000"/>
                      <a:headEnd/>
                      <a:tailEnd/>
                    </a:ln>
                  </pic:spPr>
                </pic:pic>
              </a:graphicData>
            </a:graphic>
          </wp:inline>
        </w:drawing>
      </w: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The following convention is used by the MVC Framework to find the customized templates</w:t>
      </w:r>
    </w:p>
    <w:p w:rsidR="0005762E" w:rsidRPr="0005762E" w:rsidRDefault="0005762E" w:rsidP="007D19BE">
      <w:pPr>
        <w:numPr>
          <w:ilvl w:val="0"/>
          <w:numId w:val="27"/>
        </w:num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customized display templates must be stored in a sub-folder with the name </w:t>
      </w:r>
      <w:r w:rsidRPr="001A0C26">
        <w:rPr>
          <w:rFonts w:ascii="Maiandra GD" w:eastAsia="Times New Roman" w:hAnsi="Maiandra GD" w:cs="Arial"/>
          <w:b/>
          <w:bCs/>
          <w:color w:val="000000"/>
        </w:rPr>
        <w:t>DisplayTemplates</w:t>
      </w:r>
      <w:r w:rsidRPr="0005762E">
        <w:rPr>
          <w:rFonts w:ascii="Maiandra GD" w:eastAsia="Times New Roman" w:hAnsi="Maiandra GD" w:cs="Arial"/>
          <w:color w:val="000000"/>
          <w:bdr w:val="none" w:sz="0" w:space="0" w:color="auto" w:frame="1"/>
        </w:rPr>
        <w:t>. Similarly, the customized Editor templates must be stored in a sub-folder with the name </w:t>
      </w:r>
      <w:r w:rsidRPr="001A0C26">
        <w:rPr>
          <w:rFonts w:ascii="Maiandra GD" w:eastAsia="Times New Roman" w:hAnsi="Maiandra GD" w:cs="Arial"/>
          <w:b/>
          <w:bCs/>
          <w:color w:val="000000"/>
        </w:rPr>
        <w:t>EditorTemplates</w:t>
      </w:r>
      <w:r w:rsidRPr="0005762E">
        <w:rPr>
          <w:rFonts w:ascii="Maiandra GD" w:eastAsia="Times New Roman" w:hAnsi="Maiandra GD" w:cs="Arial"/>
          <w:color w:val="000000"/>
          <w:bdr w:val="none" w:sz="0" w:space="0" w:color="auto" w:frame="1"/>
        </w:rPr>
        <w:t>.</w:t>
      </w:r>
    </w:p>
    <w:p w:rsidR="0005762E" w:rsidRPr="0005762E" w:rsidRDefault="0005762E" w:rsidP="007D19BE">
      <w:pPr>
        <w:numPr>
          <w:ilvl w:val="0"/>
          <w:numId w:val="27"/>
        </w:num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These sub-folders can be created within the </w:t>
      </w:r>
      <w:r w:rsidRPr="001A0C26">
        <w:rPr>
          <w:rFonts w:ascii="Maiandra GD" w:eastAsia="Times New Roman" w:hAnsi="Maiandra GD" w:cs="Arial"/>
          <w:b/>
          <w:bCs/>
          <w:color w:val="000000"/>
        </w:rPr>
        <w:t>“Shared”</w:t>
      </w:r>
      <w:r w:rsidRPr="0005762E">
        <w:rPr>
          <w:rFonts w:ascii="Maiandra GD" w:eastAsia="Times New Roman" w:hAnsi="Maiandra GD" w:cs="Arial"/>
          <w:color w:val="000000"/>
          <w:bdr w:val="none" w:sz="0" w:space="0" w:color="auto" w:frame="1"/>
        </w:rPr>
        <w:t> folder or within a specific view folder. If these folders are present within the Shared folder, then the templates are available for all the views. If they are present within a specific views folder, then, they are only available the views which are present in that specific views folder.</w:t>
      </w:r>
    </w:p>
    <w:p w:rsidR="0005762E" w:rsidRPr="0005762E" w:rsidRDefault="0005762E" w:rsidP="007D19BE">
      <w:pPr>
        <w:numPr>
          <w:ilvl w:val="0"/>
          <w:numId w:val="27"/>
        </w:num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The most important point that you need to keep in mind is the </w:t>
      </w:r>
      <w:r w:rsidRPr="001A0C26">
        <w:rPr>
          <w:rFonts w:ascii="Maiandra GD" w:eastAsia="Times New Roman" w:hAnsi="Maiandra GD" w:cs="Arial"/>
          <w:b/>
          <w:bCs/>
          <w:color w:val="000000"/>
        </w:rPr>
        <w:t>name of the template</w:t>
      </w:r>
      <w:r w:rsidRPr="0005762E">
        <w:rPr>
          <w:rFonts w:ascii="Maiandra GD" w:eastAsia="Times New Roman" w:hAnsi="Maiandra GD" w:cs="Arial"/>
          <w:color w:val="000000"/>
          <w:bdr w:val="none" w:sz="0" w:space="0" w:color="auto" w:frame="1"/>
        </w:rPr>
        <w:t> must match the </w:t>
      </w:r>
      <w:r w:rsidRPr="001A0C26">
        <w:rPr>
          <w:rFonts w:ascii="Maiandra GD" w:eastAsia="Times New Roman" w:hAnsi="Maiandra GD" w:cs="Arial"/>
          <w:b/>
          <w:bCs/>
          <w:color w:val="000000"/>
        </w:rPr>
        <w:t>name of the data type</w:t>
      </w:r>
      <w:r w:rsidRPr="0005762E">
        <w:rPr>
          <w:rFonts w:ascii="Maiandra GD" w:eastAsia="Times New Roman" w:hAnsi="Maiandra GD" w:cs="Arial"/>
          <w:color w:val="000000"/>
          <w:bdr w:val="none" w:sz="0" w:space="0" w:color="auto" w:frame="1"/>
        </w:rPr>
        <w:t>. For example, as we are going to customizing the DateTime template, the name of the template must be </w:t>
      </w:r>
      <w:r w:rsidRPr="001A0C26">
        <w:rPr>
          <w:rFonts w:ascii="Maiandra GD" w:eastAsia="Times New Roman" w:hAnsi="Maiandra GD" w:cs="Arial"/>
          <w:b/>
          <w:bCs/>
          <w:color w:val="000000"/>
        </w:rPr>
        <w:t>DateTime.cshtml</w:t>
      </w:r>
      <w:r w:rsidRPr="0005762E">
        <w:rPr>
          <w:rFonts w:ascii="Maiandra GD" w:eastAsia="Times New Roman" w:hAnsi="Maiandra GD" w:cs="Arial"/>
          <w:color w:val="000000"/>
          <w:bdr w:val="none" w:sz="0" w:space="0" w:color="auto" w:frame="1"/>
        </w:rPr>
        <w:t>.</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Adding a Custom DateTime Editor template</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lastRenderedPageBreak/>
        <w:t>Step1:</w:t>
      </w:r>
      <w:r w:rsidRPr="0005762E">
        <w:rPr>
          <w:rFonts w:ascii="Maiandra GD" w:eastAsia="Times New Roman" w:hAnsi="Maiandra GD" w:cs="Arial"/>
          <w:color w:val="000000"/>
          <w:bdr w:val="none" w:sz="0" w:space="0" w:color="auto" w:frame="1"/>
        </w:rPr>
        <w:t> If the “</w:t>
      </w:r>
      <w:r w:rsidRPr="001A0C26">
        <w:rPr>
          <w:rFonts w:ascii="Maiandra GD" w:eastAsia="Times New Roman" w:hAnsi="Maiandra GD" w:cs="Arial"/>
          <w:b/>
          <w:bCs/>
          <w:color w:val="000000"/>
        </w:rPr>
        <w:t>Shared</w:t>
      </w:r>
      <w:r w:rsidRPr="0005762E">
        <w:rPr>
          <w:rFonts w:ascii="Maiandra GD" w:eastAsia="Times New Roman" w:hAnsi="Maiandra GD" w:cs="Arial"/>
          <w:color w:val="000000"/>
          <w:bdr w:val="none" w:sz="0" w:space="0" w:color="auto" w:frame="1"/>
        </w:rPr>
        <w:t>” folder does not already exist in your project within the views folder, then right-click on the Views folder and add it.</w:t>
      </w:r>
      <w:r w:rsidRPr="0005762E">
        <w:rPr>
          <w:rFonts w:ascii="Maiandra GD" w:eastAsia="Times New Roman" w:hAnsi="Maiandra GD" w:cs="Segoe UI"/>
          <w:color w:val="212529"/>
        </w:rPr>
        <w:br/>
      </w:r>
      <w:r w:rsidRPr="001A0C26">
        <w:rPr>
          <w:rFonts w:ascii="Maiandra GD" w:eastAsia="Times New Roman" w:hAnsi="Maiandra GD" w:cs="Arial"/>
          <w:b/>
          <w:bCs/>
          <w:color w:val="000000"/>
        </w:rPr>
        <w:t>Step2:</w:t>
      </w:r>
      <w:r w:rsidRPr="0005762E">
        <w:rPr>
          <w:rFonts w:ascii="Maiandra GD" w:eastAsia="Times New Roman" w:hAnsi="Maiandra GD" w:cs="Arial"/>
          <w:color w:val="000000"/>
          <w:bdr w:val="none" w:sz="0" w:space="0" w:color="auto" w:frame="1"/>
        </w:rPr>
        <w:t> Right-click on the “</w:t>
      </w:r>
      <w:r w:rsidRPr="001A0C26">
        <w:rPr>
          <w:rFonts w:ascii="Maiandra GD" w:eastAsia="Times New Roman" w:hAnsi="Maiandra GD" w:cs="Arial"/>
          <w:b/>
          <w:bCs/>
          <w:color w:val="000000"/>
        </w:rPr>
        <w:t>Shared</w:t>
      </w:r>
      <w:r w:rsidRPr="0005762E">
        <w:rPr>
          <w:rFonts w:ascii="Maiandra GD" w:eastAsia="Times New Roman" w:hAnsi="Maiandra GD" w:cs="Arial"/>
          <w:color w:val="000000"/>
          <w:bdr w:val="none" w:sz="0" w:space="0" w:color="auto" w:frame="1"/>
        </w:rPr>
        <w:t>” folder, and “</w:t>
      </w:r>
      <w:r w:rsidRPr="001A0C26">
        <w:rPr>
          <w:rFonts w:ascii="Maiandra GD" w:eastAsia="Times New Roman" w:hAnsi="Maiandra GD" w:cs="Arial"/>
          <w:b/>
          <w:bCs/>
          <w:color w:val="000000"/>
        </w:rPr>
        <w:t>EditorTemplates</w:t>
      </w:r>
      <w:r w:rsidRPr="0005762E">
        <w:rPr>
          <w:rFonts w:ascii="Maiandra GD" w:eastAsia="Times New Roman" w:hAnsi="Maiandra GD" w:cs="Arial"/>
          <w:color w:val="000000"/>
          <w:bdr w:val="none" w:sz="0" w:space="0" w:color="auto" w:frame="1"/>
        </w:rPr>
        <w:t>” folder.</w:t>
      </w:r>
      <w:r w:rsidRPr="0005762E">
        <w:rPr>
          <w:rFonts w:ascii="Maiandra GD" w:eastAsia="Times New Roman" w:hAnsi="Maiandra GD" w:cs="Segoe UI"/>
          <w:color w:val="212529"/>
        </w:rPr>
        <w:br/>
      </w:r>
      <w:r w:rsidRPr="001A0C26">
        <w:rPr>
          <w:rFonts w:ascii="Maiandra GD" w:eastAsia="Times New Roman" w:hAnsi="Maiandra GD" w:cs="Arial"/>
          <w:b/>
          <w:bCs/>
          <w:color w:val="000000"/>
        </w:rPr>
        <w:t>Step3:</w:t>
      </w:r>
      <w:r w:rsidRPr="0005762E">
        <w:rPr>
          <w:rFonts w:ascii="Maiandra GD" w:eastAsia="Times New Roman" w:hAnsi="Maiandra GD" w:cs="Arial"/>
          <w:color w:val="000000"/>
          <w:bdr w:val="none" w:sz="0" w:space="0" w:color="auto" w:frame="1"/>
        </w:rPr>
        <w:t> Right-click on “</w:t>
      </w:r>
      <w:r w:rsidRPr="001A0C26">
        <w:rPr>
          <w:rFonts w:ascii="Maiandra GD" w:eastAsia="Times New Roman" w:hAnsi="Maiandra GD" w:cs="Arial"/>
          <w:b/>
          <w:bCs/>
          <w:color w:val="000000"/>
        </w:rPr>
        <w:t>EditorTemplates</w:t>
      </w:r>
      <w:r w:rsidRPr="0005762E">
        <w:rPr>
          <w:rFonts w:ascii="Maiandra GD" w:eastAsia="Times New Roman" w:hAnsi="Maiandra GD" w:cs="Arial"/>
          <w:color w:val="000000"/>
          <w:bdr w:val="none" w:sz="0" w:space="0" w:color="auto" w:frame="1"/>
        </w:rPr>
        <w:t>” folder and add a partial view with the name </w:t>
      </w:r>
      <w:r w:rsidRPr="001A0C26">
        <w:rPr>
          <w:rFonts w:ascii="Maiandra GD" w:eastAsia="Times New Roman" w:hAnsi="Maiandra GD" w:cs="Arial"/>
          <w:b/>
          <w:bCs/>
          <w:color w:val="000000"/>
        </w:rPr>
        <w:t>DateTime</w:t>
      </w:r>
      <w:r w:rsidRPr="0005762E">
        <w:rPr>
          <w:rFonts w:ascii="Maiandra GD" w:eastAsia="Times New Roman" w:hAnsi="Maiandra GD" w:cs="Segoe UI"/>
          <w:color w:val="212529"/>
        </w:rPr>
        <w:br/>
      </w:r>
      <w:r w:rsidRPr="001A0C26">
        <w:rPr>
          <w:rFonts w:ascii="Maiandra GD" w:eastAsia="Times New Roman" w:hAnsi="Maiandra GD" w:cs="Arial"/>
          <w:b/>
          <w:bCs/>
          <w:color w:val="000000"/>
        </w:rPr>
        <w:t>Step4:</w:t>
      </w:r>
      <w:r w:rsidRPr="0005762E">
        <w:rPr>
          <w:rFonts w:ascii="Maiandra GD" w:eastAsia="Times New Roman" w:hAnsi="Maiandra GD" w:cs="Arial"/>
          <w:color w:val="000000"/>
          <w:bdr w:val="none" w:sz="0" w:space="0" w:color="auto" w:frame="1"/>
        </w:rPr>
        <w:t> Copy and paste the following code in </w:t>
      </w:r>
      <w:r w:rsidRPr="001A0C26">
        <w:rPr>
          <w:rFonts w:ascii="Maiandra GD" w:eastAsia="Times New Roman" w:hAnsi="Maiandra GD" w:cs="Arial"/>
          <w:b/>
          <w:bCs/>
          <w:color w:val="000000"/>
        </w:rPr>
        <w:t>DateTime.cshtml </w:t>
      </w:r>
      <w:r w:rsidRPr="0005762E">
        <w:rPr>
          <w:rFonts w:ascii="Maiandra GD" w:eastAsia="Times New Roman" w:hAnsi="Maiandra GD" w:cs="Arial"/>
          <w:color w:val="000000"/>
          <w:bdr w:val="none" w:sz="0" w:space="0" w:color="auto" w:frame="1"/>
        </w:rPr>
        <w:t>partial view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DateTime?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@Html.TextBox(</w:t>
      </w:r>
      <w:proofErr w:type="gramEnd"/>
      <w:r w:rsidRPr="001A0C26">
        <w:rPr>
          <w:rFonts w:ascii="Maiandra GD" w:eastAsia="Times New Roman" w:hAnsi="Maiandra GD" w:cs="Consolas"/>
          <w:color w:val="CFD5E0"/>
        </w:rPr>
        <w:t xml:space="preserve">"", (Model.HasValue ? </w:t>
      </w:r>
      <w:proofErr w:type="gramStart"/>
      <w:r w:rsidRPr="001A0C26">
        <w:rPr>
          <w:rFonts w:ascii="Maiandra GD" w:eastAsia="Times New Roman" w:hAnsi="Maiandra GD" w:cs="Consolas"/>
          <w:color w:val="CFD5E0"/>
        </w:rPr>
        <w:t>Model.Value.ToString(</w:t>
      </w:r>
      <w:proofErr w:type="gramEnd"/>
      <w:r w:rsidRPr="001A0C26">
        <w:rPr>
          <w:rFonts w:ascii="Maiandra GD" w:eastAsia="Times New Roman" w:hAnsi="Maiandra GD" w:cs="Consolas"/>
          <w:color w:val="CFD5E0"/>
        </w:rPr>
        <w:t>"dd/MM/yyyy") : string.Empty), new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@class = "date"</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Step5: Copy and paste the following code within the Edit.cshtml view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@model TemplateHelpersMVC.Models.Employee </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"Edit";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Layout = null;</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script</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src</w:t>
      </w:r>
      <w:r w:rsidRPr="001A0C26">
        <w:rPr>
          <w:rFonts w:ascii="Maiandra GD" w:eastAsia="Times New Roman" w:hAnsi="Maiandra GD" w:cs="Consolas"/>
          <w:color w:val="4284AE"/>
        </w:rPr>
        <w:t>=</w:t>
      </w:r>
      <w:r w:rsidRPr="001A0C26">
        <w:rPr>
          <w:rFonts w:ascii="Maiandra GD" w:eastAsia="Times New Roman" w:hAnsi="Maiandra GD" w:cs="Consolas"/>
          <w:color w:val="7CC379"/>
        </w:rPr>
        <w:t>"~/Scripts/jquery-1.12.4.min.js"</w:t>
      </w:r>
      <w:r w:rsidRPr="001A0C26">
        <w:rPr>
          <w:rFonts w:ascii="Maiandra GD" w:eastAsia="Times New Roman" w:hAnsi="Maiandra GD" w:cs="Consolas"/>
          <w:b/>
          <w:bCs/>
          <w:color w:val="6B7C8B"/>
        </w:rPr>
        <w:t>&gt;&lt;/</w:t>
      </w:r>
      <w:r w:rsidRPr="001A0C26">
        <w:rPr>
          <w:rFonts w:ascii="Maiandra GD" w:eastAsia="Times New Roman" w:hAnsi="Maiandra GD" w:cs="Consolas"/>
          <w:b/>
          <w:bCs/>
          <w:color w:val="D171DD"/>
        </w:rPr>
        <w:t>script</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script</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src</w:t>
      </w:r>
      <w:r w:rsidRPr="001A0C26">
        <w:rPr>
          <w:rFonts w:ascii="Maiandra GD" w:eastAsia="Times New Roman" w:hAnsi="Maiandra GD" w:cs="Consolas"/>
          <w:color w:val="4284AE"/>
        </w:rPr>
        <w:t>=</w:t>
      </w:r>
      <w:r w:rsidRPr="001A0C26">
        <w:rPr>
          <w:rFonts w:ascii="Maiandra GD" w:eastAsia="Times New Roman" w:hAnsi="Maiandra GD" w:cs="Consolas"/>
          <w:color w:val="7CC379"/>
        </w:rPr>
        <w:t>"~/Scripts/jquery-ui-1.12.1.min.js"</w:t>
      </w:r>
      <w:r w:rsidRPr="001A0C26">
        <w:rPr>
          <w:rFonts w:ascii="Maiandra GD" w:eastAsia="Times New Roman" w:hAnsi="Maiandra GD" w:cs="Consolas"/>
          <w:b/>
          <w:bCs/>
          <w:color w:val="6B7C8B"/>
        </w:rPr>
        <w:t>&gt;&lt;/</w:t>
      </w:r>
      <w:r w:rsidRPr="001A0C26">
        <w:rPr>
          <w:rFonts w:ascii="Maiandra GD" w:eastAsia="Times New Roman" w:hAnsi="Maiandra GD" w:cs="Consolas"/>
          <w:b/>
          <w:bCs/>
          <w:color w:val="D171DD"/>
        </w:rPr>
        <w:t>script</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link</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href</w:t>
      </w:r>
      <w:r w:rsidRPr="001A0C26">
        <w:rPr>
          <w:rFonts w:ascii="Maiandra GD" w:eastAsia="Times New Roman" w:hAnsi="Maiandra GD" w:cs="Consolas"/>
          <w:color w:val="4284AE"/>
        </w:rPr>
        <w:t>=</w:t>
      </w:r>
      <w:r w:rsidRPr="001A0C26">
        <w:rPr>
          <w:rFonts w:ascii="Maiandra GD" w:eastAsia="Times New Roman" w:hAnsi="Maiandra GD" w:cs="Consolas"/>
          <w:color w:val="7CC379"/>
        </w:rPr>
        <w:t>"~/Content/bootstrap.min.css"</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rel</w:t>
      </w:r>
      <w:r w:rsidRPr="001A0C26">
        <w:rPr>
          <w:rFonts w:ascii="Maiandra GD" w:eastAsia="Times New Roman" w:hAnsi="Maiandra GD" w:cs="Consolas"/>
          <w:color w:val="4284AE"/>
        </w:rPr>
        <w:t>=</w:t>
      </w:r>
      <w:r w:rsidRPr="001A0C26">
        <w:rPr>
          <w:rFonts w:ascii="Maiandra GD" w:eastAsia="Times New Roman" w:hAnsi="Maiandra GD" w:cs="Consolas"/>
          <w:color w:val="7CC379"/>
        </w:rPr>
        <w:t>"stylesheet"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link</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href</w:t>
      </w:r>
      <w:r w:rsidRPr="001A0C26">
        <w:rPr>
          <w:rFonts w:ascii="Maiandra GD" w:eastAsia="Times New Roman" w:hAnsi="Maiandra GD" w:cs="Consolas"/>
          <w:color w:val="4284AE"/>
        </w:rPr>
        <w:t>=</w:t>
      </w:r>
      <w:r w:rsidRPr="001A0C26">
        <w:rPr>
          <w:rFonts w:ascii="Maiandra GD" w:eastAsia="Times New Roman" w:hAnsi="Maiandra GD" w:cs="Consolas"/>
          <w:color w:val="7CC379"/>
        </w:rPr>
        <w:t>"~/Content/Site.css"</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rel</w:t>
      </w:r>
      <w:r w:rsidRPr="001A0C26">
        <w:rPr>
          <w:rFonts w:ascii="Maiandra GD" w:eastAsia="Times New Roman" w:hAnsi="Maiandra GD" w:cs="Consolas"/>
          <w:color w:val="4284AE"/>
        </w:rPr>
        <w:t>=</w:t>
      </w:r>
      <w:r w:rsidRPr="001A0C26">
        <w:rPr>
          <w:rFonts w:ascii="Maiandra GD" w:eastAsia="Times New Roman" w:hAnsi="Maiandra GD" w:cs="Consolas"/>
          <w:color w:val="7CC379"/>
        </w:rPr>
        <w:t>"stylesheet"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link</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href</w:t>
      </w:r>
      <w:r w:rsidRPr="001A0C26">
        <w:rPr>
          <w:rFonts w:ascii="Maiandra GD" w:eastAsia="Times New Roman" w:hAnsi="Maiandra GD" w:cs="Consolas"/>
          <w:color w:val="4284AE"/>
        </w:rPr>
        <w:t>=</w:t>
      </w:r>
      <w:r w:rsidRPr="001A0C26">
        <w:rPr>
          <w:rFonts w:ascii="Maiandra GD" w:eastAsia="Times New Roman" w:hAnsi="Maiandra GD" w:cs="Consolas"/>
          <w:color w:val="7CC379"/>
        </w:rPr>
        <w:t>"~/Content/themes/base/jquery-ui.min.css"</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rel</w:t>
      </w:r>
      <w:r w:rsidRPr="001A0C26">
        <w:rPr>
          <w:rFonts w:ascii="Maiandra GD" w:eastAsia="Times New Roman" w:hAnsi="Maiandra GD" w:cs="Consolas"/>
          <w:color w:val="4284AE"/>
        </w:rPr>
        <w:t>=</w:t>
      </w:r>
      <w:r w:rsidRPr="001A0C26">
        <w:rPr>
          <w:rFonts w:ascii="Maiandra GD" w:eastAsia="Times New Roman" w:hAnsi="Maiandra GD" w:cs="Consolas"/>
          <w:color w:val="7CC379"/>
        </w:rPr>
        <w:t>"stylesheet"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link</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href</w:t>
      </w:r>
      <w:r w:rsidRPr="001A0C26">
        <w:rPr>
          <w:rFonts w:ascii="Maiandra GD" w:eastAsia="Times New Roman" w:hAnsi="Maiandra GD" w:cs="Consolas"/>
          <w:color w:val="4284AE"/>
        </w:rPr>
        <w:t>=</w:t>
      </w:r>
      <w:r w:rsidRPr="001A0C26">
        <w:rPr>
          <w:rFonts w:ascii="Maiandra GD" w:eastAsia="Times New Roman" w:hAnsi="Maiandra GD" w:cs="Consolas"/>
          <w:color w:val="7CC379"/>
        </w:rPr>
        <w:t>"~/Content/themes/base/datepicker.css"</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rel</w:t>
      </w:r>
      <w:r w:rsidRPr="001A0C26">
        <w:rPr>
          <w:rFonts w:ascii="Maiandra GD" w:eastAsia="Times New Roman" w:hAnsi="Maiandra GD" w:cs="Consolas"/>
          <w:color w:val="4284AE"/>
        </w:rPr>
        <w:t>=</w:t>
      </w:r>
      <w:r w:rsidRPr="001A0C26">
        <w:rPr>
          <w:rFonts w:ascii="Maiandra GD" w:eastAsia="Times New Roman" w:hAnsi="Maiandra GD" w:cs="Consolas"/>
          <w:color w:val="7CC379"/>
        </w:rPr>
        <w:t>"stylesheet"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script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type</w:t>
      </w:r>
      <w:r w:rsidRPr="001A0C26">
        <w:rPr>
          <w:rFonts w:ascii="Maiandra GD" w:eastAsia="Times New Roman" w:hAnsi="Maiandra GD" w:cs="Consolas"/>
          <w:color w:val="4284AE"/>
        </w:rPr>
        <w:t>=</w:t>
      </w:r>
      <w:r w:rsidRPr="001A0C26">
        <w:rPr>
          <w:rFonts w:ascii="Maiandra GD" w:eastAsia="Times New Roman" w:hAnsi="Maiandra GD" w:cs="Consolas"/>
          <w:color w:val="7CC379"/>
        </w:rPr>
        <w:t>"text/javascript"</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roofErr w:type="gramStart"/>
      <w:r w:rsidRPr="001A0C26">
        <w:rPr>
          <w:rFonts w:ascii="Maiandra GD" w:eastAsia="Times New Roman" w:hAnsi="Maiandra GD" w:cs="Consolas"/>
          <w:color w:val="CFD5E0"/>
        </w:rPr>
        <w:t>function()</w:t>
      </w:r>
      <w:proofErr w:type="gramEnd"/>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$("input</w:t>
      </w:r>
      <w:proofErr w:type="gramStart"/>
      <w:r w:rsidRPr="001A0C26">
        <w:rPr>
          <w:rFonts w:ascii="Maiandra GD" w:eastAsia="Times New Roman" w:hAnsi="Maiandra GD" w:cs="Consolas"/>
          <w:color w:val="CFD5E0"/>
        </w:rPr>
        <w:t>:text.date</w:t>
      </w:r>
      <w:proofErr w:type="gramEnd"/>
      <w:r w:rsidRPr="001A0C26">
        <w:rPr>
          <w:rFonts w:ascii="Maiandra GD" w:eastAsia="Times New Roman" w:hAnsi="Maiandra GD" w:cs="Consolas"/>
          <w:color w:val="CFD5E0"/>
        </w:rPr>
        <w:t>").datepicker(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dateFormat</w:t>
      </w:r>
      <w:proofErr w:type="gramEnd"/>
      <w:r w:rsidRPr="001A0C26">
        <w:rPr>
          <w:rFonts w:ascii="Maiandra GD" w:eastAsia="Times New Roman" w:hAnsi="Maiandra GD" w:cs="Consolas"/>
          <w:color w:val="CFD5E0"/>
        </w:rPr>
        <w:t>: "dd/mm/yy"</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script</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class</w:t>
      </w:r>
      <w:r w:rsidRPr="001A0C26">
        <w:rPr>
          <w:rFonts w:ascii="Maiandra GD" w:eastAsia="Times New Roman" w:hAnsi="Maiandra GD" w:cs="Consolas"/>
          <w:color w:val="4284AE"/>
        </w:rPr>
        <w:t>=</w:t>
      </w:r>
      <w:r w:rsidRPr="001A0C26">
        <w:rPr>
          <w:rFonts w:ascii="Maiandra GD" w:eastAsia="Times New Roman" w:hAnsi="Maiandra GD" w:cs="Consolas"/>
          <w:color w:val="7CC379"/>
        </w:rPr>
        <w:t>"container"</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class</w:t>
      </w:r>
      <w:r w:rsidRPr="001A0C26">
        <w:rPr>
          <w:rFonts w:ascii="Maiandra GD" w:eastAsia="Times New Roman" w:hAnsi="Maiandra GD" w:cs="Consolas"/>
          <w:color w:val="4284AE"/>
        </w:rPr>
        <w:t>=</w:t>
      </w:r>
      <w:r w:rsidRPr="001A0C26">
        <w:rPr>
          <w:rFonts w:ascii="Maiandra GD" w:eastAsia="Times New Roman" w:hAnsi="Maiandra GD" w:cs="Consolas"/>
          <w:color w:val="7CC379"/>
        </w:rPr>
        <w:t>"row"</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class</w:t>
      </w:r>
      <w:r w:rsidRPr="001A0C26">
        <w:rPr>
          <w:rFonts w:ascii="Maiandra GD" w:eastAsia="Times New Roman" w:hAnsi="Maiandra GD" w:cs="Consolas"/>
          <w:color w:val="4284AE"/>
        </w:rPr>
        <w:t>=</w:t>
      </w:r>
      <w:r w:rsidRPr="001A0C26">
        <w:rPr>
          <w:rFonts w:ascii="Maiandra GD" w:eastAsia="Times New Roman" w:hAnsi="Maiandra GD" w:cs="Consolas"/>
          <w:color w:val="7CC379"/>
        </w:rPr>
        <w:t>"col-md-offset-3 col-md-6"</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lastRenderedPageBreak/>
        <w:t>@using (</w:t>
      </w:r>
      <w:proofErr w:type="gramStart"/>
      <w:r w:rsidRPr="001A0C26">
        <w:rPr>
          <w:rFonts w:ascii="Maiandra GD" w:eastAsia="Times New Roman" w:hAnsi="Maiandra GD" w:cs="Consolas"/>
          <w:color w:val="CFD5E0"/>
        </w:rPr>
        <w:t>@Html.BeginForm(</w:t>
      </w:r>
      <w:proofErr w:type="gramEnd"/>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h2</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Edit Employee</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h2</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@Html.EditorForModel()</w:t>
      </w:r>
      <w:proofErr w:type="gramEnd"/>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br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input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type</w:t>
      </w:r>
      <w:r w:rsidRPr="001A0C26">
        <w:rPr>
          <w:rFonts w:ascii="Maiandra GD" w:eastAsia="Times New Roman" w:hAnsi="Maiandra GD" w:cs="Consolas"/>
          <w:color w:val="4284AE"/>
        </w:rPr>
        <w:t>=</w:t>
      </w:r>
      <w:r w:rsidRPr="001A0C26">
        <w:rPr>
          <w:rFonts w:ascii="Maiandra GD" w:eastAsia="Times New Roman" w:hAnsi="Maiandra GD" w:cs="Consolas"/>
          <w:color w:val="7CC379"/>
        </w:rPr>
        <w:t>"submit"</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value</w:t>
      </w:r>
      <w:r w:rsidRPr="001A0C26">
        <w:rPr>
          <w:rFonts w:ascii="Maiandra GD" w:eastAsia="Times New Roman" w:hAnsi="Maiandra GD" w:cs="Consolas"/>
          <w:color w:val="4284AE"/>
        </w:rPr>
        <w:t>=</w:t>
      </w:r>
      <w:r w:rsidRPr="001A0C26">
        <w:rPr>
          <w:rFonts w:ascii="Maiandra GD" w:eastAsia="Times New Roman" w:hAnsi="Maiandra GD" w:cs="Consolas"/>
          <w:color w:val="7CC379"/>
        </w:rPr>
        <w:t>"Save"</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b/>
          <w:bCs/>
          <w:color w:val="6B7C8B"/>
        </w:rPr>
        <w:t>&gt;</w:t>
      </w:r>
    </w:p>
    <w:p w:rsidR="0005762E" w:rsidRPr="0005762E" w:rsidRDefault="0005762E" w:rsidP="007D19BE">
      <w:pPr>
        <w:pBdr>
          <w:bottom w:val="double" w:sz="6" w:space="1" w:color="auto"/>
        </w:pBd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Now run the application and you will see a jquery date picker is used to display the DateTime as expected. Please download the latest version of Jquery and Jquery UI from the NuGet in order to work it properly. If there is some version mismatch then it will not work.</w:t>
      </w:r>
    </w:p>
    <w:p w:rsidR="0005762E" w:rsidRPr="001358BF" w:rsidRDefault="0005762E" w:rsidP="007D19BE">
      <w:pPr>
        <w:spacing w:after="48" w:line="240" w:lineRule="auto"/>
        <w:textAlignment w:val="baseline"/>
        <w:outlineLvl w:val="0"/>
        <w:rPr>
          <w:rFonts w:ascii="Maiandra GD" w:eastAsia="Times New Roman" w:hAnsi="Maiandra GD" w:cs="Times New Roman"/>
          <w:b/>
          <w:color w:val="3A3A3A"/>
          <w:kern w:val="36"/>
          <w:sz w:val="28"/>
        </w:rPr>
      </w:pPr>
      <w:r w:rsidRPr="001358BF">
        <w:rPr>
          <w:rFonts w:ascii="Maiandra GD" w:eastAsia="Times New Roman" w:hAnsi="Maiandra GD" w:cs="Times New Roman"/>
          <w:b/>
          <w:color w:val="3A3A3A"/>
          <w:kern w:val="36"/>
          <w:sz w:val="28"/>
          <w:highlight w:val="yellow"/>
        </w:rPr>
        <w:t>Custom HTML Helpers in ASP.NET MVC</w:t>
      </w:r>
    </w:p>
    <w:p w:rsidR="0005762E" w:rsidRDefault="0005762E" w:rsidP="007D19BE">
      <w:pPr>
        <w:shd w:val="clear" w:color="auto" w:fill="FFFFFF"/>
        <w:spacing w:after="0" w:line="240" w:lineRule="auto"/>
        <w:textAlignment w:val="baseline"/>
        <w:outlineLvl w:val="1"/>
        <w:rPr>
          <w:rFonts w:ascii="Maiandra GD" w:eastAsia="Times New Roman" w:hAnsi="Maiandra GD" w:cs="Arial"/>
          <w:b/>
          <w:bCs/>
          <w:color w:val="000000"/>
        </w:rPr>
      </w:pPr>
      <w:r w:rsidRPr="001A0C26">
        <w:rPr>
          <w:rFonts w:ascii="Maiandra GD" w:eastAsia="Times New Roman" w:hAnsi="Maiandra GD" w:cs="Arial"/>
          <w:b/>
          <w:bCs/>
          <w:color w:val="000000"/>
        </w:rPr>
        <w:t>Creating Custom HTML Helpers in ASP.NET MVC Application</w:t>
      </w:r>
    </w:p>
    <w:p w:rsidR="001358BF" w:rsidRPr="0005762E" w:rsidRDefault="001358BF" w:rsidP="007D19BE">
      <w:pPr>
        <w:shd w:val="clear" w:color="auto" w:fill="FFFFFF"/>
        <w:spacing w:after="0" w:line="240" w:lineRule="auto"/>
        <w:textAlignment w:val="baseline"/>
        <w:outlineLvl w:val="1"/>
        <w:rPr>
          <w:rFonts w:ascii="Maiandra GD" w:eastAsia="Times New Roman" w:hAnsi="Maiandra GD" w:cs="Segoe UI"/>
          <w:color w:val="3A3A3A"/>
        </w:rPr>
      </w:pPr>
    </w:p>
    <w:p w:rsidR="0005762E" w:rsidRPr="0005762E" w:rsidRDefault="0005762E" w:rsidP="007D19BE">
      <w:pPr>
        <w:numPr>
          <w:ilvl w:val="0"/>
          <w:numId w:val="28"/>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How we can display Images in an ASP.NET MVC application?</w:t>
      </w:r>
    </w:p>
    <w:p w:rsidR="0005762E" w:rsidRPr="0005762E" w:rsidRDefault="0005762E" w:rsidP="007D19BE">
      <w:pPr>
        <w:numPr>
          <w:ilvl w:val="0"/>
          <w:numId w:val="28"/>
        </w:num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How to create Custom HTML Helpers in MVC to display images?</w:t>
      </w:r>
    </w:p>
    <w:p w:rsidR="001358BF" w:rsidRDefault="001358BF" w:rsidP="007D19BE">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As we already discussed the HTML helper is a method that returns an HTML string. Then this HTML string is rendered in a view. ASP.NET MVC provides many built-in HTML helper methods that we can directly use in a view. The MVC framework also provides the facility to create </w:t>
      </w:r>
      <w:r w:rsidRPr="001A0C26">
        <w:rPr>
          <w:rFonts w:ascii="Maiandra GD" w:eastAsia="Times New Roman" w:hAnsi="Maiandra GD" w:cs="Arial"/>
          <w:b/>
          <w:bCs/>
          <w:color w:val="000000"/>
        </w:rPr>
        <w:t>Custom HTML Helpers in ASP.NET MVC</w:t>
      </w:r>
      <w:r w:rsidRPr="0005762E">
        <w:rPr>
          <w:rFonts w:ascii="Maiandra GD" w:eastAsia="Times New Roman" w:hAnsi="Maiandra GD" w:cs="Arial"/>
          <w:color w:val="000000"/>
          <w:bdr w:val="none" w:sz="0" w:space="0" w:color="auto" w:frame="1"/>
        </w:rPr>
        <w:t> application. Once you create your custom HTML helper method then you can reuse it many times. </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Let’s understand Custom HTML Helpers in MVC with an example.</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In this demo, we are going to display the employee details along with the Employee</w:t>
      </w:r>
      <w:r w:rsidRPr="001A0C26">
        <w:rPr>
          <w:rFonts w:ascii="Maiandra GD" w:eastAsia="Times New Roman" w:hAnsi="Maiandra GD" w:cs="Arial"/>
          <w:b/>
          <w:bCs/>
          <w:color w:val="000000"/>
        </w:rPr>
        <w:t> </w:t>
      </w:r>
      <w:r w:rsidRPr="0005762E">
        <w:rPr>
          <w:rFonts w:ascii="Maiandra GD" w:eastAsia="Times New Roman" w:hAnsi="Maiandra GD" w:cs="Arial"/>
          <w:color w:val="000000"/>
          <w:bdr w:val="none" w:sz="0" w:space="0" w:color="auto" w:frame="1"/>
        </w:rPr>
        <w:t>photo as shown in the below image. </w:t>
      </w:r>
    </w:p>
    <w:p w:rsidR="0005762E" w:rsidRPr="0005762E" w:rsidRDefault="0005762E"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4533900" cy="2505075"/>
            <wp:effectExtent l="19050" t="0" r="0" b="0"/>
            <wp:docPr id="47" name="Picture 47" descr="Creating Custom HTML Helpers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ing Custom HTML Helpers in ASP.NET MVC application"/>
                    <pic:cNvPicPr>
                      <a:picLocks noChangeAspect="1" noChangeArrowheads="1"/>
                    </pic:cNvPicPr>
                  </pic:nvPicPr>
                  <pic:blipFill>
                    <a:blip r:embed="rId30"/>
                    <a:srcRect/>
                    <a:stretch>
                      <a:fillRect/>
                    </a:stretch>
                  </pic:blipFill>
                  <pic:spPr bwMode="auto">
                    <a:xfrm>
                      <a:off x="0" y="0"/>
                      <a:ext cx="4533900" cy="2505075"/>
                    </a:xfrm>
                    <a:prstGeom prst="rect">
                      <a:avLst/>
                    </a:prstGeom>
                    <a:noFill/>
                    <a:ln w="9525">
                      <a:noFill/>
                      <a:miter lim="800000"/>
                      <a:headEnd/>
                      <a:tailEnd/>
                    </a:ln>
                  </pic:spPr>
                </pic:pic>
              </a:graphicData>
            </a:graphic>
          </wp:inline>
        </w:drawing>
      </w: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lastRenderedPageBreak/>
        <w:t>Creating an empty ASP.NET MVC application</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First, create an empty ASP.NET MVC application with the name </w:t>
      </w:r>
      <w:r w:rsidRPr="001A0C26">
        <w:rPr>
          <w:rFonts w:ascii="Maiandra GD" w:eastAsia="Times New Roman" w:hAnsi="Maiandra GD" w:cs="Arial"/>
          <w:b/>
          <w:bCs/>
          <w:color w:val="000000"/>
        </w:rPr>
        <w:t>CustomHTMLHelper</w:t>
      </w:r>
      <w:r w:rsidRPr="0005762E">
        <w:rPr>
          <w:rFonts w:ascii="Maiandra GD" w:eastAsia="Times New Roman" w:hAnsi="Maiandra GD" w:cs="Arial"/>
          <w:color w:val="000000"/>
          <w:bdr w:val="none" w:sz="0" w:space="0" w:color="auto" w:frame="1"/>
        </w:rPr>
        <w:t>. Then create one model class with the name </w:t>
      </w:r>
      <w:r w:rsidRPr="001A0C26">
        <w:rPr>
          <w:rFonts w:ascii="Maiandra GD" w:eastAsia="Times New Roman" w:hAnsi="Maiandra GD" w:cs="Arial"/>
          <w:b/>
          <w:bCs/>
          <w:color w:val="000000"/>
        </w:rPr>
        <w:t>Employee</w:t>
      </w:r>
      <w:r w:rsidRPr="0005762E">
        <w:rPr>
          <w:rFonts w:ascii="Maiandra GD" w:eastAsia="Times New Roman" w:hAnsi="Maiandra GD" w:cs="Arial"/>
          <w:color w:val="000000"/>
          <w:bdr w:val="none" w:sz="0" w:space="0" w:color="auto" w:frame="1"/>
        </w:rPr>
        <w:t> within the </w:t>
      </w:r>
      <w:r w:rsidRPr="001A0C26">
        <w:rPr>
          <w:rFonts w:ascii="Maiandra GD" w:eastAsia="Times New Roman" w:hAnsi="Maiandra GD" w:cs="Arial"/>
          <w:b/>
          <w:bCs/>
          <w:color w:val="000000"/>
        </w:rPr>
        <w:t>Models</w:t>
      </w:r>
      <w:r w:rsidRPr="0005762E">
        <w:rPr>
          <w:rFonts w:ascii="Maiandra GD" w:eastAsia="Times New Roman" w:hAnsi="Maiandra GD" w:cs="Arial"/>
          <w:color w:val="000000"/>
          <w:bdr w:val="none" w:sz="0" w:space="0" w:color="auto" w:frame="1"/>
        </w:rPr>
        <w:t> Folder and then copy and paste the following code in it.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CustomHTMLHelper.Models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partial</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int</w:t>
      </w:r>
      <w:r w:rsidRPr="001A0C26">
        <w:rPr>
          <w:rFonts w:ascii="Maiandra GD" w:eastAsia="Times New Roman" w:hAnsi="Maiandra GD" w:cs="Consolas"/>
          <w:color w:val="CFD5E0"/>
        </w:rPr>
        <w:t xml:space="preserve"> Id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FullName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Gender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EmailAddress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PersonalWebSite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Photo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string AlternateText </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get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set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1358BF" w:rsidRDefault="001358BF" w:rsidP="007D19BE">
      <w:pPr>
        <w:shd w:val="clear" w:color="auto" w:fill="FFFFFF"/>
        <w:spacing w:after="0" w:line="240" w:lineRule="auto"/>
        <w:textAlignment w:val="baseline"/>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color w:val="000000"/>
        </w:rPr>
        <w:t>Then add a folder with the Name Photos to the project.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To do this, Right-click on the Project and select Add Folder and then rename the folder as “</w:t>
      </w:r>
      <w:r w:rsidRPr="001A0C26">
        <w:rPr>
          <w:rFonts w:ascii="Maiandra GD" w:eastAsia="Times New Roman" w:hAnsi="Maiandra GD" w:cs="Arial"/>
          <w:b/>
          <w:bCs/>
          <w:color w:val="000000"/>
        </w:rPr>
        <w:t>Photos</w:t>
      </w:r>
      <w:r w:rsidRPr="0005762E">
        <w:rPr>
          <w:rFonts w:ascii="Maiandra GD" w:eastAsia="Times New Roman" w:hAnsi="Maiandra GD" w:cs="Arial"/>
          <w:color w:val="000000"/>
          <w:bdr w:val="none" w:sz="0" w:space="0" w:color="auto" w:frame="1"/>
        </w:rPr>
        <w:t>“. Then download and add the following image within the </w:t>
      </w:r>
      <w:r w:rsidRPr="001A0C26">
        <w:rPr>
          <w:rFonts w:ascii="Maiandra GD" w:eastAsia="Times New Roman" w:hAnsi="Maiandra GD" w:cs="Arial"/>
          <w:b/>
          <w:bCs/>
          <w:color w:val="000000"/>
        </w:rPr>
        <w:t>Photos</w:t>
      </w:r>
      <w:r w:rsidRPr="0005762E">
        <w:rPr>
          <w:rFonts w:ascii="Maiandra GD" w:eastAsia="Times New Roman" w:hAnsi="Maiandra GD" w:cs="Arial"/>
          <w:color w:val="000000"/>
          <w:bdr w:val="none" w:sz="0" w:space="0" w:color="auto" w:frame="1"/>
        </w:rPr>
        <w:t> Folder. Rename the image name as </w:t>
      </w:r>
      <w:r w:rsidRPr="001A0C26">
        <w:rPr>
          <w:rFonts w:ascii="Maiandra GD" w:eastAsia="Times New Roman" w:hAnsi="Maiandra GD" w:cs="Arial"/>
          <w:b/>
          <w:bCs/>
          <w:color w:val="000000"/>
        </w:rPr>
        <w:t>MyPhoto.png</w:t>
      </w:r>
      <w:r w:rsidRPr="0005762E">
        <w:rPr>
          <w:rFonts w:ascii="Maiandra GD" w:eastAsia="Times New Roman" w:hAnsi="Maiandra GD" w:cs="Arial"/>
          <w:color w:val="000000"/>
          <w:bdr w:val="none" w:sz="0" w:space="0" w:color="auto" w:frame="1"/>
        </w:rPr>
        <w:t>.</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3A3A3A"/>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3A3A3A"/>
        </w:rPr>
        <w:t>Creating Controller:  </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212529"/>
          <w:bdr w:val="none" w:sz="0" w:space="0" w:color="auto" w:frame="1"/>
        </w:rPr>
        <w:t>Now add a controller with the name </w:t>
      </w:r>
      <w:r w:rsidRPr="001A0C26">
        <w:rPr>
          <w:rFonts w:ascii="Maiandra GD" w:eastAsia="Times New Roman" w:hAnsi="Maiandra GD" w:cs="Arial"/>
          <w:b/>
          <w:bCs/>
          <w:color w:val="212529"/>
        </w:rPr>
        <w:t>EmployeeController</w:t>
      </w:r>
      <w:r w:rsidRPr="0005762E">
        <w:rPr>
          <w:rFonts w:ascii="Maiandra GD" w:eastAsia="Times New Roman" w:hAnsi="Maiandra GD" w:cs="Arial"/>
          <w:color w:val="212529"/>
          <w:bdr w:val="none" w:sz="0" w:space="0" w:color="auto" w:frame="1"/>
        </w:rPr>
        <w:t> within the </w:t>
      </w:r>
      <w:r w:rsidRPr="001A0C26">
        <w:rPr>
          <w:rFonts w:ascii="Maiandra GD" w:eastAsia="Times New Roman" w:hAnsi="Maiandra GD" w:cs="Arial"/>
          <w:b/>
          <w:bCs/>
          <w:color w:val="212529"/>
        </w:rPr>
        <w:t>Controllers</w:t>
      </w:r>
      <w:r w:rsidRPr="0005762E">
        <w:rPr>
          <w:rFonts w:ascii="Maiandra GD" w:eastAsia="Times New Roman" w:hAnsi="Maiandra GD" w:cs="Arial"/>
          <w:color w:val="212529"/>
          <w:bdr w:val="none" w:sz="0" w:space="0" w:color="auto" w:frame="1"/>
        </w:rPr>
        <w:t> folder and then copy and paste the below codes.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CustomHTMLHelper.Controllers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EmployeeController : Controller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ActionResult </w:t>
      </w:r>
      <w:r w:rsidRPr="001A0C26">
        <w:rPr>
          <w:rFonts w:ascii="Maiandra GD" w:eastAsia="Times New Roman" w:hAnsi="Maiandra GD" w:cs="Consolas"/>
          <w:color w:val="4284AE"/>
        </w:rPr>
        <w:t>Details</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//Here we are hardcoded the Employee Details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//In Realtime you will get the data from any data source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Employee employee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Employee</w:t>
      </w:r>
      <w:r w:rsidRPr="001A0C26">
        <w:rPr>
          <w:rFonts w:ascii="Maiandra GD" w:eastAsia="Times New Roman" w:hAnsi="Maiandra GD" w:cs="Consolas"/>
          <w:b/>
          <w:bCs/>
          <w:color w:val="6B7C8B"/>
        </w:rPr>
        <w:t>()</w:t>
      </w:r>
      <w:proofErr w:type="gramEnd"/>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Id = </w:t>
      </w:r>
      <w:r w:rsidRPr="001A0C26">
        <w:rPr>
          <w:rFonts w:ascii="Maiandra GD" w:eastAsia="Times New Roman" w:hAnsi="Maiandra GD" w:cs="Consolas"/>
          <w:color w:val="D19A66"/>
        </w:rPr>
        <w:t>1</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lastRenderedPageBreak/>
        <w:t xml:space="preserve">FullName = </w:t>
      </w:r>
      <w:r w:rsidRPr="001A0C26">
        <w:rPr>
          <w:rFonts w:ascii="Maiandra GD" w:eastAsia="Times New Roman" w:hAnsi="Maiandra GD" w:cs="Consolas"/>
          <w:color w:val="7CC379"/>
        </w:rPr>
        <w:t>"Pranaya Rout"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Gender = </w:t>
      </w:r>
      <w:r w:rsidRPr="001A0C26">
        <w:rPr>
          <w:rFonts w:ascii="Maiandra GD" w:eastAsia="Times New Roman" w:hAnsi="Maiandra GD" w:cs="Consolas"/>
          <w:color w:val="7CC379"/>
        </w:rPr>
        <w:t>"Male"</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EmailAddress = </w:t>
      </w:r>
      <w:r w:rsidRPr="001A0C26">
        <w:rPr>
          <w:rFonts w:ascii="Maiandra GD" w:eastAsia="Times New Roman" w:hAnsi="Maiandra GD" w:cs="Consolas"/>
          <w:color w:val="7CC379"/>
        </w:rPr>
        <w:t>"info@dotnettutorials.com"</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PersonalWebSite = </w:t>
      </w:r>
      <w:r w:rsidRPr="001A0C26">
        <w:rPr>
          <w:rFonts w:ascii="Maiandra GD" w:eastAsia="Times New Roman" w:hAnsi="Maiandra GD" w:cs="Consolas"/>
          <w:color w:val="7CC379"/>
        </w:rPr>
        <w:t>"https://dotnettutorials.net/"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Photo = </w:t>
      </w:r>
      <w:r w:rsidRPr="001A0C26">
        <w:rPr>
          <w:rFonts w:ascii="Maiandra GD" w:eastAsia="Times New Roman" w:hAnsi="Maiandra GD" w:cs="Consolas"/>
          <w:color w:val="7CC379"/>
        </w:rPr>
        <w:t>"~/Photos/MyPhoto.png"</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AlternateText = </w:t>
      </w:r>
      <w:r w:rsidRPr="001A0C26">
        <w:rPr>
          <w:rFonts w:ascii="Maiandra GD" w:eastAsia="Times New Roman" w:hAnsi="Maiandra GD" w:cs="Consolas"/>
          <w:color w:val="7CC379"/>
        </w:rPr>
        <w:t>"Pranaya Rout Photo not available"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View</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employee</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1358BF" w:rsidRDefault="001358BF" w:rsidP="007D19BE">
      <w:pPr>
        <w:shd w:val="clear" w:color="auto" w:fill="FFFFFF"/>
        <w:spacing w:after="0" w:line="240" w:lineRule="auto"/>
        <w:textAlignment w:val="baseline"/>
        <w:outlineLvl w:val="4"/>
        <w:rPr>
          <w:rFonts w:ascii="Maiandra GD" w:eastAsia="Times New Roman" w:hAnsi="Maiandra GD" w:cs="Segoe UI"/>
          <w:color w:val="000000"/>
          <w:bdr w:val="none" w:sz="0" w:space="0" w:color="auto" w:frame="1"/>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05762E">
        <w:rPr>
          <w:rFonts w:ascii="Maiandra GD" w:eastAsia="Times New Roman" w:hAnsi="Maiandra GD" w:cs="Segoe UI"/>
          <w:color w:val="000000"/>
          <w:bdr w:val="none" w:sz="0" w:space="0" w:color="auto" w:frame="1"/>
        </w:rPr>
        <w:t>Adding View:</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Add the Details view and then copy and paste the following codes in it.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@model CustomHTMLHelper.Models.Employee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ViewBag.Title = "Details";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div</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h4</w:t>
      </w:r>
      <w:r w:rsidRPr="001A0C26">
        <w:rPr>
          <w:rFonts w:ascii="Maiandra GD" w:eastAsia="Times New Roman" w:hAnsi="Maiandra GD" w:cs="Consolas"/>
          <w:b/>
          <w:bCs/>
          <w:color w:val="6B7C8B"/>
        </w:rPr>
        <w:t>&gt;</w:t>
      </w:r>
      <w:r w:rsidRPr="001A0C26">
        <w:rPr>
          <w:rFonts w:ascii="Maiandra GD" w:eastAsia="Times New Roman" w:hAnsi="Maiandra GD" w:cs="Consolas"/>
          <w:color w:val="CFD5E0"/>
        </w:rPr>
        <w:t>Employee Details</w:t>
      </w: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h4</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hr</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dl</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class</w:t>
      </w:r>
      <w:r w:rsidRPr="001A0C26">
        <w:rPr>
          <w:rFonts w:ascii="Maiandra GD" w:eastAsia="Times New Roman" w:hAnsi="Maiandra GD" w:cs="Consolas"/>
          <w:color w:val="4284AE"/>
        </w:rPr>
        <w:t>=</w:t>
      </w:r>
      <w:r w:rsidRPr="001A0C26">
        <w:rPr>
          <w:rFonts w:ascii="Maiandra GD" w:eastAsia="Times New Roman" w:hAnsi="Maiandra GD" w:cs="Consolas"/>
          <w:color w:val="7CC379"/>
        </w:rPr>
        <w:t>"dl-horizontal"</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model.FullName)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model.FullName)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model.Gender)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model.Gender)</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lastRenderedPageBreak/>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model.EmailAddress)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model.EmailAddress)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model.PersonalWebSite)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model.PersonalWebSite)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model.Photo)</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model.Photo)</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model.AlternateText)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model.AlternateText)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dl</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div</w:t>
      </w:r>
      <w:r w:rsidRPr="001A0C26">
        <w:rPr>
          <w:rFonts w:ascii="Maiandra GD" w:eastAsia="Times New Roman" w:hAnsi="Maiandra GD" w:cs="Consolas"/>
          <w:b/>
          <w:bCs/>
          <w:color w:val="6B7C8B"/>
        </w:rPr>
        <w:t>&gt;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Now Run the application and navigates to the URL </w:t>
      </w:r>
      <w:r w:rsidRPr="001A0C26">
        <w:rPr>
          <w:rFonts w:ascii="Maiandra GD" w:eastAsia="Times New Roman" w:hAnsi="Maiandra GD" w:cs="Arial"/>
          <w:b/>
          <w:bCs/>
        </w:rPr>
        <w:t>http://localhost:61629/Employee/Details </w:t>
      </w:r>
      <w:proofErr w:type="gramStart"/>
      <w:r w:rsidRPr="0005762E">
        <w:rPr>
          <w:rFonts w:ascii="Maiandra GD" w:eastAsia="Times New Roman" w:hAnsi="Maiandra GD" w:cs="Arial"/>
          <w:color w:val="000000"/>
          <w:bdr w:val="none" w:sz="0" w:space="0" w:color="auto" w:frame="1"/>
        </w:rPr>
        <w:t>It</w:t>
      </w:r>
      <w:proofErr w:type="gramEnd"/>
      <w:r w:rsidRPr="0005762E">
        <w:rPr>
          <w:rFonts w:ascii="Maiandra GD" w:eastAsia="Times New Roman" w:hAnsi="Maiandra GD" w:cs="Arial"/>
          <w:color w:val="000000"/>
          <w:bdr w:val="none" w:sz="0" w:space="0" w:color="auto" w:frame="1"/>
        </w:rPr>
        <w:t xml:space="preserve"> will produce the following output.</w:t>
      </w:r>
    </w:p>
    <w:p w:rsidR="0005762E" w:rsidRPr="0005762E" w:rsidRDefault="0005762E"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lastRenderedPageBreak/>
        <w:drawing>
          <wp:inline distT="0" distB="0" distL="0" distR="0">
            <wp:extent cx="5172075" cy="2438400"/>
            <wp:effectExtent l="19050" t="0" r="9525" b="0"/>
            <wp:docPr id="49" name="Picture 49" descr="How we can display Images in a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we can display Images in an ASP.NET MVC application"/>
                    <pic:cNvPicPr>
                      <a:picLocks noChangeAspect="1" noChangeArrowheads="1"/>
                    </pic:cNvPicPr>
                  </pic:nvPicPr>
                  <pic:blipFill>
                    <a:blip r:embed="rId31"/>
                    <a:srcRect/>
                    <a:stretch>
                      <a:fillRect/>
                    </a:stretch>
                  </pic:blipFill>
                  <pic:spPr bwMode="auto">
                    <a:xfrm>
                      <a:off x="0" y="0"/>
                      <a:ext cx="5172075" cy="2438400"/>
                    </a:xfrm>
                    <a:prstGeom prst="rect">
                      <a:avLst/>
                    </a:prstGeom>
                    <a:noFill/>
                    <a:ln w="9525">
                      <a:noFill/>
                      <a:miter lim="800000"/>
                      <a:headEnd/>
                      <a:tailEnd/>
                    </a:ln>
                  </pic:spPr>
                </pic:pic>
              </a:graphicData>
            </a:graphic>
          </wp:inline>
        </w:drawing>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Notice instead of rendering the photo, the PhotoPath and AlternateText property values are displayed.</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How to display an image in ASP.NET MVC Application?</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model.Photo)</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model.Photo)</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model.AlternateText)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@Html.DisplayFor(</w:t>
      </w:r>
      <w:proofErr w:type="gramEnd"/>
      <w:r w:rsidRPr="001A0C26">
        <w:rPr>
          <w:rFonts w:ascii="Maiandra GD" w:eastAsia="Times New Roman" w:hAnsi="Maiandra GD" w:cs="Consolas"/>
          <w:color w:val="CFD5E0"/>
        </w:rPr>
        <w:t>model =&gt; model.AlternateText)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FFFFFF"/>
        <w:spacing w:after="0" w:line="240" w:lineRule="auto"/>
        <w:textAlignment w:val="baseline"/>
        <w:outlineLvl w:val="5"/>
        <w:rPr>
          <w:rFonts w:ascii="Maiandra GD" w:eastAsia="Times New Roman" w:hAnsi="Maiandra GD" w:cs="Segoe UI"/>
          <w:color w:val="3A3A3A"/>
        </w:rPr>
      </w:pPr>
      <w:r w:rsidRPr="001A0C26">
        <w:rPr>
          <w:rFonts w:ascii="Maiandra GD" w:eastAsia="Times New Roman" w:hAnsi="Maiandra GD" w:cs="Arial"/>
          <w:b/>
          <w:bCs/>
          <w:color w:val="3A3A3A"/>
        </w:rPr>
        <w:t>Replace the above code with the following code.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@Html.DisplayNameFor(</w:t>
      </w:r>
      <w:proofErr w:type="gramEnd"/>
      <w:r w:rsidRPr="001A0C26">
        <w:rPr>
          <w:rFonts w:ascii="Maiandra GD" w:eastAsia="Times New Roman" w:hAnsi="Maiandra GD" w:cs="Consolas"/>
          <w:color w:val="CFD5E0"/>
        </w:rPr>
        <w:t>model =&gt; model.Photo)</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dt</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dd</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img</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src</w:t>
      </w:r>
      <w:r w:rsidRPr="001A0C26">
        <w:rPr>
          <w:rFonts w:ascii="Maiandra GD" w:eastAsia="Times New Roman" w:hAnsi="Maiandra GD" w:cs="Consolas"/>
          <w:color w:val="4284AE"/>
        </w:rPr>
        <w:t>=</w:t>
      </w:r>
      <w:r w:rsidRPr="001A0C26">
        <w:rPr>
          <w:rFonts w:ascii="Maiandra GD" w:eastAsia="Times New Roman" w:hAnsi="Maiandra GD" w:cs="Consolas"/>
          <w:color w:val="7CC379"/>
        </w:rPr>
        <w:t>"</w:t>
      </w:r>
      <w:proofErr w:type="gramStart"/>
      <w:r w:rsidRPr="001A0C26">
        <w:rPr>
          <w:rFonts w:ascii="Maiandra GD" w:eastAsia="Times New Roman" w:hAnsi="Maiandra GD" w:cs="Consolas"/>
          <w:color w:val="7CC379"/>
        </w:rPr>
        <w:t>@Url.Content(</w:t>
      </w:r>
      <w:proofErr w:type="gramEnd"/>
      <w:r w:rsidRPr="001A0C26">
        <w:rPr>
          <w:rFonts w:ascii="Maiandra GD" w:eastAsia="Times New Roman" w:hAnsi="Maiandra GD" w:cs="Consolas"/>
          <w:color w:val="7CC379"/>
        </w:rPr>
        <w:t>@Model.Photo)"</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alt</w:t>
      </w:r>
      <w:r w:rsidRPr="001A0C26">
        <w:rPr>
          <w:rFonts w:ascii="Maiandra GD" w:eastAsia="Times New Roman" w:hAnsi="Maiandra GD" w:cs="Consolas"/>
          <w:color w:val="4284AE"/>
        </w:rPr>
        <w:t>=</w:t>
      </w:r>
      <w:r w:rsidRPr="001A0C26">
        <w:rPr>
          <w:rFonts w:ascii="Maiandra GD" w:eastAsia="Times New Roman" w:hAnsi="Maiandra GD" w:cs="Consolas"/>
          <w:color w:val="7CC379"/>
        </w:rPr>
        <w:t>"@Model.AlternateText"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dd</w:t>
      </w:r>
      <w:r w:rsidRPr="001A0C26">
        <w:rPr>
          <w:rFonts w:ascii="Maiandra GD" w:eastAsia="Times New Roman" w:hAnsi="Maiandra GD" w:cs="Consolas"/>
          <w:b/>
          <w:bCs/>
          <w:color w:val="6B7C8B"/>
        </w:rPr>
        <w:t>&gt;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lastRenderedPageBreak/>
        <w:t>Notice that, now we are using the </w:t>
      </w:r>
      <w:proofErr w:type="gramStart"/>
      <w:r w:rsidRPr="001A0C26">
        <w:rPr>
          <w:rFonts w:ascii="Maiandra GD" w:eastAsia="Times New Roman" w:hAnsi="Maiandra GD" w:cs="Arial"/>
          <w:b/>
          <w:bCs/>
          <w:color w:val="000000"/>
        </w:rPr>
        <w:t>Url.Content(</w:t>
      </w:r>
      <w:proofErr w:type="gramEnd"/>
      <w:r w:rsidRPr="001A0C26">
        <w:rPr>
          <w:rFonts w:ascii="Maiandra GD" w:eastAsia="Times New Roman" w:hAnsi="Maiandra GD" w:cs="Arial"/>
          <w:b/>
          <w:bCs/>
          <w:color w:val="000000"/>
        </w:rPr>
        <w:t>)</w:t>
      </w:r>
      <w:r w:rsidRPr="0005762E">
        <w:rPr>
          <w:rFonts w:ascii="Maiandra GD" w:eastAsia="Times New Roman" w:hAnsi="Maiandra GD" w:cs="Arial"/>
          <w:color w:val="000000"/>
          <w:bdr w:val="none" w:sz="0" w:space="0" w:color="auto" w:frame="1"/>
        </w:rPr>
        <w:t> HTML helper method. This method resolves a URL for a resource when we pass it the relative path. Now, run the application, and notice </w:t>
      </w:r>
      <w:r w:rsidRPr="0005762E">
        <w:rPr>
          <w:rFonts w:ascii="Maiandra GD" w:eastAsia="Times New Roman" w:hAnsi="Maiandra GD" w:cs="Segoe UI"/>
          <w:color w:val="000000"/>
          <w:bdr w:val="none" w:sz="0" w:space="0" w:color="auto" w:frame="1"/>
        </w:rPr>
        <w:t>that</w:t>
      </w:r>
      <w:r w:rsidRPr="0005762E">
        <w:rPr>
          <w:rFonts w:ascii="Maiandra GD" w:eastAsia="Times New Roman" w:hAnsi="Maiandra GD" w:cs="Arial"/>
          <w:color w:val="000000"/>
          <w:bdr w:val="none" w:sz="0" w:space="0" w:color="auto" w:frame="1"/>
        </w:rPr>
        <w:t> the image is displayed as expected as shown in the below image.</w:t>
      </w:r>
    </w:p>
    <w:p w:rsidR="0005762E" w:rsidRPr="0005762E" w:rsidRDefault="0005762E" w:rsidP="007D19BE">
      <w:pPr>
        <w:shd w:val="clear" w:color="auto" w:fill="FFFFFF"/>
        <w:spacing w:after="384" w:line="240" w:lineRule="auto"/>
        <w:textAlignment w:val="baseline"/>
        <w:rPr>
          <w:rFonts w:ascii="Maiandra GD" w:eastAsia="Times New Roman" w:hAnsi="Maiandra GD" w:cs="Segoe UI"/>
          <w:color w:val="212529"/>
        </w:rPr>
      </w:pPr>
      <w:r w:rsidRPr="001A0C26">
        <w:rPr>
          <w:rFonts w:ascii="Maiandra GD" w:eastAsia="Times New Roman" w:hAnsi="Maiandra GD" w:cs="Segoe UI"/>
          <w:noProof/>
          <w:color w:val="212529"/>
          <w:lang w:val="en-IN" w:eastAsia="en-IN"/>
        </w:rPr>
        <w:drawing>
          <wp:inline distT="0" distB="0" distL="0" distR="0">
            <wp:extent cx="4381500" cy="2419350"/>
            <wp:effectExtent l="19050" t="0" r="0" b="0"/>
            <wp:docPr id="50" name="Picture 50" descr="Custom HTML Helpers in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tom HTML Helpers in MVC application"/>
                    <pic:cNvPicPr>
                      <a:picLocks noChangeAspect="1" noChangeArrowheads="1"/>
                    </pic:cNvPicPr>
                  </pic:nvPicPr>
                  <pic:blipFill>
                    <a:blip r:embed="rId30"/>
                    <a:srcRect/>
                    <a:stretch>
                      <a:fillRect/>
                    </a:stretch>
                  </pic:blipFill>
                  <pic:spPr bwMode="auto">
                    <a:xfrm>
                      <a:off x="0" y="0"/>
                      <a:ext cx="4381500" cy="2419350"/>
                    </a:xfrm>
                    <a:prstGeom prst="rect">
                      <a:avLst/>
                    </a:prstGeom>
                    <a:noFill/>
                    <a:ln w="9525">
                      <a:noFill/>
                      <a:miter lim="800000"/>
                      <a:headEnd/>
                      <a:tailEnd/>
                    </a:ln>
                  </pic:spPr>
                </pic:pic>
              </a:graphicData>
            </a:graphic>
          </wp:inline>
        </w:drawing>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We use the below code to render Image in ASP.NET MVC application. We are building the image tag, by passing the values for “src” and “alt” attributes.</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&lt;img src=”</w:t>
      </w:r>
      <w:proofErr w:type="gramStart"/>
      <w:r w:rsidRPr="001A0C26">
        <w:rPr>
          <w:rFonts w:ascii="Maiandra GD" w:eastAsia="Times New Roman" w:hAnsi="Maiandra GD" w:cs="Arial"/>
          <w:b/>
          <w:bCs/>
        </w:rPr>
        <w:t>@Url.Content(</w:t>
      </w:r>
      <w:proofErr w:type="gramEnd"/>
      <w:r w:rsidRPr="001A0C26">
        <w:rPr>
          <w:rFonts w:ascii="Maiandra GD" w:eastAsia="Times New Roman" w:hAnsi="Maiandra GD" w:cs="Arial"/>
          <w:b/>
          <w:bCs/>
        </w:rPr>
        <w:t>@Model.Photo)” alt=”@Model.AlternateText” /&gt;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Though the above code is not very complex, it still makes sense to move this logic into its own helper method. We don’t want any complicated logic in our views. Views should be as simple as possible. Don’t you think, it would be very nice, if we can render the image, using </w:t>
      </w:r>
      <w:proofErr w:type="gramStart"/>
      <w:r w:rsidRPr="0005762E">
        <w:rPr>
          <w:rFonts w:ascii="Maiandra GD" w:eastAsia="Times New Roman" w:hAnsi="Maiandra GD" w:cs="Arial"/>
          <w:color w:val="000000"/>
          <w:bdr w:val="none" w:sz="0" w:space="0" w:color="auto" w:frame="1"/>
        </w:rPr>
        <w:t>Image(</w:t>
      </w:r>
      <w:proofErr w:type="gramEnd"/>
      <w:r w:rsidRPr="0005762E">
        <w:rPr>
          <w:rFonts w:ascii="Maiandra GD" w:eastAsia="Times New Roman" w:hAnsi="Maiandra GD" w:cs="Arial"/>
          <w:color w:val="000000"/>
          <w:bdr w:val="none" w:sz="0" w:space="0" w:color="auto" w:frame="1"/>
        </w:rPr>
        <w:t>) HTML helper method as shown below.</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rPr>
        <w:t>@Html.Image(</w:t>
      </w:r>
      <w:proofErr w:type="gramEnd"/>
      <w:r w:rsidRPr="001A0C26">
        <w:rPr>
          <w:rFonts w:ascii="Maiandra GD" w:eastAsia="Times New Roman" w:hAnsi="Maiandra GD" w:cs="Arial"/>
          <w:b/>
          <w:bCs/>
        </w:rPr>
        <w:t>Model.Photo, Model.AlternateText)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But, ASP.NET MVC does not provide any built-in </w:t>
      </w:r>
      <w:proofErr w:type="gramStart"/>
      <w:r w:rsidRPr="0005762E">
        <w:rPr>
          <w:rFonts w:ascii="Maiandra GD" w:eastAsia="Times New Roman" w:hAnsi="Maiandra GD" w:cs="Arial"/>
          <w:color w:val="000000"/>
          <w:bdr w:val="none" w:sz="0" w:space="0" w:color="auto" w:frame="1"/>
        </w:rPr>
        <w:t>Image(</w:t>
      </w:r>
      <w:proofErr w:type="gramEnd"/>
      <w:r w:rsidRPr="0005762E">
        <w:rPr>
          <w:rFonts w:ascii="Maiandra GD" w:eastAsia="Times New Roman" w:hAnsi="Maiandra GD" w:cs="Arial"/>
          <w:color w:val="000000"/>
          <w:bdr w:val="none" w:sz="0" w:space="0" w:color="auto" w:frame="1"/>
        </w:rPr>
        <w:t>) HTML helper. So, let’s build our own custom image HTML helper method. Let’s take a step back and understand HTML helper methods. The HTML helper method simply returns a string. To generate a textbox, we use the following code in our view.</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rPr>
        <w:t>@Html.TextBox(</w:t>
      </w:r>
      <w:proofErr w:type="gramEnd"/>
      <w:r w:rsidRPr="001A0C26">
        <w:rPr>
          <w:rFonts w:ascii="Maiandra GD" w:eastAsia="Times New Roman" w:hAnsi="Maiandra GD" w:cs="Arial"/>
          <w:b/>
          <w:bCs/>
        </w:rPr>
        <w:t>“TextBox Name”)</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So, here </w:t>
      </w:r>
      <w:proofErr w:type="gramStart"/>
      <w:r w:rsidRPr="0005762E">
        <w:rPr>
          <w:rFonts w:ascii="Maiandra GD" w:eastAsia="Times New Roman" w:hAnsi="Maiandra GD" w:cs="Arial"/>
          <w:color w:val="000000"/>
          <w:bdr w:val="none" w:sz="0" w:space="0" w:color="auto" w:frame="1"/>
        </w:rPr>
        <w:t>TextBox(</w:t>
      </w:r>
      <w:proofErr w:type="gramEnd"/>
      <w:r w:rsidRPr="0005762E">
        <w:rPr>
          <w:rFonts w:ascii="Maiandra GD" w:eastAsia="Times New Roman" w:hAnsi="Maiandra GD" w:cs="Arial"/>
          <w:color w:val="000000"/>
          <w:bdr w:val="none" w:sz="0" w:space="0" w:color="auto" w:frame="1"/>
        </w:rPr>
        <w:t>) is an extension method defined in HtmlHelper class. In the above code, Html is the property of the View, which returns an instance of the HtmlHelper class.</w:t>
      </w:r>
    </w:p>
    <w:p w:rsidR="001358BF" w:rsidRDefault="001358BF" w:rsidP="007D19BE">
      <w:pPr>
        <w:shd w:val="clear" w:color="auto" w:fill="FFFFFF"/>
        <w:spacing w:after="0" w:line="240" w:lineRule="auto"/>
        <w:textAlignment w:val="baseline"/>
        <w:outlineLvl w:val="4"/>
        <w:rPr>
          <w:rFonts w:ascii="Maiandra GD" w:eastAsia="Times New Roman" w:hAnsi="Maiandra GD" w:cs="Arial"/>
          <w:b/>
          <w:bCs/>
          <w:color w:val="000000"/>
        </w:rPr>
      </w:pPr>
    </w:p>
    <w:p w:rsidR="0005762E" w:rsidRPr="0005762E" w:rsidRDefault="0005762E" w:rsidP="007D19BE">
      <w:pPr>
        <w:shd w:val="clear" w:color="auto" w:fill="FFFFFF"/>
        <w:spacing w:after="0" w:line="240" w:lineRule="auto"/>
        <w:textAlignment w:val="baseline"/>
        <w:outlineLvl w:val="4"/>
        <w:rPr>
          <w:rFonts w:ascii="Maiandra GD" w:eastAsia="Times New Roman" w:hAnsi="Maiandra GD" w:cs="Segoe UI"/>
          <w:color w:val="3A3A3A"/>
        </w:rPr>
      </w:pPr>
      <w:r w:rsidRPr="001A0C26">
        <w:rPr>
          <w:rFonts w:ascii="Maiandra GD" w:eastAsia="Times New Roman" w:hAnsi="Maiandra GD" w:cs="Arial"/>
          <w:b/>
          <w:bCs/>
          <w:color w:val="000000"/>
        </w:rPr>
        <w:t xml:space="preserve">Creating </w:t>
      </w:r>
      <w:proofErr w:type="gramStart"/>
      <w:r w:rsidRPr="001A0C26">
        <w:rPr>
          <w:rFonts w:ascii="Maiandra GD" w:eastAsia="Times New Roman" w:hAnsi="Maiandra GD" w:cs="Arial"/>
          <w:b/>
          <w:bCs/>
          <w:color w:val="000000"/>
        </w:rPr>
        <w:t>Image(</w:t>
      </w:r>
      <w:proofErr w:type="gramEnd"/>
      <w:r w:rsidRPr="001A0C26">
        <w:rPr>
          <w:rFonts w:ascii="Maiandra GD" w:eastAsia="Times New Roman" w:hAnsi="Maiandra GD" w:cs="Arial"/>
          <w:b/>
          <w:bCs/>
          <w:color w:val="000000"/>
        </w:rPr>
        <w:t>) extension method, to HtmlHelper class. </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Right-click on the project and add the “</w:t>
      </w:r>
      <w:r w:rsidRPr="001A0C26">
        <w:rPr>
          <w:rFonts w:ascii="Maiandra GD" w:eastAsia="Times New Roman" w:hAnsi="Maiandra GD" w:cs="Arial"/>
          <w:b/>
          <w:bCs/>
          <w:color w:val="000000"/>
        </w:rPr>
        <w:t>CustomHelpers</w:t>
      </w:r>
      <w:r w:rsidRPr="0005762E">
        <w:rPr>
          <w:rFonts w:ascii="Maiandra GD" w:eastAsia="Times New Roman" w:hAnsi="Maiandra GD" w:cs="Arial"/>
          <w:color w:val="000000"/>
          <w:bdr w:val="none" w:sz="0" w:space="0" w:color="auto" w:frame="1"/>
        </w:rPr>
        <w:t>” folder.  Then Right-click on the “</w:t>
      </w:r>
      <w:r w:rsidRPr="001A0C26">
        <w:rPr>
          <w:rFonts w:ascii="Maiandra GD" w:eastAsia="Times New Roman" w:hAnsi="Maiandra GD" w:cs="Arial"/>
          <w:b/>
          <w:bCs/>
          <w:color w:val="000000"/>
        </w:rPr>
        <w:t>CustomHelpers</w:t>
      </w:r>
      <w:r w:rsidRPr="0005762E">
        <w:rPr>
          <w:rFonts w:ascii="Maiandra GD" w:eastAsia="Times New Roman" w:hAnsi="Maiandra GD" w:cs="Arial"/>
          <w:color w:val="000000"/>
          <w:bdr w:val="none" w:sz="0" w:space="0" w:color="auto" w:frame="1"/>
        </w:rPr>
        <w:t>” folder and add the “</w:t>
      </w:r>
      <w:r w:rsidRPr="001A0C26">
        <w:rPr>
          <w:rFonts w:ascii="Maiandra GD" w:eastAsia="Times New Roman" w:hAnsi="Maiandra GD" w:cs="Arial"/>
          <w:b/>
          <w:bCs/>
          <w:color w:val="000000"/>
        </w:rPr>
        <w:t>CustomHelpers.cs</w:t>
      </w:r>
      <w:r w:rsidRPr="0005762E">
        <w:rPr>
          <w:rFonts w:ascii="Maiandra GD" w:eastAsia="Times New Roman" w:hAnsi="Maiandra GD" w:cs="Arial"/>
          <w:color w:val="000000"/>
          <w:bdr w:val="none" w:sz="0" w:space="0" w:color="auto" w:frame="1"/>
        </w:rPr>
        <w:t>” class file. Copy and paste the following code in it. The code is commented and self-explanatory. </w:t>
      </w:r>
      <w:r w:rsidRPr="001A0C26">
        <w:rPr>
          <w:rFonts w:ascii="Maiandra GD" w:eastAsia="Times New Roman" w:hAnsi="Maiandra GD" w:cs="Arial"/>
          <w:b/>
          <w:bCs/>
          <w:color w:val="000000"/>
        </w:rPr>
        <w:t>TagBuilder </w:t>
      </w:r>
      <w:r w:rsidRPr="0005762E">
        <w:rPr>
          <w:rFonts w:ascii="Maiandra GD" w:eastAsia="Times New Roman" w:hAnsi="Maiandra GD" w:cs="Arial"/>
          <w:color w:val="000000"/>
          <w:bdr w:val="none" w:sz="0" w:space="0" w:color="auto" w:frame="1"/>
        </w:rPr>
        <w:t>class is in </w:t>
      </w:r>
      <w:r w:rsidRPr="001A0C26">
        <w:rPr>
          <w:rFonts w:ascii="Maiandra GD" w:eastAsia="Times New Roman" w:hAnsi="Maiandra GD" w:cs="Arial"/>
          <w:b/>
          <w:bCs/>
          <w:color w:val="000000"/>
        </w:rPr>
        <w:t>System.Web.Mvc</w:t>
      </w:r>
      <w:r w:rsidRPr="0005762E">
        <w:rPr>
          <w:rFonts w:ascii="Maiandra GD" w:eastAsia="Times New Roman" w:hAnsi="Maiandra GD" w:cs="Arial"/>
          <w:color w:val="000000"/>
          <w:bdr w:val="none" w:sz="0" w:space="0" w:color="auto" w:frame="1"/>
        </w:rPr>
        <w:t> namespace.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using</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System.Web;</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using</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System.Web.Mvc;</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namespace</w:t>
      </w:r>
      <w:proofErr w:type="gramEnd"/>
      <w:r w:rsidRPr="001A0C26">
        <w:rPr>
          <w:rFonts w:ascii="Maiandra GD" w:eastAsia="Times New Roman" w:hAnsi="Maiandra GD" w:cs="Consolas"/>
          <w:b/>
          <w:bCs/>
          <w:color w:val="D171DD"/>
        </w:rPr>
        <w:t xml:space="preserve"> </w:t>
      </w:r>
      <w:r w:rsidRPr="001A0C26">
        <w:rPr>
          <w:rFonts w:ascii="Maiandra GD" w:eastAsia="Times New Roman" w:hAnsi="Maiandra GD" w:cs="Consolas"/>
          <w:i/>
          <w:iCs/>
          <w:color w:val="4284AE"/>
        </w:rPr>
        <w:t>CustomHTMLHelper.CustomHelpers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static</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class</w:t>
      </w:r>
      <w:r w:rsidRPr="001A0C26">
        <w:rPr>
          <w:rFonts w:ascii="Maiandra GD" w:eastAsia="Times New Roman" w:hAnsi="Maiandra GD" w:cs="Consolas"/>
          <w:color w:val="CFD5E0"/>
        </w:rPr>
        <w:t xml:space="preserve"> CustomHelpers</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lastRenderedPageBreak/>
        <w:t>public</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D171DD"/>
        </w:rPr>
        <w:t>static</w:t>
      </w:r>
      <w:r w:rsidRPr="001A0C26">
        <w:rPr>
          <w:rFonts w:ascii="Maiandra GD" w:eastAsia="Times New Roman" w:hAnsi="Maiandra GD" w:cs="Consolas"/>
          <w:color w:val="CFD5E0"/>
        </w:rPr>
        <w:t xml:space="preserve"> IHtmlString </w:t>
      </w:r>
      <w:r w:rsidRPr="001A0C26">
        <w:rPr>
          <w:rFonts w:ascii="Maiandra GD" w:eastAsia="Times New Roman" w:hAnsi="Maiandra GD" w:cs="Consolas"/>
          <w:color w:val="4284AE"/>
        </w:rPr>
        <w:t>Image</w:t>
      </w:r>
      <w:r w:rsidRPr="001A0C26">
        <w:rPr>
          <w:rFonts w:ascii="Maiandra GD" w:eastAsia="Times New Roman" w:hAnsi="Maiandra GD" w:cs="Consolas"/>
          <w:b/>
          <w:bCs/>
          <w:color w:val="6B7C8B"/>
        </w:rPr>
        <w:t>(</w:t>
      </w:r>
      <w:r w:rsidRPr="001A0C26">
        <w:rPr>
          <w:rFonts w:ascii="Maiandra GD" w:eastAsia="Times New Roman" w:hAnsi="Maiandra GD" w:cs="Consolas"/>
          <w:color w:val="FFFFFF"/>
        </w:rPr>
        <w:t>this</w:t>
      </w:r>
      <w:r w:rsidRPr="001A0C26">
        <w:rPr>
          <w:rFonts w:ascii="Maiandra GD" w:eastAsia="Times New Roman" w:hAnsi="Maiandra GD" w:cs="Consolas"/>
          <w:color w:val="CFD5E0"/>
        </w:rPr>
        <w:t xml:space="preserve"> HtmlHelper helper, string src, string alt</w:t>
      </w: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 xml:space="preserve">// Build &lt;img&gt; tag. The parameter name must be img </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CFD5E0"/>
        </w:rPr>
        <w:t xml:space="preserve">TagBuilder tb =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proofErr w:type="gramStart"/>
      <w:r w:rsidRPr="001A0C26">
        <w:rPr>
          <w:rFonts w:ascii="Maiandra GD" w:eastAsia="Times New Roman" w:hAnsi="Maiandra GD" w:cs="Consolas"/>
          <w:color w:val="4284AE"/>
        </w:rPr>
        <w:t>TagBuilder</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"img"</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 xml:space="preserve">// </w:t>
      </w:r>
      <w:proofErr w:type="gramStart"/>
      <w:r w:rsidRPr="001A0C26">
        <w:rPr>
          <w:rFonts w:ascii="Maiandra GD" w:eastAsia="Times New Roman" w:hAnsi="Maiandra GD" w:cs="Consolas"/>
          <w:color w:val="6B7C8B"/>
        </w:rPr>
        <w:t>Add</w:t>
      </w:r>
      <w:proofErr w:type="gramEnd"/>
      <w:r w:rsidRPr="001A0C26">
        <w:rPr>
          <w:rFonts w:ascii="Maiandra GD" w:eastAsia="Times New Roman" w:hAnsi="Maiandra GD" w:cs="Consolas"/>
          <w:color w:val="6B7C8B"/>
        </w:rPr>
        <w:t xml:space="preserve"> "src" attribute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tb.</w:t>
      </w:r>
      <w:r w:rsidRPr="001A0C26">
        <w:rPr>
          <w:rFonts w:ascii="Maiandra GD" w:eastAsia="Times New Roman" w:hAnsi="Maiandra GD" w:cs="Consolas"/>
          <w:color w:val="4284AE"/>
        </w:rPr>
        <w:t>Attributes</w:t>
      </w:r>
      <w:r w:rsidRPr="001A0C26">
        <w:rPr>
          <w:rFonts w:ascii="Maiandra GD" w:eastAsia="Times New Roman" w:hAnsi="Maiandra GD" w:cs="Consolas"/>
          <w:color w:val="CFD5E0"/>
        </w:rPr>
        <w:t>.</w:t>
      </w:r>
      <w:r w:rsidRPr="001A0C26">
        <w:rPr>
          <w:rFonts w:ascii="Maiandra GD" w:eastAsia="Times New Roman" w:hAnsi="Maiandra GD" w:cs="Consolas"/>
          <w:color w:val="4284AE"/>
        </w:rPr>
        <w:t>Add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"src"</w:t>
      </w:r>
      <w:r w:rsidRPr="001A0C26">
        <w:rPr>
          <w:rFonts w:ascii="Maiandra GD" w:eastAsia="Times New Roman" w:hAnsi="Maiandra GD" w:cs="Consolas"/>
          <w:color w:val="CFD5E0"/>
        </w:rPr>
        <w:t>, VirtualPathUtility.</w:t>
      </w:r>
      <w:r w:rsidRPr="001A0C26">
        <w:rPr>
          <w:rFonts w:ascii="Maiandra GD" w:eastAsia="Times New Roman" w:hAnsi="Maiandra GD" w:cs="Consolas"/>
          <w:color w:val="4284AE"/>
        </w:rPr>
        <w:t>ToAbsolute</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src</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 xml:space="preserve">// </w:t>
      </w:r>
      <w:proofErr w:type="gramStart"/>
      <w:r w:rsidRPr="001A0C26">
        <w:rPr>
          <w:rFonts w:ascii="Maiandra GD" w:eastAsia="Times New Roman" w:hAnsi="Maiandra GD" w:cs="Consolas"/>
          <w:color w:val="6B7C8B"/>
        </w:rPr>
        <w:t>Add</w:t>
      </w:r>
      <w:proofErr w:type="gramEnd"/>
      <w:r w:rsidRPr="001A0C26">
        <w:rPr>
          <w:rFonts w:ascii="Maiandra GD" w:eastAsia="Times New Roman" w:hAnsi="Maiandra GD" w:cs="Consolas"/>
          <w:color w:val="6B7C8B"/>
        </w:rPr>
        <w:t xml:space="preserve"> "alt" attribute</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color w:val="CFD5E0"/>
        </w:rPr>
        <w:t>tb.</w:t>
      </w:r>
      <w:r w:rsidRPr="001A0C26">
        <w:rPr>
          <w:rFonts w:ascii="Maiandra GD" w:eastAsia="Times New Roman" w:hAnsi="Maiandra GD" w:cs="Consolas"/>
          <w:color w:val="4284AE"/>
        </w:rPr>
        <w:t>Attributes</w:t>
      </w:r>
      <w:r w:rsidRPr="001A0C26">
        <w:rPr>
          <w:rFonts w:ascii="Maiandra GD" w:eastAsia="Times New Roman" w:hAnsi="Maiandra GD" w:cs="Consolas"/>
          <w:color w:val="CFD5E0"/>
        </w:rPr>
        <w:t>.</w:t>
      </w:r>
      <w:r w:rsidRPr="001A0C26">
        <w:rPr>
          <w:rFonts w:ascii="Maiandra GD" w:eastAsia="Times New Roman" w:hAnsi="Maiandra GD" w:cs="Consolas"/>
          <w:color w:val="4284AE"/>
        </w:rPr>
        <w:t>Add</w:t>
      </w:r>
      <w:r w:rsidRPr="001A0C26">
        <w:rPr>
          <w:rFonts w:ascii="Maiandra GD" w:eastAsia="Times New Roman" w:hAnsi="Maiandra GD" w:cs="Consolas"/>
          <w:b/>
          <w:bCs/>
          <w:color w:val="6B7C8B"/>
        </w:rPr>
        <w:t>(</w:t>
      </w:r>
      <w:proofErr w:type="gramEnd"/>
      <w:r w:rsidRPr="001A0C26">
        <w:rPr>
          <w:rFonts w:ascii="Maiandra GD" w:eastAsia="Times New Roman" w:hAnsi="Maiandra GD" w:cs="Consolas"/>
          <w:color w:val="7CC379"/>
        </w:rPr>
        <w:t>"alt"</w:t>
      </w:r>
      <w:r w:rsidRPr="001A0C26">
        <w:rPr>
          <w:rFonts w:ascii="Maiandra GD" w:eastAsia="Times New Roman" w:hAnsi="Maiandra GD" w:cs="Consolas"/>
          <w:color w:val="CFD5E0"/>
        </w:rPr>
        <w:t>, alt</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 return MvcHtmlString. This class implements IHtmlString</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color w:val="6B7C8B"/>
        </w:rPr>
        <w:t>// interface. IHtmlStrings will not be html encoded.</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proofErr w:type="gramStart"/>
      <w:r w:rsidRPr="001A0C26">
        <w:rPr>
          <w:rFonts w:ascii="Maiandra GD" w:eastAsia="Times New Roman" w:hAnsi="Maiandra GD" w:cs="Consolas"/>
          <w:b/>
          <w:bCs/>
          <w:color w:val="D171DD"/>
        </w:rPr>
        <w:t>return</w:t>
      </w:r>
      <w:proofErr w:type="gramEnd"/>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new</w:t>
      </w:r>
      <w:r w:rsidRPr="001A0C26">
        <w:rPr>
          <w:rFonts w:ascii="Maiandra GD" w:eastAsia="Times New Roman" w:hAnsi="Maiandra GD" w:cs="Consolas"/>
          <w:color w:val="CFD5E0"/>
        </w:rPr>
        <w:t xml:space="preserve"> </w:t>
      </w:r>
      <w:r w:rsidRPr="001A0C26">
        <w:rPr>
          <w:rFonts w:ascii="Maiandra GD" w:eastAsia="Times New Roman" w:hAnsi="Maiandra GD" w:cs="Consolas"/>
          <w:color w:val="4284AE"/>
        </w:rPr>
        <w:t>MvcHtmlString</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tb.</w:t>
      </w:r>
      <w:r w:rsidRPr="001A0C26">
        <w:rPr>
          <w:rFonts w:ascii="Maiandra GD" w:eastAsia="Times New Roman" w:hAnsi="Maiandra GD" w:cs="Consolas"/>
          <w:color w:val="4284AE"/>
        </w:rPr>
        <w:t>ToString</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TagRenderMode.</w:t>
      </w:r>
      <w:r w:rsidRPr="001A0C26">
        <w:rPr>
          <w:rFonts w:ascii="Maiandra GD" w:eastAsia="Times New Roman" w:hAnsi="Maiandra GD" w:cs="Consolas"/>
          <w:color w:val="4284AE"/>
        </w:rPr>
        <w:t>SelfClosing</w:t>
      </w:r>
      <w:r w:rsidRPr="001A0C26">
        <w:rPr>
          <w:rFonts w:ascii="Maiandra GD" w:eastAsia="Times New Roman" w:hAnsi="Maiandra GD" w:cs="Consolas"/>
          <w:b/>
          <w:bCs/>
          <w:color w:val="6B7C8B"/>
        </w:rPr>
        <w:t>))</w:t>
      </w:r>
      <w:r w:rsidRPr="001A0C26">
        <w:rPr>
          <w:rFonts w:ascii="Maiandra GD" w:eastAsia="Times New Roman" w:hAnsi="Maiandra GD" w:cs="Consolas"/>
          <w:color w:val="CFD5E0"/>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 xml:space="preserve">To use the custom </w:t>
      </w:r>
      <w:proofErr w:type="gramStart"/>
      <w:r w:rsidRPr="0005762E">
        <w:rPr>
          <w:rFonts w:ascii="Maiandra GD" w:eastAsia="Times New Roman" w:hAnsi="Maiandra GD" w:cs="Arial"/>
          <w:color w:val="000000"/>
          <w:bdr w:val="none" w:sz="0" w:space="0" w:color="auto" w:frame="1"/>
        </w:rPr>
        <w:t>Image(</w:t>
      </w:r>
      <w:proofErr w:type="gramEnd"/>
      <w:r w:rsidRPr="0005762E">
        <w:rPr>
          <w:rFonts w:ascii="Maiandra GD" w:eastAsia="Times New Roman" w:hAnsi="Maiandra GD" w:cs="Arial"/>
          <w:color w:val="000000"/>
          <w:bdr w:val="none" w:sz="0" w:space="0" w:color="auto" w:frame="1"/>
        </w:rPr>
        <w:t>) HTML helper in Details.cshtml view, please include the following using statement in Details.cshtml</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1A0C26">
        <w:rPr>
          <w:rFonts w:ascii="Maiandra GD" w:eastAsia="Times New Roman" w:hAnsi="Maiandra GD" w:cs="Arial"/>
          <w:b/>
          <w:bCs/>
        </w:rPr>
        <w:t>@using CustomHTMLHelper.CustomHelpers;</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As we intend to use this </w:t>
      </w:r>
      <w:proofErr w:type="gramStart"/>
      <w:r w:rsidRPr="001A0C26">
        <w:rPr>
          <w:rFonts w:ascii="Maiandra GD" w:eastAsia="Times New Roman" w:hAnsi="Maiandra GD" w:cs="Arial"/>
          <w:b/>
          <w:bCs/>
          <w:color w:val="000000"/>
        </w:rPr>
        <w:t>Image(</w:t>
      </w:r>
      <w:proofErr w:type="gramEnd"/>
      <w:r w:rsidRPr="001A0C26">
        <w:rPr>
          <w:rFonts w:ascii="Maiandra GD" w:eastAsia="Times New Roman" w:hAnsi="Maiandra GD" w:cs="Arial"/>
          <w:b/>
          <w:bCs/>
          <w:color w:val="000000"/>
        </w:rPr>
        <w:t>) HTML helper</w:t>
      </w:r>
      <w:r w:rsidRPr="0005762E">
        <w:rPr>
          <w:rFonts w:ascii="Maiandra GD" w:eastAsia="Times New Roman" w:hAnsi="Maiandra GD" w:cs="Arial"/>
          <w:color w:val="000000"/>
          <w:bdr w:val="none" w:sz="0" w:space="0" w:color="auto" w:frame="1"/>
        </w:rPr>
        <w:t>, in all our views, let’s include “</w:t>
      </w:r>
      <w:r w:rsidRPr="001A0C26">
        <w:rPr>
          <w:rFonts w:ascii="Maiandra GD" w:eastAsia="Times New Roman" w:hAnsi="Maiandra GD" w:cs="Arial"/>
          <w:b/>
          <w:bCs/>
          <w:color w:val="000000"/>
        </w:rPr>
        <w:t>CustomHTMLHelper.CustomHelpers</w:t>
      </w:r>
      <w:r w:rsidRPr="0005762E">
        <w:rPr>
          <w:rFonts w:ascii="Maiandra GD" w:eastAsia="Times New Roman" w:hAnsi="Maiandra GD" w:cs="Arial"/>
          <w:color w:val="000000"/>
          <w:bdr w:val="none" w:sz="0" w:space="0" w:color="auto" w:frame="1"/>
        </w:rPr>
        <w:t>” namespace in </w:t>
      </w:r>
      <w:r w:rsidRPr="001A0C26">
        <w:rPr>
          <w:rFonts w:ascii="Maiandra GD" w:eastAsia="Times New Roman" w:hAnsi="Maiandra GD" w:cs="Arial"/>
          <w:b/>
          <w:bCs/>
          <w:color w:val="000000"/>
        </w:rPr>
        <w:t>web.config</w:t>
      </w:r>
      <w:r w:rsidRPr="0005762E">
        <w:rPr>
          <w:rFonts w:ascii="Maiandra GD" w:eastAsia="Times New Roman" w:hAnsi="Maiandra GD" w:cs="Arial"/>
          <w:color w:val="000000"/>
          <w:bdr w:val="none" w:sz="0" w:space="0" w:color="auto" w:frame="1"/>
        </w:rPr>
        <w:t> that is present in the </w:t>
      </w:r>
      <w:r w:rsidRPr="001A0C26">
        <w:rPr>
          <w:rFonts w:ascii="Maiandra GD" w:eastAsia="Times New Roman" w:hAnsi="Maiandra GD" w:cs="Arial"/>
          <w:b/>
          <w:bCs/>
          <w:color w:val="000000"/>
        </w:rPr>
        <w:t>Views</w:t>
      </w:r>
      <w:r w:rsidRPr="0005762E">
        <w:rPr>
          <w:rFonts w:ascii="Maiandra GD" w:eastAsia="Times New Roman" w:hAnsi="Maiandra GD" w:cs="Arial"/>
          <w:color w:val="000000"/>
          <w:bdr w:val="none" w:sz="0" w:space="0" w:color="auto" w:frame="1"/>
        </w:rPr>
        <w:t> Folder. This eliminates the need to include the namespace, in each and every view.</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system.web.webPages.razor</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pages</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pageBaseType</w:t>
      </w:r>
      <w:r w:rsidRPr="001A0C26">
        <w:rPr>
          <w:rFonts w:ascii="Maiandra GD" w:eastAsia="Times New Roman" w:hAnsi="Maiandra GD" w:cs="Consolas"/>
          <w:color w:val="4284AE"/>
        </w:rPr>
        <w:t>=</w:t>
      </w:r>
      <w:r w:rsidRPr="001A0C26">
        <w:rPr>
          <w:rFonts w:ascii="Maiandra GD" w:eastAsia="Times New Roman" w:hAnsi="Maiandra GD" w:cs="Consolas"/>
          <w:color w:val="7CC379"/>
        </w:rPr>
        <w:t>"System.Web.Mvc.WebViewPage"</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proofErr w:type="gramStart"/>
      <w:r w:rsidRPr="001A0C26">
        <w:rPr>
          <w:rFonts w:ascii="Maiandra GD" w:eastAsia="Times New Roman" w:hAnsi="Maiandra GD" w:cs="Consolas"/>
          <w:b/>
          <w:bCs/>
          <w:color w:val="D171DD"/>
        </w:rPr>
        <w:t>namespaces</w:t>
      </w:r>
      <w:proofErr w:type="gramEnd"/>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add</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namespace</w:t>
      </w:r>
      <w:r w:rsidRPr="001A0C26">
        <w:rPr>
          <w:rFonts w:ascii="Maiandra GD" w:eastAsia="Times New Roman" w:hAnsi="Maiandra GD" w:cs="Consolas"/>
          <w:color w:val="4284AE"/>
        </w:rPr>
        <w:t>=</w:t>
      </w:r>
      <w:r w:rsidRPr="001A0C26">
        <w:rPr>
          <w:rFonts w:ascii="Maiandra GD" w:eastAsia="Times New Roman" w:hAnsi="Maiandra GD" w:cs="Consolas"/>
          <w:color w:val="7CC379"/>
        </w:rPr>
        <w:t>"System.Web.Mvc"</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add</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namespace</w:t>
      </w:r>
      <w:r w:rsidRPr="001A0C26">
        <w:rPr>
          <w:rFonts w:ascii="Maiandra GD" w:eastAsia="Times New Roman" w:hAnsi="Maiandra GD" w:cs="Consolas"/>
          <w:color w:val="4284AE"/>
        </w:rPr>
        <w:t>=</w:t>
      </w:r>
      <w:r w:rsidRPr="001A0C26">
        <w:rPr>
          <w:rFonts w:ascii="Maiandra GD" w:eastAsia="Times New Roman" w:hAnsi="Maiandra GD" w:cs="Consolas"/>
          <w:color w:val="7CC379"/>
        </w:rPr>
        <w:t>"System.Web.Mvc.Ajax"</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add</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namespace</w:t>
      </w:r>
      <w:r w:rsidRPr="001A0C26">
        <w:rPr>
          <w:rFonts w:ascii="Maiandra GD" w:eastAsia="Times New Roman" w:hAnsi="Maiandra GD" w:cs="Consolas"/>
          <w:color w:val="4284AE"/>
        </w:rPr>
        <w:t>=</w:t>
      </w:r>
      <w:r w:rsidRPr="001A0C26">
        <w:rPr>
          <w:rFonts w:ascii="Maiandra GD" w:eastAsia="Times New Roman" w:hAnsi="Maiandra GD" w:cs="Consolas"/>
          <w:color w:val="7CC379"/>
        </w:rPr>
        <w:t>"System.Web.Mvc.Html"</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add</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namespace</w:t>
      </w:r>
      <w:r w:rsidRPr="001A0C26">
        <w:rPr>
          <w:rFonts w:ascii="Maiandra GD" w:eastAsia="Times New Roman" w:hAnsi="Maiandra GD" w:cs="Consolas"/>
          <w:color w:val="4284AE"/>
        </w:rPr>
        <w:t>=</w:t>
      </w:r>
      <w:r w:rsidRPr="001A0C26">
        <w:rPr>
          <w:rFonts w:ascii="Maiandra GD" w:eastAsia="Times New Roman" w:hAnsi="Maiandra GD" w:cs="Consolas"/>
          <w:color w:val="7CC379"/>
        </w:rPr>
        <w:t>"System.Web.Routing"</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add</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namespace</w:t>
      </w:r>
      <w:r w:rsidRPr="001A0C26">
        <w:rPr>
          <w:rFonts w:ascii="Maiandra GD" w:eastAsia="Times New Roman" w:hAnsi="Maiandra GD" w:cs="Consolas"/>
          <w:color w:val="4284AE"/>
        </w:rPr>
        <w:t>=</w:t>
      </w:r>
      <w:r w:rsidRPr="001A0C26">
        <w:rPr>
          <w:rFonts w:ascii="Maiandra GD" w:eastAsia="Times New Roman" w:hAnsi="Maiandra GD" w:cs="Consolas"/>
          <w:color w:val="7CC379"/>
        </w:rPr>
        <w:t>"TemplateHelpersMVC"</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add</w:t>
      </w:r>
      <w:r w:rsidRPr="001A0C26">
        <w:rPr>
          <w:rFonts w:ascii="Maiandra GD" w:eastAsia="Times New Roman" w:hAnsi="Maiandra GD" w:cs="Consolas"/>
          <w:color w:val="CFD5E0"/>
        </w:rPr>
        <w:t xml:space="preserve"> </w:t>
      </w:r>
      <w:r w:rsidRPr="001A0C26">
        <w:rPr>
          <w:rFonts w:ascii="Maiandra GD" w:eastAsia="Times New Roman" w:hAnsi="Maiandra GD" w:cs="Consolas"/>
          <w:color w:val="D19252"/>
        </w:rPr>
        <w:t>namespace</w:t>
      </w:r>
      <w:r w:rsidRPr="001A0C26">
        <w:rPr>
          <w:rFonts w:ascii="Maiandra GD" w:eastAsia="Times New Roman" w:hAnsi="Maiandra GD" w:cs="Consolas"/>
          <w:color w:val="4284AE"/>
        </w:rPr>
        <w:t>=</w:t>
      </w:r>
      <w:r w:rsidRPr="001A0C26">
        <w:rPr>
          <w:rFonts w:ascii="Maiandra GD" w:eastAsia="Times New Roman" w:hAnsi="Maiandra GD" w:cs="Consolas"/>
          <w:color w:val="7CC379"/>
        </w:rPr>
        <w:t>"CustomHTMLHelper.CustomHelpers"</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namespaces</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pages</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after="0"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host</w:t>
      </w:r>
      <w:r w:rsidRPr="001A0C26">
        <w:rPr>
          <w:rFonts w:ascii="Maiandra GD" w:eastAsia="Times New Roman" w:hAnsi="Maiandra GD" w:cs="Consolas"/>
          <w:color w:val="CFD5E0"/>
        </w:rPr>
        <w:t xml:space="preserve"> ......</w:t>
      </w:r>
      <w:r w:rsidRPr="001A0C26">
        <w:rPr>
          <w:rFonts w:ascii="Maiandra GD" w:eastAsia="Times New Roman" w:hAnsi="Maiandra GD" w:cs="Consolas"/>
          <w:b/>
          <w:bCs/>
          <w:color w:val="6B7C8B"/>
        </w:rPr>
        <w:t>/&gt;</w:t>
      </w:r>
    </w:p>
    <w:p w:rsidR="0005762E" w:rsidRPr="0005762E" w:rsidRDefault="0005762E" w:rsidP="007D19BE">
      <w:pPr>
        <w:shd w:val="clear" w:color="auto" w:fill="272B33"/>
        <w:spacing w:line="384" w:lineRule="atLeast"/>
        <w:textAlignment w:val="baseline"/>
        <w:rPr>
          <w:rFonts w:ascii="Maiandra GD" w:eastAsia="Times New Roman" w:hAnsi="Maiandra GD" w:cs="Consolas"/>
          <w:color w:val="596174"/>
        </w:rPr>
      </w:pPr>
      <w:r w:rsidRPr="001A0C26">
        <w:rPr>
          <w:rFonts w:ascii="Maiandra GD" w:eastAsia="Times New Roman" w:hAnsi="Maiandra GD" w:cs="Consolas"/>
          <w:b/>
          <w:bCs/>
          <w:color w:val="6B7C8B"/>
        </w:rPr>
        <w:t>&lt;/</w:t>
      </w:r>
      <w:r w:rsidRPr="001A0C26">
        <w:rPr>
          <w:rFonts w:ascii="Maiandra GD" w:eastAsia="Times New Roman" w:hAnsi="Maiandra GD" w:cs="Consolas"/>
          <w:b/>
          <w:bCs/>
          <w:color w:val="D171DD"/>
        </w:rPr>
        <w:t>system.web.webPages.razor</w:t>
      </w:r>
      <w:r w:rsidRPr="001A0C26">
        <w:rPr>
          <w:rFonts w:ascii="Maiandra GD" w:eastAsia="Times New Roman" w:hAnsi="Maiandra GD" w:cs="Consolas"/>
          <w:b/>
          <w:bCs/>
          <w:color w:val="6B7C8B"/>
        </w:rPr>
        <w:t>&gt;</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t>Now use the following code to display an Image</w:t>
      </w:r>
    </w:p>
    <w:p w:rsidR="0005762E" w:rsidRPr="0005762E" w:rsidRDefault="0005762E" w:rsidP="007D19BE">
      <w:pPr>
        <w:shd w:val="clear" w:color="auto" w:fill="FFFFFF"/>
        <w:spacing w:after="0" w:line="240" w:lineRule="auto"/>
        <w:textAlignment w:val="baseline"/>
        <w:rPr>
          <w:rFonts w:ascii="Maiandra GD" w:eastAsia="Times New Roman" w:hAnsi="Maiandra GD" w:cs="Segoe UI"/>
          <w:color w:val="212529"/>
        </w:rPr>
      </w:pPr>
      <w:proofErr w:type="gramStart"/>
      <w:r w:rsidRPr="001A0C26">
        <w:rPr>
          <w:rFonts w:ascii="Maiandra GD" w:eastAsia="Times New Roman" w:hAnsi="Maiandra GD" w:cs="Arial"/>
          <w:b/>
          <w:bCs/>
        </w:rPr>
        <w:t>@Html.Image(</w:t>
      </w:r>
      <w:proofErr w:type="gramEnd"/>
      <w:r w:rsidRPr="001A0C26">
        <w:rPr>
          <w:rFonts w:ascii="Maiandra GD" w:eastAsia="Times New Roman" w:hAnsi="Maiandra GD" w:cs="Arial"/>
          <w:b/>
          <w:bCs/>
        </w:rPr>
        <w:t>Model.Photo, Model.AlternateText)</w:t>
      </w:r>
    </w:p>
    <w:p w:rsidR="0005762E" w:rsidRPr="0005762E" w:rsidRDefault="0005762E" w:rsidP="007D19BE">
      <w:pPr>
        <w:pBdr>
          <w:bottom w:val="double" w:sz="6" w:space="1" w:color="auto"/>
        </w:pBdr>
        <w:shd w:val="clear" w:color="auto" w:fill="FFFFFF"/>
        <w:spacing w:after="0" w:line="240" w:lineRule="auto"/>
        <w:textAlignment w:val="baseline"/>
        <w:rPr>
          <w:rFonts w:ascii="Maiandra GD" w:eastAsia="Times New Roman" w:hAnsi="Maiandra GD" w:cs="Segoe UI"/>
          <w:color w:val="212529"/>
        </w:rPr>
      </w:pPr>
      <w:r w:rsidRPr="0005762E">
        <w:rPr>
          <w:rFonts w:ascii="Maiandra GD" w:eastAsia="Times New Roman" w:hAnsi="Maiandra GD" w:cs="Arial"/>
          <w:color w:val="000000"/>
          <w:bdr w:val="none" w:sz="0" w:space="0" w:color="auto" w:frame="1"/>
        </w:rPr>
        <w:lastRenderedPageBreak/>
        <w:t xml:space="preserve">If you intend to use the </w:t>
      </w:r>
      <w:proofErr w:type="gramStart"/>
      <w:r w:rsidRPr="0005762E">
        <w:rPr>
          <w:rFonts w:ascii="Maiandra GD" w:eastAsia="Times New Roman" w:hAnsi="Maiandra GD" w:cs="Arial"/>
          <w:color w:val="000000"/>
          <w:bdr w:val="none" w:sz="0" w:space="0" w:color="auto" w:frame="1"/>
        </w:rPr>
        <w:t>Image(</w:t>
      </w:r>
      <w:proofErr w:type="gramEnd"/>
      <w:r w:rsidRPr="0005762E">
        <w:rPr>
          <w:rFonts w:ascii="Maiandra GD" w:eastAsia="Times New Roman" w:hAnsi="Maiandra GD" w:cs="Arial"/>
          <w:color w:val="000000"/>
          <w:bdr w:val="none" w:sz="0" w:space="0" w:color="auto" w:frame="1"/>
        </w:rPr>
        <w:t>) custom HTML helper, only with a set of views, then, include a web.config file in the specific views folder, and then specify the namespace in it. </w:t>
      </w:r>
    </w:p>
    <w:p w:rsidR="0005762E" w:rsidRPr="001A0C26" w:rsidRDefault="0005762E" w:rsidP="007D19BE">
      <w:pPr>
        <w:rPr>
          <w:rFonts w:ascii="Maiandra GD" w:hAnsi="Maiandra GD"/>
        </w:rPr>
      </w:pPr>
    </w:p>
    <w:sectPr w:rsidR="0005762E" w:rsidRPr="001A0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6447"/>
    <w:multiLevelType w:val="multilevel"/>
    <w:tmpl w:val="7D6AD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5F2A"/>
    <w:multiLevelType w:val="multilevel"/>
    <w:tmpl w:val="549A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37212"/>
    <w:multiLevelType w:val="multilevel"/>
    <w:tmpl w:val="BCE89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742BF"/>
    <w:multiLevelType w:val="multilevel"/>
    <w:tmpl w:val="AC001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006E9"/>
    <w:multiLevelType w:val="multilevel"/>
    <w:tmpl w:val="7178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A3FD1"/>
    <w:multiLevelType w:val="multilevel"/>
    <w:tmpl w:val="E8CA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90167"/>
    <w:multiLevelType w:val="multilevel"/>
    <w:tmpl w:val="0F7E9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5A6A5F"/>
    <w:multiLevelType w:val="multilevel"/>
    <w:tmpl w:val="014E5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611C3"/>
    <w:multiLevelType w:val="multilevel"/>
    <w:tmpl w:val="509A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F01DF"/>
    <w:multiLevelType w:val="multilevel"/>
    <w:tmpl w:val="E12E4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A008E"/>
    <w:multiLevelType w:val="multilevel"/>
    <w:tmpl w:val="CF104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0A5B92"/>
    <w:multiLevelType w:val="multilevel"/>
    <w:tmpl w:val="7E2C0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217F5E"/>
    <w:multiLevelType w:val="multilevel"/>
    <w:tmpl w:val="018CD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49760E"/>
    <w:multiLevelType w:val="multilevel"/>
    <w:tmpl w:val="B4942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635CC1"/>
    <w:multiLevelType w:val="multilevel"/>
    <w:tmpl w:val="358A7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731AC0"/>
    <w:multiLevelType w:val="multilevel"/>
    <w:tmpl w:val="B5D43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CE26A7"/>
    <w:multiLevelType w:val="multilevel"/>
    <w:tmpl w:val="373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93072"/>
    <w:multiLevelType w:val="multilevel"/>
    <w:tmpl w:val="6322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3707D8"/>
    <w:multiLevelType w:val="multilevel"/>
    <w:tmpl w:val="32124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781C9C"/>
    <w:multiLevelType w:val="multilevel"/>
    <w:tmpl w:val="98CE7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E108E7"/>
    <w:multiLevelType w:val="multilevel"/>
    <w:tmpl w:val="5E26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0B589F"/>
    <w:multiLevelType w:val="multilevel"/>
    <w:tmpl w:val="3148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7E5074"/>
    <w:multiLevelType w:val="multilevel"/>
    <w:tmpl w:val="60EA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12384E"/>
    <w:multiLevelType w:val="multilevel"/>
    <w:tmpl w:val="7F507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3E2296"/>
    <w:multiLevelType w:val="multilevel"/>
    <w:tmpl w:val="15F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3F2351"/>
    <w:multiLevelType w:val="multilevel"/>
    <w:tmpl w:val="31946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1E052C"/>
    <w:multiLevelType w:val="multilevel"/>
    <w:tmpl w:val="34449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025D8A"/>
    <w:multiLevelType w:val="multilevel"/>
    <w:tmpl w:val="2960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5"/>
  </w:num>
  <w:num w:numId="3">
    <w:abstractNumId w:val="21"/>
  </w:num>
  <w:num w:numId="4">
    <w:abstractNumId w:val="7"/>
  </w:num>
  <w:num w:numId="5">
    <w:abstractNumId w:val="18"/>
  </w:num>
  <w:num w:numId="6">
    <w:abstractNumId w:val="2"/>
  </w:num>
  <w:num w:numId="7">
    <w:abstractNumId w:val="12"/>
  </w:num>
  <w:num w:numId="8">
    <w:abstractNumId w:val="0"/>
  </w:num>
  <w:num w:numId="9">
    <w:abstractNumId w:val="25"/>
  </w:num>
  <w:num w:numId="10">
    <w:abstractNumId w:val="23"/>
  </w:num>
  <w:num w:numId="11">
    <w:abstractNumId w:val="13"/>
  </w:num>
  <w:num w:numId="12">
    <w:abstractNumId w:val="17"/>
  </w:num>
  <w:num w:numId="13">
    <w:abstractNumId w:val="26"/>
  </w:num>
  <w:num w:numId="14">
    <w:abstractNumId w:val="22"/>
  </w:num>
  <w:num w:numId="15">
    <w:abstractNumId w:val="10"/>
  </w:num>
  <w:num w:numId="16">
    <w:abstractNumId w:val="8"/>
  </w:num>
  <w:num w:numId="17">
    <w:abstractNumId w:val="1"/>
  </w:num>
  <w:num w:numId="18">
    <w:abstractNumId w:val="24"/>
  </w:num>
  <w:num w:numId="19">
    <w:abstractNumId w:val="3"/>
  </w:num>
  <w:num w:numId="20">
    <w:abstractNumId w:val="16"/>
  </w:num>
  <w:num w:numId="21">
    <w:abstractNumId w:val="11"/>
  </w:num>
  <w:num w:numId="22">
    <w:abstractNumId w:val="15"/>
  </w:num>
  <w:num w:numId="23">
    <w:abstractNumId w:val="6"/>
  </w:num>
  <w:num w:numId="24">
    <w:abstractNumId w:val="14"/>
  </w:num>
  <w:num w:numId="25">
    <w:abstractNumId w:val="19"/>
  </w:num>
  <w:num w:numId="26">
    <w:abstractNumId w:val="20"/>
  </w:num>
  <w:num w:numId="27">
    <w:abstractNumId w:val="9"/>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B33"/>
    <w:rsid w:val="00032C7B"/>
    <w:rsid w:val="0005762E"/>
    <w:rsid w:val="001358BF"/>
    <w:rsid w:val="0016599C"/>
    <w:rsid w:val="001A0C26"/>
    <w:rsid w:val="0041093A"/>
    <w:rsid w:val="0078009E"/>
    <w:rsid w:val="007D19BE"/>
    <w:rsid w:val="00820B33"/>
    <w:rsid w:val="00866F9A"/>
    <w:rsid w:val="00F22BA4"/>
    <w:rsid w:val="00F47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E3CAB4-D21B-4B2D-AB61-074CA7B62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0B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20B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820B33"/>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820B33"/>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B3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20B33"/>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820B33"/>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820B33"/>
    <w:rPr>
      <w:rFonts w:ascii="Times New Roman" w:eastAsia="Times New Roman" w:hAnsi="Times New Roman" w:cs="Times New Roman"/>
      <w:b/>
      <w:bCs/>
      <w:sz w:val="15"/>
      <w:szCs w:val="15"/>
    </w:rPr>
  </w:style>
  <w:style w:type="paragraph" w:customStyle="1" w:styleId="llms-parent-course-link">
    <w:name w:val="llms-parent-course-link"/>
    <w:basedOn w:val="Normal"/>
    <w:rsid w:val="00820B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20B33"/>
    <w:rPr>
      <w:color w:val="0000FF"/>
      <w:u w:val="single"/>
    </w:rPr>
  </w:style>
  <w:style w:type="character" w:styleId="Strong">
    <w:name w:val="Strong"/>
    <w:basedOn w:val="DefaultParagraphFont"/>
    <w:uiPriority w:val="22"/>
    <w:qFormat/>
    <w:rsid w:val="00820B33"/>
    <w:rPr>
      <w:b/>
      <w:bCs/>
    </w:rPr>
  </w:style>
  <w:style w:type="paragraph" w:styleId="NormalWeb">
    <w:name w:val="Normal (Web)"/>
    <w:basedOn w:val="Normal"/>
    <w:uiPriority w:val="99"/>
    <w:semiHidden/>
    <w:unhideWhenUsed/>
    <w:rsid w:val="00820B3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20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B33"/>
    <w:rPr>
      <w:rFonts w:ascii="Tahoma" w:hAnsi="Tahoma" w:cs="Tahoma"/>
      <w:sz w:val="16"/>
      <w:szCs w:val="16"/>
    </w:rPr>
  </w:style>
  <w:style w:type="character" w:customStyle="1" w:styleId="enlighter-k0">
    <w:name w:val="enlighter-k0"/>
    <w:basedOn w:val="DefaultParagraphFont"/>
    <w:rsid w:val="00820B33"/>
  </w:style>
  <w:style w:type="character" w:customStyle="1" w:styleId="enlighter-k10">
    <w:name w:val="enlighter-k10"/>
    <w:basedOn w:val="DefaultParagraphFont"/>
    <w:rsid w:val="00820B33"/>
  </w:style>
  <w:style w:type="character" w:customStyle="1" w:styleId="enlighter-text">
    <w:name w:val="enlighter-text"/>
    <w:basedOn w:val="DefaultParagraphFont"/>
    <w:rsid w:val="00820B33"/>
  </w:style>
  <w:style w:type="character" w:customStyle="1" w:styleId="enlighter-g1">
    <w:name w:val="enlighter-g1"/>
    <w:basedOn w:val="DefaultParagraphFont"/>
    <w:rsid w:val="00820B33"/>
  </w:style>
  <w:style w:type="character" w:customStyle="1" w:styleId="enlighter-k5">
    <w:name w:val="enlighter-k5"/>
    <w:basedOn w:val="DefaultParagraphFont"/>
    <w:rsid w:val="00820B33"/>
  </w:style>
  <w:style w:type="character" w:customStyle="1" w:styleId="enlighter-m0">
    <w:name w:val="enlighter-m0"/>
    <w:basedOn w:val="DefaultParagraphFont"/>
    <w:rsid w:val="00820B33"/>
  </w:style>
  <w:style w:type="character" w:customStyle="1" w:styleId="enlighter-s0">
    <w:name w:val="enlighter-s0"/>
    <w:basedOn w:val="DefaultParagraphFont"/>
    <w:rsid w:val="00820B33"/>
  </w:style>
  <w:style w:type="character" w:customStyle="1" w:styleId="enlighter-k3">
    <w:name w:val="enlighter-k3"/>
    <w:basedOn w:val="DefaultParagraphFont"/>
    <w:rsid w:val="00820B33"/>
  </w:style>
  <w:style w:type="character" w:customStyle="1" w:styleId="enlighter-n1">
    <w:name w:val="enlighter-n1"/>
    <w:basedOn w:val="DefaultParagraphFont"/>
    <w:rsid w:val="00820B33"/>
  </w:style>
  <w:style w:type="character" w:customStyle="1" w:styleId="enlighter-x1">
    <w:name w:val="enlighter-x1"/>
    <w:basedOn w:val="DefaultParagraphFont"/>
    <w:rsid w:val="00820B33"/>
  </w:style>
  <w:style w:type="character" w:customStyle="1" w:styleId="enlighter-c0">
    <w:name w:val="enlighter-c0"/>
    <w:basedOn w:val="DefaultParagraphFont"/>
    <w:rsid w:val="00820B33"/>
  </w:style>
  <w:style w:type="character" w:customStyle="1" w:styleId="enlighter-m3">
    <w:name w:val="enlighter-m3"/>
    <w:basedOn w:val="DefaultParagraphFont"/>
    <w:rsid w:val="00820B33"/>
  </w:style>
  <w:style w:type="character" w:customStyle="1" w:styleId="enlighter-x2">
    <w:name w:val="enlighter-x2"/>
    <w:basedOn w:val="DefaultParagraphFont"/>
    <w:rsid w:val="00820B33"/>
  </w:style>
  <w:style w:type="character" w:customStyle="1" w:styleId="enlighter-k2">
    <w:name w:val="enlighter-k2"/>
    <w:basedOn w:val="DefaultParagraphFont"/>
    <w:rsid w:val="00820B33"/>
  </w:style>
  <w:style w:type="character" w:customStyle="1" w:styleId="enlighter-k1">
    <w:name w:val="enlighter-k1"/>
    <w:basedOn w:val="DefaultParagraphFont"/>
    <w:rsid w:val="00820B33"/>
  </w:style>
  <w:style w:type="character" w:customStyle="1" w:styleId="enlighter-e1">
    <w:name w:val="enlighter-e1"/>
    <w:basedOn w:val="DefaultParagraphFont"/>
    <w:rsid w:val="00820B33"/>
  </w:style>
  <w:style w:type="character" w:customStyle="1" w:styleId="enlighter-k8">
    <w:name w:val="enlighter-k8"/>
    <w:basedOn w:val="DefaultParagraphFont"/>
    <w:rsid w:val="00820B33"/>
  </w:style>
  <w:style w:type="character" w:customStyle="1" w:styleId="enlighter-e0">
    <w:name w:val="enlighter-e0"/>
    <w:basedOn w:val="DefaultParagraphFont"/>
    <w:rsid w:val="00F47633"/>
  </w:style>
  <w:style w:type="character" w:customStyle="1" w:styleId="enlighter-k9">
    <w:name w:val="enlighter-k9"/>
    <w:basedOn w:val="DefaultParagraphFont"/>
    <w:rsid w:val="00057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875343">
      <w:bodyDiv w:val="1"/>
      <w:marLeft w:val="0"/>
      <w:marRight w:val="0"/>
      <w:marTop w:val="0"/>
      <w:marBottom w:val="0"/>
      <w:divBdr>
        <w:top w:val="none" w:sz="0" w:space="0" w:color="auto"/>
        <w:left w:val="none" w:sz="0" w:space="0" w:color="auto"/>
        <w:bottom w:val="none" w:sz="0" w:space="0" w:color="auto"/>
        <w:right w:val="none" w:sz="0" w:space="0" w:color="auto"/>
      </w:divBdr>
      <w:divsChild>
        <w:div w:id="1544948006">
          <w:marLeft w:val="0"/>
          <w:marRight w:val="0"/>
          <w:marTop w:val="0"/>
          <w:marBottom w:val="0"/>
          <w:divBdr>
            <w:top w:val="none" w:sz="0" w:space="0" w:color="auto"/>
            <w:left w:val="none" w:sz="0" w:space="0" w:color="auto"/>
            <w:bottom w:val="none" w:sz="0" w:space="0" w:color="auto"/>
            <w:right w:val="none" w:sz="0" w:space="0" w:color="auto"/>
          </w:divBdr>
        </w:div>
        <w:div w:id="1335691297">
          <w:marLeft w:val="0"/>
          <w:marRight w:val="0"/>
          <w:marTop w:val="0"/>
          <w:marBottom w:val="300"/>
          <w:divBdr>
            <w:top w:val="none" w:sz="0" w:space="0" w:color="auto"/>
            <w:left w:val="none" w:sz="0" w:space="0" w:color="auto"/>
            <w:bottom w:val="none" w:sz="0" w:space="0" w:color="auto"/>
            <w:right w:val="none" w:sz="0" w:space="0" w:color="auto"/>
          </w:divBdr>
          <w:divsChild>
            <w:div w:id="135682560">
              <w:marLeft w:val="0"/>
              <w:marRight w:val="0"/>
              <w:marTop w:val="0"/>
              <w:marBottom w:val="0"/>
              <w:divBdr>
                <w:top w:val="none" w:sz="0" w:space="0" w:color="auto"/>
                <w:left w:val="none" w:sz="0" w:space="0" w:color="auto"/>
                <w:bottom w:val="none" w:sz="0" w:space="0" w:color="auto"/>
                <w:right w:val="none" w:sz="0" w:space="0" w:color="auto"/>
              </w:divBdr>
              <w:divsChild>
                <w:div w:id="2024088236">
                  <w:marLeft w:val="0"/>
                  <w:marRight w:val="0"/>
                  <w:marTop w:val="0"/>
                  <w:marBottom w:val="0"/>
                  <w:divBdr>
                    <w:top w:val="single" w:sz="2" w:space="4" w:color="FFFFFF"/>
                    <w:left w:val="single" w:sz="2" w:space="11" w:color="FFFFFF"/>
                    <w:bottom w:val="single" w:sz="2" w:space="1" w:color="FFFFFF"/>
                    <w:right w:val="single" w:sz="2" w:space="4" w:color="FFFFFF"/>
                  </w:divBdr>
                  <w:divsChild>
                    <w:div w:id="72557580">
                      <w:marLeft w:val="0"/>
                      <w:marRight w:val="0"/>
                      <w:marTop w:val="0"/>
                      <w:marBottom w:val="0"/>
                      <w:divBdr>
                        <w:top w:val="none" w:sz="0" w:space="0" w:color="auto"/>
                        <w:left w:val="none" w:sz="0" w:space="0" w:color="auto"/>
                        <w:bottom w:val="none" w:sz="0" w:space="0" w:color="auto"/>
                        <w:right w:val="none" w:sz="0" w:space="0" w:color="auto"/>
                      </w:divBdr>
                    </w:div>
                  </w:divsChild>
                </w:div>
                <w:div w:id="1541820889">
                  <w:marLeft w:val="0"/>
                  <w:marRight w:val="0"/>
                  <w:marTop w:val="0"/>
                  <w:marBottom w:val="0"/>
                  <w:divBdr>
                    <w:top w:val="single" w:sz="2" w:space="1" w:color="FFFFFF"/>
                    <w:left w:val="single" w:sz="2" w:space="11" w:color="FFFFFF"/>
                    <w:bottom w:val="single" w:sz="2" w:space="1" w:color="FFFFFF"/>
                    <w:right w:val="single" w:sz="2" w:space="4" w:color="FFFFFF"/>
                  </w:divBdr>
                  <w:divsChild>
                    <w:div w:id="1048647320">
                      <w:marLeft w:val="0"/>
                      <w:marRight w:val="0"/>
                      <w:marTop w:val="0"/>
                      <w:marBottom w:val="0"/>
                      <w:divBdr>
                        <w:top w:val="none" w:sz="0" w:space="0" w:color="auto"/>
                        <w:left w:val="none" w:sz="0" w:space="0" w:color="auto"/>
                        <w:bottom w:val="none" w:sz="0" w:space="0" w:color="auto"/>
                        <w:right w:val="none" w:sz="0" w:space="0" w:color="auto"/>
                      </w:divBdr>
                    </w:div>
                  </w:divsChild>
                </w:div>
                <w:div w:id="2031879218">
                  <w:marLeft w:val="0"/>
                  <w:marRight w:val="0"/>
                  <w:marTop w:val="0"/>
                  <w:marBottom w:val="0"/>
                  <w:divBdr>
                    <w:top w:val="single" w:sz="2" w:space="1" w:color="FFFFFF"/>
                    <w:left w:val="single" w:sz="2" w:space="11" w:color="FFFFFF"/>
                    <w:bottom w:val="single" w:sz="2" w:space="1" w:color="FFFFFF"/>
                    <w:right w:val="single" w:sz="2" w:space="4" w:color="FFFFFF"/>
                  </w:divBdr>
                  <w:divsChild>
                    <w:div w:id="268390505">
                      <w:marLeft w:val="0"/>
                      <w:marRight w:val="0"/>
                      <w:marTop w:val="0"/>
                      <w:marBottom w:val="0"/>
                      <w:divBdr>
                        <w:top w:val="none" w:sz="0" w:space="0" w:color="auto"/>
                        <w:left w:val="none" w:sz="0" w:space="0" w:color="auto"/>
                        <w:bottom w:val="none" w:sz="0" w:space="0" w:color="auto"/>
                        <w:right w:val="none" w:sz="0" w:space="0" w:color="auto"/>
                      </w:divBdr>
                    </w:div>
                  </w:divsChild>
                </w:div>
                <w:div w:id="374087133">
                  <w:marLeft w:val="0"/>
                  <w:marRight w:val="0"/>
                  <w:marTop w:val="0"/>
                  <w:marBottom w:val="0"/>
                  <w:divBdr>
                    <w:top w:val="single" w:sz="2" w:space="1" w:color="FFFFFF"/>
                    <w:left w:val="single" w:sz="2" w:space="11" w:color="FFFFFF"/>
                    <w:bottom w:val="single" w:sz="2" w:space="1" w:color="FFFFFF"/>
                    <w:right w:val="single" w:sz="2" w:space="4" w:color="FFFFFF"/>
                  </w:divBdr>
                  <w:divsChild>
                    <w:div w:id="208958349">
                      <w:marLeft w:val="0"/>
                      <w:marRight w:val="0"/>
                      <w:marTop w:val="0"/>
                      <w:marBottom w:val="0"/>
                      <w:divBdr>
                        <w:top w:val="none" w:sz="0" w:space="0" w:color="auto"/>
                        <w:left w:val="none" w:sz="0" w:space="0" w:color="auto"/>
                        <w:bottom w:val="none" w:sz="0" w:space="0" w:color="auto"/>
                        <w:right w:val="none" w:sz="0" w:space="0" w:color="auto"/>
                      </w:divBdr>
                    </w:div>
                  </w:divsChild>
                </w:div>
                <w:div w:id="596407673">
                  <w:marLeft w:val="0"/>
                  <w:marRight w:val="0"/>
                  <w:marTop w:val="0"/>
                  <w:marBottom w:val="0"/>
                  <w:divBdr>
                    <w:top w:val="single" w:sz="2" w:space="1" w:color="FFFFFF"/>
                    <w:left w:val="single" w:sz="2" w:space="11" w:color="FFFFFF"/>
                    <w:bottom w:val="single" w:sz="2" w:space="1" w:color="FFFFFF"/>
                    <w:right w:val="single" w:sz="2" w:space="4" w:color="FFFFFF"/>
                  </w:divBdr>
                  <w:divsChild>
                    <w:div w:id="966276557">
                      <w:marLeft w:val="0"/>
                      <w:marRight w:val="0"/>
                      <w:marTop w:val="0"/>
                      <w:marBottom w:val="0"/>
                      <w:divBdr>
                        <w:top w:val="none" w:sz="0" w:space="0" w:color="auto"/>
                        <w:left w:val="none" w:sz="0" w:space="0" w:color="auto"/>
                        <w:bottom w:val="none" w:sz="0" w:space="0" w:color="auto"/>
                        <w:right w:val="none" w:sz="0" w:space="0" w:color="auto"/>
                      </w:divBdr>
                    </w:div>
                  </w:divsChild>
                </w:div>
                <w:div w:id="502352984">
                  <w:marLeft w:val="0"/>
                  <w:marRight w:val="0"/>
                  <w:marTop w:val="0"/>
                  <w:marBottom w:val="0"/>
                  <w:divBdr>
                    <w:top w:val="single" w:sz="2" w:space="1" w:color="FFFFFF"/>
                    <w:left w:val="single" w:sz="2" w:space="11" w:color="FFFFFF"/>
                    <w:bottom w:val="single" w:sz="2" w:space="1" w:color="FFFFFF"/>
                    <w:right w:val="single" w:sz="2" w:space="4" w:color="FFFFFF"/>
                  </w:divBdr>
                  <w:divsChild>
                    <w:div w:id="1513253933">
                      <w:marLeft w:val="0"/>
                      <w:marRight w:val="0"/>
                      <w:marTop w:val="0"/>
                      <w:marBottom w:val="0"/>
                      <w:divBdr>
                        <w:top w:val="none" w:sz="0" w:space="0" w:color="auto"/>
                        <w:left w:val="none" w:sz="0" w:space="0" w:color="auto"/>
                        <w:bottom w:val="none" w:sz="0" w:space="0" w:color="auto"/>
                        <w:right w:val="none" w:sz="0" w:space="0" w:color="auto"/>
                      </w:divBdr>
                    </w:div>
                  </w:divsChild>
                </w:div>
                <w:div w:id="807741905">
                  <w:marLeft w:val="0"/>
                  <w:marRight w:val="0"/>
                  <w:marTop w:val="0"/>
                  <w:marBottom w:val="0"/>
                  <w:divBdr>
                    <w:top w:val="single" w:sz="2" w:space="1" w:color="FFFFFF"/>
                    <w:left w:val="single" w:sz="2" w:space="11" w:color="FFFFFF"/>
                    <w:bottom w:val="single" w:sz="2" w:space="1" w:color="FFFFFF"/>
                    <w:right w:val="single" w:sz="2" w:space="4" w:color="FFFFFF"/>
                  </w:divBdr>
                  <w:divsChild>
                    <w:div w:id="1730498467">
                      <w:marLeft w:val="0"/>
                      <w:marRight w:val="0"/>
                      <w:marTop w:val="0"/>
                      <w:marBottom w:val="0"/>
                      <w:divBdr>
                        <w:top w:val="none" w:sz="0" w:space="0" w:color="auto"/>
                        <w:left w:val="none" w:sz="0" w:space="0" w:color="auto"/>
                        <w:bottom w:val="none" w:sz="0" w:space="0" w:color="auto"/>
                        <w:right w:val="none" w:sz="0" w:space="0" w:color="auto"/>
                      </w:divBdr>
                    </w:div>
                  </w:divsChild>
                </w:div>
                <w:div w:id="1240597694">
                  <w:marLeft w:val="0"/>
                  <w:marRight w:val="0"/>
                  <w:marTop w:val="0"/>
                  <w:marBottom w:val="0"/>
                  <w:divBdr>
                    <w:top w:val="single" w:sz="2" w:space="1" w:color="FFFFFF"/>
                    <w:left w:val="single" w:sz="2" w:space="11" w:color="FFFFFF"/>
                    <w:bottom w:val="single" w:sz="2" w:space="4" w:color="FFFFFF"/>
                    <w:right w:val="single" w:sz="2" w:space="4" w:color="FFFFFF"/>
                  </w:divBdr>
                  <w:divsChild>
                    <w:div w:id="10710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134211">
          <w:marLeft w:val="0"/>
          <w:marRight w:val="0"/>
          <w:marTop w:val="0"/>
          <w:marBottom w:val="300"/>
          <w:divBdr>
            <w:top w:val="none" w:sz="0" w:space="0" w:color="auto"/>
            <w:left w:val="none" w:sz="0" w:space="0" w:color="auto"/>
            <w:bottom w:val="none" w:sz="0" w:space="0" w:color="auto"/>
            <w:right w:val="none" w:sz="0" w:space="0" w:color="auto"/>
          </w:divBdr>
          <w:divsChild>
            <w:div w:id="2117826790">
              <w:marLeft w:val="0"/>
              <w:marRight w:val="0"/>
              <w:marTop w:val="0"/>
              <w:marBottom w:val="0"/>
              <w:divBdr>
                <w:top w:val="none" w:sz="0" w:space="0" w:color="auto"/>
                <w:left w:val="none" w:sz="0" w:space="0" w:color="auto"/>
                <w:bottom w:val="none" w:sz="0" w:space="0" w:color="auto"/>
                <w:right w:val="none" w:sz="0" w:space="0" w:color="auto"/>
              </w:divBdr>
              <w:divsChild>
                <w:div w:id="1267694280">
                  <w:marLeft w:val="0"/>
                  <w:marRight w:val="0"/>
                  <w:marTop w:val="0"/>
                  <w:marBottom w:val="0"/>
                  <w:divBdr>
                    <w:top w:val="single" w:sz="2" w:space="4" w:color="FFFFFF"/>
                    <w:left w:val="single" w:sz="2" w:space="11" w:color="FFFFFF"/>
                    <w:bottom w:val="single" w:sz="2" w:space="1" w:color="FFFFFF"/>
                    <w:right w:val="single" w:sz="2" w:space="4" w:color="FFFFFF"/>
                  </w:divBdr>
                  <w:divsChild>
                    <w:div w:id="1923947921">
                      <w:marLeft w:val="0"/>
                      <w:marRight w:val="0"/>
                      <w:marTop w:val="0"/>
                      <w:marBottom w:val="0"/>
                      <w:divBdr>
                        <w:top w:val="none" w:sz="0" w:space="0" w:color="auto"/>
                        <w:left w:val="none" w:sz="0" w:space="0" w:color="auto"/>
                        <w:bottom w:val="none" w:sz="0" w:space="0" w:color="auto"/>
                        <w:right w:val="none" w:sz="0" w:space="0" w:color="auto"/>
                      </w:divBdr>
                    </w:div>
                  </w:divsChild>
                </w:div>
                <w:div w:id="322317197">
                  <w:marLeft w:val="0"/>
                  <w:marRight w:val="0"/>
                  <w:marTop w:val="0"/>
                  <w:marBottom w:val="0"/>
                  <w:divBdr>
                    <w:top w:val="single" w:sz="2" w:space="1" w:color="FFFFFF"/>
                    <w:left w:val="single" w:sz="2" w:space="11" w:color="FFFFFF"/>
                    <w:bottom w:val="single" w:sz="2" w:space="1" w:color="FFFFFF"/>
                    <w:right w:val="single" w:sz="2" w:space="4" w:color="FFFFFF"/>
                  </w:divBdr>
                  <w:divsChild>
                    <w:div w:id="1730228478">
                      <w:marLeft w:val="0"/>
                      <w:marRight w:val="0"/>
                      <w:marTop w:val="0"/>
                      <w:marBottom w:val="0"/>
                      <w:divBdr>
                        <w:top w:val="none" w:sz="0" w:space="0" w:color="auto"/>
                        <w:left w:val="none" w:sz="0" w:space="0" w:color="auto"/>
                        <w:bottom w:val="none" w:sz="0" w:space="0" w:color="auto"/>
                        <w:right w:val="none" w:sz="0" w:space="0" w:color="auto"/>
                      </w:divBdr>
                    </w:div>
                  </w:divsChild>
                </w:div>
                <w:div w:id="1996176255">
                  <w:marLeft w:val="0"/>
                  <w:marRight w:val="0"/>
                  <w:marTop w:val="0"/>
                  <w:marBottom w:val="0"/>
                  <w:divBdr>
                    <w:top w:val="single" w:sz="2" w:space="1" w:color="FFFFFF"/>
                    <w:left w:val="single" w:sz="2" w:space="11" w:color="FFFFFF"/>
                    <w:bottom w:val="single" w:sz="2" w:space="1" w:color="FFFFFF"/>
                    <w:right w:val="single" w:sz="2" w:space="4" w:color="FFFFFF"/>
                  </w:divBdr>
                  <w:divsChild>
                    <w:div w:id="1418987664">
                      <w:marLeft w:val="0"/>
                      <w:marRight w:val="0"/>
                      <w:marTop w:val="0"/>
                      <w:marBottom w:val="0"/>
                      <w:divBdr>
                        <w:top w:val="none" w:sz="0" w:space="0" w:color="auto"/>
                        <w:left w:val="none" w:sz="0" w:space="0" w:color="auto"/>
                        <w:bottom w:val="none" w:sz="0" w:space="0" w:color="auto"/>
                        <w:right w:val="none" w:sz="0" w:space="0" w:color="auto"/>
                      </w:divBdr>
                    </w:div>
                  </w:divsChild>
                </w:div>
                <w:div w:id="383020750">
                  <w:marLeft w:val="0"/>
                  <w:marRight w:val="0"/>
                  <w:marTop w:val="0"/>
                  <w:marBottom w:val="0"/>
                  <w:divBdr>
                    <w:top w:val="single" w:sz="2" w:space="1" w:color="FFFFFF"/>
                    <w:left w:val="single" w:sz="2" w:space="11" w:color="FFFFFF"/>
                    <w:bottom w:val="single" w:sz="2" w:space="1" w:color="FFFFFF"/>
                    <w:right w:val="single" w:sz="2" w:space="4" w:color="FFFFFF"/>
                  </w:divBdr>
                  <w:divsChild>
                    <w:div w:id="345407324">
                      <w:marLeft w:val="0"/>
                      <w:marRight w:val="0"/>
                      <w:marTop w:val="0"/>
                      <w:marBottom w:val="0"/>
                      <w:divBdr>
                        <w:top w:val="none" w:sz="0" w:space="0" w:color="auto"/>
                        <w:left w:val="none" w:sz="0" w:space="0" w:color="auto"/>
                        <w:bottom w:val="none" w:sz="0" w:space="0" w:color="auto"/>
                        <w:right w:val="none" w:sz="0" w:space="0" w:color="auto"/>
                      </w:divBdr>
                    </w:div>
                  </w:divsChild>
                </w:div>
                <w:div w:id="212545015">
                  <w:marLeft w:val="0"/>
                  <w:marRight w:val="0"/>
                  <w:marTop w:val="0"/>
                  <w:marBottom w:val="0"/>
                  <w:divBdr>
                    <w:top w:val="single" w:sz="2" w:space="1" w:color="FFFFFF"/>
                    <w:left w:val="single" w:sz="2" w:space="11" w:color="FFFFFF"/>
                    <w:bottom w:val="single" w:sz="2" w:space="1" w:color="FFFFFF"/>
                    <w:right w:val="single" w:sz="2" w:space="4" w:color="FFFFFF"/>
                  </w:divBdr>
                  <w:divsChild>
                    <w:div w:id="1859389134">
                      <w:marLeft w:val="0"/>
                      <w:marRight w:val="0"/>
                      <w:marTop w:val="0"/>
                      <w:marBottom w:val="0"/>
                      <w:divBdr>
                        <w:top w:val="none" w:sz="0" w:space="0" w:color="auto"/>
                        <w:left w:val="none" w:sz="0" w:space="0" w:color="auto"/>
                        <w:bottom w:val="none" w:sz="0" w:space="0" w:color="auto"/>
                        <w:right w:val="none" w:sz="0" w:space="0" w:color="auto"/>
                      </w:divBdr>
                    </w:div>
                  </w:divsChild>
                </w:div>
                <w:div w:id="496386263">
                  <w:marLeft w:val="0"/>
                  <w:marRight w:val="0"/>
                  <w:marTop w:val="0"/>
                  <w:marBottom w:val="0"/>
                  <w:divBdr>
                    <w:top w:val="single" w:sz="2" w:space="1" w:color="FFFFFF"/>
                    <w:left w:val="single" w:sz="2" w:space="11" w:color="FFFFFF"/>
                    <w:bottom w:val="single" w:sz="2" w:space="1" w:color="FFFFFF"/>
                    <w:right w:val="single" w:sz="2" w:space="4" w:color="FFFFFF"/>
                  </w:divBdr>
                  <w:divsChild>
                    <w:div w:id="1895434565">
                      <w:marLeft w:val="0"/>
                      <w:marRight w:val="0"/>
                      <w:marTop w:val="0"/>
                      <w:marBottom w:val="0"/>
                      <w:divBdr>
                        <w:top w:val="none" w:sz="0" w:space="0" w:color="auto"/>
                        <w:left w:val="none" w:sz="0" w:space="0" w:color="auto"/>
                        <w:bottom w:val="none" w:sz="0" w:space="0" w:color="auto"/>
                        <w:right w:val="none" w:sz="0" w:space="0" w:color="auto"/>
                      </w:divBdr>
                    </w:div>
                  </w:divsChild>
                </w:div>
                <w:div w:id="1242594543">
                  <w:marLeft w:val="0"/>
                  <w:marRight w:val="0"/>
                  <w:marTop w:val="0"/>
                  <w:marBottom w:val="0"/>
                  <w:divBdr>
                    <w:top w:val="single" w:sz="2" w:space="1" w:color="FFFFFF"/>
                    <w:left w:val="single" w:sz="2" w:space="11" w:color="FFFFFF"/>
                    <w:bottom w:val="single" w:sz="2" w:space="1" w:color="FFFFFF"/>
                    <w:right w:val="single" w:sz="2" w:space="4" w:color="FFFFFF"/>
                  </w:divBdr>
                  <w:divsChild>
                    <w:div w:id="434134054">
                      <w:marLeft w:val="0"/>
                      <w:marRight w:val="0"/>
                      <w:marTop w:val="0"/>
                      <w:marBottom w:val="0"/>
                      <w:divBdr>
                        <w:top w:val="none" w:sz="0" w:space="0" w:color="auto"/>
                        <w:left w:val="none" w:sz="0" w:space="0" w:color="auto"/>
                        <w:bottom w:val="none" w:sz="0" w:space="0" w:color="auto"/>
                        <w:right w:val="none" w:sz="0" w:space="0" w:color="auto"/>
                      </w:divBdr>
                    </w:div>
                  </w:divsChild>
                </w:div>
                <w:div w:id="748426046">
                  <w:marLeft w:val="0"/>
                  <w:marRight w:val="0"/>
                  <w:marTop w:val="0"/>
                  <w:marBottom w:val="0"/>
                  <w:divBdr>
                    <w:top w:val="single" w:sz="2" w:space="1" w:color="FFFFFF"/>
                    <w:left w:val="single" w:sz="2" w:space="11" w:color="FFFFFF"/>
                    <w:bottom w:val="single" w:sz="2" w:space="1" w:color="FFFFFF"/>
                    <w:right w:val="single" w:sz="2" w:space="4" w:color="FFFFFF"/>
                  </w:divBdr>
                  <w:divsChild>
                    <w:div w:id="462505196">
                      <w:marLeft w:val="0"/>
                      <w:marRight w:val="0"/>
                      <w:marTop w:val="0"/>
                      <w:marBottom w:val="0"/>
                      <w:divBdr>
                        <w:top w:val="none" w:sz="0" w:space="0" w:color="auto"/>
                        <w:left w:val="none" w:sz="0" w:space="0" w:color="auto"/>
                        <w:bottom w:val="none" w:sz="0" w:space="0" w:color="auto"/>
                        <w:right w:val="none" w:sz="0" w:space="0" w:color="auto"/>
                      </w:divBdr>
                    </w:div>
                  </w:divsChild>
                </w:div>
                <w:div w:id="720132423">
                  <w:marLeft w:val="0"/>
                  <w:marRight w:val="0"/>
                  <w:marTop w:val="0"/>
                  <w:marBottom w:val="0"/>
                  <w:divBdr>
                    <w:top w:val="single" w:sz="2" w:space="1" w:color="FFFFFF"/>
                    <w:left w:val="single" w:sz="2" w:space="11" w:color="FFFFFF"/>
                    <w:bottom w:val="single" w:sz="2" w:space="1" w:color="FFFFFF"/>
                    <w:right w:val="single" w:sz="2" w:space="4" w:color="FFFFFF"/>
                  </w:divBdr>
                  <w:divsChild>
                    <w:div w:id="911155730">
                      <w:marLeft w:val="0"/>
                      <w:marRight w:val="0"/>
                      <w:marTop w:val="0"/>
                      <w:marBottom w:val="0"/>
                      <w:divBdr>
                        <w:top w:val="none" w:sz="0" w:space="0" w:color="auto"/>
                        <w:left w:val="none" w:sz="0" w:space="0" w:color="auto"/>
                        <w:bottom w:val="none" w:sz="0" w:space="0" w:color="auto"/>
                        <w:right w:val="none" w:sz="0" w:space="0" w:color="auto"/>
                      </w:divBdr>
                    </w:div>
                  </w:divsChild>
                </w:div>
                <w:div w:id="1327057150">
                  <w:marLeft w:val="0"/>
                  <w:marRight w:val="0"/>
                  <w:marTop w:val="0"/>
                  <w:marBottom w:val="0"/>
                  <w:divBdr>
                    <w:top w:val="single" w:sz="2" w:space="1" w:color="FFFFFF"/>
                    <w:left w:val="single" w:sz="2" w:space="11" w:color="FFFFFF"/>
                    <w:bottom w:val="single" w:sz="2" w:space="1" w:color="FFFFFF"/>
                    <w:right w:val="single" w:sz="2" w:space="4" w:color="FFFFFF"/>
                  </w:divBdr>
                  <w:divsChild>
                    <w:div w:id="231238168">
                      <w:marLeft w:val="0"/>
                      <w:marRight w:val="0"/>
                      <w:marTop w:val="0"/>
                      <w:marBottom w:val="0"/>
                      <w:divBdr>
                        <w:top w:val="none" w:sz="0" w:space="0" w:color="auto"/>
                        <w:left w:val="none" w:sz="0" w:space="0" w:color="auto"/>
                        <w:bottom w:val="none" w:sz="0" w:space="0" w:color="auto"/>
                        <w:right w:val="none" w:sz="0" w:space="0" w:color="auto"/>
                      </w:divBdr>
                    </w:div>
                  </w:divsChild>
                </w:div>
                <w:div w:id="702902631">
                  <w:marLeft w:val="0"/>
                  <w:marRight w:val="0"/>
                  <w:marTop w:val="0"/>
                  <w:marBottom w:val="0"/>
                  <w:divBdr>
                    <w:top w:val="single" w:sz="2" w:space="1" w:color="FFFFFF"/>
                    <w:left w:val="single" w:sz="2" w:space="11" w:color="FFFFFF"/>
                    <w:bottom w:val="single" w:sz="2" w:space="1" w:color="FFFFFF"/>
                    <w:right w:val="single" w:sz="2" w:space="4" w:color="FFFFFF"/>
                  </w:divBdr>
                  <w:divsChild>
                    <w:div w:id="1360008862">
                      <w:marLeft w:val="0"/>
                      <w:marRight w:val="0"/>
                      <w:marTop w:val="0"/>
                      <w:marBottom w:val="0"/>
                      <w:divBdr>
                        <w:top w:val="none" w:sz="0" w:space="0" w:color="auto"/>
                        <w:left w:val="none" w:sz="0" w:space="0" w:color="auto"/>
                        <w:bottom w:val="none" w:sz="0" w:space="0" w:color="auto"/>
                        <w:right w:val="none" w:sz="0" w:space="0" w:color="auto"/>
                      </w:divBdr>
                    </w:div>
                  </w:divsChild>
                </w:div>
                <w:div w:id="823859171">
                  <w:marLeft w:val="0"/>
                  <w:marRight w:val="0"/>
                  <w:marTop w:val="0"/>
                  <w:marBottom w:val="0"/>
                  <w:divBdr>
                    <w:top w:val="single" w:sz="2" w:space="1" w:color="FFFFFF"/>
                    <w:left w:val="single" w:sz="2" w:space="11" w:color="FFFFFF"/>
                    <w:bottom w:val="single" w:sz="2" w:space="1" w:color="FFFFFF"/>
                    <w:right w:val="single" w:sz="2" w:space="4" w:color="FFFFFF"/>
                  </w:divBdr>
                  <w:divsChild>
                    <w:div w:id="436676635">
                      <w:marLeft w:val="0"/>
                      <w:marRight w:val="0"/>
                      <w:marTop w:val="0"/>
                      <w:marBottom w:val="0"/>
                      <w:divBdr>
                        <w:top w:val="none" w:sz="0" w:space="0" w:color="auto"/>
                        <w:left w:val="none" w:sz="0" w:space="0" w:color="auto"/>
                        <w:bottom w:val="none" w:sz="0" w:space="0" w:color="auto"/>
                        <w:right w:val="none" w:sz="0" w:space="0" w:color="auto"/>
                      </w:divBdr>
                    </w:div>
                  </w:divsChild>
                </w:div>
                <w:div w:id="1735659834">
                  <w:marLeft w:val="0"/>
                  <w:marRight w:val="0"/>
                  <w:marTop w:val="0"/>
                  <w:marBottom w:val="0"/>
                  <w:divBdr>
                    <w:top w:val="single" w:sz="2" w:space="1" w:color="FFFFFF"/>
                    <w:left w:val="single" w:sz="2" w:space="11" w:color="FFFFFF"/>
                    <w:bottom w:val="single" w:sz="2" w:space="1" w:color="FFFFFF"/>
                    <w:right w:val="single" w:sz="2" w:space="4" w:color="FFFFFF"/>
                  </w:divBdr>
                  <w:divsChild>
                    <w:div w:id="1842817203">
                      <w:marLeft w:val="0"/>
                      <w:marRight w:val="0"/>
                      <w:marTop w:val="0"/>
                      <w:marBottom w:val="0"/>
                      <w:divBdr>
                        <w:top w:val="none" w:sz="0" w:space="0" w:color="auto"/>
                        <w:left w:val="none" w:sz="0" w:space="0" w:color="auto"/>
                        <w:bottom w:val="none" w:sz="0" w:space="0" w:color="auto"/>
                        <w:right w:val="none" w:sz="0" w:space="0" w:color="auto"/>
                      </w:divBdr>
                    </w:div>
                  </w:divsChild>
                </w:div>
                <w:div w:id="1603681090">
                  <w:marLeft w:val="0"/>
                  <w:marRight w:val="0"/>
                  <w:marTop w:val="0"/>
                  <w:marBottom w:val="0"/>
                  <w:divBdr>
                    <w:top w:val="single" w:sz="2" w:space="1" w:color="FFFFFF"/>
                    <w:left w:val="single" w:sz="2" w:space="11" w:color="FFFFFF"/>
                    <w:bottom w:val="single" w:sz="2" w:space="1" w:color="FFFFFF"/>
                    <w:right w:val="single" w:sz="2" w:space="4" w:color="FFFFFF"/>
                  </w:divBdr>
                  <w:divsChild>
                    <w:div w:id="1641496156">
                      <w:marLeft w:val="0"/>
                      <w:marRight w:val="0"/>
                      <w:marTop w:val="0"/>
                      <w:marBottom w:val="0"/>
                      <w:divBdr>
                        <w:top w:val="none" w:sz="0" w:space="0" w:color="auto"/>
                        <w:left w:val="none" w:sz="0" w:space="0" w:color="auto"/>
                        <w:bottom w:val="none" w:sz="0" w:space="0" w:color="auto"/>
                        <w:right w:val="none" w:sz="0" w:space="0" w:color="auto"/>
                      </w:divBdr>
                    </w:div>
                  </w:divsChild>
                </w:div>
                <w:div w:id="1522819031">
                  <w:marLeft w:val="0"/>
                  <w:marRight w:val="0"/>
                  <w:marTop w:val="0"/>
                  <w:marBottom w:val="0"/>
                  <w:divBdr>
                    <w:top w:val="single" w:sz="2" w:space="1" w:color="FFFFFF"/>
                    <w:left w:val="single" w:sz="2" w:space="11" w:color="FFFFFF"/>
                    <w:bottom w:val="single" w:sz="2" w:space="1" w:color="FFFFFF"/>
                    <w:right w:val="single" w:sz="2" w:space="4" w:color="FFFFFF"/>
                  </w:divBdr>
                  <w:divsChild>
                    <w:div w:id="2103259715">
                      <w:marLeft w:val="0"/>
                      <w:marRight w:val="0"/>
                      <w:marTop w:val="0"/>
                      <w:marBottom w:val="0"/>
                      <w:divBdr>
                        <w:top w:val="none" w:sz="0" w:space="0" w:color="auto"/>
                        <w:left w:val="none" w:sz="0" w:space="0" w:color="auto"/>
                        <w:bottom w:val="none" w:sz="0" w:space="0" w:color="auto"/>
                        <w:right w:val="none" w:sz="0" w:space="0" w:color="auto"/>
                      </w:divBdr>
                    </w:div>
                  </w:divsChild>
                </w:div>
                <w:div w:id="649292391">
                  <w:marLeft w:val="0"/>
                  <w:marRight w:val="0"/>
                  <w:marTop w:val="0"/>
                  <w:marBottom w:val="0"/>
                  <w:divBdr>
                    <w:top w:val="single" w:sz="2" w:space="1" w:color="FFFFFF"/>
                    <w:left w:val="single" w:sz="2" w:space="11" w:color="FFFFFF"/>
                    <w:bottom w:val="single" w:sz="2" w:space="1" w:color="FFFFFF"/>
                    <w:right w:val="single" w:sz="2" w:space="4" w:color="FFFFFF"/>
                  </w:divBdr>
                  <w:divsChild>
                    <w:div w:id="1891763631">
                      <w:marLeft w:val="0"/>
                      <w:marRight w:val="0"/>
                      <w:marTop w:val="0"/>
                      <w:marBottom w:val="0"/>
                      <w:divBdr>
                        <w:top w:val="none" w:sz="0" w:space="0" w:color="auto"/>
                        <w:left w:val="none" w:sz="0" w:space="0" w:color="auto"/>
                        <w:bottom w:val="none" w:sz="0" w:space="0" w:color="auto"/>
                        <w:right w:val="none" w:sz="0" w:space="0" w:color="auto"/>
                      </w:divBdr>
                    </w:div>
                  </w:divsChild>
                </w:div>
                <w:div w:id="1925139990">
                  <w:marLeft w:val="0"/>
                  <w:marRight w:val="0"/>
                  <w:marTop w:val="0"/>
                  <w:marBottom w:val="0"/>
                  <w:divBdr>
                    <w:top w:val="single" w:sz="2" w:space="1" w:color="FFFFFF"/>
                    <w:left w:val="single" w:sz="2" w:space="11" w:color="FFFFFF"/>
                    <w:bottom w:val="single" w:sz="2" w:space="1" w:color="FFFFFF"/>
                    <w:right w:val="single" w:sz="2" w:space="4" w:color="FFFFFF"/>
                  </w:divBdr>
                  <w:divsChild>
                    <w:div w:id="131949972">
                      <w:marLeft w:val="0"/>
                      <w:marRight w:val="0"/>
                      <w:marTop w:val="0"/>
                      <w:marBottom w:val="0"/>
                      <w:divBdr>
                        <w:top w:val="none" w:sz="0" w:space="0" w:color="auto"/>
                        <w:left w:val="none" w:sz="0" w:space="0" w:color="auto"/>
                        <w:bottom w:val="none" w:sz="0" w:space="0" w:color="auto"/>
                        <w:right w:val="none" w:sz="0" w:space="0" w:color="auto"/>
                      </w:divBdr>
                    </w:div>
                  </w:divsChild>
                </w:div>
                <w:div w:id="1095903524">
                  <w:marLeft w:val="0"/>
                  <w:marRight w:val="0"/>
                  <w:marTop w:val="0"/>
                  <w:marBottom w:val="0"/>
                  <w:divBdr>
                    <w:top w:val="single" w:sz="2" w:space="1" w:color="FFFFFF"/>
                    <w:left w:val="single" w:sz="2" w:space="11" w:color="FFFFFF"/>
                    <w:bottom w:val="single" w:sz="2" w:space="1" w:color="FFFFFF"/>
                    <w:right w:val="single" w:sz="2" w:space="4" w:color="FFFFFF"/>
                  </w:divBdr>
                  <w:divsChild>
                    <w:div w:id="1211108962">
                      <w:marLeft w:val="0"/>
                      <w:marRight w:val="0"/>
                      <w:marTop w:val="0"/>
                      <w:marBottom w:val="0"/>
                      <w:divBdr>
                        <w:top w:val="none" w:sz="0" w:space="0" w:color="auto"/>
                        <w:left w:val="none" w:sz="0" w:space="0" w:color="auto"/>
                        <w:bottom w:val="none" w:sz="0" w:space="0" w:color="auto"/>
                        <w:right w:val="none" w:sz="0" w:space="0" w:color="auto"/>
                      </w:divBdr>
                    </w:div>
                  </w:divsChild>
                </w:div>
                <w:div w:id="742143478">
                  <w:marLeft w:val="0"/>
                  <w:marRight w:val="0"/>
                  <w:marTop w:val="0"/>
                  <w:marBottom w:val="0"/>
                  <w:divBdr>
                    <w:top w:val="single" w:sz="2" w:space="1" w:color="FFFFFF"/>
                    <w:left w:val="single" w:sz="2" w:space="11" w:color="FFFFFF"/>
                    <w:bottom w:val="single" w:sz="2" w:space="1" w:color="FFFFFF"/>
                    <w:right w:val="single" w:sz="2" w:space="4" w:color="FFFFFF"/>
                  </w:divBdr>
                  <w:divsChild>
                    <w:div w:id="1569920313">
                      <w:marLeft w:val="0"/>
                      <w:marRight w:val="0"/>
                      <w:marTop w:val="0"/>
                      <w:marBottom w:val="0"/>
                      <w:divBdr>
                        <w:top w:val="none" w:sz="0" w:space="0" w:color="auto"/>
                        <w:left w:val="none" w:sz="0" w:space="0" w:color="auto"/>
                        <w:bottom w:val="none" w:sz="0" w:space="0" w:color="auto"/>
                        <w:right w:val="none" w:sz="0" w:space="0" w:color="auto"/>
                      </w:divBdr>
                    </w:div>
                  </w:divsChild>
                </w:div>
                <w:div w:id="125439238">
                  <w:marLeft w:val="0"/>
                  <w:marRight w:val="0"/>
                  <w:marTop w:val="0"/>
                  <w:marBottom w:val="0"/>
                  <w:divBdr>
                    <w:top w:val="single" w:sz="2" w:space="1" w:color="FFFFFF"/>
                    <w:left w:val="single" w:sz="2" w:space="11" w:color="FFFFFF"/>
                    <w:bottom w:val="single" w:sz="2" w:space="1" w:color="FFFFFF"/>
                    <w:right w:val="single" w:sz="2" w:space="4" w:color="FFFFFF"/>
                  </w:divBdr>
                  <w:divsChild>
                    <w:div w:id="886910426">
                      <w:marLeft w:val="0"/>
                      <w:marRight w:val="0"/>
                      <w:marTop w:val="0"/>
                      <w:marBottom w:val="0"/>
                      <w:divBdr>
                        <w:top w:val="none" w:sz="0" w:space="0" w:color="auto"/>
                        <w:left w:val="none" w:sz="0" w:space="0" w:color="auto"/>
                        <w:bottom w:val="none" w:sz="0" w:space="0" w:color="auto"/>
                        <w:right w:val="none" w:sz="0" w:space="0" w:color="auto"/>
                      </w:divBdr>
                    </w:div>
                  </w:divsChild>
                </w:div>
                <w:div w:id="1777602032">
                  <w:marLeft w:val="0"/>
                  <w:marRight w:val="0"/>
                  <w:marTop w:val="0"/>
                  <w:marBottom w:val="0"/>
                  <w:divBdr>
                    <w:top w:val="single" w:sz="2" w:space="1" w:color="FFFFFF"/>
                    <w:left w:val="single" w:sz="2" w:space="11" w:color="FFFFFF"/>
                    <w:bottom w:val="single" w:sz="2" w:space="1" w:color="FFFFFF"/>
                    <w:right w:val="single" w:sz="2" w:space="4" w:color="FFFFFF"/>
                  </w:divBdr>
                  <w:divsChild>
                    <w:div w:id="761531002">
                      <w:marLeft w:val="0"/>
                      <w:marRight w:val="0"/>
                      <w:marTop w:val="0"/>
                      <w:marBottom w:val="0"/>
                      <w:divBdr>
                        <w:top w:val="none" w:sz="0" w:space="0" w:color="auto"/>
                        <w:left w:val="none" w:sz="0" w:space="0" w:color="auto"/>
                        <w:bottom w:val="none" w:sz="0" w:space="0" w:color="auto"/>
                        <w:right w:val="none" w:sz="0" w:space="0" w:color="auto"/>
                      </w:divBdr>
                    </w:div>
                  </w:divsChild>
                </w:div>
                <w:div w:id="1924341851">
                  <w:marLeft w:val="0"/>
                  <w:marRight w:val="0"/>
                  <w:marTop w:val="0"/>
                  <w:marBottom w:val="0"/>
                  <w:divBdr>
                    <w:top w:val="single" w:sz="2" w:space="1" w:color="FFFFFF"/>
                    <w:left w:val="single" w:sz="2" w:space="11" w:color="FFFFFF"/>
                    <w:bottom w:val="single" w:sz="2" w:space="1" w:color="FFFFFF"/>
                    <w:right w:val="single" w:sz="2" w:space="4" w:color="FFFFFF"/>
                  </w:divBdr>
                  <w:divsChild>
                    <w:div w:id="1177616604">
                      <w:marLeft w:val="0"/>
                      <w:marRight w:val="0"/>
                      <w:marTop w:val="0"/>
                      <w:marBottom w:val="0"/>
                      <w:divBdr>
                        <w:top w:val="none" w:sz="0" w:space="0" w:color="auto"/>
                        <w:left w:val="none" w:sz="0" w:space="0" w:color="auto"/>
                        <w:bottom w:val="none" w:sz="0" w:space="0" w:color="auto"/>
                        <w:right w:val="none" w:sz="0" w:space="0" w:color="auto"/>
                      </w:divBdr>
                    </w:div>
                  </w:divsChild>
                </w:div>
                <w:div w:id="1464156809">
                  <w:marLeft w:val="0"/>
                  <w:marRight w:val="0"/>
                  <w:marTop w:val="0"/>
                  <w:marBottom w:val="0"/>
                  <w:divBdr>
                    <w:top w:val="single" w:sz="2" w:space="1" w:color="FFFFFF"/>
                    <w:left w:val="single" w:sz="2" w:space="11" w:color="FFFFFF"/>
                    <w:bottom w:val="single" w:sz="2" w:space="1" w:color="FFFFFF"/>
                    <w:right w:val="single" w:sz="2" w:space="4" w:color="FFFFFF"/>
                  </w:divBdr>
                  <w:divsChild>
                    <w:div w:id="1118334776">
                      <w:marLeft w:val="0"/>
                      <w:marRight w:val="0"/>
                      <w:marTop w:val="0"/>
                      <w:marBottom w:val="0"/>
                      <w:divBdr>
                        <w:top w:val="none" w:sz="0" w:space="0" w:color="auto"/>
                        <w:left w:val="none" w:sz="0" w:space="0" w:color="auto"/>
                        <w:bottom w:val="none" w:sz="0" w:space="0" w:color="auto"/>
                        <w:right w:val="none" w:sz="0" w:space="0" w:color="auto"/>
                      </w:divBdr>
                    </w:div>
                  </w:divsChild>
                </w:div>
                <w:div w:id="1739355115">
                  <w:marLeft w:val="0"/>
                  <w:marRight w:val="0"/>
                  <w:marTop w:val="0"/>
                  <w:marBottom w:val="0"/>
                  <w:divBdr>
                    <w:top w:val="single" w:sz="2" w:space="1" w:color="FFFFFF"/>
                    <w:left w:val="single" w:sz="2" w:space="11" w:color="FFFFFF"/>
                    <w:bottom w:val="single" w:sz="2" w:space="1" w:color="FFFFFF"/>
                    <w:right w:val="single" w:sz="2" w:space="4" w:color="FFFFFF"/>
                  </w:divBdr>
                  <w:divsChild>
                    <w:div w:id="591399279">
                      <w:marLeft w:val="0"/>
                      <w:marRight w:val="0"/>
                      <w:marTop w:val="0"/>
                      <w:marBottom w:val="0"/>
                      <w:divBdr>
                        <w:top w:val="none" w:sz="0" w:space="0" w:color="auto"/>
                        <w:left w:val="none" w:sz="0" w:space="0" w:color="auto"/>
                        <w:bottom w:val="none" w:sz="0" w:space="0" w:color="auto"/>
                        <w:right w:val="none" w:sz="0" w:space="0" w:color="auto"/>
                      </w:divBdr>
                    </w:div>
                  </w:divsChild>
                </w:div>
                <w:div w:id="2125995434">
                  <w:marLeft w:val="0"/>
                  <w:marRight w:val="0"/>
                  <w:marTop w:val="0"/>
                  <w:marBottom w:val="0"/>
                  <w:divBdr>
                    <w:top w:val="single" w:sz="2" w:space="1" w:color="FFFFFF"/>
                    <w:left w:val="single" w:sz="2" w:space="11" w:color="FFFFFF"/>
                    <w:bottom w:val="single" w:sz="2" w:space="1" w:color="FFFFFF"/>
                    <w:right w:val="single" w:sz="2" w:space="4" w:color="FFFFFF"/>
                  </w:divBdr>
                  <w:divsChild>
                    <w:div w:id="825439532">
                      <w:marLeft w:val="0"/>
                      <w:marRight w:val="0"/>
                      <w:marTop w:val="0"/>
                      <w:marBottom w:val="0"/>
                      <w:divBdr>
                        <w:top w:val="none" w:sz="0" w:space="0" w:color="auto"/>
                        <w:left w:val="none" w:sz="0" w:space="0" w:color="auto"/>
                        <w:bottom w:val="none" w:sz="0" w:space="0" w:color="auto"/>
                        <w:right w:val="none" w:sz="0" w:space="0" w:color="auto"/>
                      </w:divBdr>
                    </w:div>
                  </w:divsChild>
                </w:div>
                <w:div w:id="39477567">
                  <w:marLeft w:val="0"/>
                  <w:marRight w:val="0"/>
                  <w:marTop w:val="0"/>
                  <w:marBottom w:val="0"/>
                  <w:divBdr>
                    <w:top w:val="single" w:sz="2" w:space="1" w:color="FFFFFF"/>
                    <w:left w:val="single" w:sz="2" w:space="11" w:color="FFFFFF"/>
                    <w:bottom w:val="single" w:sz="2" w:space="1" w:color="FFFFFF"/>
                    <w:right w:val="single" w:sz="2" w:space="4" w:color="FFFFFF"/>
                  </w:divBdr>
                  <w:divsChild>
                    <w:div w:id="24865129">
                      <w:marLeft w:val="0"/>
                      <w:marRight w:val="0"/>
                      <w:marTop w:val="0"/>
                      <w:marBottom w:val="0"/>
                      <w:divBdr>
                        <w:top w:val="none" w:sz="0" w:space="0" w:color="auto"/>
                        <w:left w:val="none" w:sz="0" w:space="0" w:color="auto"/>
                        <w:bottom w:val="none" w:sz="0" w:space="0" w:color="auto"/>
                        <w:right w:val="none" w:sz="0" w:space="0" w:color="auto"/>
                      </w:divBdr>
                    </w:div>
                  </w:divsChild>
                </w:div>
                <w:div w:id="2146459327">
                  <w:marLeft w:val="0"/>
                  <w:marRight w:val="0"/>
                  <w:marTop w:val="0"/>
                  <w:marBottom w:val="0"/>
                  <w:divBdr>
                    <w:top w:val="single" w:sz="2" w:space="1" w:color="FFFFFF"/>
                    <w:left w:val="single" w:sz="2" w:space="11" w:color="FFFFFF"/>
                    <w:bottom w:val="single" w:sz="2" w:space="1" w:color="FFFFFF"/>
                    <w:right w:val="single" w:sz="2" w:space="4" w:color="FFFFFF"/>
                  </w:divBdr>
                  <w:divsChild>
                    <w:div w:id="1411348605">
                      <w:marLeft w:val="0"/>
                      <w:marRight w:val="0"/>
                      <w:marTop w:val="0"/>
                      <w:marBottom w:val="0"/>
                      <w:divBdr>
                        <w:top w:val="none" w:sz="0" w:space="0" w:color="auto"/>
                        <w:left w:val="none" w:sz="0" w:space="0" w:color="auto"/>
                        <w:bottom w:val="none" w:sz="0" w:space="0" w:color="auto"/>
                        <w:right w:val="none" w:sz="0" w:space="0" w:color="auto"/>
                      </w:divBdr>
                    </w:div>
                  </w:divsChild>
                </w:div>
                <w:div w:id="838083319">
                  <w:marLeft w:val="0"/>
                  <w:marRight w:val="0"/>
                  <w:marTop w:val="0"/>
                  <w:marBottom w:val="0"/>
                  <w:divBdr>
                    <w:top w:val="single" w:sz="2" w:space="1" w:color="FFFFFF"/>
                    <w:left w:val="single" w:sz="2" w:space="11" w:color="FFFFFF"/>
                    <w:bottom w:val="single" w:sz="2" w:space="1" w:color="FFFFFF"/>
                    <w:right w:val="single" w:sz="2" w:space="4" w:color="FFFFFF"/>
                  </w:divBdr>
                  <w:divsChild>
                    <w:div w:id="1709716588">
                      <w:marLeft w:val="0"/>
                      <w:marRight w:val="0"/>
                      <w:marTop w:val="0"/>
                      <w:marBottom w:val="0"/>
                      <w:divBdr>
                        <w:top w:val="none" w:sz="0" w:space="0" w:color="auto"/>
                        <w:left w:val="none" w:sz="0" w:space="0" w:color="auto"/>
                        <w:bottom w:val="none" w:sz="0" w:space="0" w:color="auto"/>
                        <w:right w:val="none" w:sz="0" w:space="0" w:color="auto"/>
                      </w:divBdr>
                    </w:div>
                  </w:divsChild>
                </w:div>
                <w:div w:id="1167555297">
                  <w:marLeft w:val="0"/>
                  <w:marRight w:val="0"/>
                  <w:marTop w:val="0"/>
                  <w:marBottom w:val="0"/>
                  <w:divBdr>
                    <w:top w:val="single" w:sz="2" w:space="1" w:color="FFFFFF"/>
                    <w:left w:val="single" w:sz="2" w:space="11" w:color="FFFFFF"/>
                    <w:bottom w:val="single" w:sz="2" w:space="1" w:color="FFFFFF"/>
                    <w:right w:val="single" w:sz="2" w:space="4" w:color="FFFFFF"/>
                  </w:divBdr>
                  <w:divsChild>
                    <w:div w:id="40636686">
                      <w:marLeft w:val="0"/>
                      <w:marRight w:val="0"/>
                      <w:marTop w:val="0"/>
                      <w:marBottom w:val="0"/>
                      <w:divBdr>
                        <w:top w:val="none" w:sz="0" w:space="0" w:color="auto"/>
                        <w:left w:val="none" w:sz="0" w:space="0" w:color="auto"/>
                        <w:bottom w:val="none" w:sz="0" w:space="0" w:color="auto"/>
                        <w:right w:val="none" w:sz="0" w:space="0" w:color="auto"/>
                      </w:divBdr>
                    </w:div>
                  </w:divsChild>
                </w:div>
                <w:div w:id="969172695">
                  <w:marLeft w:val="0"/>
                  <w:marRight w:val="0"/>
                  <w:marTop w:val="0"/>
                  <w:marBottom w:val="0"/>
                  <w:divBdr>
                    <w:top w:val="single" w:sz="2" w:space="1" w:color="FFFFFF"/>
                    <w:left w:val="single" w:sz="2" w:space="11" w:color="FFFFFF"/>
                    <w:bottom w:val="single" w:sz="2" w:space="1" w:color="FFFFFF"/>
                    <w:right w:val="single" w:sz="2" w:space="4" w:color="FFFFFF"/>
                  </w:divBdr>
                  <w:divsChild>
                    <w:div w:id="683677355">
                      <w:marLeft w:val="0"/>
                      <w:marRight w:val="0"/>
                      <w:marTop w:val="0"/>
                      <w:marBottom w:val="0"/>
                      <w:divBdr>
                        <w:top w:val="none" w:sz="0" w:space="0" w:color="auto"/>
                        <w:left w:val="none" w:sz="0" w:space="0" w:color="auto"/>
                        <w:bottom w:val="none" w:sz="0" w:space="0" w:color="auto"/>
                        <w:right w:val="none" w:sz="0" w:space="0" w:color="auto"/>
                      </w:divBdr>
                    </w:div>
                  </w:divsChild>
                </w:div>
                <w:div w:id="1276787468">
                  <w:marLeft w:val="0"/>
                  <w:marRight w:val="0"/>
                  <w:marTop w:val="0"/>
                  <w:marBottom w:val="0"/>
                  <w:divBdr>
                    <w:top w:val="single" w:sz="2" w:space="1" w:color="FFFFFF"/>
                    <w:left w:val="single" w:sz="2" w:space="11" w:color="FFFFFF"/>
                    <w:bottom w:val="single" w:sz="2" w:space="1" w:color="FFFFFF"/>
                    <w:right w:val="single" w:sz="2" w:space="4" w:color="FFFFFF"/>
                  </w:divBdr>
                  <w:divsChild>
                    <w:div w:id="1556428956">
                      <w:marLeft w:val="0"/>
                      <w:marRight w:val="0"/>
                      <w:marTop w:val="0"/>
                      <w:marBottom w:val="0"/>
                      <w:divBdr>
                        <w:top w:val="none" w:sz="0" w:space="0" w:color="auto"/>
                        <w:left w:val="none" w:sz="0" w:space="0" w:color="auto"/>
                        <w:bottom w:val="none" w:sz="0" w:space="0" w:color="auto"/>
                        <w:right w:val="none" w:sz="0" w:space="0" w:color="auto"/>
                      </w:divBdr>
                    </w:div>
                  </w:divsChild>
                </w:div>
                <w:div w:id="1898739754">
                  <w:marLeft w:val="0"/>
                  <w:marRight w:val="0"/>
                  <w:marTop w:val="0"/>
                  <w:marBottom w:val="0"/>
                  <w:divBdr>
                    <w:top w:val="single" w:sz="2" w:space="1" w:color="FFFFFF"/>
                    <w:left w:val="single" w:sz="2" w:space="11" w:color="FFFFFF"/>
                    <w:bottom w:val="single" w:sz="2" w:space="1" w:color="FFFFFF"/>
                    <w:right w:val="single" w:sz="2" w:space="4" w:color="FFFFFF"/>
                  </w:divBdr>
                  <w:divsChild>
                    <w:div w:id="1630042100">
                      <w:marLeft w:val="0"/>
                      <w:marRight w:val="0"/>
                      <w:marTop w:val="0"/>
                      <w:marBottom w:val="0"/>
                      <w:divBdr>
                        <w:top w:val="none" w:sz="0" w:space="0" w:color="auto"/>
                        <w:left w:val="none" w:sz="0" w:space="0" w:color="auto"/>
                        <w:bottom w:val="none" w:sz="0" w:space="0" w:color="auto"/>
                        <w:right w:val="none" w:sz="0" w:space="0" w:color="auto"/>
                      </w:divBdr>
                    </w:div>
                  </w:divsChild>
                </w:div>
                <w:div w:id="1484204093">
                  <w:marLeft w:val="0"/>
                  <w:marRight w:val="0"/>
                  <w:marTop w:val="0"/>
                  <w:marBottom w:val="0"/>
                  <w:divBdr>
                    <w:top w:val="single" w:sz="2" w:space="1" w:color="FFFFFF"/>
                    <w:left w:val="single" w:sz="2" w:space="11" w:color="FFFFFF"/>
                    <w:bottom w:val="single" w:sz="2" w:space="1" w:color="FFFFFF"/>
                    <w:right w:val="single" w:sz="2" w:space="4" w:color="FFFFFF"/>
                  </w:divBdr>
                  <w:divsChild>
                    <w:div w:id="208297826">
                      <w:marLeft w:val="0"/>
                      <w:marRight w:val="0"/>
                      <w:marTop w:val="0"/>
                      <w:marBottom w:val="0"/>
                      <w:divBdr>
                        <w:top w:val="none" w:sz="0" w:space="0" w:color="auto"/>
                        <w:left w:val="none" w:sz="0" w:space="0" w:color="auto"/>
                        <w:bottom w:val="none" w:sz="0" w:space="0" w:color="auto"/>
                        <w:right w:val="none" w:sz="0" w:space="0" w:color="auto"/>
                      </w:divBdr>
                    </w:div>
                  </w:divsChild>
                </w:div>
                <w:div w:id="932511921">
                  <w:marLeft w:val="0"/>
                  <w:marRight w:val="0"/>
                  <w:marTop w:val="0"/>
                  <w:marBottom w:val="0"/>
                  <w:divBdr>
                    <w:top w:val="single" w:sz="2" w:space="1" w:color="FFFFFF"/>
                    <w:left w:val="single" w:sz="2" w:space="11" w:color="FFFFFF"/>
                    <w:bottom w:val="single" w:sz="2" w:space="1" w:color="FFFFFF"/>
                    <w:right w:val="single" w:sz="2" w:space="4" w:color="FFFFFF"/>
                  </w:divBdr>
                  <w:divsChild>
                    <w:div w:id="1069423763">
                      <w:marLeft w:val="0"/>
                      <w:marRight w:val="0"/>
                      <w:marTop w:val="0"/>
                      <w:marBottom w:val="0"/>
                      <w:divBdr>
                        <w:top w:val="none" w:sz="0" w:space="0" w:color="auto"/>
                        <w:left w:val="none" w:sz="0" w:space="0" w:color="auto"/>
                        <w:bottom w:val="none" w:sz="0" w:space="0" w:color="auto"/>
                        <w:right w:val="none" w:sz="0" w:space="0" w:color="auto"/>
                      </w:divBdr>
                    </w:div>
                  </w:divsChild>
                </w:div>
                <w:div w:id="878781371">
                  <w:marLeft w:val="0"/>
                  <w:marRight w:val="0"/>
                  <w:marTop w:val="0"/>
                  <w:marBottom w:val="0"/>
                  <w:divBdr>
                    <w:top w:val="single" w:sz="2" w:space="1" w:color="FFFFFF"/>
                    <w:left w:val="single" w:sz="2" w:space="11" w:color="FFFFFF"/>
                    <w:bottom w:val="single" w:sz="2" w:space="1" w:color="FFFFFF"/>
                    <w:right w:val="single" w:sz="2" w:space="4" w:color="FFFFFF"/>
                  </w:divBdr>
                  <w:divsChild>
                    <w:div w:id="191193289">
                      <w:marLeft w:val="0"/>
                      <w:marRight w:val="0"/>
                      <w:marTop w:val="0"/>
                      <w:marBottom w:val="0"/>
                      <w:divBdr>
                        <w:top w:val="none" w:sz="0" w:space="0" w:color="auto"/>
                        <w:left w:val="none" w:sz="0" w:space="0" w:color="auto"/>
                        <w:bottom w:val="none" w:sz="0" w:space="0" w:color="auto"/>
                        <w:right w:val="none" w:sz="0" w:space="0" w:color="auto"/>
                      </w:divBdr>
                    </w:div>
                  </w:divsChild>
                </w:div>
                <w:div w:id="1786843722">
                  <w:marLeft w:val="0"/>
                  <w:marRight w:val="0"/>
                  <w:marTop w:val="0"/>
                  <w:marBottom w:val="0"/>
                  <w:divBdr>
                    <w:top w:val="single" w:sz="2" w:space="1" w:color="FFFFFF"/>
                    <w:left w:val="single" w:sz="2" w:space="11" w:color="FFFFFF"/>
                    <w:bottom w:val="single" w:sz="2" w:space="1" w:color="FFFFFF"/>
                    <w:right w:val="single" w:sz="2" w:space="4" w:color="FFFFFF"/>
                  </w:divBdr>
                  <w:divsChild>
                    <w:div w:id="1306934889">
                      <w:marLeft w:val="0"/>
                      <w:marRight w:val="0"/>
                      <w:marTop w:val="0"/>
                      <w:marBottom w:val="0"/>
                      <w:divBdr>
                        <w:top w:val="none" w:sz="0" w:space="0" w:color="auto"/>
                        <w:left w:val="none" w:sz="0" w:space="0" w:color="auto"/>
                        <w:bottom w:val="none" w:sz="0" w:space="0" w:color="auto"/>
                        <w:right w:val="none" w:sz="0" w:space="0" w:color="auto"/>
                      </w:divBdr>
                    </w:div>
                  </w:divsChild>
                </w:div>
                <w:div w:id="256790911">
                  <w:marLeft w:val="0"/>
                  <w:marRight w:val="0"/>
                  <w:marTop w:val="0"/>
                  <w:marBottom w:val="0"/>
                  <w:divBdr>
                    <w:top w:val="single" w:sz="2" w:space="1" w:color="FFFFFF"/>
                    <w:left w:val="single" w:sz="2" w:space="11" w:color="FFFFFF"/>
                    <w:bottom w:val="single" w:sz="2" w:space="1" w:color="FFFFFF"/>
                    <w:right w:val="single" w:sz="2" w:space="4" w:color="FFFFFF"/>
                  </w:divBdr>
                  <w:divsChild>
                    <w:div w:id="967080041">
                      <w:marLeft w:val="0"/>
                      <w:marRight w:val="0"/>
                      <w:marTop w:val="0"/>
                      <w:marBottom w:val="0"/>
                      <w:divBdr>
                        <w:top w:val="none" w:sz="0" w:space="0" w:color="auto"/>
                        <w:left w:val="none" w:sz="0" w:space="0" w:color="auto"/>
                        <w:bottom w:val="none" w:sz="0" w:space="0" w:color="auto"/>
                        <w:right w:val="none" w:sz="0" w:space="0" w:color="auto"/>
                      </w:divBdr>
                    </w:div>
                  </w:divsChild>
                </w:div>
                <w:div w:id="116877113">
                  <w:marLeft w:val="0"/>
                  <w:marRight w:val="0"/>
                  <w:marTop w:val="0"/>
                  <w:marBottom w:val="0"/>
                  <w:divBdr>
                    <w:top w:val="single" w:sz="2" w:space="1" w:color="FFFFFF"/>
                    <w:left w:val="single" w:sz="2" w:space="11" w:color="FFFFFF"/>
                    <w:bottom w:val="single" w:sz="2" w:space="1" w:color="FFFFFF"/>
                    <w:right w:val="single" w:sz="2" w:space="4" w:color="FFFFFF"/>
                  </w:divBdr>
                  <w:divsChild>
                    <w:div w:id="156965420">
                      <w:marLeft w:val="0"/>
                      <w:marRight w:val="0"/>
                      <w:marTop w:val="0"/>
                      <w:marBottom w:val="0"/>
                      <w:divBdr>
                        <w:top w:val="none" w:sz="0" w:space="0" w:color="auto"/>
                        <w:left w:val="none" w:sz="0" w:space="0" w:color="auto"/>
                        <w:bottom w:val="none" w:sz="0" w:space="0" w:color="auto"/>
                        <w:right w:val="none" w:sz="0" w:space="0" w:color="auto"/>
                      </w:divBdr>
                    </w:div>
                  </w:divsChild>
                </w:div>
                <w:div w:id="1840608878">
                  <w:marLeft w:val="0"/>
                  <w:marRight w:val="0"/>
                  <w:marTop w:val="0"/>
                  <w:marBottom w:val="0"/>
                  <w:divBdr>
                    <w:top w:val="single" w:sz="2" w:space="1" w:color="FFFFFF"/>
                    <w:left w:val="single" w:sz="2" w:space="11" w:color="FFFFFF"/>
                    <w:bottom w:val="single" w:sz="2" w:space="1" w:color="FFFFFF"/>
                    <w:right w:val="single" w:sz="2" w:space="4" w:color="FFFFFF"/>
                  </w:divBdr>
                  <w:divsChild>
                    <w:div w:id="770319185">
                      <w:marLeft w:val="0"/>
                      <w:marRight w:val="0"/>
                      <w:marTop w:val="0"/>
                      <w:marBottom w:val="0"/>
                      <w:divBdr>
                        <w:top w:val="none" w:sz="0" w:space="0" w:color="auto"/>
                        <w:left w:val="none" w:sz="0" w:space="0" w:color="auto"/>
                        <w:bottom w:val="none" w:sz="0" w:space="0" w:color="auto"/>
                        <w:right w:val="none" w:sz="0" w:space="0" w:color="auto"/>
                      </w:divBdr>
                    </w:div>
                  </w:divsChild>
                </w:div>
                <w:div w:id="1846476889">
                  <w:marLeft w:val="0"/>
                  <w:marRight w:val="0"/>
                  <w:marTop w:val="0"/>
                  <w:marBottom w:val="0"/>
                  <w:divBdr>
                    <w:top w:val="single" w:sz="2" w:space="1" w:color="FFFFFF"/>
                    <w:left w:val="single" w:sz="2" w:space="11" w:color="FFFFFF"/>
                    <w:bottom w:val="single" w:sz="2" w:space="1" w:color="FFFFFF"/>
                    <w:right w:val="single" w:sz="2" w:space="4" w:color="FFFFFF"/>
                  </w:divBdr>
                  <w:divsChild>
                    <w:div w:id="2081976954">
                      <w:marLeft w:val="0"/>
                      <w:marRight w:val="0"/>
                      <w:marTop w:val="0"/>
                      <w:marBottom w:val="0"/>
                      <w:divBdr>
                        <w:top w:val="none" w:sz="0" w:space="0" w:color="auto"/>
                        <w:left w:val="none" w:sz="0" w:space="0" w:color="auto"/>
                        <w:bottom w:val="none" w:sz="0" w:space="0" w:color="auto"/>
                        <w:right w:val="none" w:sz="0" w:space="0" w:color="auto"/>
                      </w:divBdr>
                    </w:div>
                  </w:divsChild>
                </w:div>
                <w:div w:id="203254655">
                  <w:marLeft w:val="0"/>
                  <w:marRight w:val="0"/>
                  <w:marTop w:val="0"/>
                  <w:marBottom w:val="0"/>
                  <w:divBdr>
                    <w:top w:val="single" w:sz="2" w:space="1" w:color="FFFFFF"/>
                    <w:left w:val="single" w:sz="2" w:space="11" w:color="FFFFFF"/>
                    <w:bottom w:val="single" w:sz="2" w:space="4" w:color="FFFFFF"/>
                    <w:right w:val="single" w:sz="2" w:space="4" w:color="FFFFFF"/>
                  </w:divBdr>
                  <w:divsChild>
                    <w:div w:id="1311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15711">
          <w:marLeft w:val="0"/>
          <w:marRight w:val="0"/>
          <w:marTop w:val="0"/>
          <w:marBottom w:val="300"/>
          <w:divBdr>
            <w:top w:val="none" w:sz="0" w:space="0" w:color="auto"/>
            <w:left w:val="none" w:sz="0" w:space="0" w:color="auto"/>
            <w:bottom w:val="none" w:sz="0" w:space="0" w:color="auto"/>
            <w:right w:val="none" w:sz="0" w:space="0" w:color="auto"/>
          </w:divBdr>
          <w:divsChild>
            <w:div w:id="106701219">
              <w:marLeft w:val="0"/>
              <w:marRight w:val="0"/>
              <w:marTop w:val="0"/>
              <w:marBottom w:val="0"/>
              <w:divBdr>
                <w:top w:val="none" w:sz="0" w:space="0" w:color="auto"/>
                <w:left w:val="none" w:sz="0" w:space="0" w:color="auto"/>
                <w:bottom w:val="none" w:sz="0" w:space="0" w:color="auto"/>
                <w:right w:val="none" w:sz="0" w:space="0" w:color="auto"/>
              </w:divBdr>
              <w:divsChild>
                <w:div w:id="789738245">
                  <w:marLeft w:val="0"/>
                  <w:marRight w:val="0"/>
                  <w:marTop w:val="0"/>
                  <w:marBottom w:val="0"/>
                  <w:divBdr>
                    <w:top w:val="single" w:sz="2" w:space="4" w:color="FFFFFF"/>
                    <w:left w:val="single" w:sz="2" w:space="11" w:color="FFFFFF"/>
                    <w:bottom w:val="single" w:sz="2" w:space="1" w:color="FFFFFF"/>
                    <w:right w:val="single" w:sz="2" w:space="4" w:color="FFFFFF"/>
                  </w:divBdr>
                  <w:divsChild>
                    <w:div w:id="1701859848">
                      <w:marLeft w:val="0"/>
                      <w:marRight w:val="0"/>
                      <w:marTop w:val="0"/>
                      <w:marBottom w:val="0"/>
                      <w:divBdr>
                        <w:top w:val="none" w:sz="0" w:space="0" w:color="auto"/>
                        <w:left w:val="none" w:sz="0" w:space="0" w:color="auto"/>
                        <w:bottom w:val="none" w:sz="0" w:space="0" w:color="auto"/>
                        <w:right w:val="none" w:sz="0" w:space="0" w:color="auto"/>
                      </w:divBdr>
                    </w:div>
                  </w:divsChild>
                </w:div>
                <w:div w:id="1291934262">
                  <w:marLeft w:val="0"/>
                  <w:marRight w:val="0"/>
                  <w:marTop w:val="0"/>
                  <w:marBottom w:val="0"/>
                  <w:divBdr>
                    <w:top w:val="single" w:sz="2" w:space="1" w:color="FFFFFF"/>
                    <w:left w:val="single" w:sz="2" w:space="11" w:color="FFFFFF"/>
                    <w:bottom w:val="single" w:sz="2" w:space="1" w:color="FFFFFF"/>
                    <w:right w:val="single" w:sz="2" w:space="4" w:color="FFFFFF"/>
                  </w:divBdr>
                  <w:divsChild>
                    <w:div w:id="693271296">
                      <w:marLeft w:val="0"/>
                      <w:marRight w:val="0"/>
                      <w:marTop w:val="0"/>
                      <w:marBottom w:val="0"/>
                      <w:divBdr>
                        <w:top w:val="none" w:sz="0" w:space="0" w:color="auto"/>
                        <w:left w:val="none" w:sz="0" w:space="0" w:color="auto"/>
                        <w:bottom w:val="none" w:sz="0" w:space="0" w:color="auto"/>
                        <w:right w:val="none" w:sz="0" w:space="0" w:color="auto"/>
                      </w:divBdr>
                    </w:div>
                  </w:divsChild>
                </w:div>
                <w:div w:id="714081105">
                  <w:marLeft w:val="0"/>
                  <w:marRight w:val="0"/>
                  <w:marTop w:val="0"/>
                  <w:marBottom w:val="0"/>
                  <w:divBdr>
                    <w:top w:val="single" w:sz="2" w:space="1" w:color="FFFFFF"/>
                    <w:left w:val="single" w:sz="2" w:space="11" w:color="FFFFFF"/>
                    <w:bottom w:val="single" w:sz="2" w:space="1" w:color="FFFFFF"/>
                    <w:right w:val="single" w:sz="2" w:space="4" w:color="FFFFFF"/>
                  </w:divBdr>
                  <w:divsChild>
                    <w:div w:id="1660158620">
                      <w:marLeft w:val="0"/>
                      <w:marRight w:val="0"/>
                      <w:marTop w:val="0"/>
                      <w:marBottom w:val="0"/>
                      <w:divBdr>
                        <w:top w:val="none" w:sz="0" w:space="0" w:color="auto"/>
                        <w:left w:val="none" w:sz="0" w:space="0" w:color="auto"/>
                        <w:bottom w:val="none" w:sz="0" w:space="0" w:color="auto"/>
                        <w:right w:val="none" w:sz="0" w:space="0" w:color="auto"/>
                      </w:divBdr>
                    </w:div>
                  </w:divsChild>
                </w:div>
                <w:div w:id="1312441956">
                  <w:marLeft w:val="0"/>
                  <w:marRight w:val="0"/>
                  <w:marTop w:val="0"/>
                  <w:marBottom w:val="0"/>
                  <w:divBdr>
                    <w:top w:val="single" w:sz="2" w:space="1" w:color="FFFFFF"/>
                    <w:left w:val="single" w:sz="2" w:space="11" w:color="FFFFFF"/>
                    <w:bottom w:val="single" w:sz="2" w:space="1" w:color="FFFFFF"/>
                    <w:right w:val="single" w:sz="2" w:space="4" w:color="FFFFFF"/>
                  </w:divBdr>
                  <w:divsChild>
                    <w:div w:id="1336690174">
                      <w:marLeft w:val="0"/>
                      <w:marRight w:val="0"/>
                      <w:marTop w:val="0"/>
                      <w:marBottom w:val="0"/>
                      <w:divBdr>
                        <w:top w:val="none" w:sz="0" w:space="0" w:color="auto"/>
                        <w:left w:val="none" w:sz="0" w:space="0" w:color="auto"/>
                        <w:bottom w:val="none" w:sz="0" w:space="0" w:color="auto"/>
                        <w:right w:val="none" w:sz="0" w:space="0" w:color="auto"/>
                      </w:divBdr>
                    </w:div>
                  </w:divsChild>
                </w:div>
                <w:div w:id="2105299557">
                  <w:marLeft w:val="0"/>
                  <w:marRight w:val="0"/>
                  <w:marTop w:val="0"/>
                  <w:marBottom w:val="0"/>
                  <w:divBdr>
                    <w:top w:val="single" w:sz="2" w:space="1" w:color="FFFFFF"/>
                    <w:left w:val="single" w:sz="2" w:space="11" w:color="FFFFFF"/>
                    <w:bottom w:val="single" w:sz="2" w:space="1" w:color="FFFFFF"/>
                    <w:right w:val="single" w:sz="2" w:space="4" w:color="FFFFFF"/>
                  </w:divBdr>
                  <w:divsChild>
                    <w:div w:id="328025143">
                      <w:marLeft w:val="0"/>
                      <w:marRight w:val="0"/>
                      <w:marTop w:val="0"/>
                      <w:marBottom w:val="0"/>
                      <w:divBdr>
                        <w:top w:val="none" w:sz="0" w:space="0" w:color="auto"/>
                        <w:left w:val="none" w:sz="0" w:space="0" w:color="auto"/>
                        <w:bottom w:val="none" w:sz="0" w:space="0" w:color="auto"/>
                        <w:right w:val="none" w:sz="0" w:space="0" w:color="auto"/>
                      </w:divBdr>
                    </w:div>
                  </w:divsChild>
                </w:div>
                <w:div w:id="1089232577">
                  <w:marLeft w:val="0"/>
                  <w:marRight w:val="0"/>
                  <w:marTop w:val="0"/>
                  <w:marBottom w:val="0"/>
                  <w:divBdr>
                    <w:top w:val="single" w:sz="2" w:space="1" w:color="FFFFFF"/>
                    <w:left w:val="single" w:sz="2" w:space="11" w:color="FFFFFF"/>
                    <w:bottom w:val="single" w:sz="2" w:space="1" w:color="FFFFFF"/>
                    <w:right w:val="single" w:sz="2" w:space="4" w:color="FFFFFF"/>
                  </w:divBdr>
                  <w:divsChild>
                    <w:div w:id="529729448">
                      <w:marLeft w:val="0"/>
                      <w:marRight w:val="0"/>
                      <w:marTop w:val="0"/>
                      <w:marBottom w:val="0"/>
                      <w:divBdr>
                        <w:top w:val="none" w:sz="0" w:space="0" w:color="auto"/>
                        <w:left w:val="none" w:sz="0" w:space="0" w:color="auto"/>
                        <w:bottom w:val="none" w:sz="0" w:space="0" w:color="auto"/>
                        <w:right w:val="none" w:sz="0" w:space="0" w:color="auto"/>
                      </w:divBdr>
                    </w:div>
                  </w:divsChild>
                </w:div>
                <w:div w:id="1162356106">
                  <w:marLeft w:val="0"/>
                  <w:marRight w:val="0"/>
                  <w:marTop w:val="0"/>
                  <w:marBottom w:val="0"/>
                  <w:divBdr>
                    <w:top w:val="single" w:sz="2" w:space="1" w:color="FFFFFF"/>
                    <w:left w:val="single" w:sz="2" w:space="11" w:color="FFFFFF"/>
                    <w:bottom w:val="single" w:sz="2" w:space="1" w:color="FFFFFF"/>
                    <w:right w:val="single" w:sz="2" w:space="4" w:color="FFFFFF"/>
                  </w:divBdr>
                  <w:divsChild>
                    <w:div w:id="1116024233">
                      <w:marLeft w:val="0"/>
                      <w:marRight w:val="0"/>
                      <w:marTop w:val="0"/>
                      <w:marBottom w:val="0"/>
                      <w:divBdr>
                        <w:top w:val="none" w:sz="0" w:space="0" w:color="auto"/>
                        <w:left w:val="none" w:sz="0" w:space="0" w:color="auto"/>
                        <w:bottom w:val="none" w:sz="0" w:space="0" w:color="auto"/>
                        <w:right w:val="none" w:sz="0" w:space="0" w:color="auto"/>
                      </w:divBdr>
                    </w:div>
                  </w:divsChild>
                </w:div>
                <w:div w:id="395667104">
                  <w:marLeft w:val="0"/>
                  <w:marRight w:val="0"/>
                  <w:marTop w:val="0"/>
                  <w:marBottom w:val="0"/>
                  <w:divBdr>
                    <w:top w:val="single" w:sz="2" w:space="1" w:color="FFFFFF"/>
                    <w:left w:val="single" w:sz="2" w:space="11" w:color="FFFFFF"/>
                    <w:bottom w:val="single" w:sz="2" w:space="1" w:color="FFFFFF"/>
                    <w:right w:val="single" w:sz="2" w:space="4" w:color="FFFFFF"/>
                  </w:divBdr>
                  <w:divsChild>
                    <w:div w:id="773285325">
                      <w:marLeft w:val="0"/>
                      <w:marRight w:val="0"/>
                      <w:marTop w:val="0"/>
                      <w:marBottom w:val="0"/>
                      <w:divBdr>
                        <w:top w:val="none" w:sz="0" w:space="0" w:color="auto"/>
                        <w:left w:val="none" w:sz="0" w:space="0" w:color="auto"/>
                        <w:bottom w:val="none" w:sz="0" w:space="0" w:color="auto"/>
                        <w:right w:val="none" w:sz="0" w:space="0" w:color="auto"/>
                      </w:divBdr>
                    </w:div>
                  </w:divsChild>
                </w:div>
                <w:div w:id="384375059">
                  <w:marLeft w:val="0"/>
                  <w:marRight w:val="0"/>
                  <w:marTop w:val="0"/>
                  <w:marBottom w:val="0"/>
                  <w:divBdr>
                    <w:top w:val="single" w:sz="2" w:space="1" w:color="FFFFFF"/>
                    <w:left w:val="single" w:sz="2" w:space="11" w:color="FFFFFF"/>
                    <w:bottom w:val="single" w:sz="2" w:space="1" w:color="FFFFFF"/>
                    <w:right w:val="single" w:sz="2" w:space="4" w:color="FFFFFF"/>
                  </w:divBdr>
                  <w:divsChild>
                    <w:div w:id="1041858539">
                      <w:marLeft w:val="0"/>
                      <w:marRight w:val="0"/>
                      <w:marTop w:val="0"/>
                      <w:marBottom w:val="0"/>
                      <w:divBdr>
                        <w:top w:val="none" w:sz="0" w:space="0" w:color="auto"/>
                        <w:left w:val="none" w:sz="0" w:space="0" w:color="auto"/>
                        <w:bottom w:val="none" w:sz="0" w:space="0" w:color="auto"/>
                        <w:right w:val="none" w:sz="0" w:space="0" w:color="auto"/>
                      </w:divBdr>
                    </w:div>
                  </w:divsChild>
                </w:div>
                <w:div w:id="741027439">
                  <w:marLeft w:val="0"/>
                  <w:marRight w:val="0"/>
                  <w:marTop w:val="0"/>
                  <w:marBottom w:val="0"/>
                  <w:divBdr>
                    <w:top w:val="single" w:sz="2" w:space="1" w:color="FFFFFF"/>
                    <w:left w:val="single" w:sz="2" w:space="11" w:color="FFFFFF"/>
                    <w:bottom w:val="single" w:sz="2" w:space="1" w:color="FFFFFF"/>
                    <w:right w:val="single" w:sz="2" w:space="4" w:color="FFFFFF"/>
                  </w:divBdr>
                  <w:divsChild>
                    <w:div w:id="2100366478">
                      <w:marLeft w:val="0"/>
                      <w:marRight w:val="0"/>
                      <w:marTop w:val="0"/>
                      <w:marBottom w:val="0"/>
                      <w:divBdr>
                        <w:top w:val="none" w:sz="0" w:space="0" w:color="auto"/>
                        <w:left w:val="none" w:sz="0" w:space="0" w:color="auto"/>
                        <w:bottom w:val="none" w:sz="0" w:space="0" w:color="auto"/>
                        <w:right w:val="none" w:sz="0" w:space="0" w:color="auto"/>
                      </w:divBdr>
                    </w:div>
                  </w:divsChild>
                </w:div>
                <w:div w:id="1088847414">
                  <w:marLeft w:val="0"/>
                  <w:marRight w:val="0"/>
                  <w:marTop w:val="0"/>
                  <w:marBottom w:val="0"/>
                  <w:divBdr>
                    <w:top w:val="single" w:sz="2" w:space="1" w:color="FFFFFF"/>
                    <w:left w:val="single" w:sz="2" w:space="11" w:color="FFFFFF"/>
                    <w:bottom w:val="single" w:sz="2" w:space="1" w:color="FFFFFF"/>
                    <w:right w:val="single" w:sz="2" w:space="4" w:color="FFFFFF"/>
                  </w:divBdr>
                  <w:divsChild>
                    <w:div w:id="2044864416">
                      <w:marLeft w:val="0"/>
                      <w:marRight w:val="0"/>
                      <w:marTop w:val="0"/>
                      <w:marBottom w:val="0"/>
                      <w:divBdr>
                        <w:top w:val="none" w:sz="0" w:space="0" w:color="auto"/>
                        <w:left w:val="none" w:sz="0" w:space="0" w:color="auto"/>
                        <w:bottom w:val="none" w:sz="0" w:space="0" w:color="auto"/>
                        <w:right w:val="none" w:sz="0" w:space="0" w:color="auto"/>
                      </w:divBdr>
                    </w:div>
                  </w:divsChild>
                </w:div>
                <w:div w:id="143813930">
                  <w:marLeft w:val="0"/>
                  <w:marRight w:val="0"/>
                  <w:marTop w:val="0"/>
                  <w:marBottom w:val="0"/>
                  <w:divBdr>
                    <w:top w:val="single" w:sz="2" w:space="1" w:color="FFFFFF"/>
                    <w:left w:val="single" w:sz="2" w:space="11" w:color="FFFFFF"/>
                    <w:bottom w:val="single" w:sz="2" w:space="1" w:color="FFFFFF"/>
                    <w:right w:val="single" w:sz="2" w:space="4" w:color="FFFFFF"/>
                  </w:divBdr>
                  <w:divsChild>
                    <w:div w:id="97022617">
                      <w:marLeft w:val="0"/>
                      <w:marRight w:val="0"/>
                      <w:marTop w:val="0"/>
                      <w:marBottom w:val="0"/>
                      <w:divBdr>
                        <w:top w:val="none" w:sz="0" w:space="0" w:color="auto"/>
                        <w:left w:val="none" w:sz="0" w:space="0" w:color="auto"/>
                        <w:bottom w:val="none" w:sz="0" w:space="0" w:color="auto"/>
                        <w:right w:val="none" w:sz="0" w:space="0" w:color="auto"/>
                      </w:divBdr>
                    </w:div>
                  </w:divsChild>
                </w:div>
                <w:div w:id="1613710938">
                  <w:marLeft w:val="0"/>
                  <w:marRight w:val="0"/>
                  <w:marTop w:val="0"/>
                  <w:marBottom w:val="0"/>
                  <w:divBdr>
                    <w:top w:val="single" w:sz="2" w:space="1" w:color="FFFFFF"/>
                    <w:left w:val="single" w:sz="2" w:space="11" w:color="FFFFFF"/>
                    <w:bottom w:val="single" w:sz="2" w:space="4" w:color="FFFFFF"/>
                    <w:right w:val="single" w:sz="2" w:space="4" w:color="FFFFFF"/>
                  </w:divBdr>
                  <w:divsChild>
                    <w:div w:id="20649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58224">
      <w:bodyDiv w:val="1"/>
      <w:marLeft w:val="0"/>
      <w:marRight w:val="0"/>
      <w:marTop w:val="0"/>
      <w:marBottom w:val="0"/>
      <w:divBdr>
        <w:top w:val="none" w:sz="0" w:space="0" w:color="auto"/>
        <w:left w:val="none" w:sz="0" w:space="0" w:color="auto"/>
        <w:bottom w:val="none" w:sz="0" w:space="0" w:color="auto"/>
        <w:right w:val="none" w:sz="0" w:space="0" w:color="auto"/>
      </w:divBdr>
      <w:divsChild>
        <w:div w:id="1957055691">
          <w:marLeft w:val="0"/>
          <w:marRight w:val="0"/>
          <w:marTop w:val="0"/>
          <w:marBottom w:val="0"/>
          <w:divBdr>
            <w:top w:val="none" w:sz="0" w:space="0" w:color="auto"/>
            <w:left w:val="none" w:sz="0" w:space="0" w:color="auto"/>
            <w:bottom w:val="none" w:sz="0" w:space="0" w:color="auto"/>
            <w:right w:val="none" w:sz="0" w:space="0" w:color="auto"/>
          </w:divBdr>
        </w:div>
        <w:div w:id="826240944">
          <w:marLeft w:val="0"/>
          <w:marRight w:val="0"/>
          <w:marTop w:val="0"/>
          <w:marBottom w:val="300"/>
          <w:divBdr>
            <w:top w:val="none" w:sz="0" w:space="0" w:color="auto"/>
            <w:left w:val="none" w:sz="0" w:space="0" w:color="auto"/>
            <w:bottom w:val="none" w:sz="0" w:space="0" w:color="auto"/>
            <w:right w:val="none" w:sz="0" w:space="0" w:color="auto"/>
          </w:divBdr>
          <w:divsChild>
            <w:div w:id="1903757794">
              <w:marLeft w:val="0"/>
              <w:marRight w:val="0"/>
              <w:marTop w:val="0"/>
              <w:marBottom w:val="0"/>
              <w:divBdr>
                <w:top w:val="none" w:sz="0" w:space="0" w:color="auto"/>
                <w:left w:val="none" w:sz="0" w:space="0" w:color="auto"/>
                <w:bottom w:val="none" w:sz="0" w:space="0" w:color="auto"/>
                <w:right w:val="none" w:sz="0" w:space="0" w:color="auto"/>
              </w:divBdr>
              <w:divsChild>
                <w:div w:id="27725321">
                  <w:marLeft w:val="0"/>
                  <w:marRight w:val="0"/>
                  <w:marTop w:val="0"/>
                  <w:marBottom w:val="0"/>
                  <w:divBdr>
                    <w:top w:val="single" w:sz="2" w:space="4" w:color="FFFFFF"/>
                    <w:left w:val="single" w:sz="2" w:space="11" w:color="FFFFFF"/>
                    <w:bottom w:val="single" w:sz="2" w:space="1" w:color="FFFFFF"/>
                    <w:right w:val="single" w:sz="2" w:space="4" w:color="FFFFFF"/>
                  </w:divBdr>
                  <w:divsChild>
                    <w:div w:id="514418265">
                      <w:marLeft w:val="0"/>
                      <w:marRight w:val="0"/>
                      <w:marTop w:val="0"/>
                      <w:marBottom w:val="0"/>
                      <w:divBdr>
                        <w:top w:val="none" w:sz="0" w:space="0" w:color="auto"/>
                        <w:left w:val="none" w:sz="0" w:space="0" w:color="auto"/>
                        <w:bottom w:val="none" w:sz="0" w:space="0" w:color="auto"/>
                        <w:right w:val="none" w:sz="0" w:space="0" w:color="auto"/>
                      </w:divBdr>
                    </w:div>
                  </w:divsChild>
                </w:div>
                <w:div w:id="323123300">
                  <w:marLeft w:val="0"/>
                  <w:marRight w:val="0"/>
                  <w:marTop w:val="0"/>
                  <w:marBottom w:val="0"/>
                  <w:divBdr>
                    <w:top w:val="single" w:sz="2" w:space="1" w:color="FFFFFF"/>
                    <w:left w:val="single" w:sz="2" w:space="11" w:color="FFFFFF"/>
                    <w:bottom w:val="single" w:sz="2" w:space="1" w:color="FFFFFF"/>
                    <w:right w:val="single" w:sz="2" w:space="4" w:color="FFFFFF"/>
                  </w:divBdr>
                  <w:divsChild>
                    <w:div w:id="1915502937">
                      <w:marLeft w:val="0"/>
                      <w:marRight w:val="0"/>
                      <w:marTop w:val="0"/>
                      <w:marBottom w:val="0"/>
                      <w:divBdr>
                        <w:top w:val="none" w:sz="0" w:space="0" w:color="auto"/>
                        <w:left w:val="none" w:sz="0" w:space="0" w:color="auto"/>
                        <w:bottom w:val="none" w:sz="0" w:space="0" w:color="auto"/>
                        <w:right w:val="none" w:sz="0" w:space="0" w:color="auto"/>
                      </w:divBdr>
                    </w:div>
                  </w:divsChild>
                </w:div>
                <w:div w:id="1399669166">
                  <w:marLeft w:val="0"/>
                  <w:marRight w:val="0"/>
                  <w:marTop w:val="0"/>
                  <w:marBottom w:val="0"/>
                  <w:divBdr>
                    <w:top w:val="single" w:sz="2" w:space="1" w:color="FFFFFF"/>
                    <w:left w:val="single" w:sz="2" w:space="11" w:color="FFFFFF"/>
                    <w:bottom w:val="single" w:sz="2" w:space="1" w:color="FFFFFF"/>
                    <w:right w:val="single" w:sz="2" w:space="4" w:color="FFFFFF"/>
                  </w:divBdr>
                  <w:divsChild>
                    <w:div w:id="791361135">
                      <w:marLeft w:val="0"/>
                      <w:marRight w:val="0"/>
                      <w:marTop w:val="0"/>
                      <w:marBottom w:val="0"/>
                      <w:divBdr>
                        <w:top w:val="none" w:sz="0" w:space="0" w:color="auto"/>
                        <w:left w:val="none" w:sz="0" w:space="0" w:color="auto"/>
                        <w:bottom w:val="none" w:sz="0" w:space="0" w:color="auto"/>
                        <w:right w:val="none" w:sz="0" w:space="0" w:color="auto"/>
                      </w:divBdr>
                    </w:div>
                  </w:divsChild>
                </w:div>
                <w:div w:id="289167321">
                  <w:marLeft w:val="0"/>
                  <w:marRight w:val="0"/>
                  <w:marTop w:val="0"/>
                  <w:marBottom w:val="0"/>
                  <w:divBdr>
                    <w:top w:val="single" w:sz="2" w:space="1" w:color="FFFFFF"/>
                    <w:left w:val="single" w:sz="2" w:space="11" w:color="FFFFFF"/>
                    <w:bottom w:val="single" w:sz="2" w:space="1" w:color="FFFFFF"/>
                    <w:right w:val="single" w:sz="2" w:space="4" w:color="FFFFFF"/>
                  </w:divBdr>
                  <w:divsChild>
                    <w:div w:id="1421826638">
                      <w:marLeft w:val="0"/>
                      <w:marRight w:val="0"/>
                      <w:marTop w:val="0"/>
                      <w:marBottom w:val="0"/>
                      <w:divBdr>
                        <w:top w:val="none" w:sz="0" w:space="0" w:color="auto"/>
                        <w:left w:val="none" w:sz="0" w:space="0" w:color="auto"/>
                        <w:bottom w:val="none" w:sz="0" w:space="0" w:color="auto"/>
                        <w:right w:val="none" w:sz="0" w:space="0" w:color="auto"/>
                      </w:divBdr>
                    </w:div>
                  </w:divsChild>
                </w:div>
                <w:div w:id="1571698072">
                  <w:marLeft w:val="0"/>
                  <w:marRight w:val="0"/>
                  <w:marTop w:val="0"/>
                  <w:marBottom w:val="0"/>
                  <w:divBdr>
                    <w:top w:val="single" w:sz="2" w:space="1" w:color="FFFFFF"/>
                    <w:left w:val="single" w:sz="2" w:space="11" w:color="FFFFFF"/>
                    <w:bottom w:val="single" w:sz="2" w:space="1" w:color="FFFFFF"/>
                    <w:right w:val="single" w:sz="2" w:space="4" w:color="FFFFFF"/>
                  </w:divBdr>
                  <w:divsChild>
                    <w:div w:id="1403480521">
                      <w:marLeft w:val="0"/>
                      <w:marRight w:val="0"/>
                      <w:marTop w:val="0"/>
                      <w:marBottom w:val="0"/>
                      <w:divBdr>
                        <w:top w:val="none" w:sz="0" w:space="0" w:color="auto"/>
                        <w:left w:val="none" w:sz="0" w:space="0" w:color="auto"/>
                        <w:bottom w:val="none" w:sz="0" w:space="0" w:color="auto"/>
                        <w:right w:val="none" w:sz="0" w:space="0" w:color="auto"/>
                      </w:divBdr>
                    </w:div>
                  </w:divsChild>
                </w:div>
                <w:div w:id="1175922650">
                  <w:marLeft w:val="0"/>
                  <w:marRight w:val="0"/>
                  <w:marTop w:val="0"/>
                  <w:marBottom w:val="0"/>
                  <w:divBdr>
                    <w:top w:val="single" w:sz="2" w:space="1" w:color="FFFFFF"/>
                    <w:left w:val="single" w:sz="2" w:space="11" w:color="FFFFFF"/>
                    <w:bottom w:val="single" w:sz="2" w:space="1" w:color="FFFFFF"/>
                    <w:right w:val="single" w:sz="2" w:space="4" w:color="FFFFFF"/>
                  </w:divBdr>
                  <w:divsChild>
                    <w:div w:id="841311014">
                      <w:marLeft w:val="0"/>
                      <w:marRight w:val="0"/>
                      <w:marTop w:val="0"/>
                      <w:marBottom w:val="0"/>
                      <w:divBdr>
                        <w:top w:val="none" w:sz="0" w:space="0" w:color="auto"/>
                        <w:left w:val="none" w:sz="0" w:space="0" w:color="auto"/>
                        <w:bottom w:val="none" w:sz="0" w:space="0" w:color="auto"/>
                        <w:right w:val="none" w:sz="0" w:space="0" w:color="auto"/>
                      </w:divBdr>
                    </w:div>
                  </w:divsChild>
                </w:div>
                <w:div w:id="736825970">
                  <w:marLeft w:val="0"/>
                  <w:marRight w:val="0"/>
                  <w:marTop w:val="0"/>
                  <w:marBottom w:val="0"/>
                  <w:divBdr>
                    <w:top w:val="single" w:sz="2" w:space="1" w:color="FFFFFF"/>
                    <w:left w:val="single" w:sz="2" w:space="11" w:color="FFFFFF"/>
                    <w:bottom w:val="single" w:sz="2" w:space="1" w:color="FFFFFF"/>
                    <w:right w:val="single" w:sz="2" w:space="4" w:color="FFFFFF"/>
                  </w:divBdr>
                  <w:divsChild>
                    <w:div w:id="1879926205">
                      <w:marLeft w:val="0"/>
                      <w:marRight w:val="0"/>
                      <w:marTop w:val="0"/>
                      <w:marBottom w:val="0"/>
                      <w:divBdr>
                        <w:top w:val="none" w:sz="0" w:space="0" w:color="auto"/>
                        <w:left w:val="none" w:sz="0" w:space="0" w:color="auto"/>
                        <w:bottom w:val="none" w:sz="0" w:space="0" w:color="auto"/>
                        <w:right w:val="none" w:sz="0" w:space="0" w:color="auto"/>
                      </w:divBdr>
                    </w:div>
                  </w:divsChild>
                </w:div>
                <w:div w:id="613757742">
                  <w:marLeft w:val="0"/>
                  <w:marRight w:val="0"/>
                  <w:marTop w:val="0"/>
                  <w:marBottom w:val="0"/>
                  <w:divBdr>
                    <w:top w:val="single" w:sz="2" w:space="1" w:color="FFFFFF"/>
                    <w:left w:val="single" w:sz="2" w:space="11" w:color="FFFFFF"/>
                    <w:bottom w:val="single" w:sz="2" w:space="4" w:color="FFFFFF"/>
                    <w:right w:val="single" w:sz="2" w:space="4" w:color="FFFFFF"/>
                  </w:divBdr>
                  <w:divsChild>
                    <w:div w:id="6828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05909">
          <w:marLeft w:val="0"/>
          <w:marRight w:val="0"/>
          <w:marTop w:val="0"/>
          <w:marBottom w:val="300"/>
          <w:divBdr>
            <w:top w:val="none" w:sz="0" w:space="0" w:color="auto"/>
            <w:left w:val="none" w:sz="0" w:space="0" w:color="auto"/>
            <w:bottom w:val="none" w:sz="0" w:space="0" w:color="auto"/>
            <w:right w:val="none" w:sz="0" w:space="0" w:color="auto"/>
          </w:divBdr>
          <w:divsChild>
            <w:div w:id="1509909209">
              <w:marLeft w:val="0"/>
              <w:marRight w:val="0"/>
              <w:marTop w:val="0"/>
              <w:marBottom w:val="0"/>
              <w:divBdr>
                <w:top w:val="none" w:sz="0" w:space="0" w:color="auto"/>
                <w:left w:val="none" w:sz="0" w:space="0" w:color="auto"/>
                <w:bottom w:val="none" w:sz="0" w:space="0" w:color="auto"/>
                <w:right w:val="none" w:sz="0" w:space="0" w:color="auto"/>
              </w:divBdr>
              <w:divsChild>
                <w:div w:id="1585801275">
                  <w:marLeft w:val="0"/>
                  <w:marRight w:val="0"/>
                  <w:marTop w:val="0"/>
                  <w:marBottom w:val="0"/>
                  <w:divBdr>
                    <w:top w:val="single" w:sz="2" w:space="4" w:color="FFFFFF"/>
                    <w:left w:val="single" w:sz="2" w:space="11" w:color="FFFFFF"/>
                    <w:bottom w:val="single" w:sz="2" w:space="1" w:color="FFFFFF"/>
                    <w:right w:val="single" w:sz="2" w:space="4" w:color="FFFFFF"/>
                  </w:divBdr>
                  <w:divsChild>
                    <w:div w:id="1487168138">
                      <w:marLeft w:val="0"/>
                      <w:marRight w:val="0"/>
                      <w:marTop w:val="0"/>
                      <w:marBottom w:val="0"/>
                      <w:divBdr>
                        <w:top w:val="none" w:sz="0" w:space="0" w:color="auto"/>
                        <w:left w:val="none" w:sz="0" w:space="0" w:color="auto"/>
                        <w:bottom w:val="none" w:sz="0" w:space="0" w:color="auto"/>
                        <w:right w:val="none" w:sz="0" w:space="0" w:color="auto"/>
                      </w:divBdr>
                    </w:div>
                  </w:divsChild>
                </w:div>
                <w:div w:id="1098252901">
                  <w:marLeft w:val="0"/>
                  <w:marRight w:val="0"/>
                  <w:marTop w:val="0"/>
                  <w:marBottom w:val="0"/>
                  <w:divBdr>
                    <w:top w:val="single" w:sz="2" w:space="1" w:color="FFFFFF"/>
                    <w:left w:val="single" w:sz="2" w:space="11" w:color="FFFFFF"/>
                    <w:bottom w:val="single" w:sz="2" w:space="1" w:color="FFFFFF"/>
                    <w:right w:val="single" w:sz="2" w:space="4" w:color="FFFFFF"/>
                  </w:divBdr>
                  <w:divsChild>
                    <w:div w:id="1475367576">
                      <w:marLeft w:val="0"/>
                      <w:marRight w:val="0"/>
                      <w:marTop w:val="0"/>
                      <w:marBottom w:val="0"/>
                      <w:divBdr>
                        <w:top w:val="none" w:sz="0" w:space="0" w:color="auto"/>
                        <w:left w:val="none" w:sz="0" w:space="0" w:color="auto"/>
                        <w:bottom w:val="none" w:sz="0" w:space="0" w:color="auto"/>
                        <w:right w:val="none" w:sz="0" w:space="0" w:color="auto"/>
                      </w:divBdr>
                    </w:div>
                  </w:divsChild>
                </w:div>
                <w:div w:id="1067067617">
                  <w:marLeft w:val="0"/>
                  <w:marRight w:val="0"/>
                  <w:marTop w:val="0"/>
                  <w:marBottom w:val="0"/>
                  <w:divBdr>
                    <w:top w:val="single" w:sz="2" w:space="1" w:color="FFFFFF"/>
                    <w:left w:val="single" w:sz="2" w:space="11" w:color="FFFFFF"/>
                    <w:bottom w:val="single" w:sz="2" w:space="1" w:color="FFFFFF"/>
                    <w:right w:val="single" w:sz="2" w:space="4" w:color="FFFFFF"/>
                  </w:divBdr>
                  <w:divsChild>
                    <w:div w:id="1511523403">
                      <w:marLeft w:val="0"/>
                      <w:marRight w:val="0"/>
                      <w:marTop w:val="0"/>
                      <w:marBottom w:val="0"/>
                      <w:divBdr>
                        <w:top w:val="none" w:sz="0" w:space="0" w:color="auto"/>
                        <w:left w:val="none" w:sz="0" w:space="0" w:color="auto"/>
                        <w:bottom w:val="none" w:sz="0" w:space="0" w:color="auto"/>
                        <w:right w:val="none" w:sz="0" w:space="0" w:color="auto"/>
                      </w:divBdr>
                    </w:div>
                  </w:divsChild>
                </w:div>
                <w:div w:id="160433533">
                  <w:marLeft w:val="0"/>
                  <w:marRight w:val="0"/>
                  <w:marTop w:val="0"/>
                  <w:marBottom w:val="0"/>
                  <w:divBdr>
                    <w:top w:val="single" w:sz="2" w:space="1" w:color="FFFFFF"/>
                    <w:left w:val="single" w:sz="2" w:space="11" w:color="FFFFFF"/>
                    <w:bottom w:val="single" w:sz="2" w:space="1" w:color="FFFFFF"/>
                    <w:right w:val="single" w:sz="2" w:space="4" w:color="FFFFFF"/>
                  </w:divBdr>
                  <w:divsChild>
                    <w:div w:id="1245257440">
                      <w:marLeft w:val="0"/>
                      <w:marRight w:val="0"/>
                      <w:marTop w:val="0"/>
                      <w:marBottom w:val="0"/>
                      <w:divBdr>
                        <w:top w:val="none" w:sz="0" w:space="0" w:color="auto"/>
                        <w:left w:val="none" w:sz="0" w:space="0" w:color="auto"/>
                        <w:bottom w:val="none" w:sz="0" w:space="0" w:color="auto"/>
                        <w:right w:val="none" w:sz="0" w:space="0" w:color="auto"/>
                      </w:divBdr>
                    </w:div>
                  </w:divsChild>
                </w:div>
                <w:div w:id="1088187361">
                  <w:marLeft w:val="0"/>
                  <w:marRight w:val="0"/>
                  <w:marTop w:val="0"/>
                  <w:marBottom w:val="0"/>
                  <w:divBdr>
                    <w:top w:val="single" w:sz="2" w:space="1" w:color="FFFFFF"/>
                    <w:left w:val="single" w:sz="2" w:space="11" w:color="FFFFFF"/>
                    <w:bottom w:val="single" w:sz="2" w:space="1" w:color="FFFFFF"/>
                    <w:right w:val="single" w:sz="2" w:space="4" w:color="FFFFFF"/>
                  </w:divBdr>
                  <w:divsChild>
                    <w:div w:id="99423709">
                      <w:marLeft w:val="0"/>
                      <w:marRight w:val="0"/>
                      <w:marTop w:val="0"/>
                      <w:marBottom w:val="0"/>
                      <w:divBdr>
                        <w:top w:val="none" w:sz="0" w:space="0" w:color="auto"/>
                        <w:left w:val="none" w:sz="0" w:space="0" w:color="auto"/>
                        <w:bottom w:val="none" w:sz="0" w:space="0" w:color="auto"/>
                        <w:right w:val="none" w:sz="0" w:space="0" w:color="auto"/>
                      </w:divBdr>
                    </w:div>
                  </w:divsChild>
                </w:div>
                <w:div w:id="1639652097">
                  <w:marLeft w:val="0"/>
                  <w:marRight w:val="0"/>
                  <w:marTop w:val="0"/>
                  <w:marBottom w:val="0"/>
                  <w:divBdr>
                    <w:top w:val="single" w:sz="2" w:space="1" w:color="FFFFFF"/>
                    <w:left w:val="single" w:sz="2" w:space="11" w:color="FFFFFF"/>
                    <w:bottom w:val="single" w:sz="2" w:space="1" w:color="FFFFFF"/>
                    <w:right w:val="single" w:sz="2" w:space="4" w:color="FFFFFF"/>
                  </w:divBdr>
                  <w:divsChild>
                    <w:div w:id="792674738">
                      <w:marLeft w:val="0"/>
                      <w:marRight w:val="0"/>
                      <w:marTop w:val="0"/>
                      <w:marBottom w:val="0"/>
                      <w:divBdr>
                        <w:top w:val="none" w:sz="0" w:space="0" w:color="auto"/>
                        <w:left w:val="none" w:sz="0" w:space="0" w:color="auto"/>
                        <w:bottom w:val="none" w:sz="0" w:space="0" w:color="auto"/>
                        <w:right w:val="none" w:sz="0" w:space="0" w:color="auto"/>
                      </w:divBdr>
                    </w:div>
                  </w:divsChild>
                </w:div>
                <w:div w:id="1496411297">
                  <w:marLeft w:val="0"/>
                  <w:marRight w:val="0"/>
                  <w:marTop w:val="0"/>
                  <w:marBottom w:val="0"/>
                  <w:divBdr>
                    <w:top w:val="single" w:sz="2" w:space="1" w:color="FFFFFF"/>
                    <w:left w:val="single" w:sz="2" w:space="11" w:color="FFFFFF"/>
                    <w:bottom w:val="single" w:sz="2" w:space="1" w:color="FFFFFF"/>
                    <w:right w:val="single" w:sz="2" w:space="4" w:color="FFFFFF"/>
                  </w:divBdr>
                  <w:divsChild>
                    <w:div w:id="212930770">
                      <w:marLeft w:val="0"/>
                      <w:marRight w:val="0"/>
                      <w:marTop w:val="0"/>
                      <w:marBottom w:val="0"/>
                      <w:divBdr>
                        <w:top w:val="none" w:sz="0" w:space="0" w:color="auto"/>
                        <w:left w:val="none" w:sz="0" w:space="0" w:color="auto"/>
                        <w:bottom w:val="none" w:sz="0" w:space="0" w:color="auto"/>
                        <w:right w:val="none" w:sz="0" w:space="0" w:color="auto"/>
                      </w:divBdr>
                    </w:div>
                  </w:divsChild>
                </w:div>
                <w:div w:id="1599362177">
                  <w:marLeft w:val="0"/>
                  <w:marRight w:val="0"/>
                  <w:marTop w:val="0"/>
                  <w:marBottom w:val="0"/>
                  <w:divBdr>
                    <w:top w:val="single" w:sz="2" w:space="1" w:color="FFFFFF"/>
                    <w:left w:val="single" w:sz="2" w:space="11" w:color="FFFFFF"/>
                    <w:bottom w:val="single" w:sz="2" w:space="1" w:color="FFFFFF"/>
                    <w:right w:val="single" w:sz="2" w:space="4" w:color="FFFFFF"/>
                  </w:divBdr>
                  <w:divsChild>
                    <w:div w:id="1985545696">
                      <w:marLeft w:val="0"/>
                      <w:marRight w:val="0"/>
                      <w:marTop w:val="0"/>
                      <w:marBottom w:val="0"/>
                      <w:divBdr>
                        <w:top w:val="none" w:sz="0" w:space="0" w:color="auto"/>
                        <w:left w:val="none" w:sz="0" w:space="0" w:color="auto"/>
                        <w:bottom w:val="none" w:sz="0" w:space="0" w:color="auto"/>
                        <w:right w:val="none" w:sz="0" w:space="0" w:color="auto"/>
                      </w:divBdr>
                    </w:div>
                  </w:divsChild>
                </w:div>
                <w:div w:id="1115444453">
                  <w:marLeft w:val="0"/>
                  <w:marRight w:val="0"/>
                  <w:marTop w:val="0"/>
                  <w:marBottom w:val="0"/>
                  <w:divBdr>
                    <w:top w:val="single" w:sz="2" w:space="1" w:color="FFFFFF"/>
                    <w:left w:val="single" w:sz="2" w:space="11" w:color="FFFFFF"/>
                    <w:bottom w:val="single" w:sz="2" w:space="1" w:color="FFFFFF"/>
                    <w:right w:val="single" w:sz="2" w:space="4" w:color="FFFFFF"/>
                  </w:divBdr>
                  <w:divsChild>
                    <w:div w:id="1925262517">
                      <w:marLeft w:val="0"/>
                      <w:marRight w:val="0"/>
                      <w:marTop w:val="0"/>
                      <w:marBottom w:val="0"/>
                      <w:divBdr>
                        <w:top w:val="none" w:sz="0" w:space="0" w:color="auto"/>
                        <w:left w:val="none" w:sz="0" w:space="0" w:color="auto"/>
                        <w:bottom w:val="none" w:sz="0" w:space="0" w:color="auto"/>
                        <w:right w:val="none" w:sz="0" w:space="0" w:color="auto"/>
                      </w:divBdr>
                    </w:div>
                  </w:divsChild>
                </w:div>
                <w:div w:id="2037390446">
                  <w:marLeft w:val="0"/>
                  <w:marRight w:val="0"/>
                  <w:marTop w:val="0"/>
                  <w:marBottom w:val="0"/>
                  <w:divBdr>
                    <w:top w:val="single" w:sz="2" w:space="1" w:color="FFFFFF"/>
                    <w:left w:val="single" w:sz="2" w:space="11" w:color="FFFFFF"/>
                    <w:bottom w:val="single" w:sz="2" w:space="1" w:color="FFFFFF"/>
                    <w:right w:val="single" w:sz="2" w:space="4" w:color="FFFFFF"/>
                  </w:divBdr>
                  <w:divsChild>
                    <w:div w:id="32510767">
                      <w:marLeft w:val="0"/>
                      <w:marRight w:val="0"/>
                      <w:marTop w:val="0"/>
                      <w:marBottom w:val="0"/>
                      <w:divBdr>
                        <w:top w:val="none" w:sz="0" w:space="0" w:color="auto"/>
                        <w:left w:val="none" w:sz="0" w:space="0" w:color="auto"/>
                        <w:bottom w:val="none" w:sz="0" w:space="0" w:color="auto"/>
                        <w:right w:val="none" w:sz="0" w:space="0" w:color="auto"/>
                      </w:divBdr>
                    </w:div>
                  </w:divsChild>
                </w:div>
                <w:div w:id="1965501536">
                  <w:marLeft w:val="0"/>
                  <w:marRight w:val="0"/>
                  <w:marTop w:val="0"/>
                  <w:marBottom w:val="0"/>
                  <w:divBdr>
                    <w:top w:val="single" w:sz="2" w:space="1" w:color="FFFFFF"/>
                    <w:left w:val="single" w:sz="2" w:space="11" w:color="FFFFFF"/>
                    <w:bottom w:val="single" w:sz="2" w:space="1" w:color="FFFFFF"/>
                    <w:right w:val="single" w:sz="2" w:space="4" w:color="FFFFFF"/>
                  </w:divBdr>
                  <w:divsChild>
                    <w:div w:id="914240485">
                      <w:marLeft w:val="0"/>
                      <w:marRight w:val="0"/>
                      <w:marTop w:val="0"/>
                      <w:marBottom w:val="0"/>
                      <w:divBdr>
                        <w:top w:val="none" w:sz="0" w:space="0" w:color="auto"/>
                        <w:left w:val="none" w:sz="0" w:space="0" w:color="auto"/>
                        <w:bottom w:val="none" w:sz="0" w:space="0" w:color="auto"/>
                        <w:right w:val="none" w:sz="0" w:space="0" w:color="auto"/>
                      </w:divBdr>
                    </w:div>
                  </w:divsChild>
                </w:div>
                <w:div w:id="980309683">
                  <w:marLeft w:val="0"/>
                  <w:marRight w:val="0"/>
                  <w:marTop w:val="0"/>
                  <w:marBottom w:val="0"/>
                  <w:divBdr>
                    <w:top w:val="single" w:sz="2" w:space="1" w:color="FFFFFF"/>
                    <w:left w:val="single" w:sz="2" w:space="11" w:color="FFFFFF"/>
                    <w:bottom w:val="single" w:sz="2" w:space="1" w:color="FFFFFF"/>
                    <w:right w:val="single" w:sz="2" w:space="4" w:color="FFFFFF"/>
                  </w:divBdr>
                  <w:divsChild>
                    <w:div w:id="1771779674">
                      <w:marLeft w:val="0"/>
                      <w:marRight w:val="0"/>
                      <w:marTop w:val="0"/>
                      <w:marBottom w:val="0"/>
                      <w:divBdr>
                        <w:top w:val="none" w:sz="0" w:space="0" w:color="auto"/>
                        <w:left w:val="none" w:sz="0" w:space="0" w:color="auto"/>
                        <w:bottom w:val="none" w:sz="0" w:space="0" w:color="auto"/>
                        <w:right w:val="none" w:sz="0" w:space="0" w:color="auto"/>
                      </w:divBdr>
                    </w:div>
                  </w:divsChild>
                </w:div>
                <w:div w:id="1118568923">
                  <w:marLeft w:val="0"/>
                  <w:marRight w:val="0"/>
                  <w:marTop w:val="0"/>
                  <w:marBottom w:val="0"/>
                  <w:divBdr>
                    <w:top w:val="single" w:sz="2" w:space="1" w:color="FFFFFF"/>
                    <w:left w:val="single" w:sz="2" w:space="11" w:color="FFFFFF"/>
                    <w:bottom w:val="single" w:sz="2" w:space="1" w:color="FFFFFF"/>
                    <w:right w:val="single" w:sz="2" w:space="4" w:color="FFFFFF"/>
                  </w:divBdr>
                  <w:divsChild>
                    <w:div w:id="635841257">
                      <w:marLeft w:val="0"/>
                      <w:marRight w:val="0"/>
                      <w:marTop w:val="0"/>
                      <w:marBottom w:val="0"/>
                      <w:divBdr>
                        <w:top w:val="none" w:sz="0" w:space="0" w:color="auto"/>
                        <w:left w:val="none" w:sz="0" w:space="0" w:color="auto"/>
                        <w:bottom w:val="none" w:sz="0" w:space="0" w:color="auto"/>
                        <w:right w:val="none" w:sz="0" w:space="0" w:color="auto"/>
                      </w:divBdr>
                    </w:div>
                  </w:divsChild>
                </w:div>
                <w:div w:id="1176773286">
                  <w:marLeft w:val="0"/>
                  <w:marRight w:val="0"/>
                  <w:marTop w:val="0"/>
                  <w:marBottom w:val="0"/>
                  <w:divBdr>
                    <w:top w:val="single" w:sz="2" w:space="1" w:color="FFFFFF"/>
                    <w:left w:val="single" w:sz="2" w:space="11" w:color="FFFFFF"/>
                    <w:bottom w:val="single" w:sz="2" w:space="1" w:color="FFFFFF"/>
                    <w:right w:val="single" w:sz="2" w:space="4" w:color="FFFFFF"/>
                  </w:divBdr>
                  <w:divsChild>
                    <w:div w:id="1086148402">
                      <w:marLeft w:val="0"/>
                      <w:marRight w:val="0"/>
                      <w:marTop w:val="0"/>
                      <w:marBottom w:val="0"/>
                      <w:divBdr>
                        <w:top w:val="none" w:sz="0" w:space="0" w:color="auto"/>
                        <w:left w:val="none" w:sz="0" w:space="0" w:color="auto"/>
                        <w:bottom w:val="none" w:sz="0" w:space="0" w:color="auto"/>
                        <w:right w:val="none" w:sz="0" w:space="0" w:color="auto"/>
                      </w:divBdr>
                    </w:div>
                  </w:divsChild>
                </w:div>
                <w:div w:id="32854784">
                  <w:marLeft w:val="0"/>
                  <w:marRight w:val="0"/>
                  <w:marTop w:val="0"/>
                  <w:marBottom w:val="0"/>
                  <w:divBdr>
                    <w:top w:val="single" w:sz="2" w:space="1" w:color="FFFFFF"/>
                    <w:left w:val="single" w:sz="2" w:space="11" w:color="FFFFFF"/>
                    <w:bottom w:val="single" w:sz="2" w:space="1" w:color="FFFFFF"/>
                    <w:right w:val="single" w:sz="2" w:space="4" w:color="FFFFFF"/>
                  </w:divBdr>
                  <w:divsChild>
                    <w:div w:id="1140922219">
                      <w:marLeft w:val="0"/>
                      <w:marRight w:val="0"/>
                      <w:marTop w:val="0"/>
                      <w:marBottom w:val="0"/>
                      <w:divBdr>
                        <w:top w:val="none" w:sz="0" w:space="0" w:color="auto"/>
                        <w:left w:val="none" w:sz="0" w:space="0" w:color="auto"/>
                        <w:bottom w:val="none" w:sz="0" w:space="0" w:color="auto"/>
                        <w:right w:val="none" w:sz="0" w:space="0" w:color="auto"/>
                      </w:divBdr>
                    </w:div>
                  </w:divsChild>
                </w:div>
                <w:div w:id="1295524632">
                  <w:marLeft w:val="0"/>
                  <w:marRight w:val="0"/>
                  <w:marTop w:val="0"/>
                  <w:marBottom w:val="0"/>
                  <w:divBdr>
                    <w:top w:val="single" w:sz="2" w:space="1" w:color="FFFFFF"/>
                    <w:left w:val="single" w:sz="2" w:space="11" w:color="FFFFFF"/>
                    <w:bottom w:val="single" w:sz="2" w:space="1" w:color="FFFFFF"/>
                    <w:right w:val="single" w:sz="2" w:space="4" w:color="FFFFFF"/>
                  </w:divBdr>
                  <w:divsChild>
                    <w:div w:id="961544884">
                      <w:marLeft w:val="0"/>
                      <w:marRight w:val="0"/>
                      <w:marTop w:val="0"/>
                      <w:marBottom w:val="0"/>
                      <w:divBdr>
                        <w:top w:val="none" w:sz="0" w:space="0" w:color="auto"/>
                        <w:left w:val="none" w:sz="0" w:space="0" w:color="auto"/>
                        <w:bottom w:val="none" w:sz="0" w:space="0" w:color="auto"/>
                        <w:right w:val="none" w:sz="0" w:space="0" w:color="auto"/>
                      </w:divBdr>
                    </w:div>
                  </w:divsChild>
                </w:div>
                <w:div w:id="1027876531">
                  <w:marLeft w:val="0"/>
                  <w:marRight w:val="0"/>
                  <w:marTop w:val="0"/>
                  <w:marBottom w:val="0"/>
                  <w:divBdr>
                    <w:top w:val="single" w:sz="2" w:space="1" w:color="FFFFFF"/>
                    <w:left w:val="single" w:sz="2" w:space="11" w:color="FFFFFF"/>
                    <w:bottom w:val="single" w:sz="2" w:space="1" w:color="FFFFFF"/>
                    <w:right w:val="single" w:sz="2" w:space="4" w:color="FFFFFF"/>
                  </w:divBdr>
                  <w:divsChild>
                    <w:div w:id="1423408118">
                      <w:marLeft w:val="0"/>
                      <w:marRight w:val="0"/>
                      <w:marTop w:val="0"/>
                      <w:marBottom w:val="0"/>
                      <w:divBdr>
                        <w:top w:val="none" w:sz="0" w:space="0" w:color="auto"/>
                        <w:left w:val="none" w:sz="0" w:space="0" w:color="auto"/>
                        <w:bottom w:val="none" w:sz="0" w:space="0" w:color="auto"/>
                        <w:right w:val="none" w:sz="0" w:space="0" w:color="auto"/>
                      </w:divBdr>
                    </w:div>
                  </w:divsChild>
                </w:div>
                <w:div w:id="2094207211">
                  <w:marLeft w:val="0"/>
                  <w:marRight w:val="0"/>
                  <w:marTop w:val="0"/>
                  <w:marBottom w:val="0"/>
                  <w:divBdr>
                    <w:top w:val="single" w:sz="2" w:space="1" w:color="FFFFFF"/>
                    <w:left w:val="single" w:sz="2" w:space="11" w:color="FFFFFF"/>
                    <w:bottom w:val="single" w:sz="2" w:space="1" w:color="FFFFFF"/>
                    <w:right w:val="single" w:sz="2" w:space="4" w:color="FFFFFF"/>
                  </w:divBdr>
                  <w:divsChild>
                    <w:div w:id="685904003">
                      <w:marLeft w:val="0"/>
                      <w:marRight w:val="0"/>
                      <w:marTop w:val="0"/>
                      <w:marBottom w:val="0"/>
                      <w:divBdr>
                        <w:top w:val="none" w:sz="0" w:space="0" w:color="auto"/>
                        <w:left w:val="none" w:sz="0" w:space="0" w:color="auto"/>
                        <w:bottom w:val="none" w:sz="0" w:space="0" w:color="auto"/>
                        <w:right w:val="none" w:sz="0" w:space="0" w:color="auto"/>
                      </w:divBdr>
                    </w:div>
                  </w:divsChild>
                </w:div>
                <w:div w:id="638387454">
                  <w:marLeft w:val="0"/>
                  <w:marRight w:val="0"/>
                  <w:marTop w:val="0"/>
                  <w:marBottom w:val="0"/>
                  <w:divBdr>
                    <w:top w:val="single" w:sz="2" w:space="1" w:color="FFFFFF"/>
                    <w:left w:val="single" w:sz="2" w:space="11" w:color="FFFFFF"/>
                    <w:bottom w:val="single" w:sz="2" w:space="1" w:color="FFFFFF"/>
                    <w:right w:val="single" w:sz="2" w:space="4" w:color="FFFFFF"/>
                  </w:divBdr>
                  <w:divsChild>
                    <w:div w:id="357977054">
                      <w:marLeft w:val="0"/>
                      <w:marRight w:val="0"/>
                      <w:marTop w:val="0"/>
                      <w:marBottom w:val="0"/>
                      <w:divBdr>
                        <w:top w:val="none" w:sz="0" w:space="0" w:color="auto"/>
                        <w:left w:val="none" w:sz="0" w:space="0" w:color="auto"/>
                        <w:bottom w:val="none" w:sz="0" w:space="0" w:color="auto"/>
                        <w:right w:val="none" w:sz="0" w:space="0" w:color="auto"/>
                      </w:divBdr>
                    </w:div>
                  </w:divsChild>
                </w:div>
                <w:div w:id="766776357">
                  <w:marLeft w:val="0"/>
                  <w:marRight w:val="0"/>
                  <w:marTop w:val="0"/>
                  <w:marBottom w:val="0"/>
                  <w:divBdr>
                    <w:top w:val="single" w:sz="2" w:space="1" w:color="FFFFFF"/>
                    <w:left w:val="single" w:sz="2" w:space="11" w:color="FFFFFF"/>
                    <w:bottom w:val="single" w:sz="2" w:space="4" w:color="FFFFFF"/>
                    <w:right w:val="single" w:sz="2" w:space="4" w:color="FFFFFF"/>
                  </w:divBdr>
                  <w:divsChild>
                    <w:div w:id="3229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827">
          <w:marLeft w:val="0"/>
          <w:marRight w:val="0"/>
          <w:marTop w:val="0"/>
          <w:marBottom w:val="300"/>
          <w:divBdr>
            <w:top w:val="none" w:sz="0" w:space="0" w:color="auto"/>
            <w:left w:val="none" w:sz="0" w:space="0" w:color="auto"/>
            <w:bottom w:val="none" w:sz="0" w:space="0" w:color="auto"/>
            <w:right w:val="none" w:sz="0" w:space="0" w:color="auto"/>
          </w:divBdr>
          <w:divsChild>
            <w:div w:id="489908828">
              <w:marLeft w:val="0"/>
              <w:marRight w:val="0"/>
              <w:marTop w:val="0"/>
              <w:marBottom w:val="0"/>
              <w:divBdr>
                <w:top w:val="none" w:sz="0" w:space="0" w:color="auto"/>
                <w:left w:val="none" w:sz="0" w:space="0" w:color="auto"/>
                <w:bottom w:val="none" w:sz="0" w:space="0" w:color="auto"/>
                <w:right w:val="none" w:sz="0" w:space="0" w:color="auto"/>
              </w:divBdr>
              <w:divsChild>
                <w:div w:id="2009402215">
                  <w:marLeft w:val="0"/>
                  <w:marRight w:val="0"/>
                  <w:marTop w:val="0"/>
                  <w:marBottom w:val="0"/>
                  <w:divBdr>
                    <w:top w:val="single" w:sz="2" w:space="4" w:color="FFFFFF"/>
                    <w:left w:val="single" w:sz="2" w:space="11" w:color="FFFFFF"/>
                    <w:bottom w:val="single" w:sz="2" w:space="1" w:color="FFFFFF"/>
                    <w:right w:val="single" w:sz="2" w:space="4" w:color="FFFFFF"/>
                  </w:divBdr>
                  <w:divsChild>
                    <w:div w:id="2140298139">
                      <w:marLeft w:val="0"/>
                      <w:marRight w:val="0"/>
                      <w:marTop w:val="0"/>
                      <w:marBottom w:val="0"/>
                      <w:divBdr>
                        <w:top w:val="none" w:sz="0" w:space="0" w:color="auto"/>
                        <w:left w:val="none" w:sz="0" w:space="0" w:color="auto"/>
                        <w:bottom w:val="none" w:sz="0" w:space="0" w:color="auto"/>
                        <w:right w:val="none" w:sz="0" w:space="0" w:color="auto"/>
                      </w:divBdr>
                    </w:div>
                  </w:divsChild>
                </w:div>
                <w:div w:id="1867939773">
                  <w:marLeft w:val="0"/>
                  <w:marRight w:val="0"/>
                  <w:marTop w:val="0"/>
                  <w:marBottom w:val="0"/>
                  <w:divBdr>
                    <w:top w:val="single" w:sz="2" w:space="1" w:color="FFFFFF"/>
                    <w:left w:val="single" w:sz="2" w:space="11" w:color="FFFFFF"/>
                    <w:bottom w:val="single" w:sz="2" w:space="1" w:color="FFFFFF"/>
                    <w:right w:val="single" w:sz="2" w:space="4" w:color="FFFFFF"/>
                  </w:divBdr>
                  <w:divsChild>
                    <w:div w:id="1979531275">
                      <w:marLeft w:val="0"/>
                      <w:marRight w:val="0"/>
                      <w:marTop w:val="0"/>
                      <w:marBottom w:val="0"/>
                      <w:divBdr>
                        <w:top w:val="none" w:sz="0" w:space="0" w:color="auto"/>
                        <w:left w:val="none" w:sz="0" w:space="0" w:color="auto"/>
                        <w:bottom w:val="none" w:sz="0" w:space="0" w:color="auto"/>
                        <w:right w:val="none" w:sz="0" w:space="0" w:color="auto"/>
                      </w:divBdr>
                    </w:div>
                  </w:divsChild>
                </w:div>
                <w:div w:id="791629945">
                  <w:marLeft w:val="0"/>
                  <w:marRight w:val="0"/>
                  <w:marTop w:val="0"/>
                  <w:marBottom w:val="0"/>
                  <w:divBdr>
                    <w:top w:val="single" w:sz="2" w:space="1" w:color="FFFFFF"/>
                    <w:left w:val="single" w:sz="2" w:space="11" w:color="FFFFFF"/>
                    <w:bottom w:val="single" w:sz="2" w:space="1" w:color="FFFFFF"/>
                    <w:right w:val="single" w:sz="2" w:space="4" w:color="FFFFFF"/>
                  </w:divBdr>
                  <w:divsChild>
                    <w:div w:id="721826374">
                      <w:marLeft w:val="0"/>
                      <w:marRight w:val="0"/>
                      <w:marTop w:val="0"/>
                      <w:marBottom w:val="0"/>
                      <w:divBdr>
                        <w:top w:val="none" w:sz="0" w:space="0" w:color="auto"/>
                        <w:left w:val="none" w:sz="0" w:space="0" w:color="auto"/>
                        <w:bottom w:val="none" w:sz="0" w:space="0" w:color="auto"/>
                        <w:right w:val="none" w:sz="0" w:space="0" w:color="auto"/>
                      </w:divBdr>
                    </w:div>
                  </w:divsChild>
                </w:div>
                <w:div w:id="735517936">
                  <w:marLeft w:val="0"/>
                  <w:marRight w:val="0"/>
                  <w:marTop w:val="0"/>
                  <w:marBottom w:val="0"/>
                  <w:divBdr>
                    <w:top w:val="single" w:sz="2" w:space="1" w:color="FFFFFF"/>
                    <w:left w:val="single" w:sz="2" w:space="11" w:color="FFFFFF"/>
                    <w:bottom w:val="single" w:sz="2" w:space="1" w:color="FFFFFF"/>
                    <w:right w:val="single" w:sz="2" w:space="4" w:color="FFFFFF"/>
                  </w:divBdr>
                  <w:divsChild>
                    <w:div w:id="1359045750">
                      <w:marLeft w:val="0"/>
                      <w:marRight w:val="0"/>
                      <w:marTop w:val="0"/>
                      <w:marBottom w:val="0"/>
                      <w:divBdr>
                        <w:top w:val="none" w:sz="0" w:space="0" w:color="auto"/>
                        <w:left w:val="none" w:sz="0" w:space="0" w:color="auto"/>
                        <w:bottom w:val="none" w:sz="0" w:space="0" w:color="auto"/>
                        <w:right w:val="none" w:sz="0" w:space="0" w:color="auto"/>
                      </w:divBdr>
                    </w:div>
                  </w:divsChild>
                </w:div>
                <w:div w:id="1380545267">
                  <w:marLeft w:val="0"/>
                  <w:marRight w:val="0"/>
                  <w:marTop w:val="0"/>
                  <w:marBottom w:val="0"/>
                  <w:divBdr>
                    <w:top w:val="single" w:sz="2" w:space="1" w:color="FFFFFF"/>
                    <w:left w:val="single" w:sz="2" w:space="11" w:color="FFFFFF"/>
                    <w:bottom w:val="single" w:sz="2" w:space="1" w:color="FFFFFF"/>
                    <w:right w:val="single" w:sz="2" w:space="4" w:color="FFFFFF"/>
                  </w:divBdr>
                  <w:divsChild>
                    <w:div w:id="957830489">
                      <w:marLeft w:val="0"/>
                      <w:marRight w:val="0"/>
                      <w:marTop w:val="0"/>
                      <w:marBottom w:val="0"/>
                      <w:divBdr>
                        <w:top w:val="none" w:sz="0" w:space="0" w:color="auto"/>
                        <w:left w:val="none" w:sz="0" w:space="0" w:color="auto"/>
                        <w:bottom w:val="none" w:sz="0" w:space="0" w:color="auto"/>
                        <w:right w:val="none" w:sz="0" w:space="0" w:color="auto"/>
                      </w:divBdr>
                    </w:div>
                  </w:divsChild>
                </w:div>
                <w:div w:id="1949267462">
                  <w:marLeft w:val="0"/>
                  <w:marRight w:val="0"/>
                  <w:marTop w:val="0"/>
                  <w:marBottom w:val="0"/>
                  <w:divBdr>
                    <w:top w:val="single" w:sz="2" w:space="1" w:color="FFFFFF"/>
                    <w:left w:val="single" w:sz="2" w:space="11" w:color="FFFFFF"/>
                    <w:bottom w:val="single" w:sz="2" w:space="1" w:color="FFFFFF"/>
                    <w:right w:val="single" w:sz="2" w:space="4" w:color="FFFFFF"/>
                  </w:divBdr>
                  <w:divsChild>
                    <w:div w:id="84500283">
                      <w:marLeft w:val="0"/>
                      <w:marRight w:val="0"/>
                      <w:marTop w:val="0"/>
                      <w:marBottom w:val="0"/>
                      <w:divBdr>
                        <w:top w:val="none" w:sz="0" w:space="0" w:color="auto"/>
                        <w:left w:val="none" w:sz="0" w:space="0" w:color="auto"/>
                        <w:bottom w:val="none" w:sz="0" w:space="0" w:color="auto"/>
                        <w:right w:val="none" w:sz="0" w:space="0" w:color="auto"/>
                      </w:divBdr>
                    </w:div>
                  </w:divsChild>
                </w:div>
                <w:div w:id="1128472547">
                  <w:marLeft w:val="0"/>
                  <w:marRight w:val="0"/>
                  <w:marTop w:val="0"/>
                  <w:marBottom w:val="0"/>
                  <w:divBdr>
                    <w:top w:val="single" w:sz="2" w:space="1" w:color="FFFFFF"/>
                    <w:left w:val="single" w:sz="2" w:space="11" w:color="FFFFFF"/>
                    <w:bottom w:val="single" w:sz="2" w:space="1" w:color="FFFFFF"/>
                    <w:right w:val="single" w:sz="2" w:space="4" w:color="FFFFFF"/>
                  </w:divBdr>
                  <w:divsChild>
                    <w:div w:id="1610047219">
                      <w:marLeft w:val="0"/>
                      <w:marRight w:val="0"/>
                      <w:marTop w:val="0"/>
                      <w:marBottom w:val="0"/>
                      <w:divBdr>
                        <w:top w:val="none" w:sz="0" w:space="0" w:color="auto"/>
                        <w:left w:val="none" w:sz="0" w:space="0" w:color="auto"/>
                        <w:bottom w:val="none" w:sz="0" w:space="0" w:color="auto"/>
                        <w:right w:val="none" w:sz="0" w:space="0" w:color="auto"/>
                      </w:divBdr>
                    </w:div>
                  </w:divsChild>
                </w:div>
                <w:div w:id="673802794">
                  <w:marLeft w:val="0"/>
                  <w:marRight w:val="0"/>
                  <w:marTop w:val="0"/>
                  <w:marBottom w:val="0"/>
                  <w:divBdr>
                    <w:top w:val="single" w:sz="2" w:space="1" w:color="FFFFFF"/>
                    <w:left w:val="single" w:sz="2" w:space="11" w:color="FFFFFF"/>
                    <w:bottom w:val="single" w:sz="2" w:space="1" w:color="FFFFFF"/>
                    <w:right w:val="single" w:sz="2" w:space="4" w:color="FFFFFF"/>
                  </w:divBdr>
                  <w:divsChild>
                    <w:div w:id="1792748718">
                      <w:marLeft w:val="0"/>
                      <w:marRight w:val="0"/>
                      <w:marTop w:val="0"/>
                      <w:marBottom w:val="0"/>
                      <w:divBdr>
                        <w:top w:val="none" w:sz="0" w:space="0" w:color="auto"/>
                        <w:left w:val="none" w:sz="0" w:space="0" w:color="auto"/>
                        <w:bottom w:val="none" w:sz="0" w:space="0" w:color="auto"/>
                        <w:right w:val="none" w:sz="0" w:space="0" w:color="auto"/>
                      </w:divBdr>
                    </w:div>
                  </w:divsChild>
                </w:div>
                <w:div w:id="54863966">
                  <w:marLeft w:val="0"/>
                  <w:marRight w:val="0"/>
                  <w:marTop w:val="0"/>
                  <w:marBottom w:val="0"/>
                  <w:divBdr>
                    <w:top w:val="single" w:sz="2" w:space="1" w:color="FFFFFF"/>
                    <w:left w:val="single" w:sz="2" w:space="11" w:color="FFFFFF"/>
                    <w:bottom w:val="single" w:sz="2" w:space="1" w:color="FFFFFF"/>
                    <w:right w:val="single" w:sz="2" w:space="4" w:color="FFFFFF"/>
                  </w:divBdr>
                  <w:divsChild>
                    <w:div w:id="2013025683">
                      <w:marLeft w:val="0"/>
                      <w:marRight w:val="0"/>
                      <w:marTop w:val="0"/>
                      <w:marBottom w:val="0"/>
                      <w:divBdr>
                        <w:top w:val="none" w:sz="0" w:space="0" w:color="auto"/>
                        <w:left w:val="none" w:sz="0" w:space="0" w:color="auto"/>
                        <w:bottom w:val="none" w:sz="0" w:space="0" w:color="auto"/>
                        <w:right w:val="none" w:sz="0" w:space="0" w:color="auto"/>
                      </w:divBdr>
                    </w:div>
                  </w:divsChild>
                </w:div>
                <w:div w:id="1786534694">
                  <w:marLeft w:val="0"/>
                  <w:marRight w:val="0"/>
                  <w:marTop w:val="0"/>
                  <w:marBottom w:val="0"/>
                  <w:divBdr>
                    <w:top w:val="single" w:sz="2" w:space="1" w:color="FFFFFF"/>
                    <w:left w:val="single" w:sz="2" w:space="11" w:color="FFFFFF"/>
                    <w:bottom w:val="single" w:sz="2" w:space="1" w:color="FFFFFF"/>
                    <w:right w:val="single" w:sz="2" w:space="4" w:color="FFFFFF"/>
                  </w:divBdr>
                  <w:divsChild>
                    <w:div w:id="527641209">
                      <w:marLeft w:val="0"/>
                      <w:marRight w:val="0"/>
                      <w:marTop w:val="0"/>
                      <w:marBottom w:val="0"/>
                      <w:divBdr>
                        <w:top w:val="none" w:sz="0" w:space="0" w:color="auto"/>
                        <w:left w:val="none" w:sz="0" w:space="0" w:color="auto"/>
                        <w:bottom w:val="none" w:sz="0" w:space="0" w:color="auto"/>
                        <w:right w:val="none" w:sz="0" w:space="0" w:color="auto"/>
                      </w:divBdr>
                    </w:div>
                  </w:divsChild>
                </w:div>
                <w:div w:id="1009721264">
                  <w:marLeft w:val="0"/>
                  <w:marRight w:val="0"/>
                  <w:marTop w:val="0"/>
                  <w:marBottom w:val="0"/>
                  <w:divBdr>
                    <w:top w:val="single" w:sz="2" w:space="1" w:color="FFFFFF"/>
                    <w:left w:val="single" w:sz="2" w:space="11" w:color="FFFFFF"/>
                    <w:bottom w:val="single" w:sz="2" w:space="1" w:color="FFFFFF"/>
                    <w:right w:val="single" w:sz="2" w:space="4" w:color="FFFFFF"/>
                  </w:divBdr>
                  <w:divsChild>
                    <w:div w:id="1393236208">
                      <w:marLeft w:val="0"/>
                      <w:marRight w:val="0"/>
                      <w:marTop w:val="0"/>
                      <w:marBottom w:val="0"/>
                      <w:divBdr>
                        <w:top w:val="none" w:sz="0" w:space="0" w:color="auto"/>
                        <w:left w:val="none" w:sz="0" w:space="0" w:color="auto"/>
                        <w:bottom w:val="none" w:sz="0" w:space="0" w:color="auto"/>
                        <w:right w:val="none" w:sz="0" w:space="0" w:color="auto"/>
                      </w:divBdr>
                    </w:div>
                  </w:divsChild>
                </w:div>
                <w:div w:id="1871140260">
                  <w:marLeft w:val="0"/>
                  <w:marRight w:val="0"/>
                  <w:marTop w:val="0"/>
                  <w:marBottom w:val="0"/>
                  <w:divBdr>
                    <w:top w:val="single" w:sz="2" w:space="1" w:color="FFFFFF"/>
                    <w:left w:val="single" w:sz="2" w:space="11" w:color="FFFFFF"/>
                    <w:bottom w:val="single" w:sz="2" w:space="1" w:color="FFFFFF"/>
                    <w:right w:val="single" w:sz="2" w:space="4" w:color="FFFFFF"/>
                  </w:divBdr>
                  <w:divsChild>
                    <w:div w:id="923537185">
                      <w:marLeft w:val="0"/>
                      <w:marRight w:val="0"/>
                      <w:marTop w:val="0"/>
                      <w:marBottom w:val="0"/>
                      <w:divBdr>
                        <w:top w:val="none" w:sz="0" w:space="0" w:color="auto"/>
                        <w:left w:val="none" w:sz="0" w:space="0" w:color="auto"/>
                        <w:bottom w:val="none" w:sz="0" w:space="0" w:color="auto"/>
                        <w:right w:val="none" w:sz="0" w:space="0" w:color="auto"/>
                      </w:divBdr>
                    </w:div>
                  </w:divsChild>
                </w:div>
                <w:div w:id="2131319518">
                  <w:marLeft w:val="0"/>
                  <w:marRight w:val="0"/>
                  <w:marTop w:val="0"/>
                  <w:marBottom w:val="0"/>
                  <w:divBdr>
                    <w:top w:val="single" w:sz="2" w:space="1" w:color="FFFFFF"/>
                    <w:left w:val="single" w:sz="2" w:space="11" w:color="FFFFFF"/>
                    <w:bottom w:val="single" w:sz="2" w:space="1" w:color="FFFFFF"/>
                    <w:right w:val="single" w:sz="2" w:space="4" w:color="FFFFFF"/>
                  </w:divBdr>
                  <w:divsChild>
                    <w:div w:id="272372347">
                      <w:marLeft w:val="0"/>
                      <w:marRight w:val="0"/>
                      <w:marTop w:val="0"/>
                      <w:marBottom w:val="0"/>
                      <w:divBdr>
                        <w:top w:val="none" w:sz="0" w:space="0" w:color="auto"/>
                        <w:left w:val="none" w:sz="0" w:space="0" w:color="auto"/>
                        <w:bottom w:val="none" w:sz="0" w:space="0" w:color="auto"/>
                        <w:right w:val="none" w:sz="0" w:space="0" w:color="auto"/>
                      </w:divBdr>
                    </w:div>
                  </w:divsChild>
                </w:div>
                <w:div w:id="775364011">
                  <w:marLeft w:val="0"/>
                  <w:marRight w:val="0"/>
                  <w:marTop w:val="0"/>
                  <w:marBottom w:val="0"/>
                  <w:divBdr>
                    <w:top w:val="single" w:sz="2" w:space="1" w:color="FFFFFF"/>
                    <w:left w:val="single" w:sz="2" w:space="11" w:color="FFFFFF"/>
                    <w:bottom w:val="single" w:sz="2" w:space="1" w:color="FFFFFF"/>
                    <w:right w:val="single" w:sz="2" w:space="4" w:color="FFFFFF"/>
                  </w:divBdr>
                  <w:divsChild>
                    <w:div w:id="697857871">
                      <w:marLeft w:val="0"/>
                      <w:marRight w:val="0"/>
                      <w:marTop w:val="0"/>
                      <w:marBottom w:val="0"/>
                      <w:divBdr>
                        <w:top w:val="none" w:sz="0" w:space="0" w:color="auto"/>
                        <w:left w:val="none" w:sz="0" w:space="0" w:color="auto"/>
                        <w:bottom w:val="none" w:sz="0" w:space="0" w:color="auto"/>
                        <w:right w:val="none" w:sz="0" w:space="0" w:color="auto"/>
                      </w:divBdr>
                    </w:div>
                  </w:divsChild>
                </w:div>
                <w:div w:id="1114592519">
                  <w:marLeft w:val="0"/>
                  <w:marRight w:val="0"/>
                  <w:marTop w:val="0"/>
                  <w:marBottom w:val="0"/>
                  <w:divBdr>
                    <w:top w:val="single" w:sz="2" w:space="1" w:color="FFFFFF"/>
                    <w:left w:val="single" w:sz="2" w:space="11" w:color="FFFFFF"/>
                    <w:bottom w:val="single" w:sz="2" w:space="1" w:color="FFFFFF"/>
                    <w:right w:val="single" w:sz="2" w:space="4" w:color="FFFFFF"/>
                  </w:divBdr>
                  <w:divsChild>
                    <w:div w:id="1115637933">
                      <w:marLeft w:val="0"/>
                      <w:marRight w:val="0"/>
                      <w:marTop w:val="0"/>
                      <w:marBottom w:val="0"/>
                      <w:divBdr>
                        <w:top w:val="none" w:sz="0" w:space="0" w:color="auto"/>
                        <w:left w:val="none" w:sz="0" w:space="0" w:color="auto"/>
                        <w:bottom w:val="none" w:sz="0" w:space="0" w:color="auto"/>
                        <w:right w:val="none" w:sz="0" w:space="0" w:color="auto"/>
                      </w:divBdr>
                    </w:div>
                  </w:divsChild>
                </w:div>
                <w:div w:id="150610443">
                  <w:marLeft w:val="0"/>
                  <w:marRight w:val="0"/>
                  <w:marTop w:val="0"/>
                  <w:marBottom w:val="0"/>
                  <w:divBdr>
                    <w:top w:val="single" w:sz="2" w:space="1" w:color="FFFFFF"/>
                    <w:left w:val="single" w:sz="2" w:space="11" w:color="FFFFFF"/>
                    <w:bottom w:val="single" w:sz="2" w:space="1" w:color="FFFFFF"/>
                    <w:right w:val="single" w:sz="2" w:space="4" w:color="FFFFFF"/>
                  </w:divBdr>
                  <w:divsChild>
                    <w:div w:id="501972200">
                      <w:marLeft w:val="0"/>
                      <w:marRight w:val="0"/>
                      <w:marTop w:val="0"/>
                      <w:marBottom w:val="0"/>
                      <w:divBdr>
                        <w:top w:val="none" w:sz="0" w:space="0" w:color="auto"/>
                        <w:left w:val="none" w:sz="0" w:space="0" w:color="auto"/>
                        <w:bottom w:val="none" w:sz="0" w:space="0" w:color="auto"/>
                        <w:right w:val="none" w:sz="0" w:space="0" w:color="auto"/>
                      </w:divBdr>
                    </w:div>
                  </w:divsChild>
                </w:div>
                <w:div w:id="769082685">
                  <w:marLeft w:val="0"/>
                  <w:marRight w:val="0"/>
                  <w:marTop w:val="0"/>
                  <w:marBottom w:val="0"/>
                  <w:divBdr>
                    <w:top w:val="single" w:sz="2" w:space="1" w:color="FFFFFF"/>
                    <w:left w:val="single" w:sz="2" w:space="11" w:color="FFFFFF"/>
                    <w:bottom w:val="single" w:sz="2" w:space="1" w:color="FFFFFF"/>
                    <w:right w:val="single" w:sz="2" w:space="4" w:color="FFFFFF"/>
                  </w:divBdr>
                  <w:divsChild>
                    <w:div w:id="358967198">
                      <w:marLeft w:val="0"/>
                      <w:marRight w:val="0"/>
                      <w:marTop w:val="0"/>
                      <w:marBottom w:val="0"/>
                      <w:divBdr>
                        <w:top w:val="none" w:sz="0" w:space="0" w:color="auto"/>
                        <w:left w:val="none" w:sz="0" w:space="0" w:color="auto"/>
                        <w:bottom w:val="none" w:sz="0" w:space="0" w:color="auto"/>
                        <w:right w:val="none" w:sz="0" w:space="0" w:color="auto"/>
                      </w:divBdr>
                    </w:div>
                  </w:divsChild>
                </w:div>
                <w:div w:id="478621561">
                  <w:marLeft w:val="0"/>
                  <w:marRight w:val="0"/>
                  <w:marTop w:val="0"/>
                  <w:marBottom w:val="0"/>
                  <w:divBdr>
                    <w:top w:val="single" w:sz="2" w:space="1" w:color="FFFFFF"/>
                    <w:left w:val="single" w:sz="2" w:space="11" w:color="FFFFFF"/>
                    <w:bottom w:val="single" w:sz="2" w:space="1" w:color="FFFFFF"/>
                    <w:right w:val="single" w:sz="2" w:space="4" w:color="FFFFFF"/>
                  </w:divBdr>
                  <w:divsChild>
                    <w:div w:id="1274052314">
                      <w:marLeft w:val="0"/>
                      <w:marRight w:val="0"/>
                      <w:marTop w:val="0"/>
                      <w:marBottom w:val="0"/>
                      <w:divBdr>
                        <w:top w:val="none" w:sz="0" w:space="0" w:color="auto"/>
                        <w:left w:val="none" w:sz="0" w:space="0" w:color="auto"/>
                        <w:bottom w:val="none" w:sz="0" w:space="0" w:color="auto"/>
                        <w:right w:val="none" w:sz="0" w:space="0" w:color="auto"/>
                      </w:divBdr>
                    </w:div>
                  </w:divsChild>
                </w:div>
                <w:div w:id="310525992">
                  <w:marLeft w:val="0"/>
                  <w:marRight w:val="0"/>
                  <w:marTop w:val="0"/>
                  <w:marBottom w:val="0"/>
                  <w:divBdr>
                    <w:top w:val="single" w:sz="2" w:space="1" w:color="FFFFFF"/>
                    <w:left w:val="single" w:sz="2" w:space="11" w:color="FFFFFF"/>
                    <w:bottom w:val="single" w:sz="2" w:space="1" w:color="FFFFFF"/>
                    <w:right w:val="single" w:sz="2" w:space="4" w:color="FFFFFF"/>
                  </w:divBdr>
                  <w:divsChild>
                    <w:div w:id="1340814483">
                      <w:marLeft w:val="0"/>
                      <w:marRight w:val="0"/>
                      <w:marTop w:val="0"/>
                      <w:marBottom w:val="0"/>
                      <w:divBdr>
                        <w:top w:val="none" w:sz="0" w:space="0" w:color="auto"/>
                        <w:left w:val="none" w:sz="0" w:space="0" w:color="auto"/>
                        <w:bottom w:val="none" w:sz="0" w:space="0" w:color="auto"/>
                        <w:right w:val="none" w:sz="0" w:space="0" w:color="auto"/>
                      </w:divBdr>
                    </w:div>
                  </w:divsChild>
                </w:div>
                <w:div w:id="1858351206">
                  <w:marLeft w:val="0"/>
                  <w:marRight w:val="0"/>
                  <w:marTop w:val="0"/>
                  <w:marBottom w:val="0"/>
                  <w:divBdr>
                    <w:top w:val="single" w:sz="2" w:space="1" w:color="FFFFFF"/>
                    <w:left w:val="single" w:sz="2" w:space="11" w:color="FFFFFF"/>
                    <w:bottom w:val="single" w:sz="2" w:space="1" w:color="FFFFFF"/>
                    <w:right w:val="single" w:sz="2" w:space="4" w:color="FFFFFF"/>
                  </w:divBdr>
                  <w:divsChild>
                    <w:div w:id="1266115837">
                      <w:marLeft w:val="0"/>
                      <w:marRight w:val="0"/>
                      <w:marTop w:val="0"/>
                      <w:marBottom w:val="0"/>
                      <w:divBdr>
                        <w:top w:val="none" w:sz="0" w:space="0" w:color="auto"/>
                        <w:left w:val="none" w:sz="0" w:space="0" w:color="auto"/>
                        <w:bottom w:val="none" w:sz="0" w:space="0" w:color="auto"/>
                        <w:right w:val="none" w:sz="0" w:space="0" w:color="auto"/>
                      </w:divBdr>
                    </w:div>
                  </w:divsChild>
                </w:div>
                <w:div w:id="1843617052">
                  <w:marLeft w:val="0"/>
                  <w:marRight w:val="0"/>
                  <w:marTop w:val="0"/>
                  <w:marBottom w:val="0"/>
                  <w:divBdr>
                    <w:top w:val="single" w:sz="2" w:space="1" w:color="FFFFFF"/>
                    <w:left w:val="single" w:sz="2" w:space="11" w:color="FFFFFF"/>
                    <w:bottom w:val="single" w:sz="2" w:space="1" w:color="FFFFFF"/>
                    <w:right w:val="single" w:sz="2" w:space="4" w:color="FFFFFF"/>
                  </w:divBdr>
                  <w:divsChild>
                    <w:div w:id="1151098709">
                      <w:marLeft w:val="0"/>
                      <w:marRight w:val="0"/>
                      <w:marTop w:val="0"/>
                      <w:marBottom w:val="0"/>
                      <w:divBdr>
                        <w:top w:val="none" w:sz="0" w:space="0" w:color="auto"/>
                        <w:left w:val="none" w:sz="0" w:space="0" w:color="auto"/>
                        <w:bottom w:val="none" w:sz="0" w:space="0" w:color="auto"/>
                        <w:right w:val="none" w:sz="0" w:space="0" w:color="auto"/>
                      </w:divBdr>
                    </w:div>
                  </w:divsChild>
                </w:div>
                <w:div w:id="1107700908">
                  <w:marLeft w:val="0"/>
                  <w:marRight w:val="0"/>
                  <w:marTop w:val="0"/>
                  <w:marBottom w:val="0"/>
                  <w:divBdr>
                    <w:top w:val="single" w:sz="2" w:space="1" w:color="FFFFFF"/>
                    <w:left w:val="single" w:sz="2" w:space="11" w:color="FFFFFF"/>
                    <w:bottom w:val="single" w:sz="2" w:space="1" w:color="FFFFFF"/>
                    <w:right w:val="single" w:sz="2" w:space="4" w:color="FFFFFF"/>
                  </w:divBdr>
                  <w:divsChild>
                    <w:div w:id="669604265">
                      <w:marLeft w:val="0"/>
                      <w:marRight w:val="0"/>
                      <w:marTop w:val="0"/>
                      <w:marBottom w:val="0"/>
                      <w:divBdr>
                        <w:top w:val="none" w:sz="0" w:space="0" w:color="auto"/>
                        <w:left w:val="none" w:sz="0" w:space="0" w:color="auto"/>
                        <w:bottom w:val="none" w:sz="0" w:space="0" w:color="auto"/>
                        <w:right w:val="none" w:sz="0" w:space="0" w:color="auto"/>
                      </w:divBdr>
                    </w:div>
                  </w:divsChild>
                </w:div>
                <w:div w:id="1816026048">
                  <w:marLeft w:val="0"/>
                  <w:marRight w:val="0"/>
                  <w:marTop w:val="0"/>
                  <w:marBottom w:val="0"/>
                  <w:divBdr>
                    <w:top w:val="single" w:sz="2" w:space="1" w:color="FFFFFF"/>
                    <w:left w:val="single" w:sz="2" w:space="11" w:color="FFFFFF"/>
                    <w:bottom w:val="single" w:sz="2" w:space="1" w:color="FFFFFF"/>
                    <w:right w:val="single" w:sz="2" w:space="4" w:color="FFFFFF"/>
                  </w:divBdr>
                  <w:divsChild>
                    <w:div w:id="1505389535">
                      <w:marLeft w:val="0"/>
                      <w:marRight w:val="0"/>
                      <w:marTop w:val="0"/>
                      <w:marBottom w:val="0"/>
                      <w:divBdr>
                        <w:top w:val="none" w:sz="0" w:space="0" w:color="auto"/>
                        <w:left w:val="none" w:sz="0" w:space="0" w:color="auto"/>
                        <w:bottom w:val="none" w:sz="0" w:space="0" w:color="auto"/>
                        <w:right w:val="none" w:sz="0" w:space="0" w:color="auto"/>
                      </w:divBdr>
                    </w:div>
                  </w:divsChild>
                </w:div>
                <w:div w:id="1185167044">
                  <w:marLeft w:val="0"/>
                  <w:marRight w:val="0"/>
                  <w:marTop w:val="0"/>
                  <w:marBottom w:val="0"/>
                  <w:divBdr>
                    <w:top w:val="single" w:sz="2" w:space="1" w:color="FFFFFF"/>
                    <w:left w:val="single" w:sz="2" w:space="11" w:color="FFFFFF"/>
                    <w:bottom w:val="single" w:sz="2" w:space="4" w:color="FFFFFF"/>
                    <w:right w:val="single" w:sz="2" w:space="4" w:color="FFFFFF"/>
                  </w:divBdr>
                  <w:divsChild>
                    <w:div w:id="21113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366920">
          <w:marLeft w:val="0"/>
          <w:marRight w:val="0"/>
          <w:marTop w:val="0"/>
          <w:marBottom w:val="300"/>
          <w:divBdr>
            <w:top w:val="none" w:sz="0" w:space="0" w:color="auto"/>
            <w:left w:val="none" w:sz="0" w:space="0" w:color="auto"/>
            <w:bottom w:val="none" w:sz="0" w:space="0" w:color="auto"/>
            <w:right w:val="none" w:sz="0" w:space="0" w:color="auto"/>
          </w:divBdr>
          <w:divsChild>
            <w:div w:id="2094203435">
              <w:marLeft w:val="0"/>
              <w:marRight w:val="0"/>
              <w:marTop w:val="0"/>
              <w:marBottom w:val="0"/>
              <w:divBdr>
                <w:top w:val="none" w:sz="0" w:space="0" w:color="auto"/>
                <w:left w:val="none" w:sz="0" w:space="0" w:color="auto"/>
                <w:bottom w:val="none" w:sz="0" w:space="0" w:color="auto"/>
                <w:right w:val="none" w:sz="0" w:space="0" w:color="auto"/>
              </w:divBdr>
              <w:divsChild>
                <w:div w:id="1157500004">
                  <w:marLeft w:val="0"/>
                  <w:marRight w:val="0"/>
                  <w:marTop w:val="0"/>
                  <w:marBottom w:val="0"/>
                  <w:divBdr>
                    <w:top w:val="single" w:sz="2" w:space="4" w:color="FFFFFF"/>
                    <w:left w:val="single" w:sz="2" w:space="11" w:color="FFFFFF"/>
                    <w:bottom w:val="single" w:sz="2" w:space="1" w:color="FFFFFF"/>
                    <w:right w:val="single" w:sz="2" w:space="4" w:color="FFFFFF"/>
                  </w:divBdr>
                  <w:divsChild>
                    <w:div w:id="2031490465">
                      <w:marLeft w:val="0"/>
                      <w:marRight w:val="0"/>
                      <w:marTop w:val="0"/>
                      <w:marBottom w:val="0"/>
                      <w:divBdr>
                        <w:top w:val="none" w:sz="0" w:space="0" w:color="auto"/>
                        <w:left w:val="none" w:sz="0" w:space="0" w:color="auto"/>
                        <w:bottom w:val="none" w:sz="0" w:space="0" w:color="auto"/>
                        <w:right w:val="none" w:sz="0" w:space="0" w:color="auto"/>
                      </w:divBdr>
                    </w:div>
                  </w:divsChild>
                </w:div>
                <w:div w:id="807744052">
                  <w:marLeft w:val="0"/>
                  <w:marRight w:val="0"/>
                  <w:marTop w:val="0"/>
                  <w:marBottom w:val="0"/>
                  <w:divBdr>
                    <w:top w:val="single" w:sz="2" w:space="1" w:color="FFFFFF"/>
                    <w:left w:val="single" w:sz="2" w:space="11" w:color="FFFFFF"/>
                    <w:bottom w:val="single" w:sz="2" w:space="1" w:color="FFFFFF"/>
                    <w:right w:val="single" w:sz="2" w:space="4" w:color="FFFFFF"/>
                  </w:divBdr>
                  <w:divsChild>
                    <w:div w:id="1861702463">
                      <w:marLeft w:val="0"/>
                      <w:marRight w:val="0"/>
                      <w:marTop w:val="0"/>
                      <w:marBottom w:val="0"/>
                      <w:divBdr>
                        <w:top w:val="none" w:sz="0" w:space="0" w:color="auto"/>
                        <w:left w:val="none" w:sz="0" w:space="0" w:color="auto"/>
                        <w:bottom w:val="none" w:sz="0" w:space="0" w:color="auto"/>
                        <w:right w:val="none" w:sz="0" w:space="0" w:color="auto"/>
                      </w:divBdr>
                    </w:div>
                  </w:divsChild>
                </w:div>
                <w:div w:id="1988363555">
                  <w:marLeft w:val="0"/>
                  <w:marRight w:val="0"/>
                  <w:marTop w:val="0"/>
                  <w:marBottom w:val="0"/>
                  <w:divBdr>
                    <w:top w:val="single" w:sz="2" w:space="1" w:color="FFFFFF"/>
                    <w:left w:val="single" w:sz="2" w:space="11" w:color="FFFFFF"/>
                    <w:bottom w:val="single" w:sz="2" w:space="1" w:color="FFFFFF"/>
                    <w:right w:val="single" w:sz="2" w:space="4" w:color="FFFFFF"/>
                  </w:divBdr>
                  <w:divsChild>
                    <w:div w:id="237058659">
                      <w:marLeft w:val="0"/>
                      <w:marRight w:val="0"/>
                      <w:marTop w:val="0"/>
                      <w:marBottom w:val="0"/>
                      <w:divBdr>
                        <w:top w:val="none" w:sz="0" w:space="0" w:color="auto"/>
                        <w:left w:val="none" w:sz="0" w:space="0" w:color="auto"/>
                        <w:bottom w:val="none" w:sz="0" w:space="0" w:color="auto"/>
                        <w:right w:val="none" w:sz="0" w:space="0" w:color="auto"/>
                      </w:divBdr>
                    </w:div>
                  </w:divsChild>
                </w:div>
                <w:div w:id="142085561">
                  <w:marLeft w:val="0"/>
                  <w:marRight w:val="0"/>
                  <w:marTop w:val="0"/>
                  <w:marBottom w:val="0"/>
                  <w:divBdr>
                    <w:top w:val="single" w:sz="2" w:space="1" w:color="FFFFFF"/>
                    <w:left w:val="single" w:sz="2" w:space="11" w:color="FFFFFF"/>
                    <w:bottom w:val="single" w:sz="2" w:space="1" w:color="FFFFFF"/>
                    <w:right w:val="single" w:sz="2" w:space="4" w:color="FFFFFF"/>
                  </w:divBdr>
                  <w:divsChild>
                    <w:div w:id="545337868">
                      <w:marLeft w:val="0"/>
                      <w:marRight w:val="0"/>
                      <w:marTop w:val="0"/>
                      <w:marBottom w:val="0"/>
                      <w:divBdr>
                        <w:top w:val="none" w:sz="0" w:space="0" w:color="auto"/>
                        <w:left w:val="none" w:sz="0" w:space="0" w:color="auto"/>
                        <w:bottom w:val="none" w:sz="0" w:space="0" w:color="auto"/>
                        <w:right w:val="none" w:sz="0" w:space="0" w:color="auto"/>
                      </w:divBdr>
                    </w:div>
                  </w:divsChild>
                </w:div>
                <w:div w:id="1580208815">
                  <w:marLeft w:val="0"/>
                  <w:marRight w:val="0"/>
                  <w:marTop w:val="0"/>
                  <w:marBottom w:val="0"/>
                  <w:divBdr>
                    <w:top w:val="single" w:sz="2" w:space="1" w:color="FFFFFF"/>
                    <w:left w:val="single" w:sz="2" w:space="11" w:color="FFFFFF"/>
                    <w:bottom w:val="single" w:sz="2" w:space="1" w:color="FFFFFF"/>
                    <w:right w:val="single" w:sz="2" w:space="4" w:color="FFFFFF"/>
                  </w:divBdr>
                  <w:divsChild>
                    <w:div w:id="214581975">
                      <w:marLeft w:val="0"/>
                      <w:marRight w:val="0"/>
                      <w:marTop w:val="0"/>
                      <w:marBottom w:val="0"/>
                      <w:divBdr>
                        <w:top w:val="none" w:sz="0" w:space="0" w:color="auto"/>
                        <w:left w:val="none" w:sz="0" w:space="0" w:color="auto"/>
                        <w:bottom w:val="none" w:sz="0" w:space="0" w:color="auto"/>
                        <w:right w:val="none" w:sz="0" w:space="0" w:color="auto"/>
                      </w:divBdr>
                    </w:div>
                  </w:divsChild>
                </w:div>
                <w:div w:id="264265324">
                  <w:marLeft w:val="0"/>
                  <w:marRight w:val="0"/>
                  <w:marTop w:val="0"/>
                  <w:marBottom w:val="0"/>
                  <w:divBdr>
                    <w:top w:val="single" w:sz="2" w:space="1" w:color="FFFFFF"/>
                    <w:left w:val="single" w:sz="2" w:space="11" w:color="FFFFFF"/>
                    <w:bottom w:val="single" w:sz="2" w:space="1" w:color="FFFFFF"/>
                    <w:right w:val="single" w:sz="2" w:space="4" w:color="FFFFFF"/>
                  </w:divBdr>
                  <w:divsChild>
                    <w:div w:id="1313871640">
                      <w:marLeft w:val="0"/>
                      <w:marRight w:val="0"/>
                      <w:marTop w:val="0"/>
                      <w:marBottom w:val="0"/>
                      <w:divBdr>
                        <w:top w:val="none" w:sz="0" w:space="0" w:color="auto"/>
                        <w:left w:val="none" w:sz="0" w:space="0" w:color="auto"/>
                        <w:bottom w:val="none" w:sz="0" w:space="0" w:color="auto"/>
                        <w:right w:val="none" w:sz="0" w:space="0" w:color="auto"/>
                      </w:divBdr>
                    </w:div>
                  </w:divsChild>
                </w:div>
                <w:div w:id="1154029644">
                  <w:marLeft w:val="0"/>
                  <w:marRight w:val="0"/>
                  <w:marTop w:val="0"/>
                  <w:marBottom w:val="0"/>
                  <w:divBdr>
                    <w:top w:val="single" w:sz="2" w:space="1" w:color="FFFFFF"/>
                    <w:left w:val="single" w:sz="2" w:space="11" w:color="FFFFFF"/>
                    <w:bottom w:val="single" w:sz="2" w:space="1" w:color="FFFFFF"/>
                    <w:right w:val="single" w:sz="2" w:space="4" w:color="FFFFFF"/>
                  </w:divBdr>
                  <w:divsChild>
                    <w:div w:id="1986887127">
                      <w:marLeft w:val="0"/>
                      <w:marRight w:val="0"/>
                      <w:marTop w:val="0"/>
                      <w:marBottom w:val="0"/>
                      <w:divBdr>
                        <w:top w:val="none" w:sz="0" w:space="0" w:color="auto"/>
                        <w:left w:val="none" w:sz="0" w:space="0" w:color="auto"/>
                        <w:bottom w:val="none" w:sz="0" w:space="0" w:color="auto"/>
                        <w:right w:val="none" w:sz="0" w:space="0" w:color="auto"/>
                      </w:divBdr>
                    </w:div>
                  </w:divsChild>
                </w:div>
                <w:div w:id="538275369">
                  <w:marLeft w:val="0"/>
                  <w:marRight w:val="0"/>
                  <w:marTop w:val="0"/>
                  <w:marBottom w:val="0"/>
                  <w:divBdr>
                    <w:top w:val="single" w:sz="2" w:space="1" w:color="FFFFFF"/>
                    <w:left w:val="single" w:sz="2" w:space="11" w:color="FFFFFF"/>
                    <w:bottom w:val="single" w:sz="2" w:space="1" w:color="FFFFFF"/>
                    <w:right w:val="single" w:sz="2" w:space="4" w:color="FFFFFF"/>
                  </w:divBdr>
                  <w:divsChild>
                    <w:div w:id="588656797">
                      <w:marLeft w:val="0"/>
                      <w:marRight w:val="0"/>
                      <w:marTop w:val="0"/>
                      <w:marBottom w:val="0"/>
                      <w:divBdr>
                        <w:top w:val="none" w:sz="0" w:space="0" w:color="auto"/>
                        <w:left w:val="none" w:sz="0" w:space="0" w:color="auto"/>
                        <w:bottom w:val="none" w:sz="0" w:space="0" w:color="auto"/>
                        <w:right w:val="none" w:sz="0" w:space="0" w:color="auto"/>
                      </w:divBdr>
                    </w:div>
                  </w:divsChild>
                </w:div>
                <w:div w:id="745224183">
                  <w:marLeft w:val="0"/>
                  <w:marRight w:val="0"/>
                  <w:marTop w:val="0"/>
                  <w:marBottom w:val="0"/>
                  <w:divBdr>
                    <w:top w:val="single" w:sz="2" w:space="1" w:color="FFFFFF"/>
                    <w:left w:val="single" w:sz="2" w:space="11" w:color="FFFFFF"/>
                    <w:bottom w:val="single" w:sz="2" w:space="1" w:color="FFFFFF"/>
                    <w:right w:val="single" w:sz="2" w:space="4" w:color="FFFFFF"/>
                  </w:divBdr>
                  <w:divsChild>
                    <w:div w:id="995190152">
                      <w:marLeft w:val="0"/>
                      <w:marRight w:val="0"/>
                      <w:marTop w:val="0"/>
                      <w:marBottom w:val="0"/>
                      <w:divBdr>
                        <w:top w:val="none" w:sz="0" w:space="0" w:color="auto"/>
                        <w:left w:val="none" w:sz="0" w:space="0" w:color="auto"/>
                        <w:bottom w:val="none" w:sz="0" w:space="0" w:color="auto"/>
                        <w:right w:val="none" w:sz="0" w:space="0" w:color="auto"/>
                      </w:divBdr>
                    </w:div>
                  </w:divsChild>
                </w:div>
                <w:div w:id="1572276843">
                  <w:marLeft w:val="0"/>
                  <w:marRight w:val="0"/>
                  <w:marTop w:val="0"/>
                  <w:marBottom w:val="0"/>
                  <w:divBdr>
                    <w:top w:val="single" w:sz="2" w:space="1" w:color="FFFFFF"/>
                    <w:left w:val="single" w:sz="2" w:space="11" w:color="FFFFFF"/>
                    <w:bottom w:val="single" w:sz="2" w:space="1" w:color="FFFFFF"/>
                    <w:right w:val="single" w:sz="2" w:space="4" w:color="FFFFFF"/>
                  </w:divBdr>
                  <w:divsChild>
                    <w:div w:id="606885416">
                      <w:marLeft w:val="0"/>
                      <w:marRight w:val="0"/>
                      <w:marTop w:val="0"/>
                      <w:marBottom w:val="0"/>
                      <w:divBdr>
                        <w:top w:val="none" w:sz="0" w:space="0" w:color="auto"/>
                        <w:left w:val="none" w:sz="0" w:space="0" w:color="auto"/>
                        <w:bottom w:val="none" w:sz="0" w:space="0" w:color="auto"/>
                        <w:right w:val="none" w:sz="0" w:space="0" w:color="auto"/>
                      </w:divBdr>
                    </w:div>
                  </w:divsChild>
                </w:div>
                <w:div w:id="1788770275">
                  <w:marLeft w:val="0"/>
                  <w:marRight w:val="0"/>
                  <w:marTop w:val="0"/>
                  <w:marBottom w:val="0"/>
                  <w:divBdr>
                    <w:top w:val="single" w:sz="2" w:space="1" w:color="FFFFFF"/>
                    <w:left w:val="single" w:sz="2" w:space="11" w:color="FFFFFF"/>
                    <w:bottom w:val="single" w:sz="2" w:space="1" w:color="FFFFFF"/>
                    <w:right w:val="single" w:sz="2" w:space="4" w:color="FFFFFF"/>
                  </w:divBdr>
                  <w:divsChild>
                    <w:div w:id="736049315">
                      <w:marLeft w:val="0"/>
                      <w:marRight w:val="0"/>
                      <w:marTop w:val="0"/>
                      <w:marBottom w:val="0"/>
                      <w:divBdr>
                        <w:top w:val="none" w:sz="0" w:space="0" w:color="auto"/>
                        <w:left w:val="none" w:sz="0" w:space="0" w:color="auto"/>
                        <w:bottom w:val="none" w:sz="0" w:space="0" w:color="auto"/>
                        <w:right w:val="none" w:sz="0" w:space="0" w:color="auto"/>
                      </w:divBdr>
                    </w:div>
                  </w:divsChild>
                </w:div>
                <w:div w:id="1701978132">
                  <w:marLeft w:val="0"/>
                  <w:marRight w:val="0"/>
                  <w:marTop w:val="0"/>
                  <w:marBottom w:val="0"/>
                  <w:divBdr>
                    <w:top w:val="single" w:sz="2" w:space="1" w:color="FFFFFF"/>
                    <w:left w:val="single" w:sz="2" w:space="11" w:color="FFFFFF"/>
                    <w:bottom w:val="single" w:sz="2" w:space="1" w:color="FFFFFF"/>
                    <w:right w:val="single" w:sz="2" w:space="4" w:color="FFFFFF"/>
                  </w:divBdr>
                  <w:divsChild>
                    <w:div w:id="1715497180">
                      <w:marLeft w:val="0"/>
                      <w:marRight w:val="0"/>
                      <w:marTop w:val="0"/>
                      <w:marBottom w:val="0"/>
                      <w:divBdr>
                        <w:top w:val="none" w:sz="0" w:space="0" w:color="auto"/>
                        <w:left w:val="none" w:sz="0" w:space="0" w:color="auto"/>
                        <w:bottom w:val="none" w:sz="0" w:space="0" w:color="auto"/>
                        <w:right w:val="none" w:sz="0" w:space="0" w:color="auto"/>
                      </w:divBdr>
                    </w:div>
                  </w:divsChild>
                </w:div>
                <w:div w:id="1338993933">
                  <w:marLeft w:val="0"/>
                  <w:marRight w:val="0"/>
                  <w:marTop w:val="0"/>
                  <w:marBottom w:val="0"/>
                  <w:divBdr>
                    <w:top w:val="single" w:sz="2" w:space="1" w:color="FFFFFF"/>
                    <w:left w:val="single" w:sz="2" w:space="11" w:color="FFFFFF"/>
                    <w:bottom w:val="single" w:sz="2" w:space="1" w:color="FFFFFF"/>
                    <w:right w:val="single" w:sz="2" w:space="4" w:color="FFFFFF"/>
                  </w:divBdr>
                  <w:divsChild>
                    <w:div w:id="674262866">
                      <w:marLeft w:val="0"/>
                      <w:marRight w:val="0"/>
                      <w:marTop w:val="0"/>
                      <w:marBottom w:val="0"/>
                      <w:divBdr>
                        <w:top w:val="none" w:sz="0" w:space="0" w:color="auto"/>
                        <w:left w:val="none" w:sz="0" w:space="0" w:color="auto"/>
                        <w:bottom w:val="none" w:sz="0" w:space="0" w:color="auto"/>
                        <w:right w:val="none" w:sz="0" w:space="0" w:color="auto"/>
                      </w:divBdr>
                    </w:div>
                  </w:divsChild>
                </w:div>
                <w:div w:id="1739665268">
                  <w:marLeft w:val="0"/>
                  <w:marRight w:val="0"/>
                  <w:marTop w:val="0"/>
                  <w:marBottom w:val="0"/>
                  <w:divBdr>
                    <w:top w:val="single" w:sz="2" w:space="1" w:color="FFFFFF"/>
                    <w:left w:val="single" w:sz="2" w:space="11" w:color="FFFFFF"/>
                    <w:bottom w:val="single" w:sz="2" w:space="1" w:color="FFFFFF"/>
                    <w:right w:val="single" w:sz="2" w:space="4" w:color="FFFFFF"/>
                  </w:divBdr>
                  <w:divsChild>
                    <w:div w:id="888809157">
                      <w:marLeft w:val="0"/>
                      <w:marRight w:val="0"/>
                      <w:marTop w:val="0"/>
                      <w:marBottom w:val="0"/>
                      <w:divBdr>
                        <w:top w:val="none" w:sz="0" w:space="0" w:color="auto"/>
                        <w:left w:val="none" w:sz="0" w:space="0" w:color="auto"/>
                        <w:bottom w:val="none" w:sz="0" w:space="0" w:color="auto"/>
                        <w:right w:val="none" w:sz="0" w:space="0" w:color="auto"/>
                      </w:divBdr>
                    </w:div>
                  </w:divsChild>
                </w:div>
                <w:div w:id="923148437">
                  <w:marLeft w:val="0"/>
                  <w:marRight w:val="0"/>
                  <w:marTop w:val="0"/>
                  <w:marBottom w:val="0"/>
                  <w:divBdr>
                    <w:top w:val="single" w:sz="2" w:space="1" w:color="FFFFFF"/>
                    <w:left w:val="single" w:sz="2" w:space="11" w:color="FFFFFF"/>
                    <w:bottom w:val="single" w:sz="2" w:space="4" w:color="FFFFFF"/>
                    <w:right w:val="single" w:sz="2" w:space="4" w:color="FFFFFF"/>
                  </w:divBdr>
                  <w:divsChild>
                    <w:div w:id="1740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4301">
      <w:bodyDiv w:val="1"/>
      <w:marLeft w:val="0"/>
      <w:marRight w:val="0"/>
      <w:marTop w:val="0"/>
      <w:marBottom w:val="0"/>
      <w:divBdr>
        <w:top w:val="none" w:sz="0" w:space="0" w:color="auto"/>
        <w:left w:val="none" w:sz="0" w:space="0" w:color="auto"/>
        <w:bottom w:val="none" w:sz="0" w:space="0" w:color="auto"/>
        <w:right w:val="none" w:sz="0" w:space="0" w:color="auto"/>
      </w:divBdr>
      <w:divsChild>
        <w:div w:id="2124225034">
          <w:marLeft w:val="0"/>
          <w:marRight w:val="0"/>
          <w:marTop w:val="0"/>
          <w:marBottom w:val="0"/>
          <w:divBdr>
            <w:top w:val="none" w:sz="0" w:space="0" w:color="auto"/>
            <w:left w:val="none" w:sz="0" w:space="0" w:color="auto"/>
            <w:bottom w:val="none" w:sz="0" w:space="0" w:color="auto"/>
            <w:right w:val="none" w:sz="0" w:space="0" w:color="auto"/>
          </w:divBdr>
        </w:div>
      </w:divsChild>
    </w:div>
    <w:div w:id="526144465">
      <w:bodyDiv w:val="1"/>
      <w:marLeft w:val="0"/>
      <w:marRight w:val="0"/>
      <w:marTop w:val="0"/>
      <w:marBottom w:val="0"/>
      <w:divBdr>
        <w:top w:val="none" w:sz="0" w:space="0" w:color="auto"/>
        <w:left w:val="none" w:sz="0" w:space="0" w:color="auto"/>
        <w:bottom w:val="none" w:sz="0" w:space="0" w:color="auto"/>
        <w:right w:val="none" w:sz="0" w:space="0" w:color="auto"/>
      </w:divBdr>
      <w:divsChild>
        <w:div w:id="1898468802">
          <w:marLeft w:val="0"/>
          <w:marRight w:val="0"/>
          <w:marTop w:val="0"/>
          <w:marBottom w:val="0"/>
          <w:divBdr>
            <w:top w:val="none" w:sz="0" w:space="0" w:color="auto"/>
            <w:left w:val="none" w:sz="0" w:space="0" w:color="auto"/>
            <w:bottom w:val="none" w:sz="0" w:space="0" w:color="auto"/>
            <w:right w:val="none" w:sz="0" w:space="0" w:color="auto"/>
          </w:divBdr>
        </w:div>
        <w:div w:id="1545486687">
          <w:marLeft w:val="0"/>
          <w:marRight w:val="0"/>
          <w:marTop w:val="0"/>
          <w:marBottom w:val="300"/>
          <w:divBdr>
            <w:top w:val="none" w:sz="0" w:space="0" w:color="auto"/>
            <w:left w:val="none" w:sz="0" w:space="0" w:color="auto"/>
            <w:bottom w:val="none" w:sz="0" w:space="0" w:color="auto"/>
            <w:right w:val="none" w:sz="0" w:space="0" w:color="auto"/>
          </w:divBdr>
          <w:divsChild>
            <w:div w:id="792751728">
              <w:marLeft w:val="0"/>
              <w:marRight w:val="0"/>
              <w:marTop w:val="0"/>
              <w:marBottom w:val="0"/>
              <w:divBdr>
                <w:top w:val="none" w:sz="0" w:space="0" w:color="auto"/>
                <w:left w:val="none" w:sz="0" w:space="0" w:color="auto"/>
                <w:bottom w:val="none" w:sz="0" w:space="0" w:color="auto"/>
                <w:right w:val="none" w:sz="0" w:space="0" w:color="auto"/>
              </w:divBdr>
              <w:divsChild>
                <w:div w:id="838077535">
                  <w:marLeft w:val="0"/>
                  <w:marRight w:val="0"/>
                  <w:marTop w:val="0"/>
                  <w:marBottom w:val="0"/>
                  <w:divBdr>
                    <w:top w:val="single" w:sz="2" w:space="4" w:color="FFFFFF"/>
                    <w:left w:val="single" w:sz="2" w:space="11" w:color="FFFFFF"/>
                    <w:bottom w:val="single" w:sz="2" w:space="1" w:color="FFFFFF"/>
                    <w:right w:val="single" w:sz="2" w:space="4" w:color="FFFFFF"/>
                  </w:divBdr>
                  <w:divsChild>
                    <w:div w:id="1099377652">
                      <w:marLeft w:val="0"/>
                      <w:marRight w:val="0"/>
                      <w:marTop w:val="0"/>
                      <w:marBottom w:val="0"/>
                      <w:divBdr>
                        <w:top w:val="none" w:sz="0" w:space="0" w:color="auto"/>
                        <w:left w:val="none" w:sz="0" w:space="0" w:color="auto"/>
                        <w:bottom w:val="none" w:sz="0" w:space="0" w:color="auto"/>
                        <w:right w:val="none" w:sz="0" w:space="0" w:color="auto"/>
                      </w:divBdr>
                    </w:div>
                  </w:divsChild>
                </w:div>
                <w:div w:id="1888298062">
                  <w:marLeft w:val="0"/>
                  <w:marRight w:val="0"/>
                  <w:marTop w:val="0"/>
                  <w:marBottom w:val="0"/>
                  <w:divBdr>
                    <w:top w:val="single" w:sz="2" w:space="1" w:color="FFFFFF"/>
                    <w:left w:val="single" w:sz="2" w:space="11" w:color="FFFFFF"/>
                    <w:bottom w:val="single" w:sz="2" w:space="1" w:color="FFFFFF"/>
                    <w:right w:val="single" w:sz="2" w:space="4" w:color="FFFFFF"/>
                  </w:divBdr>
                  <w:divsChild>
                    <w:div w:id="836580936">
                      <w:marLeft w:val="0"/>
                      <w:marRight w:val="0"/>
                      <w:marTop w:val="0"/>
                      <w:marBottom w:val="0"/>
                      <w:divBdr>
                        <w:top w:val="none" w:sz="0" w:space="0" w:color="auto"/>
                        <w:left w:val="none" w:sz="0" w:space="0" w:color="auto"/>
                        <w:bottom w:val="none" w:sz="0" w:space="0" w:color="auto"/>
                        <w:right w:val="none" w:sz="0" w:space="0" w:color="auto"/>
                      </w:divBdr>
                    </w:div>
                  </w:divsChild>
                </w:div>
                <w:div w:id="1271745507">
                  <w:marLeft w:val="0"/>
                  <w:marRight w:val="0"/>
                  <w:marTop w:val="0"/>
                  <w:marBottom w:val="0"/>
                  <w:divBdr>
                    <w:top w:val="single" w:sz="2" w:space="1" w:color="FFFFFF"/>
                    <w:left w:val="single" w:sz="2" w:space="11" w:color="FFFFFF"/>
                    <w:bottom w:val="single" w:sz="2" w:space="1" w:color="FFFFFF"/>
                    <w:right w:val="single" w:sz="2" w:space="4" w:color="FFFFFF"/>
                  </w:divBdr>
                  <w:divsChild>
                    <w:div w:id="1243493939">
                      <w:marLeft w:val="0"/>
                      <w:marRight w:val="0"/>
                      <w:marTop w:val="0"/>
                      <w:marBottom w:val="0"/>
                      <w:divBdr>
                        <w:top w:val="none" w:sz="0" w:space="0" w:color="auto"/>
                        <w:left w:val="none" w:sz="0" w:space="0" w:color="auto"/>
                        <w:bottom w:val="none" w:sz="0" w:space="0" w:color="auto"/>
                        <w:right w:val="none" w:sz="0" w:space="0" w:color="auto"/>
                      </w:divBdr>
                    </w:div>
                  </w:divsChild>
                </w:div>
                <w:div w:id="1748572272">
                  <w:marLeft w:val="0"/>
                  <w:marRight w:val="0"/>
                  <w:marTop w:val="0"/>
                  <w:marBottom w:val="0"/>
                  <w:divBdr>
                    <w:top w:val="single" w:sz="2" w:space="1" w:color="FFFFFF"/>
                    <w:left w:val="single" w:sz="2" w:space="11" w:color="FFFFFF"/>
                    <w:bottom w:val="single" w:sz="2" w:space="1" w:color="FFFFFF"/>
                    <w:right w:val="single" w:sz="2" w:space="4" w:color="FFFFFF"/>
                  </w:divBdr>
                  <w:divsChild>
                    <w:div w:id="1770159739">
                      <w:marLeft w:val="0"/>
                      <w:marRight w:val="0"/>
                      <w:marTop w:val="0"/>
                      <w:marBottom w:val="0"/>
                      <w:divBdr>
                        <w:top w:val="none" w:sz="0" w:space="0" w:color="auto"/>
                        <w:left w:val="none" w:sz="0" w:space="0" w:color="auto"/>
                        <w:bottom w:val="none" w:sz="0" w:space="0" w:color="auto"/>
                        <w:right w:val="none" w:sz="0" w:space="0" w:color="auto"/>
                      </w:divBdr>
                    </w:div>
                  </w:divsChild>
                </w:div>
                <w:div w:id="1576236227">
                  <w:marLeft w:val="0"/>
                  <w:marRight w:val="0"/>
                  <w:marTop w:val="0"/>
                  <w:marBottom w:val="0"/>
                  <w:divBdr>
                    <w:top w:val="single" w:sz="2" w:space="1" w:color="FFFFFF"/>
                    <w:left w:val="single" w:sz="2" w:space="11" w:color="FFFFFF"/>
                    <w:bottom w:val="single" w:sz="2" w:space="1" w:color="FFFFFF"/>
                    <w:right w:val="single" w:sz="2" w:space="4" w:color="FFFFFF"/>
                  </w:divBdr>
                  <w:divsChild>
                    <w:div w:id="580136829">
                      <w:marLeft w:val="0"/>
                      <w:marRight w:val="0"/>
                      <w:marTop w:val="0"/>
                      <w:marBottom w:val="0"/>
                      <w:divBdr>
                        <w:top w:val="none" w:sz="0" w:space="0" w:color="auto"/>
                        <w:left w:val="none" w:sz="0" w:space="0" w:color="auto"/>
                        <w:bottom w:val="none" w:sz="0" w:space="0" w:color="auto"/>
                        <w:right w:val="none" w:sz="0" w:space="0" w:color="auto"/>
                      </w:divBdr>
                    </w:div>
                  </w:divsChild>
                </w:div>
                <w:div w:id="64182774">
                  <w:marLeft w:val="0"/>
                  <w:marRight w:val="0"/>
                  <w:marTop w:val="0"/>
                  <w:marBottom w:val="0"/>
                  <w:divBdr>
                    <w:top w:val="single" w:sz="2" w:space="1" w:color="FFFFFF"/>
                    <w:left w:val="single" w:sz="2" w:space="11" w:color="FFFFFF"/>
                    <w:bottom w:val="single" w:sz="2" w:space="1" w:color="FFFFFF"/>
                    <w:right w:val="single" w:sz="2" w:space="4" w:color="FFFFFF"/>
                  </w:divBdr>
                  <w:divsChild>
                    <w:div w:id="2022271841">
                      <w:marLeft w:val="0"/>
                      <w:marRight w:val="0"/>
                      <w:marTop w:val="0"/>
                      <w:marBottom w:val="0"/>
                      <w:divBdr>
                        <w:top w:val="none" w:sz="0" w:space="0" w:color="auto"/>
                        <w:left w:val="none" w:sz="0" w:space="0" w:color="auto"/>
                        <w:bottom w:val="none" w:sz="0" w:space="0" w:color="auto"/>
                        <w:right w:val="none" w:sz="0" w:space="0" w:color="auto"/>
                      </w:divBdr>
                    </w:div>
                  </w:divsChild>
                </w:div>
                <w:div w:id="579487601">
                  <w:marLeft w:val="0"/>
                  <w:marRight w:val="0"/>
                  <w:marTop w:val="0"/>
                  <w:marBottom w:val="0"/>
                  <w:divBdr>
                    <w:top w:val="single" w:sz="2" w:space="1" w:color="FFFFFF"/>
                    <w:left w:val="single" w:sz="2" w:space="11" w:color="FFFFFF"/>
                    <w:bottom w:val="single" w:sz="2" w:space="1" w:color="FFFFFF"/>
                    <w:right w:val="single" w:sz="2" w:space="4" w:color="FFFFFF"/>
                  </w:divBdr>
                  <w:divsChild>
                    <w:div w:id="1128472896">
                      <w:marLeft w:val="0"/>
                      <w:marRight w:val="0"/>
                      <w:marTop w:val="0"/>
                      <w:marBottom w:val="0"/>
                      <w:divBdr>
                        <w:top w:val="none" w:sz="0" w:space="0" w:color="auto"/>
                        <w:left w:val="none" w:sz="0" w:space="0" w:color="auto"/>
                        <w:bottom w:val="none" w:sz="0" w:space="0" w:color="auto"/>
                        <w:right w:val="none" w:sz="0" w:space="0" w:color="auto"/>
                      </w:divBdr>
                    </w:div>
                  </w:divsChild>
                </w:div>
                <w:div w:id="1116408787">
                  <w:marLeft w:val="0"/>
                  <w:marRight w:val="0"/>
                  <w:marTop w:val="0"/>
                  <w:marBottom w:val="0"/>
                  <w:divBdr>
                    <w:top w:val="single" w:sz="2" w:space="1" w:color="FFFFFF"/>
                    <w:left w:val="single" w:sz="2" w:space="11" w:color="FFFFFF"/>
                    <w:bottom w:val="single" w:sz="2" w:space="1" w:color="FFFFFF"/>
                    <w:right w:val="single" w:sz="2" w:space="4" w:color="FFFFFF"/>
                  </w:divBdr>
                  <w:divsChild>
                    <w:div w:id="1223910849">
                      <w:marLeft w:val="0"/>
                      <w:marRight w:val="0"/>
                      <w:marTop w:val="0"/>
                      <w:marBottom w:val="0"/>
                      <w:divBdr>
                        <w:top w:val="none" w:sz="0" w:space="0" w:color="auto"/>
                        <w:left w:val="none" w:sz="0" w:space="0" w:color="auto"/>
                        <w:bottom w:val="none" w:sz="0" w:space="0" w:color="auto"/>
                        <w:right w:val="none" w:sz="0" w:space="0" w:color="auto"/>
                      </w:divBdr>
                    </w:div>
                  </w:divsChild>
                </w:div>
                <w:div w:id="801995876">
                  <w:marLeft w:val="0"/>
                  <w:marRight w:val="0"/>
                  <w:marTop w:val="0"/>
                  <w:marBottom w:val="0"/>
                  <w:divBdr>
                    <w:top w:val="single" w:sz="2" w:space="1" w:color="FFFFFF"/>
                    <w:left w:val="single" w:sz="2" w:space="11" w:color="FFFFFF"/>
                    <w:bottom w:val="single" w:sz="2" w:space="1" w:color="FFFFFF"/>
                    <w:right w:val="single" w:sz="2" w:space="4" w:color="FFFFFF"/>
                  </w:divBdr>
                  <w:divsChild>
                    <w:div w:id="614211424">
                      <w:marLeft w:val="0"/>
                      <w:marRight w:val="0"/>
                      <w:marTop w:val="0"/>
                      <w:marBottom w:val="0"/>
                      <w:divBdr>
                        <w:top w:val="none" w:sz="0" w:space="0" w:color="auto"/>
                        <w:left w:val="none" w:sz="0" w:space="0" w:color="auto"/>
                        <w:bottom w:val="none" w:sz="0" w:space="0" w:color="auto"/>
                        <w:right w:val="none" w:sz="0" w:space="0" w:color="auto"/>
                      </w:divBdr>
                    </w:div>
                  </w:divsChild>
                </w:div>
                <w:div w:id="359859067">
                  <w:marLeft w:val="0"/>
                  <w:marRight w:val="0"/>
                  <w:marTop w:val="0"/>
                  <w:marBottom w:val="0"/>
                  <w:divBdr>
                    <w:top w:val="single" w:sz="2" w:space="1" w:color="FFFFFF"/>
                    <w:left w:val="single" w:sz="2" w:space="11" w:color="FFFFFF"/>
                    <w:bottom w:val="single" w:sz="2" w:space="1" w:color="FFFFFF"/>
                    <w:right w:val="single" w:sz="2" w:space="4" w:color="FFFFFF"/>
                  </w:divBdr>
                  <w:divsChild>
                    <w:div w:id="765659330">
                      <w:marLeft w:val="0"/>
                      <w:marRight w:val="0"/>
                      <w:marTop w:val="0"/>
                      <w:marBottom w:val="0"/>
                      <w:divBdr>
                        <w:top w:val="none" w:sz="0" w:space="0" w:color="auto"/>
                        <w:left w:val="none" w:sz="0" w:space="0" w:color="auto"/>
                        <w:bottom w:val="none" w:sz="0" w:space="0" w:color="auto"/>
                        <w:right w:val="none" w:sz="0" w:space="0" w:color="auto"/>
                      </w:divBdr>
                    </w:div>
                  </w:divsChild>
                </w:div>
                <w:div w:id="358120571">
                  <w:marLeft w:val="0"/>
                  <w:marRight w:val="0"/>
                  <w:marTop w:val="0"/>
                  <w:marBottom w:val="0"/>
                  <w:divBdr>
                    <w:top w:val="single" w:sz="2" w:space="1" w:color="FFFFFF"/>
                    <w:left w:val="single" w:sz="2" w:space="11" w:color="FFFFFF"/>
                    <w:bottom w:val="single" w:sz="2" w:space="1" w:color="FFFFFF"/>
                    <w:right w:val="single" w:sz="2" w:space="4" w:color="FFFFFF"/>
                  </w:divBdr>
                  <w:divsChild>
                    <w:div w:id="377705645">
                      <w:marLeft w:val="0"/>
                      <w:marRight w:val="0"/>
                      <w:marTop w:val="0"/>
                      <w:marBottom w:val="0"/>
                      <w:divBdr>
                        <w:top w:val="none" w:sz="0" w:space="0" w:color="auto"/>
                        <w:left w:val="none" w:sz="0" w:space="0" w:color="auto"/>
                        <w:bottom w:val="none" w:sz="0" w:space="0" w:color="auto"/>
                        <w:right w:val="none" w:sz="0" w:space="0" w:color="auto"/>
                      </w:divBdr>
                    </w:div>
                  </w:divsChild>
                </w:div>
                <w:div w:id="1096556273">
                  <w:marLeft w:val="0"/>
                  <w:marRight w:val="0"/>
                  <w:marTop w:val="0"/>
                  <w:marBottom w:val="0"/>
                  <w:divBdr>
                    <w:top w:val="single" w:sz="2" w:space="1" w:color="FFFFFF"/>
                    <w:left w:val="single" w:sz="2" w:space="11" w:color="FFFFFF"/>
                    <w:bottom w:val="single" w:sz="2" w:space="1" w:color="FFFFFF"/>
                    <w:right w:val="single" w:sz="2" w:space="4" w:color="FFFFFF"/>
                  </w:divBdr>
                  <w:divsChild>
                    <w:div w:id="390738259">
                      <w:marLeft w:val="0"/>
                      <w:marRight w:val="0"/>
                      <w:marTop w:val="0"/>
                      <w:marBottom w:val="0"/>
                      <w:divBdr>
                        <w:top w:val="none" w:sz="0" w:space="0" w:color="auto"/>
                        <w:left w:val="none" w:sz="0" w:space="0" w:color="auto"/>
                        <w:bottom w:val="none" w:sz="0" w:space="0" w:color="auto"/>
                        <w:right w:val="none" w:sz="0" w:space="0" w:color="auto"/>
                      </w:divBdr>
                    </w:div>
                  </w:divsChild>
                </w:div>
                <w:div w:id="834875870">
                  <w:marLeft w:val="0"/>
                  <w:marRight w:val="0"/>
                  <w:marTop w:val="0"/>
                  <w:marBottom w:val="0"/>
                  <w:divBdr>
                    <w:top w:val="single" w:sz="2" w:space="1" w:color="FFFFFF"/>
                    <w:left w:val="single" w:sz="2" w:space="11" w:color="FFFFFF"/>
                    <w:bottom w:val="single" w:sz="2" w:space="4" w:color="FFFFFF"/>
                    <w:right w:val="single" w:sz="2" w:space="4" w:color="FFFFFF"/>
                  </w:divBdr>
                  <w:divsChild>
                    <w:div w:id="534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27822">
          <w:marLeft w:val="0"/>
          <w:marRight w:val="0"/>
          <w:marTop w:val="0"/>
          <w:marBottom w:val="300"/>
          <w:divBdr>
            <w:top w:val="none" w:sz="0" w:space="0" w:color="auto"/>
            <w:left w:val="none" w:sz="0" w:space="0" w:color="auto"/>
            <w:bottom w:val="none" w:sz="0" w:space="0" w:color="auto"/>
            <w:right w:val="none" w:sz="0" w:space="0" w:color="auto"/>
          </w:divBdr>
          <w:divsChild>
            <w:div w:id="503279758">
              <w:marLeft w:val="0"/>
              <w:marRight w:val="0"/>
              <w:marTop w:val="0"/>
              <w:marBottom w:val="0"/>
              <w:divBdr>
                <w:top w:val="none" w:sz="0" w:space="0" w:color="auto"/>
                <w:left w:val="none" w:sz="0" w:space="0" w:color="auto"/>
                <w:bottom w:val="none" w:sz="0" w:space="0" w:color="auto"/>
                <w:right w:val="none" w:sz="0" w:space="0" w:color="auto"/>
              </w:divBdr>
              <w:divsChild>
                <w:div w:id="475418608">
                  <w:marLeft w:val="0"/>
                  <w:marRight w:val="0"/>
                  <w:marTop w:val="0"/>
                  <w:marBottom w:val="0"/>
                  <w:divBdr>
                    <w:top w:val="single" w:sz="2" w:space="4" w:color="FFFFFF"/>
                    <w:left w:val="single" w:sz="2" w:space="11" w:color="FFFFFF"/>
                    <w:bottom w:val="single" w:sz="2" w:space="1" w:color="FFFFFF"/>
                    <w:right w:val="single" w:sz="2" w:space="4" w:color="FFFFFF"/>
                  </w:divBdr>
                  <w:divsChild>
                    <w:div w:id="1912933691">
                      <w:marLeft w:val="0"/>
                      <w:marRight w:val="0"/>
                      <w:marTop w:val="0"/>
                      <w:marBottom w:val="0"/>
                      <w:divBdr>
                        <w:top w:val="none" w:sz="0" w:space="0" w:color="auto"/>
                        <w:left w:val="none" w:sz="0" w:space="0" w:color="auto"/>
                        <w:bottom w:val="none" w:sz="0" w:space="0" w:color="auto"/>
                        <w:right w:val="none" w:sz="0" w:space="0" w:color="auto"/>
                      </w:divBdr>
                    </w:div>
                  </w:divsChild>
                </w:div>
                <w:div w:id="590889538">
                  <w:marLeft w:val="0"/>
                  <w:marRight w:val="0"/>
                  <w:marTop w:val="0"/>
                  <w:marBottom w:val="0"/>
                  <w:divBdr>
                    <w:top w:val="single" w:sz="2" w:space="1" w:color="FFFFFF"/>
                    <w:left w:val="single" w:sz="2" w:space="11" w:color="FFFFFF"/>
                    <w:bottom w:val="single" w:sz="2" w:space="1" w:color="FFFFFF"/>
                    <w:right w:val="single" w:sz="2" w:space="4" w:color="FFFFFF"/>
                  </w:divBdr>
                  <w:divsChild>
                    <w:div w:id="1534224532">
                      <w:marLeft w:val="0"/>
                      <w:marRight w:val="0"/>
                      <w:marTop w:val="0"/>
                      <w:marBottom w:val="0"/>
                      <w:divBdr>
                        <w:top w:val="none" w:sz="0" w:space="0" w:color="auto"/>
                        <w:left w:val="none" w:sz="0" w:space="0" w:color="auto"/>
                        <w:bottom w:val="none" w:sz="0" w:space="0" w:color="auto"/>
                        <w:right w:val="none" w:sz="0" w:space="0" w:color="auto"/>
                      </w:divBdr>
                    </w:div>
                  </w:divsChild>
                </w:div>
                <w:div w:id="2076199883">
                  <w:marLeft w:val="0"/>
                  <w:marRight w:val="0"/>
                  <w:marTop w:val="0"/>
                  <w:marBottom w:val="0"/>
                  <w:divBdr>
                    <w:top w:val="single" w:sz="2" w:space="1" w:color="FFFFFF"/>
                    <w:left w:val="single" w:sz="2" w:space="11" w:color="FFFFFF"/>
                    <w:bottom w:val="single" w:sz="2" w:space="1" w:color="FFFFFF"/>
                    <w:right w:val="single" w:sz="2" w:space="4" w:color="FFFFFF"/>
                  </w:divBdr>
                  <w:divsChild>
                    <w:div w:id="1814986153">
                      <w:marLeft w:val="0"/>
                      <w:marRight w:val="0"/>
                      <w:marTop w:val="0"/>
                      <w:marBottom w:val="0"/>
                      <w:divBdr>
                        <w:top w:val="none" w:sz="0" w:space="0" w:color="auto"/>
                        <w:left w:val="none" w:sz="0" w:space="0" w:color="auto"/>
                        <w:bottom w:val="none" w:sz="0" w:space="0" w:color="auto"/>
                        <w:right w:val="none" w:sz="0" w:space="0" w:color="auto"/>
                      </w:divBdr>
                    </w:div>
                  </w:divsChild>
                </w:div>
                <w:div w:id="15811707">
                  <w:marLeft w:val="0"/>
                  <w:marRight w:val="0"/>
                  <w:marTop w:val="0"/>
                  <w:marBottom w:val="0"/>
                  <w:divBdr>
                    <w:top w:val="single" w:sz="2" w:space="1" w:color="FFFFFF"/>
                    <w:left w:val="single" w:sz="2" w:space="11" w:color="FFFFFF"/>
                    <w:bottom w:val="single" w:sz="2" w:space="1" w:color="FFFFFF"/>
                    <w:right w:val="single" w:sz="2" w:space="4" w:color="FFFFFF"/>
                  </w:divBdr>
                  <w:divsChild>
                    <w:div w:id="1501431598">
                      <w:marLeft w:val="0"/>
                      <w:marRight w:val="0"/>
                      <w:marTop w:val="0"/>
                      <w:marBottom w:val="0"/>
                      <w:divBdr>
                        <w:top w:val="none" w:sz="0" w:space="0" w:color="auto"/>
                        <w:left w:val="none" w:sz="0" w:space="0" w:color="auto"/>
                        <w:bottom w:val="none" w:sz="0" w:space="0" w:color="auto"/>
                        <w:right w:val="none" w:sz="0" w:space="0" w:color="auto"/>
                      </w:divBdr>
                    </w:div>
                  </w:divsChild>
                </w:div>
                <w:div w:id="1672221588">
                  <w:marLeft w:val="0"/>
                  <w:marRight w:val="0"/>
                  <w:marTop w:val="0"/>
                  <w:marBottom w:val="0"/>
                  <w:divBdr>
                    <w:top w:val="single" w:sz="2" w:space="1" w:color="FFFFFF"/>
                    <w:left w:val="single" w:sz="2" w:space="11" w:color="FFFFFF"/>
                    <w:bottom w:val="single" w:sz="2" w:space="1" w:color="FFFFFF"/>
                    <w:right w:val="single" w:sz="2" w:space="4" w:color="FFFFFF"/>
                  </w:divBdr>
                  <w:divsChild>
                    <w:div w:id="1023213994">
                      <w:marLeft w:val="0"/>
                      <w:marRight w:val="0"/>
                      <w:marTop w:val="0"/>
                      <w:marBottom w:val="0"/>
                      <w:divBdr>
                        <w:top w:val="none" w:sz="0" w:space="0" w:color="auto"/>
                        <w:left w:val="none" w:sz="0" w:space="0" w:color="auto"/>
                        <w:bottom w:val="none" w:sz="0" w:space="0" w:color="auto"/>
                        <w:right w:val="none" w:sz="0" w:space="0" w:color="auto"/>
                      </w:divBdr>
                    </w:div>
                  </w:divsChild>
                </w:div>
                <w:div w:id="1199010668">
                  <w:marLeft w:val="0"/>
                  <w:marRight w:val="0"/>
                  <w:marTop w:val="0"/>
                  <w:marBottom w:val="0"/>
                  <w:divBdr>
                    <w:top w:val="single" w:sz="2" w:space="1" w:color="FFFFFF"/>
                    <w:left w:val="single" w:sz="2" w:space="11" w:color="FFFFFF"/>
                    <w:bottom w:val="single" w:sz="2" w:space="1" w:color="FFFFFF"/>
                    <w:right w:val="single" w:sz="2" w:space="4" w:color="FFFFFF"/>
                  </w:divBdr>
                  <w:divsChild>
                    <w:div w:id="775488621">
                      <w:marLeft w:val="0"/>
                      <w:marRight w:val="0"/>
                      <w:marTop w:val="0"/>
                      <w:marBottom w:val="0"/>
                      <w:divBdr>
                        <w:top w:val="none" w:sz="0" w:space="0" w:color="auto"/>
                        <w:left w:val="none" w:sz="0" w:space="0" w:color="auto"/>
                        <w:bottom w:val="none" w:sz="0" w:space="0" w:color="auto"/>
                        <w:right w:val="none" w:sz="0" w:space="0" w:color="auto"/>
                      </w:divBdr>
                    </w:div>
                  </w:divsChild>
                </w:div>
                <w:div w:id="1383091400">
                  <w:marLeft w:val="0"/>
                  <w:marRight w:val="0"/>
                  <w:marTop w:val="0"/>
                  <w:marBottom w:val="0"/>
                  <w:divBdr>
                    <w:top w:val="single" w:sz="2" w:space="1" w:color="FFFFFF"/>
                    <w:left w:val="single" w:sz="2" w:space="11" w:color="FFFFFF"/>
                    <w:bottom w:val="single" w:sz="2" w:space="1" w:color="FFFFFF"/>
                    <w:right w:val="single" w:sz="2" w:space="4" w:color="FFFFFF"/>
                  </w:divBdr>
                  <w:divsChild>
                    <w:div w:id="288778429">
                      <w:marLeft w:val="0"/>
                      <w:marRight w:val="0"/>
                      <w:marTop w:val="0"/>
                      <w:marBottom w:val="0"/>
                      <w:divBdr>
                        <w:top w:val="none" w:sz="0" w:space="0" w:color="auto"/>
                        <w:left w:val="none" w:sz="0" w:space="0" w:color="auto"/>
                        <w:bottom w:val="none" w:sz="0" w:space="0" w:color="auto"/>
                        <w:right w:val="none" w:sz="0" w:space="0" w:color="auto"/>
                      </w:divBdr>
                    </w:div>
                  </w:divsChild>
                </w:div>
                <w:div w:id="1492526455">
                  <w:marLeft w:val="0"/>
                  <w:marRight w:val="0"/>
                  <w:marTop w:val="0"/>
                  <w:marBottom w:val="0"/>
                  <w:divBdr>
                    <w:top w:val="single" w:sz="2" w:space="1" w:color="FFFFFF"/>
                    <w:left w:val="single" w:sz="2" w:space="11" w:color="FFFFFF"/>
                    <w:bottom w:val="single" w:sz="2" w:space="1" w:color="FFFFFF"/>
                    <w:right w:val="single" w:sz="2" w:space="4" w:color="FFFFFF"/>
                  </w:divBdr>
                  <w:divsChild>
                    <w:div w:id="878665417">
                      <w:marLeft w:val="0"/>
                      <w:marRight w:val="0"/>
                      <w:marTop w:val="0"/>
                      <w:marBottom w:val="0"/>
                      <w:divBdr>
                        <w:top w:val="none" w:sz="0" w:space="0" w:color="auto"/>
                        <w:left w:val="none" w:sz="0" w:space="0" w:color="auto"/>
                        <w:bottom w:val="none" w:sz="0" w:space="0" w:color="auto"/>
                        <w:right w:val="none" w:sz="0" w:space="0" w:color="auto"/>
                      </w:divBdr>
                    </w:div>
                  </w:divsChild>
                </w:div>
                <w:div w:id="814028358">
                  <w:marLeft w:val="0"/>
                  <w:marRight w:val="0"/>
                  <w:marTop w:val="0"/>
                  <w:marBottom w:val="0"/>
                  <w:divBdr>
                    <w:top w:val="single" w:sz="2" w:space="1" w:color="FFFFFF"/>
                    <w:left w:val="single" w:sz="2" w:space="11" w:color="FFFFFF"/>
                    <w:bottom w:val="single" w:sz="2" w:space="1" w:color="FFFFFF"/>
                    <w:right w:val="single" w:sz="2" w:space="4" w:color="FFFFFF"/>
                  </w:divBdr>
                  <w:divsChild>
                    <w:div w:id="1575894619">
                      <w:marLeft w:val="0"/>
                      <w:marRight w:val="0"/>
                      <w:marTop w:val="0"/>
                      <w:marBottom w:val="0"/>
                      <w:divBdr>
                        <w:top w:val="none" w:sz="0" w:space="0" w:color="auto"/>
                        <w:left w:val="none" w:sz="0" w:space="0" w:color="auto"/>
                        <w:bottom w:val="none" w:sz="0" w:space="0" w:color="auto"/>
                        <w:right w:val="none" w:sz="0" w:space="0" w:color="auto"/>
                      </w:divBdr>
                    </w:div>
                  </w:divsChild>
                </w:div>
                <w:div w:id="1997609344">
                  <w:marLeft w:val="0"/>
                  <w:marRight w:val="0"/>
                  <w:marTop w:val="0"/>
                  <w:marBottom w:val="0"/>
                  <w:divBdr>
                    <w:top w:val="single" w:sz="2" w:space="1" w:color="FFFFFF"/>
                    <w:left w:val="single" w:sz="2" w:space="11" w:color="FFFFFF"/>
                    <w:bottom w:val="single" w:sz="2" w:space="1" w:color="FFFFFF"/>
                    <w:right w:val="single" w:sz="2" w:space="4" w:color="FFFFFF"/>
                  </w:divBdr>
                  <w:divsChild>
                    <w:div w:id="411784151">
                      <w:marLeft w:val="0"/>
                      <w:marRight w:val="0"/>
                      <w:marTop w:val="0"/>
                      <w:marBottom w:val="0"/>
                      <w:divBdr>
                        <w:top w:val="none" w:sz="0" w:space="0" w:color="auto"/>
                        <w:left w:val="none" w:sz="0" w:space="0" w:color="auto"/>
                        <w:bottom w:val="none" w:sz="0" w:space="0" w:color="auto"/>
                        <w:right w:val="none" w:sz="0" w:space="0" w:color="auto"/>
                      </w:divBdr>
                    </w:div>
                  </w:divsChild>
                </w:div>
                <w:div w:id="132335559">
                  <w:marLeft w:val="0"/>
                  <w:marRight w:val="0"/>
                  <w:marTop w:val="0"/>
                  <w:marBottom w:val="0"/>
                  <w:divBdr>
                    <w:top w:val="single" w:sz="2" w:space="1" w:color="FFFFFF"/>
                    <w:left w:val="single" w:sz="2" w:space="11" w:color="FFFFFF"/>
                    <w:bottom w:val="single" w:sz="2" w:space="1" w:color="FFFFFF"/>
                    <w:right w:val="single" w:sz="2" w:space="4" w:color="FFFFFF"/>
                  </w:divBdr>
                  <w:divsChild>
                    <w:div w:id="1434007653">
                      <w:marLeft w:val="0"/>
                      <w:marRight w:val="0"/>
                      <w:marTop w:val="0"/>
                      <w:marBottom w:val="0"/>
                      <w:divBdr>
                        <w:top w:val="none" w:sz="0" w:space="0" w:color="auto"/>
                        <w:left w:val="none" w:sz="0" w:space="0" w:color="auto"/>
                        <w:bottom w:val="none" w:sz="0" w:space="0" w:color="auto"/>
                        <w:right w:val="none" w:sz="0" w:space="0" w:color="auto"/>
                      </w:divBdr>
                    </w:div>
                  </w:divsChild>
                </w:div>
                <w:div w:id="1905406076">
                  <w:marLeft w:val="0"/>
                  <w:marRight w:val="0"/>
                  <w:marTop w:val="0"/>
                  <w:marBottom w:val="0"/>
                  <w:divBdr>
                    <w:top w:val="single" w:sz="2" w:space="1" w:color="FFFFFF"/>
                    <w:left w:val="single" w:sz="2" w:space="11" w:color="FFFFFF"/>
                    <w:bottom w:val="single" w:sz="2" w:space="1" w:color="FFFFFF"/>
                    <w:right w:val="single" w:sz="2" w:space="4" w:color="FFFFFF"/>
                  </w:divBdr>
                  <w:divsChild>
                    <w:div w:id="1042904992">
                      <w:marLeft w:val="0"/>
                      <w:marRight w:val="0"/>
                      <w:marTop w:val="0"/>
                      <w:marBottom w:val="0"/>
                      <w:divBdr>
                        <w:top w:val="none" w:sz="0" w:space="0" w:color="auto"/>
                        <w:left w:val="none" w:sz="0" w:space="0" w:color="auto"/>
                        <w:bottom w:val="none" w:sz="0" w:space="0" w:color="auto"/>
                        <w:right w:val="none" w:sz="0" w:space="0" w:color="auto"/>
                      </w:divBdr>
                    </w:div>
                  </w:divsChild>
                </w:div>
                <w:div w:id="1318072406">
                  <w:marLeft w:val="0"/>
                  <w:marRight w:val="0"/>
                  <w:marTop w:val="0"/>
                  <w:marBottom w:val="0"/>
                  <w:divBdr>
                    <w:top w:val="single" w:sz="2" w:space="1" w:color="FFFFFF"/>
                    <w:left w:val="single" w:sz="2" w:space="11" w:color="FFFFFF"/>
                    <w:bottom w:val="single" w:sz="2" w:space="1" w:color="FFFFFF"/>
                    <w:right w:val="single" w:sz="2" w:space="4" w:color="FFFFFF"/>
                  </w:divBdr>
                  <w:divsChild>
                    <w:div w:id="253320954">
                      <w:marLeft w:val="0"/>
                      <w:marRight w:val="0"/>
                      <w:marTop w:val="0"/>
                      <w:marBottom w:val="0"/>
                      <w:divBdr>
                        <w:top w:val="none" w:sz="0" w:space="0" w:color="auto"/>
                        <w:left w:val="none" w:sz="0" w:space="0" w:color="auto"/>
                        <w:bottom w:val="none" w:sz="0" w:space="0" w:color="auto"/>
                        <w:right w:val="none" w:sz="0" w:space="0" w:color="auto"/>
                      </w:divBdr>
                    </w:div>
                  </w:divsChild>
                </w:div>
                <w:div w:id="993946035">
                  <w:marLeft w:val="0"/>
                  <w:marRight w:val="0"/>
                  <w:marTop w:val="0"/>
                  <w:marBottom w:val="0"/>
                  <w:divBdr>
                    <w:top w:val="single" w:sz="2" w:space="1" w:color="FFFFFF"/>
                    <w:left w:val="single" w:sz="2" w:space="11" w:color="FFFFFF"/>
                    <w:bottom w:val="single" w:sz="2" w:space="1" w:color="FFFFFF"/>
                    <w:right w:val="single" w:sz="2" w:space="4" w:color="FFFFFF"/>
                  </w:divBdr>
                  <w:divsChild>
                    <w:div w:id="2090157272">
                      <w:marLeft w:val="0"/>
                      <w:marRight w:val="0"/>
                      <w:marTop w:val="0"/>
                      <w:marBottom w:val="0"/>
                      <w:divBdr>
                        <w:top w:val="none" w:sz="0" w:space="0" w:color="auto"/>
                        <w:left w:val="none" w:sz="0" w:space="0" w:color="auto"/>
                        <w:bottom w:val="none" w:sz="0" w:space="0" w:color="auto"/>
                        <w:right w:val="none" w:sz="0" w:space="0" w:color="auto"/>
                      </w:divBdr>
                    </w:div>
                  </w:divsChild>
                </w:div>
                <w:div w:id="179199471">
                  <w:marLeft w:val="0"/>
                  <w:marRight w:val="0"/>
                  <w:marTop w:val="0"/>
                  <w:marBottom w:val="0"/>
                  <w:divBdr>
                    <w:top w:val="single" w:sz="2" w:space="1" w:color="FFFFFF"/>
                    <w:left w:val="single" w:sz="2" w:space="11" w:color="FFFFFF"/>
                    <w:bottom w:val="single" w:sz="2" w:space="1" w:color="FFFFFF"/>
                    <w:right w:val="single" w:sz="2" w:space="4" w:color="FFFFFF"/>
                  </w:divBdr>
                  <w:divsChild>
                    <w:div w:id="796803277">
                      <w:marLeft w:val="0"/>
                      <w:marRight w:val="0"/>
                      <w:marTop w:val="0"/>
                      <w:marBottom w:val="0"/>
                      <w:divBdr>
                        <w:top w:val="none" w:sz="0" w:space="0" w:color="auto"/>
                        <w:left w:val="none" w:sz="0" w:space="0" w:color="auto"/>
                        <w:bottom w:val="none" w:sz="0" w:space="0" w:color="auto"/>
                        <w:right w:val="none" w:sz="0" w:space="0" w:color="auto"/>
                      </w:divBdr>
                    </w:div>
                  </w:divsChild>
                </w:div>
                <w:div w:id="291912022">
                  <w:marLeft w:val="0"/>
                  <w:marRight w:val="0"/>
                  <w:marTop w:val="0"/>
                  <w:marBottom w:val="0"/>
                  <w:divBdr>
                    <w:top w:val="single" w:sz="2" w:space="1" w:color="FFFFFF"/>
                    <w:left w:val="single" w:sz="2" w:space="11" w:color="FFFFFF"/>
                    <w:bottom w:val="single" w:sz="2" w:space="1" w:color="FFFFFF"/>
                    <w:right w:val="single" w:sz="2" w:space="4" w:color="FFFFFF"/>
                  </w:divBdr>
                  <w:divsChild>
                    <w:div w:id="1306084417">
                      <w:marLeft w:val="0"/>
                      <w:marRight w:val="0"/>
                      <w:marTop w:val="0"/>
                      <w:marBottom w:val="0"/>
                      <w:divBdr>
                        <w:top w:val="none" w:sz="0" w:space="0" w:color="auto"/>
                        <w:left w:val="none" w:sz="0" w:space="0" w:color="auto"/>
                        <w:bottom w:val="none" w:sz="0" w:space="0" w:color="auto"/>
                        <w:right w:val="none" w:sz="0" w:space="0" w:color="auto"/>
                      </w:divBdr>
                    </w:div>
                  </w:divsChild>
                </w:div>
                <w:div w:id="841312671">
                  <w:marLeft w:val="0"/>
                  <w:marRight w:val="0"/>
                  <w:marTop w:val="0"/>
                  <w:marBottom w:val="0"/>
                  <w:divBdr>
                    <w:top w:val="single" w:sz="2" w:space="1" w:color="FFFFFF"/>
                    <w:left w:val="single" w:sz="2" w:space="11" w:color="FFFFFF"/>
                    <w:bottom w:val="single" w:sz="2" w:space="1" w:color="FFFFFF"/>
                    <w:right w:val="single" w:sz="2" w:space="4" w:color="FFFFFF"/>
                  </w:divBdr>
                  <w:divsChild>
                    <w:div w:id="1115712250">
                      <w:marLeft w:val="0"/>
                      <w:marRight w:val="0"/>
                      <w:marTop w:val="0"/>
                      <w:marBottom w:val="0"/>
                      <w:divBdr>
                        <w:top w:val="none" w:sz="0" w:space="0" w:color="auto"/>
                        <w:left w:val="none" w:sz="0" w:space="0" w:color="auto"/>
                        <w:bottom w:val="none" w:sz="0" w:space="0" w:color="auto"/>
                        <w:right w:val="none" w:sz="0" w:space="0" w:color="auto"/>
                      </w:divBdr>
                    </w:div>
                  </w:divsChild>
                </w:div>
                <w:div w:id="1889337954">
                  <w:marLeft w:val="0"/>
                  <w:marRight w:val="0"/>
                  <w:marTop w:val="0"/>
                  <w:marBottom w:val="0"/>
                  <w:divBdr>
                    <w:top w:val="single" w:sz="2" w:space="1" w:color="FFFFFF"/>
                    <w:left w:val="single" w:sz="2" w:space="11" w:color="FFFFFF"/>
                    <w:bottom w:val="single" w:sz="2" w:space="1" w:color="FFFFFF"/>
                    <w:right w:val="single" w:sz="2" w:space="4" w:color="FFFFFF"/>
                  </w:divBdr>
                  <w:divsChild>
                    <w:div w:id="344523696">
                      <w:marLeft w:val="0"/>
                      <w:marRight w:val="0"/>
                      <w:marTop w:val="0"/>
                      <w:marBottom w:val="0"/>
                      <w:divBdr>
                        <w:top w:val="none" w:sz="0" w:space="0" w:color="auto"/>
                        <w:left w:val="none" w:sz="0" w:space="0" w:color="auto"/>
                        <w:bottom w:val="none" w:sz="0" w:space="0" w:color="auto"/>
                        <w:right w:val="none" w:sz="0" w:space="0" w:color="auto"/>
                      </w:divBdr>
                    </w:div>
                  </w:divsChild>
                </w:div>
                <w:div w:id="999116862">
                  <w:marLeft w:val="0"/>
                  <w:marRight w:val="0"/>
                  <w:marTop w:val="0"/>
                  <w:marBottom w:val="0"/>
                  <w:divBdr>
                    <w:top w:val="single" w:sz="2" w:space="1" w:color="FFFFFF"/>
                    <w:left w:val="single" w:sz="2" w:space="11" w:color="FFFFFF"/>
                    <w:bottom w:val="single" w:sz="2" w:space="1" w:color="FFFFFF"/>
                    <w:right w:val="single" w:sz="2" w:space="4" w:color="FFFFFF"/>
                  </w:divBdr>
                  <w:divsChild>
                    <w:div w:id="1722829904">
                      <w:marLeft w:val="0"/>
                      <w:marRight w:val="0"/>
                      <w:marTop w:val="0"/>
                      <w:marBottom w:val="0"/>
                      <w:divBdr>
                        <w:top w:val="none" w:sz="0" w:space="0" w:color="auto"/>
                        <w:left w:val="none" w:sz="0" w:space="0" w:color="auto"/>
                        <w:bottom w:val="none" w:sz="0" w:space="0" w:color="auto"/>
                        <w:right w:val="none" w:sz="0" w:space="0" w:color="auto"/>
                      </w:divBdr>
                    </w:div>
                  </w:divsChild>
                </w:div>
                <w:div w:id="753093010">
                  <w:marLeft w:val="0"/>
                  <w:marRight w:val="0"/>
                  <w:marTop w:val="0"/>
                  <w:marBottom w:val="0"/>
                  <w:divBdr>
                    <w:top w:val="single" w:sz="2" w:space="1" w:color="FFFFFF"/>
                    <w:left w:val="single" w:sz="2" w:space="11" w:color="FFFFFF"/>
                    <w:bottom w:val="single" w:sz="2" w:space="1" w:color="FFFFFF"/>
                    <w:right w:val="single" w:sz="2" w:space="4" w:color="FFFFFF"/>
                  </w:divBdr>
                  <w:divsChild>
                    <w:div w:id="165830627">
                      <w:marLeft w:val="0"/>
                      <w:marRight w:val="0"/>
                      <w:marTop w:val="0"/>
                      <w:marBottom w:val="0"/>
                      <w:divBdr>
                        <w:top w:val="none" w:sz="0" w:space="0" w:color="auto"/>
                        <w:left w:val="none" w:sz="0" w:space="0" w:color="auto"/>
                        <w:bottom w:val="none" w:sz="0" w:space="0" w:color="auto"/>
                        <w:right w:val="none" w:sz="0" w:space="0" w:color="auto"/>
                      </w:divBdr>
                    </w:div>
                  </w:divsChild>
                </w:div>
                <w:div w:id="2000962367">
                  <w:marLeft w:val="0"/>
                  <w:marRight w:val="0"/>
                  <w:marTop w:val="0"/>
                  <w:marBottom w:val="0"/>
                  <w:divBdr>
                    <w:top w:val="single" w:sz="2" w:space="1" w:color="FFFFFF"/>
                    <w:left w:val="single" w:sz="2" w:space="11" w:color="FFFFFF"/>
                    <w:bottom w:val="single" w:sz="2" w:space="1" w:color="FFFFFF"/>
                    <w:right w:val="single" w:sz="2" w:space="4" w:color="FFFFFF"/>
                  </w:divBdr>
                  <w:divsChild>
                    <w:div w:id="274562797">
                      <w:marLeft w:val="0"/>
                      <w:marRight w:val="0"/>
                      <w:marTop w:val="0"/>
                      <w:marBottom w:val="0"/>
                      <w:divBdr>
                        <w:top w:val="none" w:sz="0" w:space="0" w:color="auto"/>
                        <w:left w:val="none" w:sz="0" w:space="0" w:color="auto"/>
                        <w:bottom w:val="none" w:sz="0" w:space="0" w:color="auto"/>
                        <w:right w:val="none" w:sz="0" w:space="0" w:color="auto"/>
                      </w:divBdr>
                    </w:div>
                  </w:divsChild>
                </w:div>
                <w:div w:id="1667586584">
                  <w:marLeft w:val="0"/>
                  <w:marRight w:val="0"/>
                  <w:marTop w:val="0"/>
                  <w:marBottom w:val="0"/>
                  <w:divBdr>
                    <w:top w:val="single" w:sz="2" w:space="1" w:color="FFFFFF"/>
                    <w:left w:val="single" w:sz="2" w:space="11" w:color="FFFFFF"/>
                    <w:bottom w:val="single" w:sz="2" w:space="1" w:color="FFFFFF"/>
                    <w:right w:val="single" w:sz="2" w:space="4" w:color="FFFFFF"/>
                  </w:divBdr>
                  <w:divsChild>
                    <w:div w:id="1402412540">
                      <w:marLeft w:val="0"/>
                      <w:marRight w:val="0"/>
                      <w:marTop w:val="0"/>
                      <w:marBottom w:val="0"/>
                      <w:divBdr>
                        <w:top w:val="none" w:sz="0" w:space="0" w:color="auto"/>
                        <w:left w:val="none" w:sz="0" w:space="0" w:color="auto"/>
                        <w:bottom w:val="none" w:sz="0" w:space="0" w:color="auto"/>
                        <w:right w:val="none" w:sz="0" w:space="0" w:color="auto"/>
                      </w:divBdr>
                    </w:div>
                  </w:divsChild>
                </w:div>
                <w:div w:id="2135783306">
                  <w:marLeft w:val="0"/>
                  <w:marRight w:val="0"/>
                  <w:marTop w:val="0"/>
                  <w:marBottom w:val="0"/>
                  <w:divBdr>
                    <w:top w:val="single" w:sz="2" w:space="1" w:color="FFFFFF"/>
                    <w:left w:val="single" w:sz="2" w:space="11" w:color="FFFFFF"/>
                    <w:bottom w:val="single" w:sz="2" w:space="4" w:color="FFFFFF"/>
                    <w:right w:val="single" w:sz="2" w:space="4" w:color="FFFFFF"/>
                  </w:divBdr>
                  <w:divsChild>
                    <w:div w:id="19347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88216">
          <w:marLeft w:val="0"/>
          <w:marRight w:val="0"/>
          <w:marTop w:val="0"/>
          <w:marBottom w:val="300"/>
          <w:divBdr>
            <w:top w:val="none" w:sz="0" w:space="0" w:color="auto"/>
            <w:left w:val="none" w:sz="0" w:space="0" w:color="auto"/>
            <w:bottom w:val="none" w:sz="0" w:space="0" w:color="auto"/>
            <w:right w:val="none" w:sz="0" w:space="0" w:color="auto"/>
          </w:divBdr>
          <w:divsChild>
            <w:div w:id="1264341801">
              <w:marLeft w:val="0"/>
              <w:marRight w:val="0"/>
              <w:marTop w:val="0"/>
              <w:marBottom w:val="0"/>
              <w:divBdr>
                <w:top w:val="none" w:sz="0" w:space="0" w:color="auto"/>
                <w:left w:val="none" w:sz="0" w:space="0" w:color="auto"/>
                <w:bottom w:val="none" w:sz="0" w:space="0" w:color="auto"/>
                <w:right w:val="none" w:sz="0" w:space="0" w:color="auto"/>
              </w:divBdr>
              <w:divsChild>
                <w:div w:id="1151290515">
                  <w:marLeft w:val="0"/>
                  <w:marRight w:val="0"/>
                  <w:marTop w:val="0"/>
                  <w:marBottom w:val="0"/>
                  <w:divBdr>
                    <w:top w:val="single" w:sz="2" w:space="4" w:color="FFFFFF"/>
                    <w:left w:val="single" w:sz="2" w:space="11" w:color="FFFFFF"/>
                    <w:bottom w:val="single" w:sz="2" w:space="1" w:color="FFFFFF"/>
                    <w:right w:val="single" w:sz="2" w:space="4" w:color="FFFFFF"/>
                  </w:divBdr>
                  <w:divsChild>
                    <w:div w:id="2126800665">
                      <w:marLeft w:val="0"/>
                      <w:marRight w:val="0"/>
                      <w:marTop w:val="0"/>
                      <w:marBottom w:val="0"/>
                      <w:divBdr>
                        <w:top w:val="none" w:sz="0" w:space="0" w:color="auto"/>
                        <w:left w:val="none" w:sz="0" w:space="0" w:color="auto"/>
                        <w:bottom w:val="none" w:sz="0" w:space="0" w:color="auto"/>
                        <w:right w:val="none" w:sz="0" w:space="0" w:color="auto"/>
                      </w:divBdr>
                    </w:div>
                  </w:divsChild>
                </w:div>
                <w:div w:id="2110195333">
                  <w:marLeft w:val="0"/>
                  <w:marRight w:val="0"/>
                  <w:marTop w:val="0"/>
                  <w:marBottom w:val="0"/>
                  <w:divBdr>
                    <w:top w:val="single" w:sz="2" w:space="1" w:color="FFFFFF"/>
                    <w:left w:val="single" w:sz="2" w:space="11" w:color="FFFFFF"/>
                    <w:bottom w:val="single" w:sz="2" w:space="1" w:color="FFFFFF"/>
                    <w:right w:val="single" w:sz="2" w:space="4" w:color="FFFFFF"/>
                  </w:divBdr>
                  <w:divsChild>
                    <w:div w:id="1105267539">
                      <w:marLeft w:val="0"/>
                      <w:marRight w:val="0"/>
                      <w:marTop w:val="0"/>
                      <w:marBottom w:val="0"/>
                      <w:divBdr>
                        <w:top w:val="none" w:sz="0" w:space="0" w:color="auto"/>
                        <w:left w:val="none" w:sz="0" w:space="0" w:color="auto"/>
                        <w:bottom w:val="none" w:sz="0" w:space="0" w:color="auto"/>
                        <w:right w:val="none" w:sz="0" w:space="0" w:color="auto"/>
                      </w:divBdr>
                    </w:div>
                  </w:divsChild>
                </w:div>
                <w:div w:id="450364306">
                  <w:marLeft w:val="0"/>
                  <w:marRight w:val="0"/>
                  <w:marTop w:val="0"/>
                  <w:marBottom w:val="0"/>
                  <w:divBdr>
                    <w:top w:val="single" w:sz="2" w:space="1" w:color="FFFFFF"/>
                    <w:left w:val="single" w:sz="2" w:space="11" w:color="FFFFFF"/>
                    <w:bottom w:val="single" w:sz="2" w:space="1" w:color="FFFFFF"/>
                    <w:right w:val="single" w:sz="2" w:space="4" w:color="FFFFFF"/>
                  </w:divBdr>
                  <w:divsChild>
                    <w:div w:id="662782291">
                      <w:marLeft w:val="0"/>
                      <w:marRight w:val="0"/>
                      <w:marTop w:val="0"/>
                      <w:marBottom w:val="0"/>
                      <w:divBdr>
                        <w:top w:val="none" w:sz="0" w:space="0" w:color="auto"/>
                        <w:left w:val="none" w:sz="0" w:space="0" w:color="auto"/>
                        <w:bottom w:val="none" w:sz="0" w:space="0" w:color="auto"/>
                        <w:right w:val="none" w:sz="0" w:space="0" w:color="auto"/>
                      </w:divBdr>
                    </w:div>
                  </w:divsChild>
                </w:div>
                <w:div w:id="483550867">
                  <w:marLeft w:val="0"/>
                  <w:marRight w:val="0"/>
                  <w:marTop w:val="0"/>
                  <w:marBottom w:val="0"/>
                  <w:divBdr>
                    <w:top w:val="single" w:sz="2" w:space="1" w:color="FFFFFF"/>
                    <w:left w:val="single" w:sz="2" w:space="11" w:color="FFFFFF"/>
                    <w:bottom w:val="single" w:sz="2" w:space="1" w:color="FFFFFF"/>
                    <w:right w:val="single" w:sz="2" w:space="4" w:color="FFFFFF"/>
                  </w:divBdr>
                  <w:divsChild>
                    <w:div w:id="117451026">
                      <w:marLeft w:val="0"/>
                      <w:marRight w:val="0"/>
                      <w:marTop w:val="0"/>
                      <w:marBottom w:val="0"/>
                      <w:divBdr>
                        <w:top w:val="none" w:sz="0" w:space="0" w:color="auto"/>
                        <w:left w:val="none" w:sz="0" w:space="0" w:color="auto"/>
                        <w:bottom w:val="none" w:sz="0" w:space="0" w:color="auto"/>
                        <w:right w:val="none" w:sz="0" w:space="0" w:color="auto"/>
                      </w:divBdr>
                    </w:div>
                  </w:divsChild>
                </w:div>
                <w:div w:id="1375427633">
                  <w:marLeft w:val="0"/>
                  <w:marRight w:val="0"/>
                  <w:marTop w:val="0"/>
                  <w:marBottom w:val="0"/>
                  <w:divBdr>
                    <w:top w:val="single" w:sz="2" w:space="1" w:color="FFFFFF"/>
                    <w:left w:val="single" w:sz="2" w:space="11" w:color="FFFFFF"/>
                    <w:bottom w:val="single" w:sz="2" w:space="1" w:color="FFFFFF"/>
                    <w:right w:val="single" w:sz="2" w:space="4" w:color="FFFFFF"/>
                  </w:divBdr>
                  <w:divsChild>
                    <w:div w:id="1179391787">
                      <w:marLeft w:val="0"/>
                      <w:marRight w:val="0"/>
                      <w:marTop w:val="0"/>
                      <w:marBottom w:val="0"/>
                      <w:divBdr>
                        <w:top w:val="none" w:sz="0" w:space="0" w:color="auto"/>
                        <w:left w:val="none" w:sz="0" w:space="0" w:color="auto"/>
                        <w:bottom w:val="none" w:sz="0" w:space="0" w:color="auto"/>
                        <w:right w:val="none" w:sz="0" w:space="0" w:color="auto"/>
                      </w:divBdr>
                    </w:div>
                  </w:divsChild>
                </w:div>
                <w:div w:id="382294954">
                  <w:marLeft w:val="0"/>
                  <w:marRight w:val="0"/>
                  <w:marTop w:val="0"/>
                  <w:marBottom w:val="0"/>
                  <w:divBdr>
                    <w:top w:val="single" w:sz="2" w:space="1" w:color="FFFFFF"/>
                    <w:left w:val="single" w:sz="2" w:space="11" w:color="FFFFFF"/>
                    <w:bottom w:val="single" w:sz="2" w:space="1" w:color="FFFFFF"/>
                    <w:right w:val="single" w:sz="2" w:space="4" w:color="FFFFFF"/>
                  </w:divBdr>
                  <w:divsChild>
                    <w:div w:id="1489856410">
                      <w:marLeft w:val="0"/>
                      <w:marRight w:val="0"/>
                      <w:marTop w:val="0"/>
                      <w:marBottom w:val="0"/>
                      <w:divBdr>
                        <w:top w:val="none" w:sz="0" w:space="0" w:color="auto"/>
                        <w:left w:val="none" w:sz="0" w:space="0" w:color="auto"/>
                        <w:bottom w:val="none" w:sz="0" w:space="0" w:color="auto"/>
                        <w:right w:val="none" w:sz="0" w:space="0" w:color="auto"/>
                      </w:divBdr>
                    </w:div>
                  </w:divsChild>
                </w:div>
                <w:div w:id="1768966665">
                  <w:marLeft w:val="0"/>
                  <w:marRight w:val="0"/>
                  <w:marTop w:val="0"/>
                  <w:marBottom w:val="0"/>
                  <w:divBdr>
                    <w:top w:val="single" w:sz="2" w:space="1" w:color="FFFFFF"/>
                    <w:left w:val="single" w:sz="2" w:space="11" w:color="FFFFFF"/>
                    <w:bottom w:val="single" w:sz="2" w:space="4" w:color="FFFFFF"/>
                    <w:right w:val="single" w:sz="2" w:space="4" w:color="FFFFFF"/>
                  </w:divBdr>
                  <w:divsChild>
                    <w:div w:id="9415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2378">
          <w:marLeft w:val="0"/>
          <w:marRight w:val="0"/>
          <w:marTop w:val="0"/>
          <w:marBottom w:val="300"/>
          <w:divBdr>
            <w:top w:val="none" w:sz="0" w:space="0" w:color="auto"/>
            <w:left w:val="none" w:sz="0" w:space="0" w:color="auto"/>
            <w:bottom w:val="none" w:sz="0" w:space="0" w:color="auto"/>
            <w:right w:val="none" w:sz="0" w:space="0" w:color="auto"/>
          </w:divBdr>
          <w:divsChild>
            <w:div w:id="491722077">
              <w:marLeft w:val="0"/>
              <w:marRight w:val="0"/>
              <w:marTop w:val="0"/>
              <w:marBottom w:val="0"/>
              <w:divBdr>
                <w:top w:val="none" w:sz="0" w:space="0" w:color="auto"/>
                <w:left w:val="none" w:sz="0" w:space="0" w:color="auto"/>
                <w:bottom w:val="none" w:sz="0" w:space="0" w:color="auto"/>
                <w:right w:val="none" w:sz="0" w:space="0" w:color="auto"/>
              </w:divBdr>
              <w:divsChild>
                <w:div w:id="1757439311">
                  <w:marLeft w:val="0"/>
                  <w:marRight w:val="0"/>
                  <w:marTop w:val="0"/>
                  <w:marBottom w:val="0"/>
                  <w:divBdr>
                    <w:top w:val="single" w:sz="2" w:space="4" w:color="FFFFFF"/>
                    <w:left w:val="single" w:sz="2" w:space="11" w:color="FFFFFF"/>
                    <w:bottom w:val="single" w:sz="2" w:space="1" w:color="FFFFFF"/>
                    <w:right w:val="single" w:sz="2" w:space="4" w:color="FFFFFF"/>
                  </w:divBdr>
                  <w:divsChild>
                    <w:div w:id="1516574277">
                      <w:marLeft w:val="0"/>
                      <w:marRight w:val="0"/>
                      <w:marTop w:val="0"/>
                      <w:marBottom w:val="0"/>
                      <w:divBdr>
                        <w:top w:val="none" w:sz="0" w:space="0" w:color="auto"/>
                        <w:left w:val="none" w:sz="0" w:space="0" w:color="auto"/>
                        <w:bottom w:val="none" w:sz="0" w:space="0" w:color="auto"/>
                        <w:right w:val="none" w:sz="0" w:space="0" w:color="auto"/>
                      </w:divBdr>
                    </w:div>
                  </w:divsChild>
                </w:div>
                <w:div w:id="1511405248">
                  <w:marLeft w:val="0"/>
                  <w:marRight w:val="0"/>
                  <w:marTop w:val="0"/>
                  <w:marBottom w:val="0"/>
                  <w:divBdr>
                    <w:top w:val="single" w:sz="2" w:space="1" w:color="FFFFFF"/>
                    <w:left w:val="single" w:sz="2" w:space="11" w:color="FFFFFF"/>
                    <w:bottom w:val="single" w:sz="2" w:space="1" w:color="FFFFFF"/>
                    <w:right w:val="single" w:sz="2" w:space="4" w:color="FFFFFF"/>
                  </w:divBdr>
                  <w:divsChild>
                    <w:div w:id="819618748">
                      <w:marLeft w:val="0"/>
                      <w:marRight w:val="0"/>
                      <w:marTop w:val="0"/>
                      <w:marBottom w:val="0"/>
                      <w:divBdr>
                        <w:top w:val="none" w:sz="0" w:space="0" w:color="auto"/>
                        <w:left w:val="none" w:sz="0" w:space="0" w:color="auto"/>
                        <w:bottom w:val="none" w:sz="0" w:space="0" w:color="auto"/>
                        <w:right w:val="none" w:sz="0" w:space="0" w:color="auto"/>
                      </w:divBdr>
                    </w:div>
                  </w:divsChild>
                </w:div>
                <w:div w:id="329213184">
                  <w:marLeft w:val="0"/>
                  <w:marRight w:val="0"/>
                  <w:marTop w:val="0"/>
                  <w:marBottom w:val="0"/>
                  <w:divBdr>
                    <w:top w:val="single" w:sz="2" w:space="1" w:color="FFFFFF"/>
                    <w:left w:val="single" w:sz="2" w:space="11" w:color="FFFFFF"/>
                    <w:bottom w:val="single" w:sz="2" w:space="1" w:color="FFFFFF"/>
                    <w:right w:val="single" w:sz="2" w:space="4" w:color="FFFFFF"/>
                  </w:divBdr>
                  <w:divsChild>
                    <w:div w:id="1955863781">
                      <w:marLeft w:val="0"/>
                      <w:marRight w:val="0"/>
                      <w:marTop w:val="0"/>
                      <w:marBottom w:val="0"/>
                      <w:divBdr>
                        <w:top w:val="none" w:sz="0" w:space="0" w:color="auto"/>
                        <w:left w:val="none" w:sz="0" w:space="0" w:color="auto"/>
                        <w:bottom w:val="none" w:sz="0" w:space="0" w:color="auto"/>
                        <w:right w:val="none" w:sz="0" w:space="0" w:color="auto"/>
                      </w:divBdr>
                    </w:div>
                  </w:divsChild>
                </w:div>
                <w:div w:id="375666518">
                  <w:marLeft w:val="0"/>
                  <w:marRight w:val="0"/>
                  <w:marTop w:val="0"/>
                  <w:marBottom w:val="0"/>
                  <w:divBdr>
                    <w:top w:val="single" w:sz="2" w:space="1" w:color="FFFFFF"/>
                    <w:left w:val="single" w:sz="2" w:space="11" w:color="FFFFFF"/>
                    <w:bottom w:val="single" w:sz="2" w:space="1" w:color="FFFFFF"/>
                    <w:right w:val="single" w:sz="2" w:space="4" w:color="FFFFFF"/>
                  </w:divBdr>
                  <w:divsChild>
                    <w:div w:id="1779134923">
                      <w:marLeft w:val="0"/>
                      <w:marRight w:val="0"/>
                      <w:marTop w:val="0"/>
                      <w:marBottom w:val="0"/>
                      <w:divBdr>
                        <w:top w:val="none" w:sz="0" w:space="0" w:color="auto"/>
                        <w:left w:val="none" w:sz="0" w:space="0" w:color="auto"/>
                        <w:bottom w:val="none" w:sz="0" w:space="0" w:color="auto"/>
                        <w:right w:val="none" w:sz="0" w:space="0" w:color="auto"/>
                      </w:divBdr>
                    </w:div>
                  </w:divsChild>
                </w:div>
                <w:div w:id="880632485">
                  <w:marLeft w:val="0"/>
                  <w:marRight w:val="0"/>
                  <w:marTop w:val="0"/>
                  <w:marBottom w:val="0"/>
                  <w:divBdr>
                    <w:top w:val="single" w:sz="2" w:space="1" w:color="FFFFFF"/>
                    <w:left w:val="single" w:sz="2" w:space="11" w:color="FFFFFF"/>
                    <w:bottom w:val="single" w:sz="2" w:space="1" w:color="FFFFFF"/>
                    <w:right w:val="single" w:sz="2" w:space="4" w:color="FFFFFF"/>
                  </w:divBdr>
                  <w:divsChild>
                    <w:div w:id="1728916684">
                      <w:marLeft w:val="0"/>
                      <w:marRight w:val="0"/>
                      <w:marTop w:val="0"/>
                      <w:marBottom w:val="0"/>
                      <w:divBdr>
                        <w:top w:val="none" w:sz="0" w:space="0" w:color="auto"/>
                        <w:left w:val="none" w:sz="0" w:space="0" w:color="auto"/>
                        <w:bottom w:val="none" w:sz="0" w:space="0" w:color="auto"/>
                        <w:right w:val="none" w:sz="0" w:space="0" w:color="auto"/>
                      </w:divBdr>
                    </w:div>
                  </w:divsChild>
                </w:div>
                <w:div w:id="1544907401">
                  <w:marLeft w:val="0"/>
                  <w:marRight w:val="0"/>
                  <w:marTop w:val="0"/>
                  <w:marBottom w:val="0"/>
                  <w:divBdr>
                    <w:top w:val="single" w:sz="2" w:space="1" w:color="FFFFFF"/>
                    <w:left w:val="single" w:sz="2" w:space="11" w:color="FFFFFF"/>
                    <w:bottom w:val="single" w:sz="2" w:space="1" w:color="FFFFFF"/>
                    <w:right w:val="single" w:sz="2" w:space="4" w:color="FFFFFF"/>
                  </w:divBdr>
                  <w:divsChild>
                    <w:div w:id="1729258729">
                      <w:marLeft w:val="0"/>
                      <w:marRight w:val="0"/>
                      <w:marTop w:val="0"/>
                      <w:marBottom w:val="0"/>
                      <w:divBdr>
                        <w:top w:val="none" w:sz="0" w:space="0" w:color="auto"/>
                        <w:left w:val="none" w:sz="0" w:space="0" w:color="auto"/>
                        <w:bottom w:val="none" w:sz="0" w:space="0" w:color="auto"/>
                        <w:right w:val="none" w:sz="0" w:space="0" w:color="auto"/>
                      </w:divBdr>
                    </w:div>
                  </w:divsChild>
                </w:div>
                <w:div w:id="690910379">
                  <w:marLeft w:val="0"/>
                  <w:marRight w:val="0"/>
                  <w:marTop w:val="0"/>
                  <w:marBottom w:val="0"/>
                  <w:divBdr>
                    <w:top w:val="single" w:sz="2" w:space="1" w:color="FFFFFF"/>
                    <w:left w:val="single" w:sz="2" w:space="11" w:color="FFFFFF"/>
                    <w:bottom w:val="single" w:sz="2" w:space="1" w:color="FFFFFF"/>
                    <w:right w:val="single" w:sz="2" w:space="4" w:color="FFFFFF"/>
                  </w:divBdr>
                  <w:divsChild>
                    <w:div w:id="696085519">
                      <w:marLeft w:val="0"/>
                      <w:marRight w:val="0"/>
                      <w:marTop w:val="0"/>
                      <w:marBottom w:val="0"/>
                      <w:divBdr>
                        <w:top w:val="none" w:sz="0" w:space="0" w:color="auto"/>
                        <w:left w:val="none" w:sz="0" w:space="0" w:color="auto"/>
                        <w:bottom w:val="none" w:sz="0" w:space="0" w:color="auto"/>
                        <w:right w:val="none" w:sz="0" w:space="0" w:color="auto"/>
                      </w:divBdr>
                    </w:div>
                  </w:divsChild>
                </w:div>
                <w:div w:id="635575136">
                  <w:marLeft w:val="0"/>
                  <w:marRight w:val="0"/>
                  <w:marTop w:val="0"/>
                  <w:marBottom w:val="0"/>
                  <w:divBdr>
                    <w:top w:val="single" w:sz="2" w:space="1" w:color="FFFFFF"/>
                    <w:left w:val="single" w:sz="2" w:space="11" w:color="FFFFFF"/>
                    <w:bottom w:val="single" w:sz="2" w:space="1" w:color="FFFFFF"/>
                    <w:right w:val="single" w:sz="2" w:space="4" w:color="FFFFFF"/>
                  </w:divBdr>
                  <w:divsChild>
                    <w:div w:id="1958684392">
                      <w:marLeft w:val="0"/>
                      <w:marRight w:val="0"/>
                      <w:marTop w:val="0"/>
                      <w:marBottom w:val="0"/>
                      <w:divBdr>
                        <w:top w:val="none" w:sz="0" w:space="0" w:color="auto"/>
                        <w:left w:val="none" w:sz="0" w:space="0" w:color="auto"/>
                        <w:bottom w:val="none" w:sz="0" w:space="0" w:color="auto"/>
                        <w:right w:val="none" w:sz="0" w:space="0" w:color="auto"/>
                      </w:divBdr>
                    </w:div>
                  </w:divsChild>
                </w:div>
                <w:div w:id="983969912">
                  <w:marLeft w:val="0"/>
                  <w:marRight w:val="0"/>
                  <w:marTop w:val="0"/>
                  <w:marBottom w:val="0"/>
                  <w:divBdr>
                    <w:top w:val="single" w:sz="2" w:space="1" w:color="FFFFFF"/>
                    <w:left w:val="single" w:sz="2" w:space="11" w:color="FFFFFF"/>
                    <w:bottom w:val="single" w:sz="2" w:space="1" w:color="FFFFFF"/>
                    <w:right w:val="single" w:sz="2" w:space="4" w:color="FFFFFF"/>
                  </w:divBdr>
                  <w:divsChild>
                    <w:div w:id="886063086">
                      <w:marLeft w:val="0"/>
                      <w:marRight w:val="0"/>
                      <w:marTop w:val="0"/>
                      <w:marBottom w:val="0"/>
                      <w:divBdr>
                        <w:top w:val="none" w:sz="0" w:space="0" w:color="auto"/>
                        <w:left w:val="none" w:sz="0" w:space="0" w:color="auto"/>
                        <w:bottom w:val="none" w:sz="0" w:space="0" w:color="auto"/>
                        <w:right w:val="none" w:sz="0" w:space="0" w:color="auto"/>
                      </w:divBdr>
                    </w:div>
                  </w:divsChild>
                </w:div>
                <w:div w:id="706877713">
                  <w:marLeft w:val="0"/>
                  <w:marRight w:val="0"/>
                  <w:marTop w:val="0"/>
                  <w:marBottom w:val="0"/>
                  <w:divBdr>
                    <w:top w:val="single" w:sz="2" w:space="1" w:color="FFFFFF"/>
                    <w:left w:val="single" w:sz="2" w:space="11" w:color="FFFFFF"/>
                    <w:bottom w:val="single" w:sz="2" w:space="1" w:color="FFFFFF"/>
                    <w:right w:val="single" w:sz="2" w:space="4" w:color="FFFFFF"/>
                  </w:divBdr>
                  <w:divsChild>
                    <w:div w:id="263851650">
                      <w:marLeft w:val="0"/>
                      <w:marRight w:val="0"/>
                      <w:marTop w:val="0"/>
                      <w:marBottom w:val="0"/>
                      <w:divBdr>
                        <w:top w:val="none" w:sz="0" w:space="0" w:color="auto"/>
                        <w:left w:val="none" w:sz="0" w:space="0" w:color="auto"/>
                        <w:bottom w:val="none" w:sz="0" w:space="0" w:color="auto"/>
                        <w:right w:val="none" w:sz="0" w:space="0" w:color="auto"/>
                      </w:divBdr>
                    </w:div>
                  </w:divsChild>
                </w:div>
                <w:div w:id="78910651">
                  <w:marLeft w:val="0"/>
                  <w:marRight w:val="0"/>
                  <w:marTop w:val="0"/>
                  <w:marBottom w:val="0"/>
                  <w:divBdr>
                    <w:top w:val="single" w:sz="2" w:space="1" w:color="FFFFFF"/>
                    <w:left w:val="single" w:sz="2" w:space="11" w:color="FFFFFF"/>
                    <w:bottom w:val="single" w:sz="2" w:space="1" w:color="FFFFFF"/>
                    <w:right w:val="single" w:sz="2" w:space="4" w:color="FFFFFF"/>
                  </w:divBdr>
                  <w:divsChild>
                    <w:div w:id="1061714089">
                      <w:marLeft w:val="0"/>
                      <w:marRight w:val="0"/>
                      <w:marTop w:val="0"/>
                      <w:marBottom w:val="0"/>
                      <w:divBdr>
                        <w:top w:val="none" w:sz="0" w:space="0" w:color="auto"/>
                        <w:left w:val="none" w:sz="0" w:space="0" w:color="auto"/>
                        <w:bottom w:val="none" w:sz="0" w:space="0" w:color="auto"/>
                        <w:right w:val="none" w:sz="0" w:space="0" w:color="auto"/>
                      </w:divBdr>
                    </w:div>
                  </w:divsChild>
                </w:div>
                <w:div w:id="440149736">
                  <w:marLeft w:val="0"/>
                  <w:marRight w:val="0"/>
                  <w:marTop w:val="0"/>
                  <w:marBottom w:val="0"/>
                  <w:divBdr>
                    <w:top w:val="single" w:sz="2" w:space="1" w:color="FFFFFF"/>
                    <w:left w:val="single" w:sz="2" w:space="11" w:color="FFFFFF"/>
                    <w:bottom w:val="single" w:sz="2" w:space="1" w:color="FFFFFF"/>
                    <w:right w:val="single" w:sz="2" w:space="4" w:color="FFFFFF"/>
                  </w:divBdr>
                  <w:divsChild>
                    <w:div w:id="1600334101">
                      <w:marLeft w:val="0"/>
                      <w:marRight w:val="0"/>
                      <w:marTop w:val="0"/>
                      <w:marBottom w:val="0"/>
                      <w:divBdr>
                        <w:top w:val="none" w:sz="0" w:space="0" w:color="auto"/>
                        <w:left w:val="none" w:sz="0" w:space="0" w:color="auto"/>
                        <w:bottom w:val="none" w:sz="0" w:space="0" w:color="auto"/>
                        <w:right w:val="none" w:sz="0" w:space="0" w:color="auto"/>
                      </w:divBdr>
                    </w:div>
                  </w:divsChild>
                </w:div>
                <w:div w:id="555817482">
                  <w:marLeft w:val="0"/>
                  <w:marRight w:val="0"/>
                  <w:marTop w:val="0"/>
                  <w:marBottom w:val="0"/>
                  <w:divBdr>
                    <w:top w:val="single" w:sz="2" w:space="1" w:color="FFFFFF"/>
                    <w:left w:val="single" w:sz="2" w:space="11" w:color="FFFFFF"/>
                    <w:bottom w:val="single" w:sz="2" w:space="1" w:color="FFFFFF"/>
                    <w:right w:val="single" w:sz="2" w:space="4" w:color="FFFFFF"/>
                  </w:divBdr>
                  <w:divsChild>
                    <w:div w:id="369113396">
                      <w:marLeft w:val="0"/>
                      <w:marRight w:val="0"/>
                      <w:marTop w:val="0"/>
                      <w:marBottom w:val="0"/>
                      <w:divBdr>
                        <w:top w:val="none" w:sz="0" w:space="0" w:color="auto"/>
                        <w:left w:val="none" w:sz="0" w:space="0" w:color="auto"/>
                        <w:bottom w:val="none" w:sz="0" w:space="0" w:color="auto"/>
                        <w:right w:val="none" w:sz="0" w:space="0" w:color="auto"/>
                      </w:divBdr>
                    </w:div>
                  </w:divsChild>
                </w:div>
                <w:div w:id="1298687228">
                  <w:marLeft w:val="0"/>
                  <w:marRight w:val="0"/>
                  <w:marTop w:val="0"/>
                  <w:marBottom w:val="0"/>
                  <w:divBdr>
                    <w:top w:val="single" w:sz="2" w:space="1" w:color="FFFFFF"/>
                    <w:left w:val="single" w:sz="2" w:space="11" w:color="FFFFFF"/>
                    <w:bottom w:val="single" w:sz="2" w:space="1" w:color="FFFFFF"/>
                    <w:right w:val="single" w:sz="2" w:space="4" w:color="FFFFFF"/>
                  </w:divBdr>
                  <w:divsChild>
                    <w:div w:id="1904219696">
                      <w:marLeft w:val="0"/>
                      <w:marRight w:val="0"/>
                      <w:marTop w:val="0"/>
                      <w:marBottom w:val="0"/>
                      <w:divBdr>
                        <w:top w:val="none" w:sz="0" w:space="0" w:color="auto"/>
                        <w:left w:val="none" w:sz="0" w:space="0" w:color="auto"/>
                        <w:bottom w:val="none" w:sz="0" w:space="0" w:color="auto"/>
                        <w:right w:val="none" w:sz="0" w:space="0" w:color="auto"/>
                      </w:divBdr>
                    </w:div>
                  </w:divsChild>
                </w:div>
                <w:div w:id="2092656609">
                  <w:marLeft w:val="0"/>
                  <w:marRight w:val="0"/>
                  <w:marTop w:val="0"/>
                  <w:marBottom w:val="0"/>
                  <w:divBdr>
                    <w:top w:val="single" w:sz="2" w:space="1" w:color="FFFFFF"/>
                    <w:left w:val="single" w:sz="2" w:space="11" w:color="FFFFFF"/>
                    <w:bottom w:val="single" w:sz="2" w:space="1" w:color="FFFFFF"/>
                    <w:right w:val="single" w:sz="2" w:space="4" w:color="FFFFFF"/>
                  </w:divBdr>
                  <w:divsChild>
                    <w:div w:id="1095394604">
                      <w:marLeft w:val="0"/>
                      <w:marRight w:val="0"/>
                      <w:marTop w:val="0"/>
                      <w:marBottom w:val="0"/>
                      <w:divBdr>
                        <w:top w:val="none" w:sz="0" w:space="0" w:color="auto"/>
                        <w:left w:val="none" w:sz="0" w:space="0" w:color="auto"/>
                        <w:bottom w:val="none" w:sz="0" w:space="0" w:color="auto"/>
                        <w:right w:val="none" w:sz="0" w:space="0" w:color="auto"/>
                      </w:divBdr>
                    </w:div>
                  </w:divsChild>
                </w:div>
                <w:div w:id="1171682346">
                  <w:marLeft w:val="0"/>
                  <w:marRight w:val="0"/>
                  <w:marTop w:val="0"/>
                  <w:marBottom w:val="0"/>
                  <w:divBdr>
                    <w:top w:val="single" w:sz="2" w:space="1" w:color="FFFFFF"/>
                    <w:left w:val="single" w:sz="2" w:space="11" w:color="FFFFFF"/>
                    <w:bottom w:val="single" w:sz="2" w:space="1" w:color="FFFFFF"/>
                    <w:right w:val="single" w:sz="2" w:space="4" w:color="FFFFFF"/>
                  </w:divBdr>
                  <w:divsChild>
                    <w:div w:id="1339575527">
                      <w:marLeft w:val="0"/>
                      <w:marRight w:val="0"/>
                      <w:marTop w:val="0"/>
                      <w:marBottom w:val="0"/>
                      <w:divBdr>
                        <w:top w:val="none" w:sz="0" w:space="0" w:color="auto"/>
                        <w:left w:val="none" w:sz="0" w:space="0" w:color="auto"/>
                        <w:bottom w:val="none" w:sz="0" w:space="0" w:color="auto"/>
                        <w:right w:val="none" w:sz="0" w:space="0" w:color="auto"/>
                      </w:divBdr>
                    </w:div>
                  </w:divsChild>
                </w:div>
                <w:div w:id="1338338949">
                  <w:marLeft w:val="0"/>
                  <w:marRight w:val="0"/>
                  <w:marTop w:val="0"/>
                  <w:marBottom w:val="0"/>
                  <w:divBdr>
                    <w:top w:val="single" w:sz="2" w:space="1" w:color="FFFFFF"/>
                    <w:left w:val="single" w:sz="2" w:space="11" w:color="FFFFFF"/>
                    <w:bottom w:val="single" w:sz="2" w:space="1" w:color="FFFFFF"/>
                    <w:right w:val="single" w:sz="2" w:space="4" w:color="FFFFFF"/>
                  </w:divBdr>
                  <w:divsChild>
                    <w:div w:id="444815869">
                      <w:marLeft w:val="0"/>
                      <w:marRight w:val="0"/>
                      <w:marTop w:val="0"/>
                      <w:marBottom w:val="0"/>
                      <w:divBdr>
                        <w:top w:val="none" w:sz="0" w:space="0" w:color="auto"/>
                        <w:left w:val="none" w:sz="0" w:space="0" w:color="auto"/>
                        <w:bottom w:val="none" w:sz="0" w:space="0" w:color="auto"/>
                        <w:right w:val="none" w:sz="0" w:space="0" w:color="auto"/>
                      </w:divBdr>
                    </w:div>
                  </w:divsChild>
                </w:div>
                <w:div w:id="1459034412">
                  <w:marLeft w:val="0"/>
                  <w:marRight w:val="0"/>
                  <w:marTop w:val="0"/>
                  <w:marBottom w:val="0"/>
                  <w:divBdr>
                    <w:top w:val="single" w:sz="2" w:space="1" w:color="FFFFFF"/>
                    <w:left w:val="single" w:sz="2" w:space="11" w:color="FFFFFF"/>
                    <w:bottom w:val="single" w:sz="2" w:space="1" w:color="FFFFFF"/>
                    <w:right w:val="single" w:sz="2" w:space="4" w:color="FFFFFF"/>
                  </w:divBdr>
                  <w:divsChild>
                    <w:div w:id="85461889">
                      <w:marLeft w:val="0"/>
                      <w:marRight w:val="0"/>
                      <w:marTop w:val="0"/>
                      <w:marBottom w:val="0"/>
                      <w:divBdr>
                        <w:top w:val="none" w:sz="0" w:space="0" w:color="auto"/>
                        <w:left w:val="none" w:sz="0" w:space="0" w:color="auto"/>
                        <w:bottom w:val="none" w:sz="0" w:space="0" w:color="auto"/>
                        <w:right w:val="none" w:sz="0" w:space="0" w:color="auto"/>
                      </w:divBdr>
                    </w:div>
                  </w:divsChild>
                </w:div>
                <w:div w:id="401174765">
                  <w:marLeft w:val="0"/>
                  <w:marRight w:val="0"/>
                  <w:marTop w:val="0"/>
                  <w:marBottom w:val="0"/>
                  <w:divBdr>
                    <w:top w:val="single" w:sz="2" w:space="1" w:color="FFFFFF"/>
                    <w:left w:val="single" w:sz="2" w:space="11" w:color="FFFFFF"/>
                    <w:bottom w:val="single" w:sz="2" w:space="1" w:color="FFFFFF"/>
                    <w:right w:val="single" w:sz="2" w:space="4" w:color="FFFFFF"/>
                  </w:divBdr>
                  <w:divsChild>
                    <w:div w:id="1271663380">
                      <w:marLeft w:val="0"/>
                      <w:marRight w:val="0"/>
                      <w:marTop w:val="0"/>
                      <w:marBottom w:val="0"/>
                      <w:divBdr>
                        <w:top w:val="none" w:sz="0" w:space="0" w:color="auto"/>
                        <w:left w:val="none" w:sz="0" w:space="0" w:color="auto"/>
                        <w:bottom w:val="none" w:sz="0" w:space="0" w:color="auto"/>
                        <w:right w:val="none" w:sz="0" w:space="0" w:color="auto"/>
                      </w:divBdr>
                    </w:div>
                  </w:divsChild>
                </w:div>
                <w:div w:id="111099139">
                  <w:marLeft w:val="0"/>
                  <w:marRight w:val="0"/>
                  <w:marTop w:val="0"/>
                  <w:marBottom w:val="0"/>
                  <w:divBdr>
                    <w:top w:val="single" w:sz="2" w:space="1" w:color="FFFFFF"/>
                    <w:left w:val="single" w:sz="2" w:space="11" w:color="FFFFFF"/>
                    <w:bottom w:val="single" w:sz="2" w:space="1" w:color="FFFFFF"/>
                    <w:right w:val="single" w:sz="2" w:space="4" w:color="FFFFFF"/>
                  </w:divBdr>
                  <w:divsChild>
                    <w:div w:id="1885096081">
                      <w:marLeft w:val="0"/>
                      <w:marRight w:val="0"/>
                      <w:marTop w:val="0"/>
                      <w:marBottom w:val="0"/>
                      <w:divBdr>
                        <w:top w:val="none" w:sz="0" w:space="0" w:color="auto"/>
                        <w:left w:val="none" w:sz="0" w:space="0" w:color="auto"/>
                        <w:bottom w:val="none" w:sz="0" w:space="0" w:color="auto"/>
                        <w:right w:val="none" w:sz="0" w:space="0" w:color="auto"/>
                      </w:divBdr>
                    </w:div>
                  </w:divsChild>
                </w:div>
                <w:div w:id="722097345">
                  <w:marLeft w:val="0"/>
                  <w:marRight w:val="0"/>
                  <w:marTop w:val="0"/>
                  <w:marBottom w:val="0"/>
                  <w:divBdr>
                    <w:top w:val="single" w:sz="2" w:space="1" w:color="FFFFFF"/>
                    <w:left w:val="single" w:sz="2" w:space="11" w:color="FFFFFF"/>
                    <w:bottom w:val="single" w:sz="2" w:space="1" w:color="FFFFFF"/>
                    <w:right w:val="single" w:sz="2" w:space="4" w:color="FFFFFF"/>
                  </w:divBdr>
                  <w:divsChild>
                    <w:div w:id="971980028">
                      <w:marLeft w:val="0"/>
                      <w:marRight w:val="0"/>
                      <w:marTop w:val="0"/>
                      <w:marBottom w:val="0"/>
                      <w:divBdr>
                        <w:top w:val="none" w:sz="0" w:space="0" w:color="auto"/>
                        <w:left w:val="none" w:sz="0" w:space="0" w:color="auto"/>
                        <w:bottom w:val="none" w:sz="0" w:space="0" w:color="auto"/>
                        <w:right w:val="none" w:sz="0" w:space="0" w:color="auto"/>
                      </w:divBdr>
                    </w:div>
                  </w:divsChild>
                </w:div>
                <w:div w:id="2113621939">
                  <w:marLeft w:val="0"/>
                  <w:marRight w:val="0"/>
                  <w:marTop w:val="0"/>
                  <w:marBottom w:val="0"/>
                  <w:divBdr>
                    <w:top w:val="single" w:sz="2" w:space="1" w:color="FFFFFF"/>
                    <w:left w:val="single" w:sz="2" w:space="11" w:color="FFFFFF"/>
                    <w:bottom w:val="single" w:sz="2" w:space="4" w:color="FFFFFF"/>
                    <w:right w:val="single" w:sz="2" w:space="4" w:color="FFFFFF"/>
                  </w:divBdr>
                  <w:divsChild>
                    <w:div w:id="955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933866">
          <w:marLeft w:val="0"/>
          <w:marRight w:val="0"/>
          <w:marTop w:val="0"/>
          <w:marBottom w:val="300"/>
          <w:divBdr>
            <w:top w:val="none" w:sz="0" w:space="0" w:color="auto"/>
            <w:left w:val="none" w:sz="0" w:space="0" w:color="auto"/>
            <w:bottom w:val="none" w:sz="0" w:space="0" w:color="auto"/>
            <w:right w:val="none" w:sz="0" w:space="0" w:color="auto"/>
          </w:divBdr>
          <w:divsChild>
            <w:div w:id="404228852">
              <w:marLeft w:val="0"/>
              <w:marRight w:val="0"/>
              <w:marTop w:val="0"/>
              <w:marBottom w:val="0"/>
              <w:divBdr>
                <w:top w:val="none" w:sz="0" w:space="0" w:color="auto"/>
                <w:left w:val="none" w:sz="0" w:space="0" w:color="auto"/>
                <w:bottom w:val="none" w:sz="0" w:space="0" w:color="auto"/>
                <w:right w:val="none" w:sz="0" w:space="0" w:color="auto"/>
              </w:divBdr>
              <w:divsChild>
                <w:div w:id="791939934">
                  <w:marLeft w:val="0"/>
                  <w:marRight w:val="0"/>
                  <w:marTop w:val="0"/>
                  <w:marBottom w:val="0"/>
                  <w:divBdr>
                    <w:top w:val="single" w:sz="2" w:space="4" w:color="FFFFFF"/>
                    <w:left w:val="single" w:sz="2" w:space="11" w:color="FFFFFF"/>
                    <w:bottom w:val="single" w:sz="2" w:space="1" w:color="FFFFFF"/>
                    <w:right w:val="single" w:sz="2" w:space="4" w:color="FFFFFF"/>
                  </w:divBdr>
                  <w:divsChild>
                    <w:div w:id="1704867818">
                      <w:marLeft w:val="0"/>
                      <w:marRight w:val="0"/>
                      <w:marTop w:val="0"/>
                      <w:marBottom w:val="0"/>
                      <w:divBdr>
                        <w:top w:val="none" w:sz="0" w:space="0" w:color="auto"/>
                        <w:left w:val="none" w:sz="0" w:space="0" w:color="auto"/>
                        <w:bottom w:val="none" w:sz="0" w:space="0" w:color="auto"/>
                        <w:right w:val="none" w:sz="0" w:space="0" w:color="auto"/>
                      </w:divBdr>
                    </w:div>
                  </w:divsChild>
                </w:div>
                <w:div w:id="837161673">
                  <w:marLeft w:val="0"/>
                  <w:marRight w:val="0"/>
                  <w:marTop w:val="0"/>
                  <w:marBottom w:val="0"/>
                  <w:divBdr>
                    <w:top w:val="single" w:sz="2" w:space="1" w:color="FFFFFF"/>
                    <w:left w:val="single" w:sz="2" w:space="11" w:color="FFFFFF"/>
                    <w:bottom w:val="single" w:sz="2" w:space="1" w:color="FFFFFF"/>
                    <w:right w:val="single" w:sz="2" w:space="4" w:color="FFFFFF"/>
                  </w:divBdr>
                  <w:divsChild>
                    <w:div w:id="701591281">
                      <w:marLeft w:val="0"/>
                      <w:marRight w:val="0"/>
                      <w:marTop w:val="0"/>
                      <w:marBottom w:val="0"/>
                      <w:divBdr>
                        <w:top w:val="none" w:sz="0" w:space="0" w:color="auto"/>
                        <w:left w:val="none" w:sz="0" w:space="0" w:color="auto"/>
                        <w:bottom w:val="none" w:sz="0" w:space="0" w:color="auto"/>
                        <w:right w:val="none" w:sz="0" w:space="0" w:color="auto"/>
                      </w:divBdr>
                    </w:div>
                  </w:divsChild>
                </w:div>
                <w:div w:id="1291472449">
                  <w:marLeft w:val="0"/>
                  <w:marRight w:val="0"/>
                  <w:marTop w:val="0"/>
                  <w:marBottom w:val="0"/>
                  <w:divBdr>
                    <w:top w:val="single" w:sz="2" w:space="1" w:color="FFFFFF"/>
                    <w:left w:val="single" w:sz="2" w:space="11" w:color="FFFFFF"/>
                    <w:bottom w:val="single" w:sz="2" w:space="1" w:color="FFFFFF"/>
                    <w:right w:val="single" w:sz="2" w:space="4" w:color="FFFFFF"/>
                  </w:divBdr>
                  <w:divsChild>
                    <w:div w:id="1026517321">
                      <w:marLeft w:val="0"/>
                      <w:marRight w:val="0"/>
                      <w:marTop w:val="0"/>
                      <w:marBottom w:val="0"/>
                      <w:divBdr>
                        <w:top w:val="none" w:sz="0" w:space="0" w:color="auto"/>
                        <w:left w:val="none" w:sz="0" w:space="0" w:color="auto"/>
                        <w:bottom w:val="none" w:sz="0" w:space="0" w:color="auto"/>
                        <w:right w:val="none" w:sz="0" w:space="0" w:color="auto"/>
                      </w:divBdr>
                    </w:div>
                  </w:divsChild>
                </w:div>
                <w:div w:id="1678191105">
                  <w:marLeft w:val="0"/>
                  <w:marRight w:val="0"/>
                  <w:marTop w:val="0"/>
                  <w:marBottom w:val="0"/>
                  <w:divBdr>
                    <w:top w:val="single" w:sz="2" w:space="1" w:color="FFFFFF"/>
                    <w:left w:val="single" w:sz="2" w:space="11" w:color="FFFFFF"/>
                    <w:bottom w:val="single" w:sz="2" w:space="1" w:color="FFFFFF"/>
                    <w:right w:val="single" w:sz="2" w:space="4" w:color="FFFFFF"/>
                  </w:divBdr>
                  <w:divsChild>
                    <w:div w:id="681856742">
                      <w:marLeft w:val="0"/>
                      <w:marRight w:val="0"/>
                      <w:marTop w:val="0"/>
                      <w:marBottom w:val="0"/>
                      <w:divBdr>
                        <w:top w:val="none" w:sz="0" w:space="0" w:color="auto"/>
                        <w:left w:val="none" w:sz="0" w:space="0" w:color="auto"/>
                        <w:bottom w:val="none" w:sz="0" w:space="0" w:color="auto"/>
                        <w:right w:val="none" w:sz="0" w:space="0" w:color="auto"/>
                      </w:divBdr>
                    </w:div>
                  </w:divsChild>
                </w:div>
                <w:div w:id="785808581">
                  <w:marLeft w:val="0"/>
                  <w:marRight w:val="0"/>
                  <w:marTop w:val="0"/>
                  <w:marBottom w:val="0"/>
                  <w:divBdr>
                    <w:top w:val="single" w:sz="2" w:space="1" w:color="FFFFFF"/>
                    <w:left w:val="single" w:sz="2" w:space="11" w:color="FFFFFF"/>
                    <w:bottom w:val="single" w:sz="2" w:space="1" w:color="FFFFFF"/>
                    <w:right w:val="single" w:sz="2" w:space="4" w:color="FFFFFF"/>
                  </w:divBdr>
                  <w:divsChild>
                    <w:div w:id="67775686">
                      <w:marLeft w:val="0"/>
                      <w:marRight w:val="0"/>
                      <w:marTop w:val="0"/>
                      <w:marBottom w:val="0"/>
                      <w:divBdr>
                        <w:top w:val="none" w:sz="0" w:space="0" w:color="auto"/>
                        <w:left w:val="none" w:sz="0" w:space="0" w:color="auto"/>
                        <w:bottom w:val="none" w:sz="0" w:space="0" w:color="auto"/>
                        <w:right w:val="none" w:sz="0" w:space="0" w:color="auto"/>
                      </w:divBdr>
                    </w:div>
                  </w:divsChild>
                </w:div>
                <w:div w:id="1923682726">
                  <w:marLeft w:val="0"/>
                  <w:marRight w:val="0"/>
                  <w:marTop w:val="0"/>
                  <w:marBottom w:val="0"/>
                  <w:divBdr>
                    <w:top w:val="single" w:sz="2" w:space="1" w:color="FFFFFF"/>
                    <w:left w:val="single" w:sz="2" w:space="11" w:color="FFFFFF"/>
                    <w:bottom w:val="single" w:sz="2" w:space="1" w:color="FFFFFF"/>
                    <w:right w:val="single" w:sz="2" w:space="4" w:color="FFFFFF"/>
                  </w:divBdr>
                  <w:divsChild>
                    <w:div w:id="1087654316">
                      <w:marLeft w:val="0"/>
                      <w:marRight w:val="0"/>
                      <w:marTop w:val="0"/>
                      <w:marBottom w:val="0"/>
                      <w:divBdr>
                        <w:top w:val="none" w:sz="0" w:space="0" w:color="auto"/>
                        <w:left w:val="none" w:sz="0" w:space="0" w:color="auto"/>
                        <w:bottom w:val="none" w:sz="0" w:space="0" w:color="auto"/>
                        <w:right w:val="none" w:sz="0" w:space="0" w:color="auto"/>
                      </w:divBdr>
                    </w:div>
                  </w:divsChild>
                </w:div>
                <w:div w:id="1962106421">
                  <w:marLeft w:val="0"/>
                  <w:marRight w:val="0"/>
                  <w:marTop w:val="0"/>
                  <w:marBottom w:val="0"/>
                  <w:divBdr>
                    <w:top w:val="single" w:sz="2" w:space="1" w:color="FFFFFF"/>
                    <w:left w:val="single" w:sz="2" w:space="11" w:color="FFFFFF"/>
                    <w:bottom w:val="single" w:sz="2" w:space="1" w:color="FFFFFF"/>
                    <w:right w:val="single" w:sz="2" w:space="4" w:color="FFFFFF"/>
                  </w:divBdr>
                  <w:divsChild>
                    <w:div w:id="146016359">
                      <w:marLeft w:val="0"/>
                      <w:marRight w:val="0"/>
                      <w:marTop w:val="0"/>
                      <w:marBottom w:val="0"/>
                      <w:divBdr>
                        <w:top w:val="none" w:sz="0" w:space="0" w:color="auto"/>
                        <w:left w:val="none" w:sz="0" w:space="0" w:color="auto"/>
                        <w:bottom w:val="none" w:sz="0" w:space="0" w:color="auto"/>
                        <w:right w:val="none" w:sz="0" w:space="0" w:color="auto"/>
                      </w:divBdr>
                    </w:div>
                  </w:divsChild>
                </w:div>
                <w:div w:id="1268268594">
                  <w:marLeft w:val="0"/>
                  <w:marRight w:val="0"/>
                  <w:marTop w:val="0"/>
                  <w:marBottom w:val="0"/>
                  <w:divBdr>
                    <w:top w:val="single" w:sz="2" w:space="1" w:color="FFFFFF"/>
                    <w:left w:val="single" w:sz="2" w:space="11" w:color="FFFFFF"/>
                    <w:bottom w:val="single" w:sz="2" w:space="4" w:color="FFFFFF"/>
                    <w:right w:val="single" w:sz="2" w:space="4" w:color="FFFFFF"/>
                  </w:divBdr>
                  <w:divsChild>
                    <w:div w:id="9898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067467">
          <w:marLeft w:val="0"/>
          <w:marRight w:val="0"/>
          <w:marTop w:val="0"/>
          <w:marBottom w:val="300"/>
          <w:divBdr>
            <w:top w:val="none" w:sz="0" w:space="0" w:color="auto"/>
            <w:left w:val="none" w:sz="0" w:space="0" w:color="auto"/>
            <w:bottom w:val="none" w:sz="0" w:space="0" w:color="auto"/>
            <w:right w:val="none" w:sz="0" w:space="0" w:color="auto"/>
          </w:divBdr>
          <w:divsChild>
            <w:div w:id="8021829">
              <w:marLeft w:val="0"/>
              <w:marRight w:val="0"/>
              <w:marTop w:val="0"/>
              <w:marBottom w:val="0"/>
              <w:divBdr>
                <w:top w:val="none" w:sz="0" w:space="0" w:color="auto"/>
                <w:left w:val="none" w:sz="0" w:space="0" w:color="auto"/>
                <w:bottom w:val="none" w:sz="0" w:space="0" w:color="auto"/>
                <w:right w:val="none" w:sz="0" w:space="0" w:color="auto"/>
              </w:divBdr>
              <w:divsChild>
                <w:div w:id="796994310">
                  <w:marLeft w:val="0"/>
                  <w:marRight w:val="0"/>
                  <w:marTop w:val="0"/>
                  <w:marBottom w:val="0"/>
                  <w:divBdr>
                    <w:top w:val="single" w:sz="2" w:space="4" w:color="FFFFFF"/>
                    <w:left w:val="single" w:sz="2" w:space="11" w:color="FFFFFF"/>
                    <w:bottom w:val="single" w:sz="2" w:space="1" w:color="FFFFFF"/>
                    <w:right w:val="single" w:sz="2" w:space="4" w:color="FFFFFF"/>
                  </w:divBdr>
                  <w:divsChild>
                    <w:div w:id="1401177941">
                      <w:marLeft w:val="0"/>
                      <w:marRight w:val="0"/>
                      <w:marTop w:val="0"/>
                      <w:marBottom w:val="0"/>
                      <w:divBdr>
                        <w:top w:val="none" w:sz="0" w:space="0" w:color="auto"/>
                        <w:left w:val="none" w:sz="0" w:space="0" w:color="auto"/>
                        <w:bottom w:val="none" w:sz="0" w:space="0" w:color="auto"/>
                        <w:right w:val="none" w:sz="0" w:space="0" w:color="auto"/>
                      </w:divBdr>
                    </w:div>
                  </w:divsChild>
                </w:div>
                <w:div w:id="691420990">
                  <w:marLeft w:val="0"/>
                  <w:marRight w:val="0"/>
                  <w:marTop w:val="0"/>
                  <w:marBottom w:val="0"/>
                  <w:divBdr>
                    <w:top w:val="single" w:sz="2" w:space="1" w:color="FFFFFF"/>
                    <w:left w:val="single" w:sz="2" w:space="11" w:color="FFFFFF"/>
                    <w:bottom w:val="single" w:sz="2" w:space="1" w:color="FFFFFF"/>
                    <w:right w:val="single" w:sz="2" w:space="4" w:color="FFFFFF"/>
                  </w:divBdr>
                  <w:divsChild>
                    <w:div w:id="591818587">
                      <w:marLeft w:val="0"/>
                      <w:marRight w:val="0"/>
                      <w:marTop w:val="0"/>
                      <w:marBottom w:val="0"/>
                      <w:divBdr>
                        <w:top w:val="none" w:sz="0" w:space="0" w:color="auto"/>
                        <w:left w:val="none" w:sz="0" w:space="0" w:color="auto"/>
                        <w:bottom w:val="none" w:sz="0" w:space="0" w:color="auto"/>
                        <w:right w:val="none" w:sz="0" w:space="0" w:color="auto"/>
                      </w:divBdr>
                    </w:div>
                  </w:divsChild>
                </w:div>
                <w:div w:id="2111504890">
                  <w:marLeft w:val="0"/>
                  <w:marRight w:val="0"/>
                  <w:marTop w:val="0"/>
                  <w:marBottom w:val="0"/>
                  <w:divBdr>
                    <w:top w:val="single" w:sz="2" w:space="1" w:color="FFFFFF"/>
                    <w:left w:val="single" w:sz="2" w:space="11" w:color="FFFFFF"/>
                    <w:bottom w:val="single" w:sz="2" w:space="1" w:color="FFFFFF"/>
                    <w:right w:val="single" w:sz="2" w:space="4" w:color="FFFFFF"/>
                  </w:divBdr>
                  <w:divsChild>
                    <w:div w:id="1340816885">
                      <w:marLeft w:val="0"/>
                      <w:marRight w:val="0"/>
                      <w:marTop w:val="0"/>
                      <w:marBottom w:val="0"/>
                      <w:divBdr>
                        <w:top w:val="none" w:sz="0" w:space="0" w:color="auto"/>
                        <w:left w:val="none" w:sz="0" w:space="0" w:color="auto"/>
                        <w:bottom w:val="none" w:sz="0" w:space="0" w:color="auto"/>
                        <w:right w:val="none" w:sz="0" w:space="0" w:color="auto"/>
                      </w:divBdr>
                    </w:div>
                  </w:divsChild>
                </w:div>
                <w:div w:id="1960405783">
                  <w:marLeft w:val="0"/>
                  <w:marRight w:val="0"/>
                  <w:marTop w:val="0"/>
                  <w:marBottom w:val="0"/>
                  <w:divBdr>
                    <w:top w:val="single" w:sz="2" w:space="1" w:color="FFFFFF"/>
                    <w:left w:val="single" w:sz="2" w:space="11" w:color="FFFFFF"/>
                    <w:bottom w:val="single" w:sz="2" w:space="1" w:color="FFFFFF"/>
                    <w:right w:val="single" w:sz="2" w:space="4" w:color="FFFFFF"/>
                  </w:divBdr>
                  <w:divsChild>
                    <w:div w:id="1669015524">
                      <w:marLeft w:val="0"/>
                      <w:marRight w:val="0"/>
                      <w:marTop w:val="0"/>
                      <w:marBottom w:val="0"/>
                      <w:divBdr>
                        <w:top w:val="none" w:sz="0" w:space="0" w:color="auto"/>
                        <w:left w:val="none" w:sz="0" w:space="0" w:color="auto"/>
                        <w:bottom w:val="none" w:sz="0" w:space="0" w:color="auto"/>
                        <w:right w:val="none" w:sz="0" w:space="0" w:color="auto"/>
                      </w:divBdr>
                    </w:div>
                  </w:divsChild>
                </w:div>
                <w:div w:id="884944599">
                  <w:marLeft w:val="0"/>
                  <w:marRight w:val="0"/>
                  <w:marTop w:val="0"/>
                  <w:marBottom w:val="0"/>
                  <w:divBdr>
                    <w:top w:val="single" w:sz="2" w:space="1" w:color="FFFFFF"/>
                    <w:left w:val="single" w:sz="2" w:space="11" w:color="FFFFFF"/>
                    <w:bottom w:val="single" w:sz="2" w:space="1" w:color="FFFFFF"/>
                    <w:right w:val="single" w:sz="2" w:space="4" w:color="FFFFFF"/>
                  </w:divBdr>
                  <w:divsChild>
                    <w:div w:id="1730306787">
                      <w:marLeft w:val="0"/>
                      <w:marRight w:val="0"/>
                      <w:marTop w:val="0"/>
                      <w:marBottom w:val="0"/>
                      <w:divBdr>
                        <w:top w:val="none" w:sz="0" w:space="0" w:color="auto"/>
                        <w:left w:val="none" w:sz="0" w:space="0" w:color="auto"/>
                        <w:bottom w:val="none" w:sz="0" w:space="0" w:color="auto"/>
                        <w:right w:val="none" w:sz="0" w:space="0" w:color="auto"/>
                      </w:divBdr>
                    </w:div>
                  </w:divsChild>
                </w:div>
                <w:div w:id="693922357">
                  <w:marLeft w:val="0"/>
                  <w:marRight w:val="0"/>
                  <w:marTop w:val="0"/>
                  <w:marBottom w:val="0"/>
                  <w:divBdr>
                    <w:top w:val="single" w:sz="2" w:space="1" w:color="FFFFFF"/>
                    <w:left w:val="single" w:sz="2" w:space="11" w:color="FFFFFF"/>
                    <w:bottom w:val="single" w:sz="2" w:space="1" w:color="FFFFFF"/>
                    <w:right w:val="single" w:sz="2" w:space="4" w:color="FFFFFF"/>
                  </w:divBdr>
                  <w:divsChild>
                    <w:div w:id="2101676260">
                      <w:marLeft w:val="0"/>
                      <w:marRight w:val="0"/>
                      <w:marTop w:val="0"/>
                      <w:marBottom w:val="0"/>
                      <w:divBdr>
                        <w:top w:val="none" w:sz="0" w:space="0" w:color="auto"/>
                        <w:left w:val="none" w:sz="0" w:space="0" w:color="auto"/>
                        <w:bottom w:val="none" w:sz="0" w:space="0" w:color="auto"/>
                        <w:right w:val="none" w:sz="0" w:space="0" w:color="auto"/>
                      </w:divBdr>
                    </w:div>
                  </w:divsChild>
                </w:div>
                <w:div w:id="1254510561">
                  <w:marLeft w:val="0"/>
                  <w:marRight w:val="0"/>
                  <w:marTop w:val="0"/>
                  <w:marBottom w:val="0"/>
                  <w:divBdr>
                    <w:top w:val="single" w:sz="2" w:space="1" w:color="FFFFFF"/>
                    <w:left w:val="single" w:sz="2" w:space="11" w:color="FFFFFF"/>
                    <w:bottom w:val="single" w:sz="2" w:space="1" w:color="FFFFFF"/>
                    <w:right w:val="single" w:sz="2" w:space="4" w:color="FFFFFF"/>
                  </w:divBdr>
                  <w:divsChild>
                    <w:div w:id="154224210">
                      <w:marLeft w:val="0"/>
                      <w:marRight w:val="0"/>
                      <w:marTop w:val="0"/>
                      <w:marBottom w:val="0"/>
                      <w:divBdr>
                        <w:top w:val="none" w:sz="0" w:space="0" w:color="auto"/>
                        <w:left w:val="none" w:sz="0" w:space="0" w:color="auto"/>
                        <w:bottom w:val="none" w:sz="0" w:space="0" w:color="auto"/>
                        <w:right w:val="none" w:sz="0" w:space="0" w:color="auto"/>
                      </w:divBdr>
                    </w:div>
                  </w:divsChild>
                </w:div>
                <w:div w:id="1728146913">
                  <w:marLeft w:val="0"/>
                  <w:marRight w:val="0"/>
                  <w:marTop w:val="0"/>
                  <w:marBottom w:val="0"/>
                  <w:divBdr>
                    <w:top w:val="single" w:sz="2" w:space="1" w:color="FFFFFF"/>
                    <w:left w:val="single" w:sz="2" w:space="11" w:color="FFFFFF"/>
                    <w:bottom w:val="single" w:sz="2" w:space="4" w:color="FFFFFF"/>
                    <w:right w:val="single" w:sz="2" w:space="4" w:color="FFFFFF"/>
                  </w:divBdr>
                  <w:divsChild>
                    <w:div w:id="2857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342530">
          <w:marLeft w:val="0"/>
          <w:marRight w:val="0"/>
          <w:marTop w:val="0"/>
          <w:marBottom w:val="300"/>
          <w:divBdr>
            <w:top w:val="none" w:sz="0" w:space="0" w:color="auto"/>
            <w:left w:val="none" w:sz="0" w:space="0" w:color="auto"/>
            <w:bottom w:val="none" w:sz="0" w:space="0" w:color="auto"/>
            <w:right w:val="none" w:sz="0" w:space="0" w:color="auto"/>
          </w:divBdr>
          <w:divsChild>
            <w:div w:id="1840197520">
              <w:marLeft w:val="0"/>
              <w:marRight w:val="0"/>
              <w:marTop w:val="0"/>
              <w:marBottom w:val="0"/>
              <w:divBdr>
                <w:top w:val="none" w:sz="0" w:space="0" w:color="auto"/>
                <w:left w:val="none" w:sz="0" w:space="0" w:color="auto"/>
                <w:bottom w:val="none" w:sz="0" w:space="0" w:color="auto"/>
                <w:right w:val="none" w:sz="0" w:space="0" w:color="auto"/>
              </w:divBdr>
              <w:divsChild>
                <w:div w:id="375741768">
                  <w:marLeft w:val="0"/>
                  <w:marRight w:val="0"/>
                  <w:marTop w:val="0"/>
                  <w:marBottom w:val="0"/>
                  <w:divBdr>
                    <w:top w:val="single" w:sz="2" w:space="4" w:color="FFFFFF"/>
                    <w:left w:val="single" w:sz="2" w:space="11" w:color="FFFFFF"/>
                    <w:bottom w:val="single" w:sz="2" w:space="1" w:color="FFFFFF"/>
                    <w:right w:val="single" w:sz="2" w:space="4" w:color="FFFFFF"/>
                  </w:divBdr>
                  <w:divsChild>
                    <w:div w:id="910624182">
                      <w:marLeft w:val="0"/>
                      <w:marRight w:val="0"/>
                      <w:marTop w:val="0"/>
                      <w:marBottom w:val="0"/>
                      <w:divBdr>
                        <w:top w:val="none" w:sz="0" w:space="0" w:color="auto"/>
                        <w:left w:val="none" w:sz="0" w:space="0" w:color="auto"/>
                        <w:bottom w:val="none" w:sz="0" w:space="0" w:color="auto"/>
                        <w:right w:val="none" w:sz="0" w:space="0" w:color="auto"/>
                      </w:divBdr>
                    </w:div>
                  </w:divsChild>
                </w:div>
                <w:div w:id="841505724">
                  <w:marLeft w:val="0"/>
                  <w:marRight w:val="0"/>
                  <w:marTop w:val="0"/>
                  <w:marBottom w:val="0"/>
                  <w:divBdr>
                    <w:top w:val="single" w:sz="2" w:space="1" w:color="FFFFFF"/>
                    <w:left w:val="single" w:sz="2" w:space="11" w:color="FFFFFF"/>
                    <w:bottom w:val="single" w:sz="2" w:space="1" w:color="FFFFFF"/>
                    <w:right w:val="single" w:sz="2" w:space="4" w:color="FFFFFF"/>
                  </w:divBdr>
                  <w:divsChild>
                    <w:div w:id="1052340540">
                      <w:marLeft w:val="0"/>
                      <w:marRight w:val="0"/>
                      <w:marTop w:val="0"/>
                      <w:marBottom w:val="0"/>
                      <w:divBdr>
                        <w:top w:val="none" w:sz="0" w:space="0" w:color="auto"/>
                        <w:left w:val="none" w:sz="0" w:space="0" w:color="auto"/>
                        <w:bottom w:val="none" w:sz="0" w:space="0" w:color="auto"/>
                        <w:right w:val="none" w:sz="0" w:space="0" w:color="auto"/>
                      </w:divBdr>
                    </w:div>
                  </w:divsChild>
                </w:div>
                <w:div w:id="1769152519">
                  <w:marLeft w:val="0"/>
                  <w:marRight w:val="0"/>
                  <w:marTop w:val="0"/>
                  <w:marBottom w:val="0"/>
                  <w:divBdr>
                    <w:top w:val="single" w:sz="2" w:space="1" w:color="FFFFFF"/>
                    <w:left w:val="single" w:sz="2" w:space="11" w:color="FFFFFF"/>
                    <w:bottom w:val="single" w:sz="2" w:space="1" w:color="FFFFFF"/>
                    <w:right w:val="single" w:sz="2" w:space="4" w:color="FFFFFF"/>
                  </w:divBdr>
                  <w:divsChild>
                    <w:div w:id="1394086305">
                      <w:marLeft w:val="0"/>
                      <w:marRight w:val="0"/>
                      <w:marTop w:val="0"/>
                      <w:marBottom w:val="0"/>
                      <w:divBdr>
                        <w:top w:val="none" w:sz="0" w:space="0" w:color="auto"/>
                        <w:left w:val="none" w:sz="0" w:space="0" w:color="auto"/>
                        <w:bottom w:val="none" w:sz="0" w:space="0" w:color="auto"/>
                        <w:right w:val="none" w:sz="0" w:space="0" w:color="auto"/>
                      </w:divBdr>
                    </w:div>
                  </w:divsChild>
                </w:div>
                <w:div w:id="2078281556">
                  <w:marLeft w:val="0"/>
                  <w:marRight w:val="0"/>
                  <w:marTop w:val="0"/>
                  <w:marBottom w:val="0"/>
                  <w:divBdr>
                    <w:top w:val="single" w:sz="2" w:space="1" w:color="FFFFFF"/>
                    <w:left w:val="single" w:sz="2" w:space="11" w:color="FFFFFF"/>
                    <w:bottom w:val="single" w:sz="2" w:space="1" w:color="FFFFFF"/>
                    <w:right w:val="single" w:sz="2" w:space="4" w:color="FFFFFF"/>
                  </w:divBdr>
                  <w:divsChild>
                    <w:div w:id="1009529339">
                      <w:marLeft w:val="0"/>
                      <w:marRight w:val="0"/>
                      <w:marTop w:val="0"/>
                      <w:marBottom w:val="0"/>
                      <w:divBdr>
                        <w:top w:val="none" w:sz="0" w:space="0" w:color="auto"/>
                        <w:left w:val="none" w:sz="0" w:space="0" w:color="auto"/>
                        <w:bottom w:val="none" w:sz="0" w:space="0" w:color="auto"/>
                        <w:right w:val="none" w:sz="0" w:space="0" w:color="auto"/>
                      </w:divBdr>
                    </w:div>
                  </w:divsChild>
                </w:div>
                <w:div w:id="1082026428">
                  <w:marLeft w:val="0"/>
                  <w:marRight w:val="0"/>
                  <w:marTop w:val="0"/>
                  <w:marBottom w:val="0"/>
                  <w:divBdr>
                    <w:top w:val="single" w:sz="2" w:space="1" w:color="FFFFFF"/>
                    <w:left w:val="single" w:sz="2" w:space="11" w:color="FFFFFF"/>
                    <w:bottom w:val="single" w:sz="2" w:space="1" w:color="FFFFFF"/>
                    <w:right w:val="single" w:sz="2" w:space="4" w:color="FFFFFF"/>
                  </w:divBdr>
                  <w:divsChild>
                    <w:div w:id="58479276">
                      <w:marLeft w:val="0"/>
                      <w:marRight w:val="0"/>
                      <w:marTop w:val="0"/>
                      <w:marBottom w:val="0"/>
                      <w:divBdr>
                        <w:top w:val="none" w:sz="0" w:space="0" w:color="auto"/>
                        <w:left w:val="none" w:sz="0" w:space="0" w:color="auto"/>
                        <w:bottom w:val="none" w:sz="0" w:space="0" w:color="auto"/>
                        <w:right w:val="none" w:sz="0" w:space="0" w:color="auto"/>
                      </w:divBdr>
                    </w:div>
                  </w:divsChild>
                </w:div>
                <w:div w:id="61611108">
                  <w:marLeft w:val="0"/>
                  <w:marRight w:val="0"/>
                  <w:marTop w:val="0"/>
                  <w:marBottom w:val="0"/>
                  <w:divBdr>
                    <w:top w:val="single" w:sz="2" w:space="1" w:color="FFFFFF"/>
                    <w:left w:val="single" w:sz="2" w:space="11" w:color="FFFFFF"/>
                    <w:bottom w:val="single" w:sz="2" w:space="1" w:color="FFFFFF"/>
                    <w:right w:val="single" w:sz="2" w:space="4" w:color="FFFFFF"/>
                  </w:divBdr>
                  <w:divsChild>
                    <w:div w:id="2060591490">
                      <w:marLeft w:val="0"/>
                      <w:marRight w:val="0"/>
                      <w:marTop w:val="0"/>
                      <w:marBottom w:val="0"/>
                      <w:divBdr>
                        <w:top w:val="none" w:sz="0" w:space="0" w:color="auto"/>
                        <w:left w:val="none" w:sz="0" w:space="0" w:color="auto"/>
                        <w:bottom w:val="none" w:sz="0" w:space="0" w:color="auto"/>
                        <w:right w:val="none" w:sz="0" w:space="0" w:color="auto"/>
                      </w:divBdr>
                    </w:div>
                  </w:divsChild>
                </w:div>
                <w:div w:id="1677884664">
                  <w:marLeft w:val="0"/>
                  <w:marRight w:val="0"/>
                  <w:marTop w:val="0"/>
                  <w:marBottom w:val="0"/>
                  <w:divBdr>
                    <w:top w:val="single" w:sz="2" w:space="1" w:color="FFFFFF"/>
                    <w:left w:val="single" w:sz="2" w:space="11" w:color="FFFFFF"/>
                    <w:bottom w:val="single" w:sz="2" w:space="1" w:color="FFFFFF"/>
                    <w:right w:val="single" w:sz="2" w:space="4" w:color="FFFFFF"/>
                  </w:divBdr>
                  <w:divsChild>
                    <w:div w:id="712770366">
                      <w:marLeft w:val="0"/>
                      <w:marRight w:val="0"/>
                      <w:marTop w:val="0"/>
                      <w:marBottom w:val="0"/>
                      <w:divBdr>
                        <w:top w:val="none" w:sz="0" w:space="0" w:color="auto"/>
                        <w:left w:val="none" w:sz="0" w:space="0" w:color="auto"/>
                        <w:bottom w:val="none" w:sz="0" w:space="0" w:color="auto"/>
                        <w:right w:val="none" w:sz="0" w:space="0" w:color="auto"/>
                      </w:divBdr>
                    </w:div>
                  </w:divsChild>
                </w:div>
                <w:div w:id="467281163">
                  <w:marLeft w:val="0"/>
                  <w:marRight w:val="0"/>
                  <w:marTop w:val="0"/>
                  <w:marBottom w:val="0"/>
                  <w:divBdr>
                    <w:top w:val="single" w:sz="2" w:space="1" w:color="FFFFFF"/>
                    <w:left w:val="single" w:sz="2" w:space="11" w:color="FFFFFF"/>
                    <w:bottom w:val="single" w:sz="2" w:space="1" w:color="FFFFFF"/>
                    <w:right w:val="single" w:sz="2" w:space="4" w:color="FFFFFF"/>
                  </w:divBdr>
                  <w:divsChild>
                    <w:div w:id="1981954259">
                      <w:marLeft w:val="0"/>
                      <w:marRight w:val="0"/>
                      <w:marTop w:val="0"/>
                      <w:marBottom w:val="0"/>
                      <w:divBdr>
                        <w:top w:val="none" w:sz="0" w:space="0" w:color="auto"/>
                        <w:left w:val="none" w:sz="0" w:space="0" w:color="auto"/>
                        <w:bottom w:val="none" w:sz="0" w:space="0" w:color="auto"/>
                        <w:right w:val="none" w:sz="0" w:space="0" w:color="auto"/>
                      </w:divBdr>
                    </w:div>
                  </w:divsChild>
                </w:div>
                <w:div w:id="1979454775">
                  <w:marLeft w:val="0"/>
                  <w:marRight w:val="0"/>
                  <w:marTop w:val="0"/>
                  <w:marBottom w:val="0"/>
                  <w:divBdr>
                    <w:top w:val="single" w:sz="2" w:space="1" w:color="FFFFFF"/>
                    <w:left w:val="single" w:sz="2" w:space="11" w:color="FFFFFF"/>
                    <w:bottom w:val="single" w:sz="2" w:space="1" w:color="FFFFFF"/>
                    <w:right w:val="single" w:sz="2" w:space="4" w:color="FFFFFF"/>
                  </w:divBdr>
                  <w:divsChild>
                    <w:div w:id="1010990832">
                      <w:marLeft w:val="0"/>
                      <w:marRight w:val="0"/>
                      <w:marTop w:val="0"/>
                      <w:marBottom w:val="0"/>
                      <w:divBdr>
                        <w:top w:val="none" w:sz="0" w:space="0" w:color="auto"/>
                        <w:left w:val="none" w:sz="0" w:space="0" w:color="auto"/>
                        <w:bottom w:val="none" w:sz="0" w:space="0" w:color="auto"/>
                        <w:right w:val="none" w:sz="0" w:space="0" w:color="auto"/>
                      </w:divBdr>
                    </w:div>
                  </w:divsChild>
                </w:div>
                <w:div w:id="1546983310">
                  <w:marLeft w:val="0"/>
                  <w:marRight w:val="0"/>
                  <w:marTop w:val="0"/>
                  <w:marBottom w:val="0"/>
                  <w:divBdr>
                    <w:top w:val="single" w:sz="2" w:space="1" w:color="FFFFFF"/>
                    <w:left w:val="single" w:sz="2" w:space="11" w:color="FFFFFF"/>
                    <w:bottom w:val="single" w:sz="2" w:space="1" w:color="FFFFFF"/>
                    <w:right w:val="single" w:sz="2" w:space="4" w:color="FFFFFF"/>
                  </w:divBdr>
                  <w:divsChild>
                    <w:div w:id="1884173932">
                      <w:marLeft w:val="0"/>
                      <w:marRight w:val="0"/>
                      <w:marTop w:val="0"/>
                      <w:marBottom w:val="0"/>
                      <w:divBdr>
                        <w:top w:val="none" w:sz="0" w:space="0" w:color="auto"/>
                        <w:left w:val="none" w:sz="0" w:space="0" w:color="auto"/>
                        <w:bottom w:val="none" w:sz="0" w:space="0" w:color="auto"/>
                        <w:right w:val="none" w:sz="0" w:space="0" w:color="auto"/>
                      </w:divBdr>
                    </w:div>
                  </w:divsChild>
                </w:div>
                <w:div w:id="1838184740">
                  <w:marLeft w:val="0"/>
                  <w:marRight w:val="0"/>
                  <w:marTop w:val="0"/>
                  <w:marBottom w:val="0"/>
                  <w:divBdr>
                    <w:top w:val="single" w:sz="2" w:space="1" w:color="FFFFFF"/>
                    <w:left w:val="single" w:sz="2" w:space="11" w:color="FFFFFF"/>
                    <w:bottom w:val="single" w:sz="2" w:space="1" w:color="FFFFFF"/>
                    <w:right w:val="single" w:sz="2" w:space="4" w:color="FFFFFF"/>
                  </w:divBdr>
                  <w:divsChild>
                    <w:div w:id="702288253">
                      <w:marLeft w:val="0"/>
                      <w:marRight w:val="0"/>
                      <w:marTop w:val="0"/>
                      <w:marBottom w:val="0"/>
                      <w:divBdr>
                        <w:top w:val="none" w:sz="0" w:space="0" w:color="auto"/>
                        <w:left w:val="none" w:sz="0" w:space="0" w:color="auto"/>
                        <w:bottom w:val="none" w:sz="0" w:space="0" w:color="auto"/>
                        <w:right w:val="none" w:sz="0" w:space="0" w:color="auto"/>
                      </w:divBdr>
                    </w:div>
                  </w:divsChild>
                </w:div>
                <w:div w:id="832571626">
                  <w:marLeft w:val="0"/>
                  <w:marRight w:val="0"/>
                  <w:marTop w:val="0"/>
                  <w:marBottom w:val="0"/>
                  <w:divBdr>
                    <w:top w:val="single" w:sz="2" w:space="1" w:color="FFFFFF"/>
                    <w:left w:val="single" w:sz="2" w:space="11" w:color="FFFFFF"/>
                    <w:bottom w:val="single" w:sz="2" w:space="1" w:color="FFFFFF"/>
                    <w:right w:val="single" w:sz="2" w:space="4" w:color="FFFFFF"/>
                  </w:divBdr>
                  <w:divsChild>
                    <w:div w:id="41634018">
                      <w:marLeft w:val="0"/>
                      <w:marRight w:val="0"/>
                      <w:marTop w:val="0"/>
                      <w:marBottom w:val="0"/>
                      <w:divBdr>
                        <w:top w:val="none" w:sz="0" w:space="0" w:color="auto"/>
                        <w:left w:val="none" w:sz="0" w:space="0" w:color="auto"/>
                        <w:bottom w:val="none" w:sz="0" w:space="0" w:color="auto"/>
                        <w:right w:val="none" w:sz="0" w:space="0" w:color="auto"/>
                      </w:divBdr>
                    </w:div>
                  </w:divsChild>
                </w:div>
                <w:div w:id="1080519749">
                  <w:marLeft w:val="0"/>
                  <w:marRight w:val="0"/>
                  <w:marTop w:val="0"/>
                  <w:marBottom w:val="0"/>
                  <w:divBdr>
                    <w:top w:val="single" w:sz="2" w:space="1" w:color="FFFFFF"/>
                    <w:left w:val="single" w:sz="2" w:space="11" w:color="FFFFFF"/>
                    <w:bottom w:val="single" w:sz="2" w:space="1" w:color="FFFFFF"/>
                    <w:right w:val="single" w:sz="2" w:space="4" w:color="FFFFFF"/>
                  </w:divBdr>
                  <w:divsChild>
                    <w:div w:id="376852220">
                      <w:marLeft w:val="0"/>
                      <w:marRight w:val="0"/>
                      <w:marTop w:val="0"/>
                      <w:marBottom w:val="0"/>
                      <w:divBdr>
                        <w:top w:val="none" w:sz="0" w:space="0" w:color="auto"/>
                        <w:left w:val="none" w:sz="0" w:space="0" w:color="auto"/>
                        <w:bottom w:val="none" w:sz="0" w:space="0" w:color="auto"/>
                        <w:right w:val="none" w:sz="0" w:space="0" w:color="auto"/>
                      </w:divBdr>
                    </w:div>
                  </w:divsChild>
                </w:div>
                <w:div w:id="1628929243">
                  <w:marLeft w:val="0"/>
                  <w:marRight w:val="0"/>
                  <w:marTop w:val="0"/>
                  <w:marBottom w:val="0"/>
                  <w:divBdr>
                    <w:top w:val="single" w:sz="2" w:space="1" w:color="FFFFFF"/>
                    <w:left w:val="single" w:sz="2" w:space="11" w:color="FFFFFF"/>
                    <w:bottom w:val="single" w:sz="2" w:space="1" w:color="FFFFFF"/>
                    <w:right w:val="single" w:sz="2" w:space="4" w:color="FFFFFF"/>
                  </w:divBdr>
                  <w:divsChild>
                    <w:div w:id="1021007567">
                      <w:marLeft w:val="0"/>
                      <w:marRight w:val="0"/>
                      <w:marTop w:val="0"/>
                      <w:marBottom w:val="0"/>
                      <w:divBdr>
                        <w:top w:val="none" w:sz="0" w:space="0" w:color="auto"/>
                        <w:left w:val="none" w:sz="0" w:space="0" w:color="auto"/>
                        <w:bottom w:val="none" w:sz="0" w:space="0" w:color="auto"/>
                        <w:right w:val="none" w:sz="0" w:space="0" w:color="auto"/>
                      </w:divBdr>
                    </w:div>
                  </w:divsChild>
                </w:div>
                <w:div w:id="1190410761">
                  <w:marLeft w:val="0"/>
                  <w:marRight w:val="0"/>
                  <w:marTop w:val="0"/>
                  <w:marBottom w:val="0"/>
                  <w:divBdr>
                    <w:top w:val="single" w:sz="2" w:space="1" w:color="FFFFFF"/>
                    <w:left w:val="single" w:sz="2" w:space="11" w:color="FFFFFF"/>
                    <w:bottom w:val="single" w:sz="2" w:space="1" w:color="FFFFFF"/>
                    <w:right w:val="single" w:sz="2" w:space="4" w:color="FFFFFF"/>
                  </w:divBdr>
                  <w:divsChild>
                    <w:div w:id="306859589">
                      <w:marLeft w:val="0"/>
                      <w:marRight w:val="0"/>
                      <w:marTop w:val="0"/>
                      <w:marBottom w:val="0"/>
                      <w:divBdr>
                        <w:top w:val="none" w:sz="0" w:space="0" w:color="auto"/>
                        <w:left w:val="none" w:sz="0" w:space="0" w:color="auto"/>
                        <w:bottom w:val="none" w:sz="0" w:space="0" w:color="auto"/>
                        <w:right w:val="none" w:sz="0" w:space="0" w:color="auto"/>
                      </w:divBdr>
                    </w:div>
                  </w:divsChild>
                </w:div>
                <w:div w:id="2111005410">
                  <w:marLeft w:val="0"/>
                  <w:marRight w:val="0"/>
                  <w:marTop w:val="0"/>
                  <w:marBottom w:val="0"/>
                  <w:divBdr>
                    <w:top w:val="single" w:sz="2" w:space="1" w:color="FFFFFF"/>
                    <w:left w:val="single" w:sz="2" w:space="11" w:color="FFFFFF"/>
                    <w:bottom w:val="single" w:sz="2" w:space="1" w:color="FFFFFF"/>
                    <w:right w:val="single" w:sz="2" w:space="4" w:color="FFFFFF"/>
                  </w:divBdr>
                  <w:divsChild>
                    <w:div w:id="189227088">
                      <w:marLeft w:val="0"/>
                      <w:marRight w:val="0"/>
                      <w:marTop w:val="0"/>
                      <w:marBottom w:val="0"/>
                      <w:divBdr>
                        <w:top w:val="none" w:sz="0" w:space="0" w:color="auto"/>
                        <w:left w:val="none" w:sz="0" w:space="0" w:color="auto"/>
                        <w:bottom w:val="none" w:sz="0" w:space="0" w:color="auto"/>
                        <w:right w:val="none" w:sz="0" w:space="0" w:color="auto"/>
                      </w:divBdr>
                    </w:div>
                  </w:divsChild>
                </w:div>
                <w:div w:id="1193808853">
                  <w:marLeft w:val="0"/>
                  <w:marRight w:val="0"/>
                  <w:marTop w:val="0"/>
                  <w:marBottom w:val="0"/>
                  <w:divBdr>
                    <w:top w:val="single" w:sz="2" w:space="1" w:color="FFFFFF"/>
                    <w:left w:val="single" w:sz="2" w:space="11" w:color="FFFFFF"/>
                    <w:bottom w:val="single" w:sz="2" w:space="1" w:color="FFFFFF"/>
                    <w:right w:val="single" w:sz="2" w:space="4" w:color="FFFFFF"/>
                  </w:divBdr>
                  <w:divsChild>
                    <w:div w:id="607782444">
                      <w:marLeft w:val="0"/>
                      <w:marRight w:val="0"/>
                      <w:marTop w:val="0"/>
                      <w:marBottom w:val="0"/>
                      <w:divBdr>
                        <w:top w:val="none" w:sz="0" w:space="0" w:color="auto"/>
                        <w:left w:val="none" w:sz="0" w:space="0" w:color="auto"/>
                        <w:bottom w:val="none" w:sz="0" w:space="0" w:color="auto"/>
                        <w:right w:val="none" w:sz="0" w:space="0" w:color="auto"/>
                      </w:divBdr>
                    </w:div>
                  </w:divsChild>
                </w:div>
                <w:div w:id="1424839157">
                  <w:marLeft w:val="0"/>
                  <w:marRight w:val="0"/>
                  <w:marTop w:val="0"/>
                  <w:marBottom w:val="0"/>
                  <w:divBdr>
                    <w:top w:val="single" w:sz="2" w:space="1" w:color="FFFFFF"/>
                    <w:left w:val="single" w:sz="2" w:space="11" w:color="FFFFFF"/>
                    <w:bottom w:val="single" w:sz="2" w:space="1" w:color="FFFFFF"/>
                    <w:right w:val="single" w:sz="2" w:space="4" w:color="FFFFFF"/>
                  </w:divBdr>
                  <w:divsChild>
                    <w:div w:id="1646666870">
                      <w:marLeft w:val="0"/>
                      <w:marRight w:val="0"/>
                      <w:marTop w:val="0"/>
                      <w:marBottom w:val="0"/>
                      <w:divBdr>
                        <w:top w:val="none" w:sz="0" w:space="0" w:color="auto"/>
                        <w:left w:val="none" w:sz="0" w:space="0" w:color="auto"/>
                        <w:bottom w:val="none" w:sz="0" w:space="0" w:color="auto"/>
                        <w:right w:val="none" w:sz="0" w:space="0" w:color="auto"/>
                      </w:divBdr>
                    </w:div>
                  </w:divsChild>
                </w:div>
                <w:div w:id="1273317775">
                  <w:marLeft w:val="0"/>
                  <w:marRight w:val="0"/>
                  <w:marTop w:val="0"/>
                  <w:marBottom w:val="0"/>
                  <w:divBdr>
                    <w:top w:val="single" w:sz="2" w:space="1" w:color="FFFFFF"/>
                    <w:left w:val="single" w:sz="2" w:space="11" w:color="FFFFFF"/>
                    <w:bottom w:val="single" w:sz="2" w:space="1" w:color="FFFFFF"/>
                    <w:right w:val="single" w:sz="2" w:space="4" w:color="FFFFFF"/>
                  </w:divBdr>
                  <w:divsChild>
                    <w:div w:id="895746420">
                      <w:marLeft w:val="0"/>
                      <w:marRight w:val="0"/>
                      <w:marTop w:val="0"/>
                      <w:marBottom w:val="0"/>
                      <w:divBdr>
                        <w:top w:val="none" w:sz="0" w:space="0" w:color="auto"/>
                        <w:left w:val="none" w:sz="0" w:space="0" w:color="auto"/>
                        <w:bottom w:val="none" w:sz="0" w:space="0" w:color="auto"/>
                        <w:right w:val="none" w:sz="0" w:space="0" w:color="auto"/>
                      </w:divBdr>
                    </w:div>
                  </w:divsChild>
                </w:div>
                <w:div w:id="1096369101">
                  <w:marLeft w:val="0"/>
                  <w:marRight w:val="0"/>
                  <w:marTop w:val="0"/>
                  <w:marBottom w:val="0"/>
                  <w:divBdr>
                    <w:top w:val="single" w:sz="2" w:space="1" w:color="FFFFFF"/>
                    <w:left w:val="single" w:sz="2" w:space="11" w:color="FFFFFF"/>
                    <w:bottom w:val="single" w:sz="2" w:space="1" w:color="FFFFFF"/>
                    <w:right w:val="single" w:sz="2" w:space="4" w:color="FFFFFF"/>
                  </w:divBdr>
                  <w:divsChild>
                    <w:div w:id="165247186">
                      <w:marLeft w:val="0"/>
                      <w:marRight w:val="0"/>
                      <w:marTop w:val="0"/>
                      <w:marBottom w:val="0"/>
                      <w:divBdr>
                        <w:top w:val="none" w:sz="0" w:space="0" w:color="auto"/>
                        <w:left w:val="none" w:sz="0" w:space="0" w:color="auto"/>
                        <w:bottom w:val="none" w:sz="0" w:space="0" w:color="auto"/>
                        <w:right w:val="none" w:sz="0" w:space="0" w:color="auto"/>
                      </w:divBdr>
                    </w:div>
                  </w:divsChild>
                </w:div>
                <w:div w:id="251933980">
                  <w:marLeft w:val="0"/>
                  <w:marRight w:val="0"/>
                  <w:marTop w:val="0"/>
                  <w:marBottom w:val="0"/>
                  <w:divBdr>
                    <w:top w:val="single" w:sz="2" w:space="1" w:color="FFFFFF"/>
                    <w:left w:val="single" w:sz="2" w:space="11" w:color="FFFFFF"/>
                    <w:bottom w:val="single" w:sz="2" w:space="1" w:color="FFFFFF"/>
                    <w:right w:val="single" w:sz="2" w:space="4" w:color="FFFFFF"/>
                  </w:divBdr>
                  <w:divsChild>
                    <w:div w:id="602035113">
                      <w:marLeft w:val="0"/>
                      <w:marRight w:val="0"/>
                      <w:marTop w:val="0"/>
                      <w:marBottom w:val="0"/>
                      <w:divBdr>
                        <w:top w:val="none" w:sz="0" w:space="0" w:color="auto"/>
                        <w:left w:val="none" w:sz="0" w:space="0" w:color="auto"/>
                        <w:bottom w:val="none" w:sz="0" w:space="0" w:color="auto"/>
                        <w:right w:val="none" w:sz="0" w:space="0" w:color="auto"/>
                      </w:divBdr>
                    </w:div>
                  </w:divsChild>
                </w:div>
                <w:div w:id="1241523836">
                  <w:marLeft w:val="0"/>
                  <w:marRight w:val="0"/>
                  <w:marTop w:val="0"/>
                  <w:marBottom w:val="0"/>
                  <w:divBdr>
                    <w:top w:val="single" w:sz="2" w:space="1" w:color="FFFFFF"/>
                    <w:left w:val="single" w:sz="2" w:space="11" w:color="FFFFFF"/>
                    <w:bottom w:val="single" w:sz="2" w:space="4" w:color="FFFFFF"/>
                    <w:right w:val="single" w:sz="2" w:space="4" w:color="FFFFFF"/>
                  </w:divBdr>
                  <w:divsChild>
                    <w:div w:id="4728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50834">
          <w:marLeft w:val="0"/>
          <w:marRight w:val="0"/>
          <w:marTop w:val="0"/>
          <w:marBottom w:val="300"/>
          <w:divBdr>
            <w:top w:val="none" w:sz="0" w:space="0" w:color="auto"/>
            <w:left w:val="none" w:sz="0" w:space="0" w:color="auto"/>
            <w:bottom w:val="none" w:sz="0" w:space="0" w:color="auto"/>
            <w:right w:val="none" w:sz="0" w:space="0" w:color="auto"/>
          </w:divBdr>
          <w:divsChild>
            <w:div w:id="907419569">
              <w:marLeft w:val="0"/>
              <w:marRight w:val="0"/>
              <w:marTop w:val="0"/>
              <w:marBottom w:val="0"/>
              <w:divBdr>
                <w:top w:val="none" w:sz="0" w:space="0" w:color="auto"/>
                <w:left w:val="none" w:sz="0" w:space="0" w:color="auto"/>
                <w:bottom w:val="none" w:sz="0" w:space="0" w:color="auto"/>
                <w:right w:val="none" w:sz="0" w:space="0" w:color="auto"/>
              </w:divBdr>
              <w:divsChild>
                <w:div w:id="1458985555">
                  <w:marLeft w:val="0"/>
                  <w:marRight w:val="0"/>
                  <w:marTop w:val="0"/>
                  <w:marBottom w:val="0"/>
                  <w:divBdr>
                    <w:top w:val="single" w:sz="2" w:space="4" w:color="FFFFFF"/>
                    <w:left w:val="single" w:sz="2" w:space="11" w:color="FFFFFF"/>
                    <w:bottom w:val="single" w:sz="2" w:space="1" w:color="FFFFFF"/>
                    <w:right w:val="single" w:sz="2" w:space="4" w:color="FFFFFF"/>
                  </w:divBdr>
                  <w:divsChild>
                    <w:div w:id="1346245495">
                      <w:marLeft w:val="0"/>
                      <w:marRight w:val="0"/>
                      <w:marTop w:val="0"/>
                      <w:marBottom w:val="0"/>
                      <w:divBdr>
                        <w:top w:val="none" w:sz="0" w:space="0" w:color="auto"/>
                        <w:left w:val="none" w:sz="0" w:space="0" w:color="auto"/>
                        <w:bottom w:val="none" w:sz="0" w:space="0" w:color="auto"/>
                        <w:right w:val="none" w:sz="0" w:space="0" w:color="auto"/>
                      </w:divBdr>
                    </w:div>
                  </w:divsChild>
                </w:div>
                <w:div w:id="952174109">
                  <w:marLeft w:val="0"/>
                  <w:marRight w:val="0"/>
                  <w:marTop w:val="0"/>
                  <w:marBottom w:val="0"/>
                  <w:divBdr>
                    <w:top w:val="single" w:sz="2" w:space="1" w:color="FFFFFF"/>
                    <w:left w:val="single" w:sz="2" w:space="11" w:color="FFFFFF"/>
                    <w:bottom w:val="single" w:sz="2" w:space="1" w:color="FFFFFF"/>
                    <w:right w:val="single" w:sz="2" w:space="4" w:color="FFFFFF"/>
                  </w:divBdr>
                  <w:divsChild>
                    <w:div w:id="1206333535">
                      <w:marLeft w:val="0"/>
                      <w:marRight w:val="0"/>
                      <w:marTop w:val="0"/>
                      <w:marBottom w:val="0"/>
                      <w:divBdr>
                        <w:top w:val="none" w:sz="0" w:space="0" w:color="auto"/>
                        <w:left w:val="none" w:sz="0" w:space="0" w:color="auto"/>
                        <w:bottom w:val="none" w:sz="0" w:space="0" w:color="auto"/>
                        <w:right w:val="none" w:sz="0" w:space="0" w:color="auto"/>
                      </w:divBdr>
                    </w:div>
                  </w:divsChild>
                </w:div>
                <w:div w:id="1187016633">
                  <w:marLeft w:val="0"/>
                  <w:marRight w:val="0"/>
                  <w:marTop w:val="0"/>
                  <w:marBottom w:val="0"/>
                  <w:divBdr>
                    <w:top w:val="single" w:sz="2" w:space="1" w:color="FFFFFF"/>
                    <w:left w:val="single" w:sz="2" w:space="11" w:color="FFFFFF"/>
                    <w:bottom w:val="single" w:sz="2" w:space="1" w:color="FFFFFF"/>
                    <w:right w:val="single" w:sz="2" w:space="4" w:color="FFFFFF"/>
                  </w:divBdr>
                  <w:divsChild>
                    <w:div w:id="150800289">
                      <w:marLeft w:val="0"/>
                      <w:marRight w:val="0"/>
                      <w:marTop w:val="0"/>
                      <w:marBottom w:val="0"/>
                      <w:divBdr>
                        <w:top w:val="none" w:sz="0" w:space="0" w:color="auto"/>
                        <w:left w:val="none" w:sz="0" w:space="0" w:color="auto"/>
                        <w:bottom w:val="none" w:sz="0" w:space="0" w:color="auto"/>
                        <w:right w:val="none" w:sz="0" w:space="0" w:color="auto"/>
                      </w:divBdr>
                    </w:div>
                  </w:divsChild>
                </w:div>
                <w:div w:id="113528263">
                  <w:marLeft w:val="0"/>
                  <w:marRight w:val="0"/>
                  <w:marTop w:val="0"/>
                  <w:marBottom w:val="0"/>
                  <w:divBdr>
                    <w:top w:val="single" w:sz="2" w:space="1" w:color="FFFFFF"/>
                    <w:left w:val="single" w:sz="2" w:space="11" w:color="FFFFFF"/>
                    <w:bottom w:val="single" w:sz="2" w:space="1" w:color="FFFFFF"/>
                    <w:right w:val="single" w:sz="2" w:space="4" w:color="FFFFFF"/>
                  </w:divBdr>
                  <w:divsChild>
                    <w:div w:id="1094862683">
                      <w:marLeft w:val="0"/>
                      <w:marRight w:val="0"/>
                      <w:marTop w:val="0"/>
                      <w:marBottom w:val="0"/>
                      <w:divBdr>
                        <w:top w:val="none" w:sz="0" w:space="0" w:color="auto"/>
                        <w:left w:val="none" w:sz="0" w:space="0" w:color="auto"/>
                        <w:bottom w:val="none" w:sz="0" w:space="0" w:color="auto"/>
                        <w:right w:val="none" w:sz="0" w:space="0" w:color="auto"/>
                      </w:divBdr>
                    </w:div>
                  </w:divsChild>
                </w:div>
                <w:div w:id="1055197137">
                  <w:marLeft w:val="0"/>
                  <w:marRight w:val="0"/>
                  <w:marTop w:val="0"/>
                  <w:marBottom w:val="0"/>
                  <w:divBdr>
                    <w:top w:val="single" w:sz="2" w:space="1" w:color="FFFFFF"/>
                    <w:left w:val="single" w:sz="2" w:space="11" w:color="FFFFFF"/>
                    <w:bottom w:val="single" w:sz="2" w:space="1" w:color="FFFFFF"/>
                    <w:right w:val="single" w:sz="2" w:space="4" w:color="FFFFFF"/>
                  </w:divBdr>
                  <w:divsChild>
                    <w:div w:id="1811511419">
                      <w:marLeft w:val="0"/>
                      <w:marRight w:val="0"/>
                      <w:marTop w:val="0"/>
                      <w:marBottom w:val="0"/>
                      <w:divBdr>
                        <w:top w:val="none" w:sz="0" w:space="0" w:color="auto"/>
                        <w:left w:val="none" w:sz="0" w:space="0" w:color="auto"/>
                        <w:bottom w:val="none" w:sz="0" w:space="0" w:color="auto"/>
                        <w:right w:val="none" w:sz="0" w:space="0" w:color="auto"/>
                      </w:divBdr>
                    </w:div>
                  </w:divsChild>
                </w:div>
                <w:div w:id="1611546704">
                  <w:marLeft w:val="0"/>
                  <w:marRight w:val="0"/>
                  <w:marTop w:val="0"/>
                  <w:marBottom w:val="0"/>
                  <w:divBdr>
                    <w:top w:val="single" w:sz="2" w:space="1" w:color="FFFFFF"/>
                    <w:left w:val="single" w:sz="2" w:space="11" w:color="FFFFFF"/>
                    <w:bottom w:val="single" w:sz="2" w:space="1" w:color="FFFFFF"/>
                    <w:right w:val="single" w:sz="2" w:space="4" w:color="FFFFFF"/>
                  </w:divBdr>
                  <w:divsChild>
                    <w:div w:id="1425610359">
                      <w:marLeft w:val="0"/>
                      <w:marRight w:val="0"/>
                      <w:marTop w:val="0"/>
                      <w:marBottom w:val="0"/>
                      <w:divBdr>
                        <w:top w:val="none" w:sz="0" w:space="0" w:color="auto"/>
                        <w:left w:val="none" w:sz="0" w:space="0" w:color="auto"/>
                        <w:bottom w:val="none" w:sz="0" w:space="0" w:color="auto"/>
                        <w:right w:val="none" w:sz="0" w:space="0" w:color="auto"/>
                      </w:divBdr>
                    </w:div>
                  </w:divsChild>
                </w:div>
                <w:div w:id="1163088821">
                  <w:marLeft w:val="0"/>
                  <w:marRight w:val="0"/>
                  <w:marTop w:val="0"/>
                  <w:marBottom w:val="0"/>
                  <w:divBdr>
                    <w:top w:val="single" w:sz="2" w:space="1" w:color="FFFFFF"/>
                    <w:left w:val="single" w:sz="2" w:space="11" w:color="FFFFFF"/>
                    <w:bottom w:val="single" w:sz="2" w:space="1" w:color="FFFFFF"/>
                    <w:right w:val="single" w:sz="2" w:space="4" w:color="FFFFFF"/>
                  </w:divBdr>
                  <w:divsChild>
                    <w:div w:id="1204946736">
                      <w:marLeft w:val="0"/>
                      <w:marRight w:val="0"/>
                      <w:marTop w:val="0"/>
                      <w:marBottom w:val="0"/>
                      <w:divBdr>
                        <w:top w:val="none" w:sz="0" w:space="0" w:color="auto"/>
                        <w:left w:val="none" w:sz="0" w:space="0" w:color="auto"/>
                        <w:bottom w:val="none" w:sz="0" w:space="0" w:color="auto"/>
                        <w:right w:val="none" w:sz="0" w:space="0" w:color="auto"/>
                      </w:divBdr>
                    </w:div>
                  </w:divsChild>
                </w:div>
                <w:div w:id="783842517">
                  <w:marLeft w:val="0"/>
                  <w:marRight w:val="0"/>
                  <w:marTop w:val="0"/>
                  <w:marBottom w:val="0"/>
                  <w:divBdr>
                    <w:top w:val="single" w:sz="2" w:space="1" w:color="FFFFFF"/>
                    <w:left w:val="single" w:sz="2" w:space="11" w:color="FFFFFF"/>
                    <w:bottom w:val="single" w:sz="2" w:space="1" w:color="FFFFFF"/>
                    <w:right w:val="single" w:sz="2" w:space="4" w:color="FFFFFF"/>
                  </w:divBdr>
                  <w:divsChild>
                    <w:div w:id="1878203832">
                      <w:marLeft w:val="0"/>
                      <w:marRight w:val="0"/>
                      <w:marTop w:val="0"/>
                      <w:marBottom w:val="0"/>
                      <w:divBdr>
                        <w:top w:val="none" w:sz="0" w:space="0" w:color="auto"/>
                        <w:left w:val="none" w:sz="0" w:space="0" w:color="auto"/>
                        <w:bottom w:val="none" w:sz="0" w:space="0" w:color="auto"/>
                        <w:right w:val="none" w:sz="0" w:space="0" w:color="auto"/>
                      </w:divBdr>
                    </w:div>
                  </w:divsChild>
                </w:div>
                <w:div w:id="444345959">
                  <w:marLeft w:val="0"/>
                  <w:marRight w:val="0"/>
                  <w:marTop w:val="0"/>
                  <w:marBottom w:val="0"/>
                  <w:divBdr>
                    <w:top w:val="single" w:sz="2" w:space="1" w:color="FFFFFF"/>
                    <w:left w:val="single" w:sz="2" w:space="11" w:color="FFFFFF"/>
                    <w:bottom w:val="single" w:sz="2" w:space="4" w:color="FFFFFF"/>
                    <w:right w:val="single" w:sz="2" w:space="4" w:color="FFFFFF"/>
                  </w:divBdr>
                  <w:divsChild>
                    <w:div w:id="7912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029530">
      <w:bodyDiv w:val="1"/>
      <w:marLeft w:val="0"/>
      <w:marRight w:val="0"/>
      <w:marTop w:val="0"/>
      <w:marBottom w:val="0"/>
      <w:divBdr>
        <w:top w:val="none" w:sz="0" w:space="0" w:color="auto"/>
        <w:left w:val="none" w:sz="0" w:space="0" w:color="auto"/>
        <w:bottom w:val="none" w:sz="0" w:space="0" w:color="auto"/>
        <w:right w:val="none" w:sz="0" w:space="0" w:color="auto"/>
      </w:divBdr>
      <w:divsChild>
        <w:div w:id="1304889584">
          <w:marLeft w:val="0"/>
          <w:marRight w:val="0"/>
          <w:marTop w:val="0"/>
          <w:marBottom w:val="0"/>
          <w:divBdr>
            <w:top w:val="none" w:sz="0" w:space="0" w:color="auto"/>
            <w:left w:val="none" w:sz="0" w:space="0" w:color="auto"/>
            <w:bottom w:val="none" w:sz="0" w:space="0" w:color="auto"/>
            <w:right w:val="none" w:sz="0" w:space="0" w:color="auto"/>
          </w:divBdr>
        </w:div>
        <w:div w:id="1753504360">
          <w:marLeft w:val="0"/>
          <w:marRight w:val="0"/>
          <w:marTop w:val="0"/>
          <w:marBottom w:val="300"/>
          <w:divBdr>
            <w:top w:val="none" w:sz="0" w:space="0" w:color="auto"/>
            <w:left w:val="none" w:sz="0" w:space="0" w:color="auto"/>
            <w:bottom w:val="none" w:sz="0" w:space="0" w:color="auto"/>
            <w:right w:val="none" w:sz="0" w:space="0" w:color="auto"/>
          </w:divBdr>
          <w:divsChild>
            <w:div w:id="1918782529">
              <w:marLeft w:val="0"/>
              <w:marRight w:val="0"/>
              <w:marTop w:val="0"/>
              <w:marBottom w:val="0"/>
              <w:divBdr>
                <w:top w:val="none" w:sz="0" w:space="0" w:color="auto"/>
                <w:left w:val="none" w:sz="0" w:space="0" w:color="auto"/>
                <w:bottom w:val="none" w:sz="0" w:space="0" w:color="auto"/>
                <w:right w:val="none" w:sz="0" w:space="0" w:color="auto"/>
              </w:divBdr>
              <w:divsChild>
                <w:div w:id="558445967">
                  <w:marLeft w:val="0"/>
                  <w:marRight w:val="0"/>
                  <w:marTop w:val="0"/>
                  <w:marBottom w:val="0"/>
                  <w:divBdr>
                    <w:top w:val="single" w:sz="2" w:space="4" w:color="FFFFFF"/>
                    <w:left w:val="single" w:sz="2" w:space="11" w:color="FFFFFF"/>
                    <w:bottom w:val="single" w:sz="2" w:space="1" w:color="FFFFFF"/>
                    <w:right w:val="single" w:sz="2" w:space="4" w:color="FFFFFF"/>
                  </w:divBdr>
                  <w:divsChild>
                    <w:div w:id="254244016">
                      <w:marLeft w:val="0"/>
                      <w:marRight w:val="0"/>
                      <w:marTop w:val="0"/>
                      <w:marBottom w:val="0"/>
                      <w:divBdr>
                        <w:top w:val="none" w:sz="0" w:space="0" w:color="auto"/>
                        <w:left w:val="none" w:sz="0" w:space="0" w:color="auto"/>
                        <w:bottom w:val="none" w:sz="0" w:space="0" w:color="auto"/>
                        <w:right w:val="none" w:sz="0" w:space="0" w:color="auto"/>
                      </w:divBdr>
                    </w:div>
                  </w:divsChild>
                </w:div>
                <w:div w:id="1689983201">
                  <w:marLeft w:val="0"/>
                  <w:marRight w:val="0"/>
                  <w:marTop w:val="0"/>
                  <w:marBottom w:val="0"/>
                  <w:divBdr>
                    <w:top w:val="single" w:sz="2" w:space="1" w:color="FFFFFF"/>
                    <w:left w:val="single" w:sz="2" w:space="11" w:color="FFFFFF"/>
                    <w:bottom w:val="single" w:sz="2" w:space="1" w:color="FFFFFF"/>
                    <w:right w:val="single" w:sz="2" w:space="4" w:color="FFFFFF"/>
                  </w:divBdr>
                  <w:divsChild>
                    <w:div w:id="1292050837">
                      <w:marLeft w:val="0"/>
                      <w:marRight w:val="0"/>
                      <w:marTop w:val="0"/>
                      <w:marBottom w:val="0"/>
                      <w:divBdr>
                        <w:top w:val="none" w:sz="0" w:space="0" w:color="auto"/>
                        <w:left w:val="none" w:sz="0" w:space="0" w:color="auto"/>
                        <w:bottom w:val="none" w:sz="0" w:space="0" w:color="auto"/>
                        <w:right w:val="none" w:sz="0" w:space="0" w:color="auto"/>
                      </w:divBdr>
                    </w:div>
                  </w:divsChild>
                </w:div>
                <w:div w:id="487131448">
                  <w:marLeft w:val="0"/>
                  <w:marRight w:val="0"/>
                  <w:marTop w:val="0"/>
                  <w:marBottom w:val="0"/>
                  <w:divBdr>
                    <w:top w:val="single" w:sz="2" w:space="1" w:color="FFFFFF"/>
                    <w:left w:val="single" w:sz="2" w:space="11" w:color="FFFFFF"/>
                    <w:bottom w:val="single" w:sz="2" w:space="1" w:color="FFFFFF"/>
                    <w:right w:val="single" w:sz="2" w:space="4" w:color="FFFFFF"/>
                  </w:divBdr>
                  <w:divsChild>
                    <w:div w:id="1907570516">
                      <w:marLeft w:val="0"/>
                      <w:marRight w:val="0"/>
                      <w:marTop w:val="0"/>
                      <w:marBottom w:val="0"/>
                      <w:divBdr>
                        <w:top w:val="none" w:sz="0" w:space="0" w:color="auto"/>
                        <w:left w:val="none" w:sz="0" w:space="0" w:color="auto"/>
                        <w:bottom w:val="none" w:sz="0" w:space="0" w:color="auto"/>
                        <w:right w:val="none" w:sz="0" w:space="0" w:color="auto"/>
                      </w:divBdr>
                    </w:div>
                  </w:divsChild>
                </w:div>
                <w:div w:id="1484662087">
                  <w:marLeft w:val="0"/>
                  <w:marRight w:val="0"/>
                  <w:marTop w:val="0"/>
                  <w:marBottom w:val="0"/>
                  <w:divBdr>
                    <w:top w:val="single" w:sz="2" w:space="1" w:color="FFFFFF"/>
                    <w:left w:val="single" w:sz="2" w:space="11" w:color="FFFFFF"/>
                    <w:bottom w:val="single" w:sz="2" w:space="1" w:color="FFFFFF"/>
                    <w:right w:val="single" w:sz="2" w:space="4" w:color="FFFFFF"/>
                  </w:divBdr>
                  <w:divsChild>
                    <w:div w:id="1073358573">
                      <w:marLeft w:val="0"/>
                      <w:marRight w:val="0"/>
                      <w:marTop w:val="0"/>
                      <w:marBottom w:val="0"/>
                      <w:divBdr>
                        <w:top w:val="none" w:sz="0" w:space="0" w:color="auto"/>
                        <w:left w:val="none" w:sz="0" w:space="0" w:color="auto"/>
                        <w:bottom w:val="none" w:sz="0" w:space="0" w:color="auto"/>
                        <w:right w:val="none" w:sz="0" w:space="0" w:color="auto"/>
                      </w:divBdr>
                    </w:div>
                  </w:divsChild>
                </w:div>
                <w:div w:id="56558483">
                  <w:marLeft w:val="0"/>
                  <w:marRight w:val="0"/>
                  <w:marTop w:val="0"/>
                  <w:marBottom w:val="0"/>
                  <w:divBdr>
                    <w:top w:val="single" w:sz="2" w:space="1" w:color="FFFFFF"/>
                    <w:left w:val="single" w:sz="2" w:space="11" w:color="FFFFFF"/>
                    <w:bottom w:val="single" w:sz="2" w:space="1" w:color="FFFFFF"/>
                    <w:right w:val="single" w:sz="2" w:space="4" w:color="FFFFFF"/>
                  </w:divBdr>
                  <w:divsChild>
                    <w:div w:id="961039549">
                      <w:marLeft w:val="0"/>
                      <w:marRight w:val="0"/>
                      <w:marTop w:val="0"/>
                      <w:marBottom w:val="0"/>
                      <w:divBdr>
                        <w:top w:val="none" w:sz="0" w:space="0" w:color="auto"/>
                        <w:left w:val="none" w:sz="0" w:space="0" w:color="auto"/>
                        <w:bottom w:val="none" w:sz="0" w:space="0" w:color="auto"/>
                        <w:right w:val="none" w:sz="0" w:space="0" w:color="auto"/>
                      </w:divBdr>
                    </w:div>
                  </w:divsChild>
                </w:div>
                <w:div w:id="1099720427">
                  <w:marLeft w:val="0"/>
                  <w:marRight w:val="0"/>
                  <w:marTop w:val="0"/>
                  <w:marBottom w:val="0"/>
                  <w:divBdr>
                    <w:top w:val="single" w:sz="2" w:space="1" w:color="FFFFFF"/>
                    <w:left w:val="single" w:sz="2" w:space="11" w:color="FFFFFF"/>
                    <w:bottom w:val="single" w:sz="2" w:space="4" w:color="FFFFFF"/>
                    <w:right w:val="single" w:sz="2" w:space="4" w:color="FFFFFF"/>
                  </w:divBdr>
                  <w:divsChild>
                    <w:div w:id="45417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6316">
          <w:marLeft w:val="0"/>
          <w:marRight w:val="0"/>
          <w:marTop w:val="0"/>
          <w:marBottom w:val="300"/>
          <w:divBdr>
            <w:top w:val="none" w:sz="0" w:space="0" w:color="auto"/>
            <w:left w:val="none" w:sz="0" w:space="0" w:color="auto"/>
            <w:bottom w:val="none" w:sz="0" w:space="0" w:color="auto"/>
            <w:right w:val="none" w:sz="0" w:space="0" w:color="auto"/>
          </w:divBdr>
          <w:divsChild>
            <w:div w:id="1419904718">
              <w:marLeft w:val="0"/>
              <w:marRight w:val="0"/>
              <w:marTop w:val="0"/>
              <w:marBottom w:val="0"/>
              <w:divBdr>
                <w:top w:val="none" w:sz="0" w:space="0" w:color="auto"/>
                <w:left w:val="none" w:sz="0" w:space="0" w:color="auto"/>
                <w:bottom w:val="none" w:sz="0" w:space="0" w:color="auto"/>
                <w:right w:val="none" w:sz="0" w:space="0" w:color="auto"/>
              </w:divBdr>
              <w:divsChild>
                <w:div w:id="14816121">
                  <w:marLeft w:val="0"/>
                  <w:marRight w:val="0"/>
                  <w:marTop w:val="0"/>
                  <w:marBottom w:val="0"/>
                  <w:divBdr>
                    <w:top w:val="single" w:sz="2" w:space="4" w:color="FFFFFF"/>
                    <w:left w:val="single" w:sz="2" w:space="11" w:color="FFFFFF"/>
                    <w:bottom w:val="single" w:sz="2" w:space="1" w:color="FFFFFF"/>
                    <w:right w:val="single" w:sz="2" w:space="4" w:color="FFFFFF"/>
                  </w:divBdr>
                  <w:divsChild>
                    <w:div w:id="1867600785">
                      <w:marLeft w:val="0"/>
                      <w:marRight w:val="0"/>
                      <w:marTop w:val="0"/>
                      <w:marBottom w:val="0"/>
                      <w:divBdr>
                        <w:top w:val="none" w:sz="0" w:space="0" w:color="auto"/>
                        <w:left w:val="none" w:sz="0" w:space="0" w:color="auto"/>
                        <w:bottom w:val="none" w:sz="0" w:space="0" w:color="auto"/>
                        <w:right w:val="none" w:sz="0" w:space="0" w:color="auto"/>
                      </w:divBdr>
                    </w:div>
                  </w:divsChild>
                </w:div>
                <w:div w:id="891425737">
                  <w:marLeft w:val="0"/>
                  <w:marRight w:val="0"/>
                  <w:marTop w:val="0"/>
                  <w:marBottom w:val="0"/>
                  <w:divBdr>
                    <w:top w:val="single" w:sz="2" w:space="1" w:color="FFFFFF"/>
                    <w:left w:val="single" w:sz="2" w:space="11" w:color="FFFFFF"/>
                    <w:bottom w:val="single" w:sz="2" w:space="1" w:color="FFFFFF"/>
                    <w:right w:val="single" w:sz="2" w:space="4" w:color="FFFFFF"/>
                  </w:divBdr>
                  <w:divsChild>
                    <w:div w:id="262810165">
                      <w:marLeft w:val="0"/>
                      <w:marRight w:val="0"/>
                      <w:marTop w:val="0"/>
                      <w:marBottom w:val="0"/>
                      <w:divBdr>
                        <w:top w:val="none" w:sz="0" w:space="0" w:color="auto"/>
                        <w:left w:val="none" w:sz="0" w:space="0" w:color="auto"/>
                        <w:bottom w:val="none" w:sz="0" w:space="0" w:color="auto"/>
                        <w:right w:val="none" w:sz="0" w:space="0" w:color="auto"/>
                      </w:divBdr>
                    </w:div>
                  </w:divsChild>
                </w:div>
                <w:div w:id="1233928519">
                  <w:marLeft w:val="0"/>
                  <w:marRight w:val="0"/>
                  <w:marTop w:val="0"/>
                  <w:marBottom w:val="0"/>
                  <w:divBdr>
                    <w:top w:val="single" w:sz="2" w:space="1" w:color="FFFFFF"/>
                    <w:left w:val="single" w:sz="2" w:space="11" w:color="FFFFFF"/>
                    <w:bottom w:val="single" w:sz="2" w:space="1" w:color="FFFFFF"/>
                    <w:right w:val="single" w:sz="2" w:space="4" w:color="FFFFFF"/>
                  </w:divBdr>
                  <w:divsChild>
                    <w:div w:id="282804667">
                      <w:marLeft w:val="0"/>
                      <w:marRight w:val="0"/>
                      <w:marTop w:val="0"/>
                      <w:marBottom w:val="0"/>
                      <w:divBdr>
                        <w:top w:val="none" w:sz="0" w:space="0" w:color="auto"/>
                        <w:left w:val="none" w:sz="0" w:space="0" w:color="auto"/>
                        <w:bottom w:val="none" w:sz="0" w:space="0" w:color="auto"/>
                        <w:right w:val="none" w:sz="0" w:space="0" w:color="auto"/>
                      </w:divBdr>
                    </w:div>
                  </w:divsChild>
                </w:div>
                <w:div w:id="145980435">
                  <w:marLeft w:val="0"/>
                  <w:marRight w:val="0"/>
                  <w:marTop w:val="0"/>
                  <w:marBottom w:val="0"/>
                  <w:divBdr>
                    <w:top w:val="single" w:sz="2" w:space="1" w:color="FFFFFF"/>
                    <w:left w:val="single" w:sz="2" w:space="11" w:color="FFFFFF"/>
                    <w:bottom w:val="single" w:sz="2" w:space="1" w:color="FFFFFF"/>
                    <w:right w:val="single" w:sz="2" w:space="4" w:color="FFFFFF"/>
                  </w:divBdr>
                  <w:divsChild>
                    <w:div w:id="1864632471">
                      <w:marLeft w:val="0"/>
                      <w:marRight w:val="0"/>
                      <w:marTop w:val="0"/>
                      <w:marBottom w:val="0"/>
                      <w:divBdr>
                        <w:top w:val="none" w:sz="0" w:space="0" w:color="auto"/>
                        <w:left w:val="none" w:sz="0" w:space="0" w:color="auto"/>
                        <w:bottom w:val="none" w:sz="0" w:space="0" w:color="auto"/>
                        <w:right w:val="none" w:sz="0" w:space="0" w:color="auto"/>
                      </w:divBdr>
                    </w:div>
                  </w:divsChild>
                </w:div>
                <w:div w:id="1397778191">
                  <w:marLeft w:val="0"/>
                  <w:marRight w:val="0"/>
                  <w:marTop w:val="0"/>
                  <w:marBottom w:val="0"/>
                  <w:divBdr>
                    <w:top w:val="single" w:sz="2" w:space="1" w:color="FFFFFF"/>
                    <w:left w:val="single" w:sz="2" w:space="11" w:color="FFFFFF"/>
                    <w:bottom w:val="single" w:sz="2" w:space="1" w:color="FFFFFF"/>
                    <w:right w:val="single" w:sz="2" w:space="4" w:color="FFFFFF"/>
                  </w:divBdr>
                  <w:divsChild>
                    <w:div w:id="295722113">
                      <w:marLeft w:val="0"/>
                      <w:marRight w:val="0"/>
                      <w:marTop w:val="0"/>
                      <w:marBottom w:val="0"/>
                      <w:divBdr>
                        <w:top w:val="none" w:sz="0" w:space="0" w:color="auto"/>
                        <w:left w:val="none" w:sz="0" w:space="0" w:color="auto"/>
                        <w:bottom w:val="none" w:sz="0" w:space="0" w:color="auto"/>
                        <w:right w:val="none" w:sz="0" w:space="0" w:color="auto"/>
                      </w:divBdr>
                    </w:div>
                  </w:divsChild>
                </w:div>
                <w:div w:id="477914502">
                  <w:marLeft w:val="0"/>
                  <w:marRight w:val="0"/>
                  <w:marTop w:val="0"/>
                  <w:marBottom w:val="0"/>
                  <w:divBdr>
                    <w:top w:val="single" w:sz="2" w:space="1" w:color="FFFFFF"/>
                    <w:left w:val="single" w:sz="2" w:space="11" w:color="FFFFFF"/>
                    <w:bottom w:val="single" w:sz="2" w:space="1" w:color="FFFFFF"/>
                    <w:right w:val="single" w:sz="2" w:space="4" w:color="FFFFFF"/>
                  </w:divBdr>
                  <w:divsChild>
                    <w:div w:id="1379892410">
                      <w:marLeft w:val="0"/>
                      <w:marRight w:val="0"/>
                      <w:marTop w:val="0"/>
                      <w:marBottom w:val="0"/>
                      <w:divBdr>
                        <w:top w:val="none" w:sz="0" w:space="0" w:color="auto"/>
                        <w:left w:val="none" w:sz="0" w:space="0" w:color="auto"/>
                        <w:bottom w:val="none" w:sz="0" w:space="0" w:color="auto"/>
                        <w:right w:val="none" w:sz="0" w:space="0" w:color="auto"/>
                      </w:divBdr>
                    </w:div>
                  </w:divsChild>
                </w:div>
                <w:div w:id="117266573">
                  <w:marLeft w:val="0"/>
                  <w:marRight w:val="0"/>
                  <w:marTop w:val="0"/>
                  <w:marBottom w:val="0"/>
                  <w:divBdr>
                    <w:top w:val="single" w:sz="2" w:space="1" w:color="FFFFFF"/>
                    <w:left w:val="single" w:sz="2" w:space="11" w:color="FFFFFF"/>
                    <w:bottom w:val="single" w:sz="2" w:space="1" w:color="FFFFFF"/>
                    <w:right w:val="single" w:sz="2" w:space="4" w:color="FFFFFF"/>
                  </w:divBdr>
                  <w:divsChild>
                    <w:div w:id="1730954305">
                      <w:marLeft w:val="0"/>
                      <w:marRight w:val="0"/>
                      <w:marTop w:val="0"/>
                      <w:marBottom w:val="0"/>
                      <w:divBdr>
                        <w:top w:val="none" w:sz="0" w:space="0" w:color="auto"/>
                        <w:left w:val="none" w:sz="0" w:space="0" w:color="auto"/>
                        <w:bottom w:val="none" w:sz="0" w:space="0" w:color="auto"/>
                        <w:right w:val="none" w:sz="0" w:space="0" w:color="auto"/>
                      </w:divBdr>
                    </w:div>
                  </w:divsChild>
                </w:div>
                <w:div w:id="322438924">
                  <w:marLeft w:val="0"/>
                  <w:marRight w:val="0"/>
                  <w:marTop w:val="0"/>
                  <w:marBottom w:val="0"/>
                  <w:divBdr>
                    <w:top w:val="single" w:sz="2" w:space="1" w:color="FFFFFF"/>
                    <w:left w:val="single" w:sz="2" w:space="11" w:color="FFFFFF"/>
                    <w:bottom w:val="single" w:sz="2" w:space="4" w:color="FFFFFF"/>
                    <w:right w:val="single" w:sz="2" w:space="4" w:color="FFFFFF"/>
                  </w:divBdr>
                  <w:divsChild>
                    <w:div w:id="13067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72065">
          <w:marLeft w:val="0"/>
          <w:marRight w:val="0"/>
          <w:marTop w:val="0"/>
          <w:marBottom w:val="300"/>
          <w:divBdr>
            <w:top w:val="none" w:sz="0" w:space="0" w:color="auto"/>
            <w:left w:val="none" w:sz="0" w:space="0" w:color="auto"/>
            <w:bottom w:val="none" w:sz="0" w:space="0" w:color="auto"/>
            <w:right w:val="none" w:sz="0" w:space="0" w:color="auto"/>
          </w:divBdr>
          <w:divsChild>
            <w:div w:id="942498245">
              <w:marLeft w:val="0"/>
              <w:marRight w:val="0"/>
              <w:marTop w:val="0"/>
              <w:marBottom w:val="0"/>
              <w:divBdr>
                <w:top w:val="none" w:sz="0" w:space="0" w:color="auto"/>
                <w:left w:val="none" w:sz="0" w:space="0" w:color="auto"/>
                <w:bottom w:val="none" w:sz="0" w:space="0" w:color="auto"/>
                <w:right w:val="none" w:sz="0" w:space="0" w:color="auto"/>
              </w:divBdr>
              <w:divsChild>
                <w:div w:id="1468667145">
                  <w:marLeft w:val="0"/>
                  <w:marRight w:val="0"/>
                  <w:marTop w:val="0"/>
                  <w:marBottom w:val="0"/>
                  <w:divBdr>
                    <w:top w:val="single" w:sz="2" w:space="4" w:color="FFFFFF"/>
                    <w:left w:val="single" w:sz="2" w:space="11" w:color="FFFFFF"/>
                    <w:bottom w:val="single" w:sz="2" w:space="1" w:color="FFFFFF"/>
                    <w:right w:val="single" w:sz="2" w:space="4" w:color="FFFFFF"/>
                  </w:divBdr>
                  <w:divsChild>
                    <w:div w:id="1032877367">
                      <w:marLeft w:val="0"/>
                      <w:marRight w:val="0"/>
                      <w:marTop w:val="0"/>
                      <w:marBottom w:val="0"/>
                      <w:divBdr>
                        <w:top w:val="none" w:sz="0" w:space="0" w:color="auto"/>
                        <w:left w:val="none" w:sz="0" w:space="0" w:color="auto"/>
                        <w:bottom w:val="none" w:sz="0" w:space="0" w:color="auto"/>
                        <w:right w:val="none" w:sz="0" w:space="0" w:color="auto"/>
                      </w:divBdr>
                    </w:div>
                  </w:divsChild>
                </w:div>
                <w:div w:id="1450708802">
                  <w:marLeft w:val="0"/>
                  <w:marRight w:val="0"/>
                  <w:marTop w:val="0"/>
                  <w:marBottom w:val="0"/>
                  <w:divBdr>
                    <w:top w:val="single" w:sz="2" w:space="1" w:color="FFFFFF"/>
                    <w:left w:val="single" w:sz="2" w:space="11" w:color="FFFFFF"/>
                    <w:bottom w:val="single" w:sz="2" w:space="1" w:color="FFFFFF"/>
                    <w:right w:val="single" w:sz="2" w:space="4" w:color="FFFFFF"/>
                  </w:divBdr>
                  <w:divsChild>
                    <w:div w:id="341592425">
                      <w:marLeft w:val="0"/>
                      <w:marRight w:val="0"/>
                      <w:marTop w:val="0"/>
                      <w:marBottom w:val="0"/>
                      <w:divBdr>
                        <w:top w:val="none" w:sz="0" w:space="0" w:color="auto"/>
                        <w:left w:val="none" w:sz="0" w:space="0" w:color="auto"/>
                        <w:bottom w:val="none" w:sz="0" w:space="0" w:color="auto"/>
                        <w:right w:val="none" w:sz="0" w:space="0" w:color="auto"/>
                      </w:divBdr>
                    </w:div>
                  </w:divsChild>
                </w:div>
                <w:div w:id="795878756">
                  <w:marLeft w:val="0"/>
                  <w:marRight w:val="0"/>
                  <w:marTop w:val="0"/>
                  <w:marBottom w:val="0"/>
                  <w:divBdr>
                    <w:top w:val="single" w:sz="2" w:space="1" w:color="FFFFFF"/>
                    <w:left w:val="single" w:sz="2" w:space="11" w:color="FFFFFF"/>
                    <w:bottom w:val="single" w:sz="2" w:space="1" w:color="FFFFFF"/>
                    <w:right w:val="single" w:sz="2" w:space="4" w:color="FFFFFF"/>
                  </w:divBdr>
                  <w:divsChild>
                    <w:div w:id="1372420653">
                      <w:marLeft w:val="0"/>
                      <w:marRight w:val="0"/>
                      <w:marTop w:val="0"/>
                      <w:marBottom w:val="0"/>
                      <w:divBdr>
                        <w:top w:val="none" w:sz="0" w:space="0" w:color="auto"/>
                        <w:left w:val="none" w:sz="0" w:space="0" w:color="auto"/>
                        <w:bottom w:val="none" w:sz="0" w:space="0" w:color="auto"/>
                        <w:right w:val="none" w:sz="0" w:space="0" w:color="auto"/>
                      </w:divBdr>
                    </w:div>
                  </w:divsChild>
                </w:div>
                <w:div w:id="194192775">
                  <w:marLeft w:val="0"/>
                  <w:marRight w:val="0"/>
                  <w:marTop w:val="0"/>
                  <w:marBottom w:val="0"/>
                  <w:divBdr>
                    <w:top w:val="single" w:sz="2" w:space="1" w:color="FFFFFF"/>
                    <w:left w:val="single" w:sz="2" w:space="11" w:color="FFFFFF"/>
                    <w:bottom w:val="single" w:sz="2" w:space="1" w:color="FFFFFF"/>
                    <w:right w:val="single" w:sz="2" w:space="4" w:color="FFFFFF"/>
                  </w:divBdr>
                  <w:divsChild>
                    <w:div w:id="275597284">
                      <w:marLeft w:val="0"/>
                      <w:marRight w:val="0"/>
                      <w:marTop w:val="0"/>
                      <w:marBottom w:val="0"/>
                      <w:divBdr>
                        <w:top w:val="none" w:sz="0" w:space="0" w:color="auto"/>
                        <w:left w:val="none" w:sz="0" w:space="0" w:color="auto"/>
                        <w:bottom w:val="none" w:sz="0" w:space="0" w:color="auto"/>
                        <w:right w:val="none" w:sz="0" w:space="0" w:color="auto"/>
                      </w:divBdr>
                    </w:div>
                  </w:divsChild>
                </w:div>
                <w:div w:id="955605143">
                  <w:marLeft w:val="0"/>
                  <w:marRight w:val="0"/>
                  <w:marTop w:val="0"/>
                  <w:marBottom w:val="0"/>
                  <w:divBdr>
                    <w:top w:val="single" w:sz="2" w:space="1" w:color="FFFFFF"/>
                    <w:left w:val="single" w:sz="2" w:space="11" w:color="FFFFFF"/>
                    <w:bottom w:val="single" w:sz="2" w:space="1" w:color="FFFFFF"/>
                    <w:right w:val="single" w:sz="2" w:space="4" w:color="FFFFFF"/>
                  </w:divBdr>
                  <w:divsChild>
                    <w:div w:id="1325430297">
                      <w:marLeft w:val="0"/>
                      <w:marRight w:val="0"/>
                      <w:marTop w:val="0"/>
                      <w:marBottom w:val="0"/>
                      <w:divBdr>
                        <w:top w:val="none" w:sz="0" w:space="0" w:color="auto"/>
                        <w:left w:val="none" w:sz="0" w:space="0" w:color="auto"/>
                        <w:bottom w:val="none" w:sz="0" w:space="0" w:color="auto"/>
                        <w:right w:val="none" w:sz="0" w:space="0" w:color="auto"/>
                      </w:divBdr>
                    </w:div>
                  </w:divsChild>
                </w:div>
                <w:div w:id="1070809617">
                  <w:marLeft w:val="0"/>
                  <w:marRight w:val="0"/>
                  <w:marTop w:val="0"/>
                  <w:marBottom w:val="0"/>
                  <w:divBdr>
                    <w:top w:val="single" w:sz="2" w:space="1" w:color="FFFFFF"/>
                    <w:left w:val="single" w:sz="2" w:space="11" w:color="FFFFFF"/>
                    <w:bottom w:val="single" w:sz="2" w:space="1" w:color="FFFFFF"/>
                    <w:right w:val="single" w:sz="2" w:space="4" w:color="FFFFFF"/>
                  </w:divBdr>
                  <w:divsChild>
                    <w:div w:id="692923430">
                      <w:marLeft w:val="0"/>
                      <w:marRight w:val="0"/>
                      <w:marTop w:val="0"/>
                      <w:marBottom w:val="0"/>
                      <w:divBdr>
                        <w:top w:val="none" w:sz="0" w:space="0" w:color="auto"/>
                        <w:left w:val="none" w:sz="0" w:space="0" w:color="auto"/>
                        <w:bottom w:val="none" w:sz="0" w:space="0" w:color="auto"/>
                        <w:right w:val="none" w:sz="0" w:space="0" w:color="auto"/>
                      </w:divBdr>
                    </w:div>
                  </w:divsChild>
                </w:div>
                <w:div w:id="1164587496">
                  <w:marLeft w:val="0"/>
                  <w:marRight w:val="0"/>
                  <w:marTop w:val="0"/>
                  <w:marBottom w:val="0"/>
                  <w:divBdr>
                    <w:top w:val="single" w:sz="2" w:space="1" w:color="FFFFFF"/>
                    <w:left w:val="single" w:sz="2" w:space="11" w:color="FFFFFF"/>
                    <w:bottom w:val="single" w:sz="2" w:space="1" w:color="FFFFFF"/>
                    <w:right w:val="single" w:sz="2" w:space="4" w:color="FFFFFF"/>
                  </w:divBdr>
                  <w:divsChild>
                    <w:div w:id="755636121">
                      <w:marLeft w:val="0"/>
                      <w:marRight w:val="0"/>
                      <w:marTop w:val="0"/>
                      <w:marBottom w:val="0"/>
                      <w:divBdr>
                        <w:top w:val="none" w:sz="0" w:space="0" w:color="auto"/>
                        <w:left w:val="none" w:sz="0" w:space="0" w:color="auto"/>
                        <w:bottom w:val="none" w:sz="0" w:space="0" w:color="auto"/>
                        <w:right w:val="none" w:sz="0" w:space="0" w:color="auto"/>
                      </w:divBdr>
                    </w:div>
                  </w:divsChild>
                </w:div>
                <w:div w:id="315718850">
                  <w:marLeft w:val="0"/>
                  <w:marRight w:val="0"/>
                  <w:marTop w:val="0"/>
                  <w:marBottom w:val="0"/>
                  <w:divBdr>
                    <w:top w:val="single" w:sz="2" w:space="1" w:color="FFFFFF"/>
                    <w:left w:val="single" w:sz="2" w:space="11" w:color="FFFFFF"/>
                    <w:bottom w:val="single" w:sz="2" w:space="1" w:color="FFFFFF"/>
                    <w:right w:val="single" w:sz="2" w:space="4" w:color="FFFFFF"/>
                  </w:divBdr>
                  <w:divsChild>
                    <w:div w:id="548960315">
                      <w:marLeft w:val="0"/>
                      <w:marRight w:val="0"/>
                      <w:marTop w:val="0"/>
                      <w:marBottom w:val="0"/>
                      <w:divBdr>
                        <w:top w:val="none" w:sz="0" w:space="0" w:color="auto"/>
                        <w:left w:val="none" w:sz="0" w:space="0" w:color="auto"/>
                        <w:bottom w:val="none" w:sz="0" w:space="0" w:color="auto"/>
                        <w:right w:val="none" w:sz="0" w:space="0" w:color="auto"/>
                      </w:divBdr>
                    </w:div>
                  </w:divsChild>
                </w:div>
                <w:div w:id="1015423856">
                  <w:marLeft w:val="0"/>
                  <w:marRight w:val="0"/>
                  <w:marTop w:val="0"/>
                  <w:marBottom w:val="0"/>
                  <w:divBdr>
                    <w:top w:val="single" w:sz="2" w:space="1" w:color="FFFFFF"/>
                    <w:left w:val="single" w:sz="2" w:space="11" w:color="FFFFFF"/>
                    <w:bottom w:val="single" w:sz="2" w:space="1" w:color="FFFFFF"/>
                    <w:right w:val="single" w:sz="2" w:space="4" w:color="FFFFFF"/>
                  </w:divBdr>
                  <w:divsChild>
                    <w:div w:id="1402557624">
                      <w:marLeft w:val="0"/>
                      <w:marRight w:val="0"/>
                      <w:marTop w:val="0"/>
                      <w:marBottom w:val="0"/>
                      <w:divBdr>
                        <w:top w:val="none" w:sz="0" w:space="0" w:color="auto"/>
                        <w:left w:val="none" w:sz="0" w:space="0" w:color="auto"/>
                        <w:bottom w:val="none" w:sz="0" w:space="0" w:color="auto"/>
                        <w:right w:val="none" w:sz="0" w:space="0" w:color="auto"/>
                      </w:divBdr>
                    </w:div>
                  </w:divsChild>
                </w:div>
                <w:div w:id="1625572922">
                  <w:marLeft w:val="0"/>
                  <w:marRight w:val="0"/>
                  <w:marTop w:val="0"/>
                  <w:marBottom w:val="0"/>
                  <w:divBdr>
                    <w:top w:val="single" w:sz="2" w:space="1" w:color="FFFFFF"/>
                    <w:left w:val="single" w:sz="2" w:space="11" w:color="FFFFFF"/>
                    <w:bottom w:val="single" w:sz="2" w:space="1" w:color="FFFFFF"/>
                    <w:right w:val="single" w:sz="2" w:space="4" w:color="FFFFFF"/>
                  </w:divBdr>
                  <w:divsChild>
                    <w:div w:id="138503471">
                      <w:marLeft w:val="0"/>
                      <w:marRight w:val="0"/>
                      <w:marTop w:val="0"/>
                      <w:marBottom w:val="0"/>
                      <w:divBdr>
                        <w:top w:val="none" w:sz="0" w:space="0" w:color="auto"/>
                        <w:left w:val="none" w:sz="0" w:space="0" w:color="auto"/>
                        <w:bottom w:val="none" w:sz="0" w:space="0" w:color="auto"/>
                        <w:right w:val="none" w:sz="0" w:space="0" w:color="auto"/>
                      </w:divBdr>
                    </w:div>
                  </w:divsChild>
                </w:div>
                <w:div w:id="817545">
                  <w:marLeft w:val="0"/>
                  <w:marRight w:val="0"/>
                  <w:marTop w:val="0"/>
                  <w:marBottom w:val="0"/>
                  <w:divBdr>
                    <w:top w:val="single" w:sz="2" w:space="1" w:color="FFFFFF"/>
                    <w:left w:val="single" w:sz="2" w:space="11" w:color="FFFFFF"/>
                    <w:bottom w:val="single" w:sz="2" w:space="1" w:color="FFFFFF"/>
                    <w:right w:val="single" w:sz="2" w:space="4" w:color="FFFFFF"/>
                  </w:divBdr>
                  <w:divsChild>
                    <w:div w:id="842666732">
                      <w:marLeft w:val="0"/>
                      <w:marRight w:val="0"/>
                      <w:marTop w:val="0"/>
                      <w:marBottom w:val="0"/>
                      <w:divBdr>
                        <w:top w:val="none" w:sz="0" w:space="0" w:color="auto"/>
                        <w:left w:val="none" w:sz="0" w:space="0" w:color="auto"/>
                        <w:bottom w:val="none" w:sz="0" w:space="0" w:color="auto"/>
                        <w:right w:val="none" w:sz="0" w:space="0" w:color="auto"/>
                      </w:divBdr>
                    </w:div>
                  </w:divsChild>
                </w:div>
                <w:div w:id="1442919884">
                  <w:marLeft w:val="0"/>
                  <w:marRight w:val="0"/>
                  <w:marTop w:val="0"/>
                  <w:marBottom w:val="0"/>
                  <w:divBdr>
                    <w:top w:val="single" w:sz="2" w:space="1" w:color="FFFFFF"/>
                    <w:left w:val="single" w:sz="2" w:space="11" w:color="FFFFFF"/>
                    <w:bottom w:val="single" w:sz="2" w:space="1" w:color="FFFFFF"/>
                    <w:right w:val="single" w:sz="2" w:space="4" w:color="FFFFFF"/>
                  </w:divBdr>
                  <w:divsChild>
                    <w:div w:id="943460098">
                      <w:marLeft w:val="0"/>
                      <w:marRight w:val="0"/>
                      <w:marTop w:val="0"/>
                      <w:marBottom w:val="0"/>
                      <w:divBdr>
                        <w:top w:val="none" w:sz="0" w:space="0" w:color="auto"/>
                        <w:left w:val="none" w:sz="0" w:space="0" w:color="auto"/>
                        <w:bottom w:val="none" w:sz="0" w:space="0" w:color="auto"/>
                        <w:right w:val="none" w:sz="0" w:space="0" w:color="auto"/>
                      </w:divBdr>
                    </w:div>
                  </w:divsChild>
                </w:div>
                <w:div w:id="1689406375">
                  <w:marLeft w:val="0"/>
                  <w:marRight w:val="0"/>
                  <w:marTop w:val="0"/>
                  <w:marBottom w:val="0"/>
                  <w:divBdr>
                    <w:top w:val="single" w:sz="2" w:space="1" w:color="FFFFFF"/>
                    <w:left w:val="single" w:sz="2" w:space="11" w:color="FFFFFF"/>
                    <w:bottom w:val="single" w:sz="2" w:space="1" w:color="FFFFFF"/>
                    <w:right w:val="single" w:sz="2" w:space="4" w:color="FFFFFF"/>
                  </w:divBdr>
                  <w:divsChild>
                    <w:div w:id="1820727057">
                      <w:marLeft w:val="0"/>
                      <w:marRight w:val="0"/>
                      <w:marTop w:val="0"/>
                      <w:marBottom w:val="0"/>
                      <w:divBdr>
                        <w:top w:val="none" w:sz="0" w:space="0" w:color="auto"/>
                        <w:left w:val="none" w:sz="0" w:space="0" w:color="auto"/>
                        <w:bottom w:val="none" w:sz="0" w:space="0" w:color="auto"/>
                        <w:right w:val="none" w:sz="0" w:space="0" w:color="auto"/>
                      </w:divBdr>
                    </w:div>
                  </w:divsChild>
                </w:div>
                <w:div w:id="26415719">
                  <w:marLeft w:val="0"/>
                  <w:marRight w:val="0"/>
                  <w:marTop w:val="0"/>
                  <w:marBottom w:val="0"/>
                  <w:divBdr>
                    <w:top w:val="single" w:sz="2" w:space="1" w:color="FFFFFF"/>
                    <w:left w:val="single" w:sz="2" w:space="11" w:color="FFFFFF"/>
                    <w:bottom w:val="single" w:sz="2" w:space="1" w:color="FFFFFF"/>
                    <w:right w:val="single" w:sz="2" w:space="4" w:color="FFFFFF"/>
                  </w:divBdr>
                  <w:divsChild>
                    <w:div w:id="1610233276">
                      <w:marLeft w:val="0"/>
                      <w:marRight w:val="0"/>
                      <w:marTop w:val="0"/>
                      <w:marBottom w:val="0"/>
                      <w:divBdr>
                        <w:top w:val="none" w:sz="0" w:space="0" w:color="auto"/>
                        <w:left w:val="none" w:sz="0" w:space="0" w:color="auto"/>
                        <w:bottom w:val="none" w:sz="0" w:space="0" w:color="auto"/>
                        <w:right w:val="none" w:sz="0" w:space="0" w:color="auto"/>
                      </w:divBdr>
                    </w:div>
                  </w:divsChild>
                </w:div>
                <w:div w:id="993221155">
                  <w:marLeft w:val="0"/>
                  <w:marRight w:val="0"/>
                  <w:marTop w:val="0"/>
                  <w:marBottom w:val="0"/>
                  <w:divBdr>
                    <w:top w:val="single" w:sz="2" w:space="1" w:color="FFFFFF"/>
                    <w:left w:val="single" w:sz="2" w:space="11" w:color="FFFFFF"/>
                    <w:bottom w:val="single" w:sz="2" w:space="1" w:color="FFFFFF"/>
                    <w:right w:val="single" w:sz="2" w:space="4" w:color="FFFFFF"/>
                  </w:divBdr>
                  <w:divsChild>
                    <w:div w:id="431051056">
                      <w:marLeft w:val="0"/>
                      <w:marRight w:val="0"/>
                      <w:marTop w:val="0"/>
                      <w:marBottom w:val="0"/>
                      <w:divBdr>
                        <w:top w:val="none" w:sz="0" w:space="0" w:color="auto"/>
                        <w:left w:val="none" w:sz="0" w:space="0" w:color="auto"/>
                        <w:bottom w:val="none" w:sz="0" w:space="0" w:color="auto"/>
                        <w:right w:val="none" w:sz="0" w:space="0" w:color="auto"/>
                      </w:divBdr>
                    </w:div>
                  </w:divsChild>
                </w:div>
                <w:div w:id="962074450">
                  <w:marLeft w:val="0"/>
                  <w:marRight w:val="0"/>
                  <w:marTop w:val="0"/>
                  <w:marBottom w:val="0"/>
                  <w:divBdr>
                    <w:top w:val="single" w:sz="2" w:space="1" w:color="FFFFFF"/>
                    <w:left w:val="single" w:sz="2" w:space="11" w:color="FFFFFF"/>
                    <w:bottom w:val="single" w:sz="2" w:space="1" w:color="FFFFFF"/>
                    <w:right w:val="single" w:sz="2" w:space="4" w:color="FFFFFF"/>
                  </w:divBdr>
                  <w:divsChild>
                    <w:div w:id="23557647">
                      <w:marLeft w:val="0"/>
                      <w:marRight w:val="0"/>
                      <w:marTop w:val="0"/>
                      <w:marBottom w:val="0"/>
                      <w:divBdr>
                        <w:top w:val="none" w:sz="0" w:space="0" w:color="auto"/>
                        <w:left w:val="none" w:sz="0" w:space="0" w:color="auto"/>
                        <w:bottom w:val="none" w:sz="0" w:space="0" w:color="auto"/>
                        <w:right w:val="none" w:sz="0" w:space="0" w:color="auto"/>
                      </w:divBdr>
                    </w:div>
                  </w:divsChild>
                </w:div>
                <w:div w:id="618994978">
                  <w:marLeft w:val="0"/>
                  <w:marRight w:val="0"/>
                  <w:marTop w:val="0"/>
                  <w:marBottom w:val="0"/>
                  <w:divBdr>
                    <w:top w:val="single" w:sz="2" w:space="1" w:color="FFFFFF"/>
                    <w:left w:val="single" w:sz="2" w:space="11" w:color="FFFFFF"/>
                    <w:bottom w:val="single" w:sz="2" w:space="1" w:color="FFFFFF"/>
                    <w:right w:val="single" w:sz="2" w:space="4" w:color="FFFFFF"/>
                  </w:divBdr>
                  <w:divsChild>
                    <w:div w:id="778182843">
                      <w:marLeft w:val="0"/>
                      <w:marRight w:val="0"/>
                      <w:marTop w:val="0"/>
                      <w:marBottom w:val="0"/>
                      <w:divBdr>
                        <w:top w:val="none" w:sz="0" w:space="0" w:color="auto"/>
                        <w:left w:val="none" w:sz="0" w:space="0" w:color="auto"/>
                        <w:bottom w:val="none" w:sz="0" w:space="0" w:color="auto"/>
                        <w:right w:val="none" w:sz="0" w:space="0" w:color="auto"/>
                      </w:divBdr>
                    </w:div>
                  </w:divsChild>
                </w:div>
                <w:div w:id="1083645371">
                  <w:marLeft w:val="0"/>
                  <w:marRight w:val="0"/>
                  <w:marTop w:val="0"/>
                  <w:marBottom w:val="0"/>
                  <w:divBdr>
                    <w:top w:val="single" w:sz="2" w:space="1" w:color="FFFFFF"/>
                    <w:left w:val="single" w:sz="2" w:space="11" w:color="FFFFFF"/>
                    <w:bottom w:val="single" w:sz="2" w:space="1" w:color="FFFFFF"/>
                    <w:right w:val="single" w:sz="2" w:space="4" w:color="FFFFFF"/>
                  </w:divBdr>
                  <w:divsChild>
                    <w:div w:id="576016781">
                      <w:marLeft w:val="0"/>
                      <w:marRight w:val="0"/>
                      <w:marTop w:val="0"/>
                      <w:marBottom w:val="0"/>
                      <w:divBdr>
                        <w:top w:val="none" w:sz="0" w:space="0" w:color="auto"/>
                        <w:left w:val="none" w:sz="0" w:space="0" w:color="auto"/>
                        <w:bottom w:val="none" w:sz="0" w:space="0" w:color="auto"/>
                        <w:right w:val="none" w:sz="0" w:space="0" w:color="auto"/>
                      </w:divBdr>
                    </w:div>
                  </w:divsChild>
                </w:div>
                <w:div w:id="129829590">
                  <w:marLeft w:val="0"/>
                  <w:marRight w:val="0"/>
                  <w:marTop w:val="0"/>
                  <w:marBottom w:val="0"/>
                  <w:divBdr>
                    <w:top w:val="single" w:sz="2" w:space="1" w:color="FFFFFF"/>
                    <w:left w:val="single" w:sz="2" w:space="11" w:color="FFFFFF"/>
                    <w:bottom w:val="single" w:sz="2" w:space="1" w:color="FFFFFF"/>
                    <w:right w:val="single" w:sz="2" w:space="4" w:color="FFFFFF"/>
                  </w:divBdr>
                  <w:divsChild>
                    <w:div w:id="382607719">
                      <w:marLeft w:val="0"/>
                      <w:marRight w:val="0"/>
                      <w:marTop w:val="0"/>
                      <w:marBottom w:val="0"/>
                      <w:divBdr>
                        <w:top w:val="none" w:sz="0" w:space="0" w:color="auto"/>
                        <w:left w:val="none" w:sz="0" w:space="0" w:color="auto"/>
                        <w:bottom w:val="none" w:sz="0" w:space="0" w:color="auto"/>
                        <w:right w:val="none" w:sz="0" w:space="0" w:color="auto"/>
                      </w:divBdr>
                    </w:div>
                  </w:divsChild>
                </w:div>
                <w:div w:id="403064114">
                  <w:marLeft w:val="0"/>
                  <w:marRight w:val="0"/>
                  <w:marTop w:val="0"/>
                  <w:marBottom w:val="0"/>
                  <w:divBdr>
                    <w:top w:val="single" w:sz="2" w:space="1" w:color="FFFFFF"/>
                    <w:left w:val="single" w:sz="2" w:space="11" w:color="FFFFFF"/>
                    <w:bottom w:val="single" w:sz="2" w:space="4" w:color="FFFFFF"/>
                    <w:right w:val="single" w:sz="2" w:space="4" w:color="FFFFFF"/>
                  </w:divBdr>
                  <w:divsChild>
                    <w:div w:id="13725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50168">
          <w:marLeft w:val="0"/>
          <w:marRight w:val="0"/>
          <w:marTop w:val="0"/>
          <w:marBottom w:val="300"/>
          <w:divBdr>
            <w:top w:val="none" w:sz="0" w:space="0" w:color="auto"/>
            <w:left w:val="none" w:sz="0" w:space="0" w:color="auto"/>
            <w:bottom w:val="none" w:sz="0" w:space="0" w:color="auto"/>
            <w:right w:val="none" w:sz="0" w:space="0" w:color="auto"/>
          </w:divBdr>
          <w:divsChild>
            <w:div w:id="1958948758">
              <w:marLeft w:val="0"/>
              <w:marRight w:val="0"/>
              <w:marTop w:val="0"/>
              <w:marBottom w:val="0"/>
              <w:divBdr>
                <w:top w:val="none" w:sz="0" w:space="0" w:color="auto"/>
                <w:left w:val="none" w:sz="0" w:space="0" w:color="auto"/>
                <w:bottom w:val="none" w:sz="0" w:space="0" w:color="auto"/>
                <w:right w:val="none" w:sz="0" w:space="0" w:color="auto"/>
              </w:divBdr>
              <w:divsChild>
                <w:div w:id="1484659544">
                  <w:marLeft w:val="0"/>
                  <w:marRight w:val="0"/>
                  <w:marTop w:val="0"/>
                  <w:marBottom w:val="0"/>
                  <w:divBdr>
                    <w:top w:val="single" w:sz="2" w:space="4" w:color="FFFFFF"/>
                    <w:left w:val="single" w:sz="2" w:space="11" w:color="FFFFFF"/>
                    <w:bottom w:val="single" w:sz="2" w:space="1" w:color="FFFFFF"/>
                    <w:right w:val="single" w:sz="2" w:space="4" w:color="FFFFFF"/>
                  </w:divBdr>
                  <w:divsChild>
                    <w:div w:id="1933540390">
                      <w:marLeft w:val="0"/>
                      <w:marRight w:val="0"/>
                      <w:marTop w:val="0"/>
                      <w:marBottom w:val="0"/>
                      <w:divBdr>
                        <w:top w:val="none" w:sz="0" w:space="0" w:color="auto"/>
                        <w:left w:val="none" w:sz="0" w:space="0" w:color="auto"/>
                        <w:bottom w:val="none" w:sz="0" w:space="0" w:color="auto"/>
                        <w:right w:val="none" w:sz="0" w:space="0" w:color="auto"/>
                      </w:divBdr>
                    </w:div>
                  </w:divsChild>
                </w:div>
                <w:div w:id="462650894">
                  <w:marLeft w:val="0"/>
                  <w:marRight w:val="0"/>
                  <w:marTop w:val="0"/>
                  <w:marBottom w:val="0"/>
                  <w:divBdr>
                    <w:top w:val="single" w:sz="2" w:space="1" w:color="FFFFFF"/>
                    <w:left w:val="single" w:sz="2" w:space="11" w:color="FFFFFF"/>
                    <w:bottom w:val="single" w:sz="2" w:space="1" w:color="FFFFFF"/>
                    <w:right w:val="single" w:sz="2" w:space="4" w:color="FFFFFF"/>
                  </w:divBdr>
                  <w:divsChild>
                    <w:div w:id="370691718">
                      <w:marLeft w:val="0"/>
                      <w:marRight w:val="0"/>
                      <w:marTop w:val="0"/>
                      <w:marBottom w:val="0"/>
                      <w:divBdr>
                        <w:top w:val="none" w:sz="0" w:space="0" w:color="auto"/>
                        <w:left w:val="none" w:sz="0" w:space="0" w:color="auto"/>
                        <w:bottom w:val="none" w:sz="0" w:space="0" w:color="auto"/>
                        <w:right w:val="none" w:sz="0" w:space="0" w:color="auto"/>
                      </w:divBdr>
                    </w:div>
                  </w:divsChild>
                </w:div>
                <w:div w:id="363412256">
                  <w:marLeft w:val="0"/>
                  <w:marRight w:val="0"/>
                  <w:marTop w:val="0"/>
                  <w:marBottom w:val="0"/>
                  <w:divBdr>
                    <w:top w:val="single" w:sz="2" w:space="1" w:color="FFFFFF"/>
                    <w:left w:val="single" w:sz="2" w:space="11" w:color="FFFFFF"/>
                    <w:bottom w:val="single" w:sz="2" w:space="1" w:color="FFFFFF"/>
                    <w:right w:val="single" w:sz="2" w:space="4" w:color="FFFFFF"/>
                  </w:divBdr>
                  <w:divsChild>
                    <w:div w:id="323170238">
                      <w:marLeft w:val="0"/>
                      <w:marRight w:val="0"/>
                      <w:marTop w:val="0"/>
                      <w:marBottom w:val="0"/>
                      <w:divBdr>
                        <w:top w:val="none" w:sz="0" w:space="0" w:color="auto"/>
                        <w:left w:val="none" w:sz="0" w:space="0" w:color="auto"/>
                        <w:bottom w:val="none" w:sz="0" w:space="0" w:color="auto"/>
                        <w:right w:val="none" w:sz="0" w:space="0" w:color="auto"/>
                      </w:divBdr>
                    </w:div>
                  </w:divsChild>
                </w:div>
                <w:div w:id="1681421718">
                  <w:marLeft w:val="0"/>
                  <w:marRight w:val="0"/>
                  <w:marTop w:val="0"/>
                  <w:marBottom w:val="0"/>
                  <w:divBdr>
                    <w:top w:val="single" w:sz="2" w:space="1" w:color="FFFFFF"/>
                    <w:left w:val="single" w:sz="2" w:space="11" w:color="FFFFFF"/>
                    <w:bottom w:val="single" w:sz="2" w:space="1" w:color="FFFFFF"/>
                    <w:right w:val="single" w:sz="2" w:space="4" w:color="FFFFFF"/>
                  </w:divBdr>
                  <w:divsChild>
                    <w:div w:id="1282801840">
                      <w:marLeft w:val="0"/>
                      <w:marRight w:val="0"/>
                      <w:marTop w:val="0"/>
                      <w:marBottom w:val="0"/>
                      <w:divBdr>
                        <w:top w:val="none" w:sz="0" w:space="0" w:color="auto"/>
                        <w:left w:val="none" w:sz="0" w:space="0" w:color="auto"/>
                        <w:bottom w:val="none" w:sz="0" w:space="0" w:color="auto"/>
                        <w:right w:val="none" w:sz="0" w:space="0" w:color="auto"/>
                      </w:divBdr>
                    </w:div>
                  </w:divsChild>
                </w:div>
                <w:div w:id="145365977">
                  <w:marLeft w:val="0"/>
                  <w:marRight w:val="0"/>
                  <w:marTop w:val="0"/>
                  <w:marBottom w:val="0"/>
                  <w:divBdr>
                    <w:top w:val="single" w:sz="2" w:space="1" w:color="FFFFFF"/>
                    <w:left w:val="single" w:sz="2" w:space="11" w:color="FFFFFF"/>
                    <w:bottom w:val="single" w:sz="2" w:space="1" w:color="FFFFFF"/>
                    <w:right w:val="single" w:sz="2" w:space="4" w:color="FFFFFF"/>
                  </w:divBdr>
                  <w:divsChild>
                    <w:div w:id="395124715">
                      <w:marLeft w:val="0"/>
                      <w:marRight w:val="0"/>
                      <w:marTop w:val="0"/>
                      <w:marBottom w:val="0"/>
                      <w:divBdr>
                        <w:top w:val="none" w:sz="0" w:space="0" w:color="auto"/>
                        <w:left w:val="none" w:sz="0" w:space="0" w:color="auto"/>
                        <w:bottom w:val="none" w:sz="0" w:space="0" w:color="auto"/>
                        <w:right w:val="none" w:sz="0" w:space="0" w:color="auto"/>
                      </w:divBdr>
                    </w:div>
                  </w:divsChild>
                </w:div>
                <w:div w:id="160314812">
                  <w:marLeft w:val="0"/>
                  <w:marRight w:val="0"/>
                  <w:marTop w:val="0"/>
                  <w:marBottom w:val="0"/>
                  <w:divBdr>
                    <w:top w:val="single" w:sz="2" w:space="1" w:color="FFFFFF"/>
                    <w:left w:val="single" w:sz="2" w:space="11" w:color="FFFFFF"/>
                    <w:bottom w:val="single" w:sz="2" w:space="1" w:color="FFFFFF"/>
                    <w:right w:val="single" w:sz="2" w:space="4" w:color="FFFFFF"/>
                  </w:divBdr>
                  <w:divsChild>
                    <w:div w:id="1983849561">
                      <w:marLeft w:val="0"/>
                      <w:marRight w:val="0"/>
                      <w:marTop w:val="0"/>
                      <w:marBottom w:val="0"/>
                      <w:divBdr>
                        <w:top w:val="none" w:sz="0" w:space="0" w:color="auto"/>
                        <w:left w:val="none" w:sz="0" w:space="0" w:color="auto"/>
                        <w:bottom w:val="none" w:sz="0" w:space="0" w:color="auto"/>
                        <w:right w:val="none" w:sz="0" w:space="0" w:color="auto"/>
                      </w:divBdr>
                    </w:div>
                  </w:divsChild>
                </w:div>
                <w:div w:id="119998588">
                  <w:marLeft w:val="0"/>
                  <w:marRight w:val="0"/>
                  <w:marTop w:val="0"/>
                  <w:marBottom w:val="0"/>
                  <w:divBdr>
                    <w:top w:val="single" w:sz="2" w:space="1" w:color="FFFFFF"/>
                    <w:left w:val="single" w:sz="2" w:space="11" w:color="FFFFFF"/>
                    <w:bottom w:val="single" w:sz="2" w:space="1" w:color="FFFFFF"/>
                    <w:right w:val="single" w:sz="2" w:space="4" w:color="FFFFFF"/>
                  </w:divBdr>
                  <w:divsChild>
                    <w:div w:id="53551353">
                      <w:marLeft w:val="0"/>
                      <w:marRight w:val="0"/>
                      <w:marTop w:val="0"/>
                      <w:marBottom w:val="0"/>
                      <w:divBdr>
                        <w:top w:val="none" w:sz="0" w:space="0" w:color="auto"/>
                        <w:left w:val="none" w:sz="0" w:space="0" w:color="auto"/>
                        <w:bottom w:val="none" w:sz="0" w:space="0" w:color="auto"/>
                        <w:right w:val="none" w:sz="0" w:space="0" w:color="auto"/>
                      </w:divBdr>
                    </w:div>
                  </w:divsChild>
                </w:div>
                <w:div w:id="179975829">
                  <w:marLeft w:val="0"/>
                  <w:marRight w:val="0"/>
                  <w:marTop w:val="0"/>
                  <w:marBottom w:val="0"/>
                  <w:divBdr>
                    <w:top w:val="single" w:sz="2" w:space="1" w:color="FFFFFF"/>
                    <w:left w:val="single" w:sz="2" w:space="11" w:color="FFFFFF"/>
                    <w:bottom w:val="single" w:sz="2" w:space="1" w:color="FFFFFF"/>
                    <w:right w:val="single" w:sz="2" w:space="4" w:color="FFFFFF"/>
                  </w:divBdr>
                  <w:divsChild>
                    <w:div w:id="66849970">
                      <w:marLeft w:val="0"/>
                      <w:marRight w:val="0"/>
                      <w:marTop w:val="0"/>
                      <w:marBottom w:val="0"/>
                      <w:divBdr>
                        <w:top w:val="none" w:sz="0" w:space="0" w:color="auto"/>
                        <w:left w:val="none" w:sz="0" w:space="0" w:color="auto"/>
                        <w:bottom w:val="none" w:sz="0" w:space="0" w:color="auto"/>
                        <w:right w:val="none" w:sz="0" w:space="0" w:color="auto"/>
                      </w:divBdr>
                    </w:div>
                  </w:divsChild>
                </w:div>
                <w:div w:id="2002004936">
                  <w:marLeft w:val="0"/>
                  <w:marRight w:val="0"/>
                  <w:marTop w:val="0"/>
                  <w:marBottom w:val="0"/>
                  <w:divBdr>
                    <w:top w:val="single" w:sz="2" w:space="1" w:color="FFFFFF"/>
                    <w:left w:val="single" w:sz="2" w:space="11" w:color="FFFFFF"/>
                    <w:bottom w:val="single" w:sz="2" w:space="1" w:color="FFFFFF"/>
                    <w:right w:val="single" w:sz="2" w:space="4" w:color="FFFFFF"/>
                  </w:divBdr>
                  <w:divsChild>
                    <w:div w:id="228804136">
                      <w:marLeft w:val="0"/>
                      <w:marRight w:val="0"/>
                      <w:marTop w:val="0"/>
                      <w:marBottom w:val="0"/>
                      <w:divBdr>
                        <w:top w:val="none" w:sz="0" w:space="0" w:color="auto"/>
                        <w:left w:val="none" w:sz="0" w:space="0" w:color="auto"/>
                        <w:bottom w:val="none" w:sz="0" w:space="0" w:color="auto"/>
                        <w:right w:val="none" w:sz="0" w:space="0" w:color="auto"/>
                      </w:divBdr>
                    </w:div>
                  </w:divsChild>
                </w:div>
                <w:div w:id="415633082">
                  <w:marLeft w:val="0"/>
                  <w:marRight w:val="0"/>
                  <w:marTop w:val="0"/>
                  <w:marBottom w:val="0"/>
                  <w:divBdr>
                    <w:top w:val="single" w:sz="2" w:space="1" w:color="FFFFFF"/>
                    <w:left w:val="single" w:sz="2" w:space="11" w:color="FFFFFF"/>
                    <w:bottom w:val="single" w:sz="2" w:space="1" w:color="FFFFFF"/>
                    <w:right w:val="single" w:sz="2" w:space="4" w:color="FFFFFF"/>
                  </w:divBdr>
                  <w:divsChild>
                    <w:div w:id="535582136">
                      <w:marLeft w:val="0"/>
                      <w:marRight w:val="0"/>
                      <w:marTop w:val="0"/>
                      <w:marBottom w:val="0"/>
                      <w:divBdr>
                        <w:top w:val="none" w:sz="0" w:space="0" w:color="auto"/>
                        <w:left w:val="none" w:sz="0" w:space="0" w:color="auto"/>
                        <w:bottom w:val="none" w:sz="0" w:space="0" w:color="auto"/>
                        <w:right w:val="none" w:sz="0" w:space="0" w:color="auto"/>
                      </w:divBdr>
                    </w:div>
                  </w:divsChild>
                </w:div>
                <w:div w:id="1736469313">
                  <w:marLeft w:val="0"/>
                  <w:marRight w:val="0"/>
                  <w:marTop w:val="0"/>
                  <w:marBottom w:val="0"/>
                  <w:divBdr>
                    <w:top w:val="single" w:sz="2" w:space="1" w:color="FFFFFF"/>
                    <w:left w:val="single" w:sz="2" w:space="11" w:color="FFFFFF"/>
                    <w:bottom w:val="single" w:sz="2" w:space="1" w:color="FFFFFF"/>
                    <w:right w:val="single" w:sz="2" w:space="4" w:color="FFFFFF"/>
                  </w:divBdr>
                  <w:divsChild>
                    <w:div w:id="351076892">
                      <w:marLeft w:val="0"/>
                      <w:marRight w:val="0"/>
                      <w:marTop w:val="0"/>
                      <w:marBottom w:val="0"/>
                      <w:divBdr>
                        <w:top w:val="none" w:sz="0" w:space="0" w:color="auto"/>
                        <w:left w:val="none" w:sz="0" w:space="0" w:color="auto"/>
                        <w:bottom w:val="none" w:sz="0" w:space="0" w:color="auto"/>
                        <w:right w:val="none" w:sz="0" w:space="0" w:color="auto"/>
                      </w:divBdr>
                    </w:div>
                  </w:divsChild>
                </w:div>
                <w:div w:id="2141026633">
                  <w:marLeft w:val="0"/>
                  <w:marRight w:val="0"/>
                  <w:marTop w:val="0"/>
                  <w:marBottom w:val="0"/>
                  <w:divBdr>
                    <w:top w:val="single" w:sz="2" w:space="1" w:color="FFFFFF"/>
                    <w:left w:val="single" w:sz="2" w:space="11" w:color="FFFFFF"/>
                    <w:bottom w:val="single" w:sz="2" w:space="1" w:color="FFFFFF"/>
                    <w:right w:val="single" w:sz="2" w:space="4" w:color="FFFFFF"/>
                  </w:divBdr>
                  <w:divsChild>
                    <w:div w:id="1390570003">
                      <w:marLeft w:val="0"/>
                      <w:marRight w:val="0"/>
                      <w:marTop w:val="0"/>
                      <w:marBottom w:val="0"/>
                      <w:divBdr>
                        <w:top w:val="none" w:sz="0" w:space="0" w:color="auto"/>
                        <w:left w:val="none" w:sz="0" w:space="0" w:color="auto"/>
                        <w:bottom w:val="none" w:sz="0" w:space="0" w:color="auto"/>
                        <w:right w:val="none" w:sz="0" w:space="0" w:color="auto"/>
                      </w:divBdr>
                    </w:div>
                  </w:divsChild>
                </w:div>
                <w:div w:id="907114081">
                  <w:marLeft w:val="0"/>
                  <w:marRight w:val="0"/>
                  <w:marTop w:val="0"/>
                  <w:marBottom w:val="0"/>
                  <w:divBdr>
                    <w:top w:val="single" w:sz="2" w:space="1" w:color="FFFFFF"/>
                    <w:left w:val="single" w:sz="2" w:space="11" w:color="FFFFFF"/>
                    <w:bottom w:val="single" w:sz="2" w:space="1" w:color="FFFFFF"/>
                    <w:right w:val="single" w:sz="2" w:space="4" w:color="FFFFFF"/>
                  </w:divBdr>
                  <w:divsChild>
                    <w:div w:id="333193496">
                      <w:marLeft w:val="0"/>
                      <w:marRight w:val="0"/>
                      <w:marTop w:val="0"/>
                      <w:marBottom w:val="0"/>
                      <w:divBdr>
                        <w:top w:val="none" w:sz="0" w:space="0" w:color="auto"/>
                        <w:left w:val="none" w:sz="0" w:space="0" w:color="auto"/>
                        <w:bottom w:val="none" w:sz="0" w:space="0" w:color="auto"/>
                        <w:right w:val="none" w:sz="0" w:space="0" w:color="auto"/>
                      </w:divBdr>
                    </w:div>
                  </w:divsChild>
                </w:div>
                <w:div w:id="423771720">
                  <w:marLeft w:val="0"/>
                  <w:marRight w:val="0"/>
                  <w:marTop w:val="0"/>
                  <w:marBottom w:val="0"/>
                  <w:divBdr>
                    <w:top w:val="single" w:sz="2" w:space="1" w:color="FFFFFF"/>
                    <w:left w:val="single" w:sz="2" w:space="11" w:color="FFFFFF"/>
                    <w:bottom w:val="single" w:sz="2" w:space="1" w:color="FFFFFF"/>
                    <w:right w:val="single" w:sz="2" w:space="4" w:color="FFFFFF"/>
                  </w:divBdr>
                  <w:divsChild>
                    <w:div w:id="248732959">
                      <w:marLeft w:val="0"/>
                      <w:marRight w:val="0"/>
                      <w:marTop w:val="0"/>
                      <w:marBottom w:val="0"/>
                      <w:divBdr>
                        <w:top w:val="none" w:sz="0" w:space="0" w:color="auto"/>
                        <w:left w:val="none" w:sz="0" w:space="0" w:color="auto"/>
                        <w:bottom w:val="none" w:sz="0" w:space="0" w:color="auto"/>
                        <w:right w:val="none" w:sz="0" w:space="0" w:color="auto"/>
                      </w:divBdr>
                    </w:div>
                  </w:divsChild>
                </w:div>
                <w:div w:id="429935047">
                  <w:marLeft w:val="0"/>
                  <w:marRight w:val="0"/>
                  <w:marTop w:val="0"/>
                  <w:marBottom w:val="0"/>
                  <w:divBdr>
                    <w:top w:val="single" w:sz="2" w:space="1" w:color="FFFFFF"/>
                    <w:left w:val="single" w:sz="2" w:space="11" w:color="FFFFFF"/>
                    <w:bottom w:val="single" w:sz="2" w:space="4" w:color="FFFFFF"/>
                    <w:right w:val="single" w:sz="2" w:space="4" w:color="FFFFFF"/>
                  </w:divBdr>
                  <w:divsChild>
                    <w:div w:id="16852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60912">
          <w:marLeft w:val="0"/>
          <w:marRight w:val="0"/>
          <w:marTop w:val="0"/>
          <w:marBottom w:val="300"/>
          <w:divBdr>
            <w:top w:val="none" w:sz="0" w:space="0" w:color="auto"/>
            <w:left w:val="none" w:sz="0" w:space="0" w:color="auto"/>
            <w:bottom w:val="none" w:sz="0" w:space="0" w:color="auto"/>
            <w:right w:val="none" w:sz="0" w:space="0" w:color="auto"/>
          </w:divBdr>
          <w:divsChild>
            <w:div w:id="545915035">
              <w:marLeft w:val="0"/>
              <w:marRight w:val="0"/>
              <w:marTop w:val="0"/>
              <w:marBottom w:val="0"/>
              <w:divBdr>
                <w:top w:val="none" w:sz="0" w:space="0" w:color="auto"/>
                <w:left w:val="none" w:sz="0" w:space="0" w:color="auto"/>
                <w:bottom w:val="none" w:sz="0" w:space="0" w:color="auto"/>
                <w:right w:val="none" w:sz="0" w:space="0" w:color="auto"/>
              </w:divBdr>
              <w:divsChild>
                <w:div w:id="513767160">
                  <w:marLeft w:val="0"/>
                  <w:marRight w:val="0"/>
                  <w:marTop w:val="0"/>
                  <w:marBottom w:val="0"/>
                  <w:divBdr>
                    <w:top w:val="single" w:sz="2" w:space="4" w:color="FFFFFF"/>
                    <w:left w:val="single" w:sz="2" w:space="11" w:color="FFFFFF"/>
                    <w:bottom w:val="single" w:sz="2" w:space="1" w:color="FFFFFF"/>
                    <w:right w:val="single" w:sz="2" w:space="4" w:color="FFFFFF"/>
                  </w:divBdr>
                  <w:divsChild>
                    <w:div w:id="2097052861">
                      <w:marLeft w:val="0"/>
                      <w:marRight w:val="0"/>
                      <w:marTop w:val="0"/>
                      <w:marBottom w:val="0"/>
                      <w:divBdr>
                        <w:top w:val="none" w:sz="0" w:space="0" w:color="auto"/>
                        <w:left w:val="none" w:sz="0" w:space="0" w:color="auto"/>
                        <w:bottom w:val="none" w:sz="0" w:space="0" w:color="auto"/>
                        <w:right w:val="none" w:sz="0" w:space="0" w:color="auto"/>
                      </w:divBdr>
                    </w:div>
                  </w:divsChild>
                </w:div>
                <w:div w:id="1710573036">
                  <w:marLeft w:val="0"/>
                  <w:marRight w:val="0"/>
                  <w:marTop w:val="0"/>
                  <w:marBottom w:val="0"/>
                  <w:divBdr>
                    <w:top w:val="single" w:sz="2" w:space="1" w:color="FFFFFF"/>
                    <w:left w:val="single" w:sz="2" w:space="11" w:color="FFFFFF"/>
                    <w:bottom w:val="single" w:sz="2" w:space="1" w:color="FFFFFF"/>
                    <w:right w:val="single" w:sz="2" w:space="4" w:color="FFFFFF"/>
                  </w:divBdr>
                  <w:divsChild>
                    <w:div w:id="684017061">
                      <w:marLeft w:val="0"/>
                      <w:marRight w:val="0"/>
                      <w:marTop w:val="0"/>
                      <w:marBottom w:val="0"/>
                      <w:divBdr>
                        <w:top w:val="none" w:sz="0" w:space="0" w:color="auto"/>
                        <w:left w:val="none" w:sz="0" w:space="0" w:color="auto"/>
                        <w:bottom w:val="none" w:sz="0" w:space="0" w:color="auto"/>
                        <w:right w:val="none" w:sz="0" w:space="0" w:color="auto"/>
                      </w:divBdr>
                    </w:div>
                  </w:divsChild>
                </w:div>
                <w:div w:id="229199777">
                  <w:marLeft w:val="0"/>
                  <w:marRight w:val="0"/>
                  <w:marTop w:val="0"/>
                  <w:marBottom w:val="0"/>
                  <w:divBdr>
                    <w:top w:val="single" w:sz="2" w:space="1" w:color="FFFFFF"/>
                    <w:left w:val="single" w:sz="2" w:space="11" w:color="FFFFFF"/>
                    <w:bottom w:val="single" w:sz="2" w:space="1" w:color="FFFFFF"/>
                    <w:right w:val="single" w:sz="2" w:space="4" w:color="FFFFFF"/>
                  </w:divBdr>
                  <w:divsChild>
                    <w:div w:id="11954227">
                      <w:marLeft w:val="0"/>
                      <w:marRight w:val="0"/>
                      <w:marTop w:val="0"/>
                      <w:marBottom w:val="0"/>
                      <w:divBdr>
                        <w:top w:val="none" w:sz="0" w:space="0" w:color="auto"/>
                        <w:left w:val="none" w:sz="0" w:space="0" w:color="auto"/>
                        <w:bottom w:val="none" w:sz="0" w:space="0" w:color="auto"/>
                        <w:right w:val="none" w:sz="0" w:space="0" w:color="auto"/>
                      </w:divBdr>
                    </w:div>
                  </w:divsChild>
                </w:div>
                <w:div w:id="1531256115">
                  <w:marLeft w:val="0"/>
                  <w:marRight w:val="0"/>
                  <w:marTop w:val="0"/>
                  <w:marBottom w:val="0"/>
                  <w:divBdr>
                    <w:top w:val="single" w:sz="2" w:space="1" w:color="FFFFFF"/>
                    <w:left w:val="single" w:sz="2" w:space="11" w:color="FFFFFF"/>
                    <w:bottom w:val="single" w:sz="2" w:space="1" w:color="FFFFFF"/>
                    <w:right w:val="single" w:sz="2" w:space="4" w:color="FFFFFF"/>
                  </w:divBdr>
                  <w:divsChild>
                    <w:div w:id="93209227">
                      <w:marLeft w:val="0"/>
                      <w:marRight w:val="0"/>
                      <w:marTop w:val="0"/>
                      <w:marBottom w:val="0"/>
                      <w:divBdr>
                        <w:top w:val="none" w:sz="0" w:space="0" w:color="auto"/>
                        <w:left w:val="none" w:sz="0" w:space="0" w:color="auto"/>
                        <w:bottom w:val="none" w:sz="0" w:space="0" w:color="auto"/>
                        <w:right w:val="none" w:sz="0" w:space="0" w:color="auto"/>
                      </w:divBdr>
                    </w:div>
                  </w:divsChild>
                </w:div>
                <w:div w:id="663506660">
                  <w:marLeft w:val="0"/>
                  <w:marRight w:val="0"/>
                  <w:marTop w:val="0"/>
                  <w:marBottom w:val="0"/>
                  <w:divBdr>
                    <w:top w:val="single" w:sz="2" w:space="1" w:color="FFFFFF"/>
                    <w:left w:val="single" w:sz="2" w:space="11" w:color="FFFFFF"/>
                    <w:bottom w:val="single" w:sz="2" w:space="1" w:color="FFFFFF"/>
                    <w:right w:val="single" w:sz="2" w:space="4" w:color="FFFFFF"/>
                  </w:divBdr>
                  <w:divsChild>
                    <w:div w:id="1129013499">
                      <w:marLeft w:val="0"/>
                      <w:marRight w:val="0"/>
                      <w:marTop w:val="0"/>
                      <w:marBottom w:val="0"/>
                      <w:divBdr>
                        <w:top w:val="none" w:sz="0" w:space="0" w:color="auto"/>
                        <w:left w:val="none" w:sz="0" w:space="0" w:color="auto"/>
                        <w:bottom w:val="none" w:sz="0" w:space="0" w:color="auto"/>
                        <w:right w:val="none" w:sz="0" w:space="0" w:color="auto"/>
                      </w:divBdr>
                    </w:div>
                  </w:divsChild>
                </w:div>
                <w:div w:id="1052466327">
                  <w:marLeft w:val="0"/>
                  <w:marRight w:val="0"/>
                  <w:marTop w:val="0"/>
                  <w:marBottom w:val="0"/>
                  <w:divBdr>
                    <w:top w:val="single" w:sz="2" w:space="1" w:color="FFFFFF"/>
                    <w:left w:val="single" w:sz="2" w:space="11" w:color="FFFFFF"/>
                    <w:bottom w:val="single" w:sz="2" w:space="4" w:color="FFFFFF"/>
                    <w:right w:val="single" w:sz="2" w:space="4" w:color="FFFFFF"/>
                  </w:divBdr>
                  <w:divsChild>
                    <w:div w:id="8424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47185">
          <w:marLeft w:val="0"/>
          <w:marRight w:val="0"/>
          <w:marTop w:val="0"/>
          <w:marBottom w:val="300"/>
          <w:divBdr>
            <w:top w:val="none" w:sz="0" w:space="0" w:color="auto"/>
            <w:left w:val="none" w:sz="0" w:space="0" w:color="auto"/>
            <w:bottom w:val="none" w:sz="0" w:space="0" w:color="auto"/>
            <w:right w:val="none" w:sz="0" w:space="0" w:color="auto"/>
          </w:divBdr>
          <w:divsChild>
            <w:div w:id="1197354989">
              <w:marLeft w:val="0"/>
              <w:marRight w:val="0"/>
              <w:marTop w:val="0"/>
              <w:marBottom w:val="0"/>
              <w:divBdr>
                <w:top w:val="none" w:sz="0" w:space="0" w:color="auto"/>
                <w:left w:val="none" w:sz="0" w:space="0" w:color="auto"/>
                <w:bottom w:val="none" w:sz="0" w:space="0" w:color="auto"/>
                <w:right w:val="none" w:sz="0" w:space="0" w:color="auto"/>
              </w:divBdr>
              <w:divsChild>
                <w:div w:id="1722288083">
                  <w:marLeft w:val="0"/>
                  <w:marRight w:val="0"/>
                  <w:marTop w:val="0"/>
                  <w:marBottom w:val="0"/>
                  <w:divBdr>
                    <w:top w:val="single" w:sz="2" w:space="4" w:color="FFFFFF"/>
                    <w:left w:val="single" w:sz="2" w:space="11" w:color="FFFFFF"/>
                    <w:bottom w:val="single" w:sz="2" w:space="1" w:color="FFFFFF"/>
                    <w:right w:val="single" w:sz="2" w:space="4" w:color="FFFFFF"/>
                  </w:divBdr>
                  <w:divsChild>
                    <w:div w:id="650450705">
                      <w:marLeft w:val="0"/>
                      <w:marRight w:val="0"/>
                      <w:marTop w:val="0"/>
                      <w:marBottom w:val="0"/>
                      <w:divBdr>
                        <w:top w:val="none" w:sz="0" w:space="0" w:color="auto"/>
                        <w:left w:val="none" w:sz="0" w:space="0" w:color="auto"/>
                        <w:bottom w:val="none" w:sz="0" w:space="0" w:color="auto"/>
                        <w:right w:val="none" w:sz="0" w:space="0" w:color="auto"/>
                      </w:divBdr>
                    </w:div>
                  </w:divsChild>
                </w:div>
                <w:div w:id="1966933765">
                  <w:marLeft w:val="0"/>
                  <w:marRight w:val="0"/>
                  <w:marTop w:val="0"/>
                  <w:marBottom w:val="0"/>
                  <w:divBdr>
                    <w:top w:val="single" w:sz="2" w:space="1" w:color="FFFFFF"/>
                    <w:left w:val="single" w:sz="2" w:space="11" w:color="FFFFFF"/>
                    <w:bottom w:val="single" w:sz="2" w:space="1" w:color="FFFFFF"/>
                    <w:right w:val="single" w:sz="2" w:space="4" w:color="FFFFFF"/>
                  </w:divBdr>
                  <w:divsChild>
                    <w:div w:id="959459024">
                      <w:marLeft w:val="0"/>
                      <w:marRight w:val="0"/>
                      <w:marTop w:val="0"/>
                      <w:marBottom w:val="0"/>
                      <w:divBdr>
                        <w:top w:val="none" w:sz="0" w:space="0" w:color="auto"/>
                        <w:left w:val="none" w:sz="0" w:space="0" w:color="auto"/>
                        <w:bottom w:val="none" w:sz="0" w:space="0" w:color="auto"/>
                        <w:right w:val="none" w:sz="0" w:space="0" w:color="auto"/>
                      </w:divBdr>
                    </w:div>
                  </w:divsChild>
                </w:div>
                <w:div w:id="2043900192">
                  <w:marLeft w:val="0"/>
                  <w:marRight w:val="0"/>
                  <w:marTop w:val="0"/>
                  <w:marBottom w:val="0"/>
                  <w:divBdr>
                    <w:top w:val="single" w:sz="2" w:space="1" w:color="FFFFFF"/>
                    <w:left w:val="single" w:sz="2" w:space="11" w:color="FFFFFF"/>
                    <w:bottom w:val="single" w:sz="2" w:space="1" w:color="FFFFFF"/>
                    <w:right w:val="single" w:sz="2" w:space="4" w:color="FFFFFF"/>
                  </w:divBdr>
                  <w:divsChild>
                    <w:div w:id="1616519851">
                      <w:marLeft w:val="0"/>
                      <w:marRight w:val="0"/>
                      <w:marTop w:val="0"/>
                      <w:marBottom w:val="0"/>
                      <w:divBdr>
                        <w:top w:val="none" w:sz="0" w:space="0" w:color="auto"/>
                        <w:left w:val="none" w:sz="0" w:space="0" w:color="auto"/>
                        <w:bottom w:val="none" w:sz="0" w:space="0" w:color="auto"/>
                        <w:right w:val="none" w:sz="0" w:space="0" w:color="auto"/>
                      </w:divBdr>
                    </w:div>
                  </w:divsChild>
                </w:div>
                <w:div w:id="347220443">
                  <w:marLeft w:val="0"/>
                  <w:marRight w:val="0"/>
                  <w:marTop w:val="0"/>
                  <w:marBottom w:val="0"/>
                  <w:divBdr>
                    <w:top w:val="single" w:sz="2" w:space="1" w:color="FFFFFF"/>
                    <w:left w:val="single" w:sz="2" w:space="11" w:color="FFFFFF"/>
                    <w:bottom w:val="single" w:sz="2" w:space="1" w:color="FFFFFF"/>
                    <w:right w:val="single" w:sz="2" w:space="4" w:color="FFFFFF"/>
                  </w:divBdr>
                  <w:divsChild>
                    <w:div w:id="158545424">
                      <w:marLeft w:val="0"/>
                      <w:marRight w:val="0"/>
                      <w:marTop w:val="0"/>
                      <w:marBottom w:val="0"/>
                      <w:divBdr>
                        <w:top w:val="none" w:sz="0" w:space="0" w:color="auto"/>
                        <w:left w:val="none" w:sz="0" w:space="0" w:color="auto"/>
                        <w:bottom w:val="none" w:sz="0" w:space="0" w:color="auto"/>
                        <w:right w:val="none" w:sz="0" w:space="0" w:color="auto"/>
                      </w:divBdr>
                    </w:div>
                  </w:divsChild>
                </w:div>
                <w:div w:id="1163859704">
                  <w:marLeft w:val="0"/>
                  <w:marRight w:val="0"/>
                  <w:marTop w:val="0"/>
                  <w:marBottom w:val="0"/>
                  <w:divBdr>
                    <w:top w:val="single" w:sz="2" w:space="1" w:color="FFFFFF"/>
                    <w:left w:val="single" w:sz="2" w:space="11" w:color="FFFFFF"/>
                    <w:bottom w:val="single" w:sz="2" w:space="4" w:color="FFFFFF"/>
                    <w:right w:val="single" w:sz="2" w:space="4" w:color="FFFFFF"/>
                  </w:divBdr>
                  <w:divsChild>
                    <w:div w:id="14641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38638">
          <w:marLeft w:val="0"/>
          <w:marRight w:val="0"/>
          <w:marTop w:val="0"/>
          <w:marBottom w:val="300"/>
          <w:divBdr>
            <w:top w:val="none" w:sz="0" w:space="0" w:color="auto"/>
            <w:left w:val="none" w:sz="0" w:space="0" w:color="auto"/>
            <w:bottom w:val="none" w:sz="0" w:space="0" w:color="auto"/>
            <w:right w:val="none" w:sz="0" w:space="0" w:color="auto"/>
          </w:divBdr>
          <w:divsChild>
            <w:div w:id="1391923509">
              <w:marLeft w:val="0"/>
              <w:marRight w:val="0"/>
              <w:marTop w:val="0"/>
              <w:marBottom w:val="0"/>
              <w:divBdr>
                <w:top w:val="none" w:sz="0" w:space="0" w:color="auto"/>
                <w:left w:val="none" w:sz="0" w:space="0" w:color="auto"/>
                <w:bottom w:val="none" w:sz="0" w:space="0" w:color="auto"/>
                <w:right w:val="none" w:sz="0" w:space="0" w:color="auto"/>
              </w:divBdr>
              <w:divsChild>
                <w:div w:id="627979810">
                  <w:marLeft w:val="0"/>
                  <w:marRight w:val="0"/>
                  <w:marTop w:val="0"/>
                  <w:marBottom w:val="0"/>
                  <w:divBdr>
                    <w:top w:val="single" w:sz="2" w:space="4" w:color="FFFFFF"/>
                    <w:left w:val="single" w:sz="2" w:space="11" w:color="FFFFFF"/>
                    <w:bottom w:val="single" w:sz="2" w:space="1" w:color="FFFFFF"/>
                    <w:right w:val="single" w:sz="2" w:space="4" w:color="FFFFFF"/>
                  </w:divBdr>
                  <w:divsChild>
                    <w:div w:id="766733040">
                      <w:marLeft w:val="0"/>
                      <w:marRight w:val="0"/>
                      <w:marTop w:val="0"/>
                      <w:marBottom w:val="0"/>
                      <w:divBdr>
                        <w:top w:val="none" w:sz="0" w:space="0" w:color="auto"/>
                        <w:left w:val="none" w:sz="0" w:space="0" w:color="auto"/>
                        <w:bottom w:val="none" w:sz="0" w:space="0" w:color="auto"/>
                        <w:right w:val="none" w:sz="0" w:space="0" w:color="auto"/>
                      </w:divBdr>
                    </w:div>
                  </w:divsChild>
                </w:div>
                <w:div w:id="495464956">
                  <w:marLeft w:val="0"/>
                  <w:marRight w:val="0"/>
                  <w:marTop w:val="0"/>
                  <w:marBottom w:val="0"/>
                  <w:divBdr>
                    <w:top w:val="single" w:sz="2" w:space="1" w:color="FFFFFF"/>
                    <w:left w:val="single" w:sz="2" w:space="11" w:color="FFFFFF"/>
                    <w:bottom w:val="single" w:sz="2" w:space="1" w:color="FFFFFF"/>
                    <w:right w:val="single" w:sz="2" w:space="4" w:color="FFFFFF"/>
                  </w:divBdr>
                  <w:divsChild>
                    <w:div w:id="1403021740">
                      <w:marLeft w:val="0"/>
                      <w:marRight w:val="0"/>
                      <w:marTop w:val="0"/>
                      <w:marBottom w:val="0"/>
                      <w:divBdr>
                        <w:top w:val="none" w:sz="0" w:space="0" w:color="auto"/>
                        <w:left w:val="none" w:sz="0" w:space="0" w:color="auto"/>
                        <w:bottom w:val="none" w:sz="0" w:space="0" w:color="auto"/>
                        <w:right w:val="none" w:sz="0" w:space="0" w:color="auto"/>
                      </w:divBdr>
                    </w:div>
                  </w:divsChild>
                </w:div>
                <w:div w:id="1910647265">
                  <w:marLeft w:val="0"/>
                  <w:marRight w:val="0"/>
                  <w:marTop w:val="0"/>
                  <w:marBottom w:val="0"/>
                  <w:divBdr>
                    <w:top w:val="single" w:sz="2" w:space="1" w:color="FFFFFF"/>
                    <w:left w:val="single" w:sz="2" w:space="11" w:color="FFFFFF"/>
                    <w:bottom w:val="single" w:sz="2" w:space="1" w:color="FFFFFF"/>
                    <w:right w:val="single" w:sz="2" w:space="4" w:color="FFFFFF"/>
                  </w:divBdr>
                  <w:divsChild>
                    <w:div w:id="441922596">
                      <w:marLeft w:val="0"/>
                      <w:marRight w:val="0"/>
                      <w:marTop w:val="0"/>
                      <w:marBottom w:val="0"/>
                      <w:divBdr>
                        <w:top w:val="none" w:sz="0" w:space="0" w:color="auto"/>
                        <w:left w:val="none" w:sz="0" w:space="0" w:color="auto"/>
                        <w:bottom w:val="none" w:sz="0" w:space="0" w:color="auto"/>
                        <w:right w:val="none" w:sz="0" w:space="0" w:color="auto"/>
                      </w:divBdr>
                    </w:div>
                  </w:divsChild>
                </w:div>
                <w:div w:id="772289881">
                  <w:marLeft w:val="0"/>
                  <w:marRight w:val="0"/>
                  <w:marTop w:val="0"/>
                  <w:marBottom w:val="0"/>
                  <w:divBdr>
                    <w:top w:val="single" w:sz="2" w:space="1" w:color="FFFFFF"/>
                    <w:left w:val="single" w:sz="2" w:space="11" w:color="FFFFFF"/>
                    <w:bottom w:val="single" w:sz="2" w:space="1" w:color="FFFFFF"/>
                    <w:right w:val="single" w:sz="2" w:space="4" w:color="FFFFFF"/>
                  </w:divBdr>
                  <w:divsChild>
                    <w:div w:id="1033114706">
                      <w:marLeft w:val="0"/>
                      <w:marRight w:val="0"/>
                      <w:marTop w:val="0"/>
                      <w:marBottom w:val="0"/>
                      <w:divBdr>
                        <w:top w:val="none" w:sz="0" w:space="0" w:color="auto"/>
                        <w:left w:val="none" w:sz="0" w:space="0" w:color="auto"/>
                        <w:bottom w:val="none" w:sz="0" w:space="0" w:color="auto"/>
                        <w:right w:val="none" w:sz="0" w:space="0" w:color="auto"/>
                      </w:divBdr>
                    </w:div>
                  </w:divsChild>
                </w:div>
                <w:div w:id="1928921484">
                  <w:marLeft w:val="0"/>
                  <w:marRight w:val="0"/>
                  <w:marTop w:val="0"/>
                  <w:marBottom w:val="0"/>
                  <w:divBdr>
                    <w:top w:val="single" w:sz="2" w:space="1" w:color="FFFFFF"/>
                    <w:left w:val="single" w:sz="2" w:space="11" w:color="FFFFFF"/>
                    <w:bottom w:val="single" w:sz="2" w:space="4" w:color="FFFFFF"/>
                    <w:right w:val="single" w:sz="2" w:space="4" w:color="FFFFFF"/>
                  </w:divBdr>
                  <w:divsChild>
                    <w:div w:id="10337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92122">
          <w:marLeft w:val="0"/>
          <w:marRight w:val="0"/>
          <w:marTop w:val="0"/>
          <w:marBottom w:val="300"/>
          <w:divBdr>
            <w:top w:val="none" w:sz="0" w:space="0" w:color="auto"/>
            <w:left w:val="none" w:sz="0" w:space="0" w:color="auto"/>
            <w:bottom w:val="none" w:sz="0" w:space="0" w:color="auto"/>
            <w:right w:val="none" w:sz="0" w:space="0" w:color="auto"/>
          </w:divBdr>
          <w:divsChild>
            <w:div w:id="1527988491">
              <w:marLeft w:val="0"/>
              <w:marRight w:val="0"/>
              <w:marTop w:val="0"/>
              <w:marBottom w:val="0"/>
              <w:divBdr>
                <w:top w:val="none" w:sz="0" w:space="0" w:color="auto"/>
                <w:left w:val="none" w:sz="0" w:space="0" w:color="auto"/>
                <w:bottom w:val="none" w:sz="0" w:space="0" w:color="auto"/>
                <w:right w:val="none" w:sz="0" w:space="0" w:color="auto"/>
              </w:divBdr>
              <w:divsChild>
                <w:div w:id="2114855707">
                  <w:marLeft w:val="0"/>
                  <w:marRight w:val="0"/>
                  <w:marTop w:val="0"/>
                  <w:marBottom w:val="0"/>
                  <w:divBdr>
                    <w:top w:val="single" w:sz="2" w:space="4" w:color="FFFFFF"/>
                    <w:left w:val="single" w:sz="2" w:space="11" w:color="FFFFFF"/>
                    <w:bottom w:val="single" w:sz="2" w:space="1" w:color="FFFFFF"/>
                    <w:right w:val="single" w:sz="2" w:space="4" w:color="FFFFFF"/>
                  </w:divBdr>
                  <w:divsChild>
                    <w:div w:id="612443579">
                      <w:marLeft w:val="0"/>
                      <w:marRight w:val="0"/>
                      <w:marTop w:val="0"/>
                      <w:marBottom w:val="0"/>
                      <w:divBdr>
                        <w:top w:val="none" w:sz="0" w:space="0" w:color="auto"/>
                        <w:left w:val="none" w:sz="0" w:space="0" w:color="auto"/>
                        <w:bottom w:val="none" w:sz="0" w:space="0" w:color="auto"/>
                        <w:right w:val="none" w:sz="0" w:space="0" w:color="auto"/>
                      </w:divBdr>
                    </w:div>
                  </w:divsChild>
                </w:div>
                <w:div w:id="1034699155">
                  <w:marLeft w:val="0"/>
                  <w:marRight w:val="0"/>
                  <w:marTop w:val="0"/>
                  <w:marBottom w:val="0"/>
                  <w:divBdr>
                    <w:top w:val="single" w:sz="2" w:space="1" w:color="FFFFFF"/>
                    <w:left w:val="single" w:sz="2" w:space="11" w:color="FFFFFF"/>
                    <w:bottom w:val="single" w:sz="2" w:space="1" w:color="FFFFFF"/>
                    <w:right w:val="single" w:sz="2" w:space="4" w:color="FFFFFF"/>
                  </w:divBdr>
                  <w:divsChild>
                    <w:div w:id="1524972366">
                      <w:marLeft w:val="0"/>
                      <w:marRight w:val="0"/>
                      <w:marTop w:val="0"/>
                      <w:marBottom w:val="0"/>
                      <w:divBdr>
                        <w:top w:val="none" w:sz="0" w:space="0" w:color="auto"/>
                        <w:left w:val="none" w:sz="0" w:space="0" w:color="auto"/>
                        <w:bottom w:val="none" w:sz="0" w:space="0" w:color="auto"/>
                        <w:right w:val="none" w:sz="0" w:space="0" w:color="auto"/>
                      </w:divBdr>
                    </w:div>
                  </w:divsChild>
                </w:div>
                <w:div w:id="1274628012">
                  <w:marLeft w:val="0"/>
                  <w:marRight w:val="0"/>
                  <w:marTop w:val="0"/>
                  <w:marBottom w:val="0"/>
                  <w:divBdr>
                    <w:top w:val="single" w:sz="2" w:space="1" w:color="FFFFFF"/>
                    <w:left w:val="single" w:sz="2" w:space="11" w:color="FFFFFF"/>
                    <w:bottom w:val="single" w:sz="2" w:space="1" w:color="FFFFFF"/>
                    <w:right w:val="single" w:sz="2" w:space="4" w:color="FFFFFF"/>
                  </w:divBdr>
                  <w:divsChild>
                    <w:div w:id="1112481529">
                      <w:marLeft w:val="0"/>
                      <w:marRight w:val="0"/>
                      <w:marTop w:val="0"/>
                      <w:marBottom w:val="0"/>
                      <w:divBdr>
                        <w:top w:val="none" w:sz="0" w:space="0" w:color="auto"/>
                        <w:left w:val="none" w:sz="0" w:space="0" w:color="auto"/>
                        <w:bottom w:val="none" w:sz="0" w:space="0" w:color="auto"/>
                        <w:right w:val="none" w:sz="0" w:space="0" w:color="auto"/>
                      </w:divBdr>
                    </w:div>
                  </w:divsChild>
                </w:div>
                <w:div w:id="1605114779">
                  <w:marLeft w:val="0"/>
                  <w:marRight w:val="0"/>
                  <w:marTop w:val="0"/>
                  <w:marBottom w:val="0"/>
                  <w:divBdr>
                    <w:top w:val="single" w:sz="2" w:space="1" w:color="FFFFFF"/>
                    <w:left w:val="single" w:sz="2" w:space="11" w:color="FFFFFF"/>
                    <w:bottom w:val="single" w:sz="2" w:space="1" w:color="FFFFFF"/>
                    <w:right w:val="single" w:sz="2" w:space="4" w:color="FFFFFF"/>
                  </w:divBdr>
                  <w:divsChild>
                    <w:div w:id="770395581">
                      <w:marLeft w:val="0"/>
                      <w:marRight w:val="0"/>
                      <w:marTop w:val="0"/>
                      <w:marBottom w:val="0"/>
                      <w:divBdr>
                        <w:top w:val="none" w:sz="0" w:space="0" w:color="auto"/>
                        <w:left w:val="none" w:sz="0" w:space="0" w:color="auto"/>
                        <w:bottom w:val="none" w:sz="0" w:space="0" w:color="auto"/>
                        <w:right w:val="none" w:sz="0" w:space="0" w:color="auto"/>
                      </w:divBdr>
                    </w:div>
                  </w:divsChild>
                </w:div>
                <w:div w:id="310059596">
                  <w:marLeft w:val="0"/>
                  <w:marRight w:val="0"/>
                  <w:marTop w:val="0"/>
                  <w:marBottom w:val="0"/>
                  <w:divBdr>
                    <w:top w:val="single" w:sz="2" w:space="1" w:color="FFFFFF"/>
                    <w:left w:val="single" w:sz="2" w:space="11" w:color="FFFFFF"/>
                    <w:bottom w:val="single" w:sz="2" w:space="4" w:color="FFFFFF"/>
                    <w:right w:val="single" w:sz="2" w:space="4" w:color="FFFFFF"/>
                  </w:divBdr>
                  <w:divsChild>
                    <w:div w:id="5319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81067">
          <w:marLeft w:val="0"/>
          <w:marRight w:val="0"/>
          <w:marTop w:val="0"/>
          <w:marBottom w:val="300"/>
          <w:divBdr>
            <w:top w:val="none" w:sz="0" w:space="0" w:color="auto"/>
            <w:left w:val="none" w:sz="0" w:space="0" w:color="auto"/>
            <w:bottom w:val="none" w:sz="0" w:space="0" w:color="auto"/>
            <w:right w:val="none" w:sz="0" w:space="0" w:color="auto"/>
          </w:divBdr>
          <w:divsChild>
            <w:div w:id="239675971">
              <w:marLeft w:val="0"/>
              <w:marRight w:val="0"/>
              <w:marTop w:val="0"/>
              <w:marBottom w:val="0"/>
              <w:divBdr>
                <w:top w:val="none" w:sz="0" w:space="0" w:color="auto"/>
                <w:left w:val="none" w:sz="0" w:space="0" w:color="auto"/>
                <w:bottom w:val="none" w:sz="0" w:space="0" w:color="auto"/>
                <w:right w:val="none" w:sz="0" w:space="0" w:color="auto"/>
              </w:divBdr>
              <w:divsChild>
                <w:div w:id="203910999">
                  <w:marLeft w:val="0"/>
                  <w:marRight w:val="0"/>
                  <w:marTop w:val="0"/>
                  <w:marBottom w:val="0"/>
                  <w:divBdr>
                    <w:top w:val="single" w:sz="2" w:space="4" w:color="FFFFFF"/>
                    <w:left w:val="single" w:sz="2" w:space="11" w:color="FFFFFF"/>
                    <w:bottom w:val="single" w:sz="2" w:space="1" w:color="FFFFFF"/>
                    <w:right w:val="single" w:sz="2" w:space="4" w:color="FFFFFF"/>
                  </w:divBdr>
                  <w:divsChild>
                    <w:div w:id="1711756988">
                      <w:marLeft w:val="0"/>
                      <w:marRight w:val="0"/>
                      <w:marTop w:val="0"/>
                      <w:marBottom w:val="0"/>
                      <w:divBdr>
                        <w:top w:val="none" w:sz="0" w:space="0" w:color="auto"/>
                        <w:left w:val="none" w:sz="0" w:space="0" w:color="auto"/>
                        <w:bottom w:val="none" w:sz="0" w:space="0" w:color="auto"/>
                        <w:right w:val="none" w:sz="0" w:space="0" w:color="auto"/>
                      </w:divBdr>
                    </w:div>
                  </w:divsChild>
                </w:div>
                <w:div w:id="669868029">
                  <w:marLeft w:val="0"/>
                  <w:marRight w:val="0"/>
                  <w:marTop w:val="0"/>
                  <w:marBottom w:val="0"/>
                  <w:divBdr>
                    <w:top w:val="single" w:sz="2" w:space="1" w:color="FFFFFF"/>
                    <w:left w:val="single" w:sz="2" w:space="11" w:color="FFFFFF"/>
                    <w:bottom w:val="single" w:sz="2" w:space="1" w:color="FFFFFF"/>
                    <w:right w:val="single" w:sz="2" w:space="4" w:color="FFFFFF"/>
                  </w:divBdr>
                  <w:divsChild>
                    <w:div w:id="171380705">
                      <w:marLeft w:val="0"/>
                      <w:marRight w:val="0"/>
                      <w:marTop w:val="0"/>
                      <w:marBottom w:val="0"/>
                      <w:divBdr>
                        <w:top w:val="none" w:sz="0" w:space="0" w:color="auto"/>
                        <w:left w:val="none" w:sz="0" w:space="0" w:color="auto"/>
                        <w:bottom w:val="none" w:sz="0" w:space="0" w:color="auto"/>
                        <w:right w:val="none" w:sz="0" w:space="0" w:color="auto"/>
                      </w:divBdr>
                    </w:div>
                  </w:divsChild>
                </w:div>
                <w:div w:id="784424770">
                  <w:marLeft w:val="0"/>
                  <w:marRight w:val="0"/>
                  <w:marTop w:val="0"/>
                  <w:marBottom w:val="0"/>
                  <w:divBdr>
                    <w:top w:val="single" w:sz="2" w:space="1" w:color="FFFFFF"/>
                    <w:left w:val="single" w:sz="2" w:space="11" w:color="FFFFFF"/>
                    <w:bottom w:val="single" w:sz="2" w:space="1" w:color="FFFFFF"/>
                    <w:right w:val="single" w:sz="2" w:space="4" w:color="FFFFFF"/>
                  </w:divBdr>
                  <w:divsChild>
                    <w:div w:id="609430168">
                      <w:marLeft w:val="0"/>
                      <w:marRight w:val="0"/>
                      <w:marTop w:val="0"/>
                      <w:marBottom w:val="0"/>
                      <w:divBdr>
                        <w:top w:val="none" w:sz="0" w:space="0" w:color="auto"/>
                        <w:left w:val="none" w:sz="0" w:space="0" w:color="auto"/>
                        <w:bottom w:val="none" w:sz="0" w:space="0" w:color="auto"/>
                        <w:right w:val="none" w:sz="0" w:space="0" w:color="auto"/>
                      </w:divBdr>
                    </w:div>
                  </w:divsChild>
                </w:div>
                <w:div w:id="1525747776">
                  <w:marLeft w:val="0"/>
                  <w:marRight w:val="0"/>
                  <w:marTop w:val="0"/>
                  <w:marBottom w:val="0"/>
                  <w:divBdr>
                    <w:top w:val="single" w:sz="2" w:space="1" w:color="FFFFFF"/>
                    <w:left w:val="single" w:sz="2" w:space="11" w:color="FFFFFF"/>
                    <w:bottom w:val="single" w:sz="2" w:space="1" w:color="FFFFFF"/>
                    <w:right w:val="single" w:sz="2" w:space="4" w:color="FFFFFF"/>
                  </w:divBdr>
                  <w:divsChild>
                    <w:div w:id="2105807398">
                      <w:marLeft w:val="0"/>
                      <w:marRight w:val="0"/>
                      <w:marTop w:val="0"/>
                      <w:marBottom w:val="0"/>
                      <w:divBdr>
                        <w:top w:val="none" w:sz="0" w:space="0" w:color="auto"/>
                        <w:left w:val="none" w:sz="0" w:space="0" w:color="auto"/>
                        <w:bottom w:val="none" w:sz="0" w:space="0" w:color="auto"/>
                        <w:right w:val="none" w:sz="0" w:space="0" w:color="auto"/>
                      </w:divBdr>
                    </w:div>
                  </w:divsChild>
                </w:div>
                <w:div w:id="1582329311">
                  <w:marLeft w:val="0"/>
                  <w:marRight w:val="0"/>
                  <w:marTop w:val="0"/>
                  <w:marBottom w:val="0"/>
                  <w:divBdr>
                    <w:top w:val="single" w:sz="2" w:space="1" w:color="FFFFFF"/>
                    <w:left w:val="single" w:sz="2" w:space="11" w:color="FFFFFF"/>
                    <w:bottom w:val="single" w:sz="2" w:space="1" w:color="FFFFFF"/>
                    <w:right w:val="single" w:sz="2" w:space="4" w:color="FFFFFF"/>
                  </w:divBdr>
                  <w:divsChild>
                    <w:div w:id="1721394906">
                      <w:marLeft w:val="0"/>
                      <w:marRight w:val="0"/>
                      <w:marTop w:val="0"/>
                      <w:marBottom w:val="0"/>
                      <w:divBdr>
                        <w:top w:val="none" w:sz="0" w:space="0" w:color="auto"/>
                        <w:left w:val="none" w:sz="0" w:space="0" w:color="auto"/>
                        <w:bottom w:val="none" w:sz="0" w:space="0" w:color="auto"/>
                        <w:right w:val="none" w:sz="0" w:space="0" w:color="auto"/>
                      </w:divBdr>
                    </w:div>
                  </w:divsChild>
                </w:div>
                <w:div w:id="944537264">
                  <w:marLeft w:val="0"/>
                  <w:marRight w:val="0"/>
                  <w:marTop w:val="0"/>
                  <w:marBottom w:val="0"/>
                  <w:divBdr>
                    <w:top w:val="single" w:sz="2" w:space="1" w:color="FFFFFF"/>
                    <w:left w:val="single" w:sz="2" w:space="11" w:color="FFFFFF"/>
                    <w:bottom w:val="single" w:sz="2" w:space="1" w:color="FFFFFF"/>
                    <w:right w:val="single" w:sz="2" w:space="4" w:color="FFFFFF"/>
                  </w:divBdr>
                  <w:divsChild>
                    <w:div w:id="1051538957">
                      <w:marLeft w:val="0"/>
                      <w:marRight w:val="0"/>
                      <w:marTop w:val="0"/>
                      <w:marBottom w:val="0"/>
                      <w:divBdr>
                        <w:top w:val="none" w:sz="0" w:space="0" w:color="auto"/>
                        <w:left w:val="none" w:sz="0" w:space="0" w:color="auto"/>
                        <w:bottom w:val="none" w:sz="0" w:space="0" w:color="auto"/>
                        <w:right w:val="none" w:sz="0" w:space="0" w:color="auto"/>
                      </w:divBdr>
                    </w:div>
                  </w:divsChild>
                </w:div>
                <w:div w:id="422725138">
                  <w:marLeft w:val="0"/>
                  <w:marRight w:val="0"/>
                  <w:marTop w:val="0"/>
                  <w:marBottom w:val="0"/>
                  <w:divBdr>
                    <w:top w:val="single" w:sz="2" w:space="1" w:color="FFFFFF"/>
                    <w:left w:val="single" w:sz="2" w:space="11" w:color="FFFFFF"/>
                    <w:bottom w:val="single" w:sz="2" w:space="1" w:color="FFFFFF"/>
                    <w:right w:val="single" w:sz="2" w:space="4" w:color="FFFFFF"/>
                  </w:divBdr>
                  <w:divsChild>
                    <w:div w:id="1345129507">
                      <w:marLeft w:val="0"/>
                      <w:marRight w:val="0"/>
                      <w:marTop w:val="0"/>
                      <w:marBottom w:val="0"/>
                      <w:divBdr>
                        <w:top w:val="none" w:sz="0" w:space="0" w:color="auto"/>
                        <w:left w:val="none" w:sz="0" w:space="0" w:color="auto"/>
                        <w:bottom w:val="none" w:sz="0" w:space="0" w:color="auto"/>
                        <w:right w:val="none" w:sz="0" w:space="0" w:color="auto"/>
                      </w:divBdr>
                    </w:div>
                  </w:divsChild>
                </w:div>
                <w:div w:id="706681530">
                  <w:marLeft w:val="0"/>
                  <w:marRight w:val="0"/>
                  <w:marTop w:val="0"/>
                  <w:marBottom w:val="0"/>
                  <w:divBdr>
                    <w:top w:val="single" w:sz="2" w:space="1" w:color="FFFFFF"/>
                    <w:left w:val="single" w:sz="2" w:space="11" w:color="FFFFFF"/>
                    <w:bottom w:val="single" w:sz="2" w:space="1" w:color="FFFFFF"/>
                    <w:right w:val="single" w:sz="2" w:space="4" w:color="FFFFFF"/>
                  </w:divBdr>
                  <w:divsChild>
                    <w:div w:id="1060439111">
                      <w:marLeft w:val="0"/>
                      <w:marRight w:val="0"/>
                      <w:marTop w:val="0"/>
                      <w:marBottom w:val="0"/>
                      <w:divBdr>
                        <w:top w:val="none" w:sz="0" w:space="0" w:color="auto"/>
                        <w:left w:val="none" w:sz="0" w:space="0" w:color="auto"/>
                        <w:bottom w:val="none" w:sz="0" w:space="0" w:color="auto"/>
                        <w:right w:val="none" w:sz="0" w:space="0" w:color="auto"/>
                      </w:divBdr>
                    </w:div>
                  </w:divsChild>
                </w:div>
                <w:div w:id="887958214">
                  <w:marLeft w:val="0"/>
                  <w:marRight w:val="0"/>
                  <w:marTop w:val="0"/>
                  <w:marBottom w:val="0"/>
                  <w:divBdr>
                    <w:top w:val="single" w:sz="2" w:space="1" w:color="FFFFFF"/>
                    <w:left w:val="single" w:sz="2" w:space="11" w:color="FFFFFF"/>
                    <w:bottom w:val="single" w:sz="2" w:space="1" w:color="FFFFFF"/>
                    <w:right w:val="single" w:sz="2" w:space="4" w:color="FFFFFF"/>
                  </w:divBdr>
                  <w:divsChild>
                    <w:div w:id="1685211129">
                      <w:marLeft w:val="0"/>
                      <w:marRight w:val="0"/>
                      <w:marTop w:val="0"/>
                      <w:marBottom w:val="0"/>
                      <w:divBdr>
                        <w:top w:val="none" w:sz="0" w:space="0" w:color="auto"/>
                        <w:left w:val="none" w:sz="0" w:space="0" w:color="auto"/>
                        <w:bottom w:val="none" w:sz="0" w:space="0" w:color="auto"/>
                        <w:right w:val="none" w:sz="0" w:space="0" w:color="auto"/>
                      </w:divBdr>
                    </w:div>
                  </w:divsChild>
                </w:div>
                <w:div w:id="976689131">
                  <w:marLeft w:val="0"/>
                  <w:marRight w:val="0"/>
                  <w:marTop w:val="0"/>
                  <w:marBottom w:val="0"/>
                  <w:divBdr>
                    <w:top w:val="single" w:sz="2" w:space="1" w:color="FFFFFF"/>
                    <w:left w:val="single" w:sz="2" w:space="11" w:color="FFFFFF"/>
                    <w:bottom w:val="single" w:sz="2" w:space="4" w:color="FFFFFF"/>
                    <w:right w:val="single" w:sz="2" w:space="4" w:color="FFFFFF"/>
                  </w:divBdr>
                  <w:divsChild>
                    <w:div w:id="19655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19137">
          <w:marLeft w:val="0"/>
          <w:marRight w:val="0"/>
          <w:marTop w:val="0"/>
          <w:marBottom w:val="300"/>
          <w:divBdr>
            <w:top w:val="none" w:sz="0" w:space="0" w:color="auto"/>
            <w:left w:val="none" w:sz="0" w:space="0" w:color="auto"/>
            <w:bottom w:val="none" w:sz="0" w:space="0" w:color="auto"/>
            <w:right w:val="none" w:sz="0" w:space="0" w:color="auto"/>
          </w:divBdr>
          <w:divsChild>
            <w:div w:id="2073698085">
              <w:marLeft w:val="0"/>
              <w:marRight w:val="0"/>
              <w:marTop w:val="0"/>
              <w:marBottom w:val="0"/>
              <w:divBdr>
                <w:top w:val="none" w:sz="0" w:space="0" w:color="auto"/>
                <w:left w:val="none" w:sz="0" w:space="0" w:color="auto"/>
                <w:bottom w:val="none" w:sz="0" w:space="0" w:color="auto"/>
                <w:right w:val="none" w:sz="0" w:space="0" w:color="auto"/>
              </w:divBdr>
              <w:divsChild>
                <w:div w:id="907883114">
                  <w:marLeft w:val="0"/>
                  <w:marRight w:val="0"/>
                  <w:marTop w:val="0"/>
                  <w:marBottom w:val="0"/>
                  <w:divBdr>
                    <w:top w:val="single" w:sz="2" w:space="4" w:color="FFFFFF"/>
                    <w:left w:val="single" w:sz="2" w:space="11" w:color="FFFFFF"/>
                    <w:bottom w:val="single" w:sz="2" w:space="1" w:color="FFFFFF"/>
                    <w:right w:val="single" w:sz="2" w:space="4" w:color="FFFFFF"/>
                  </w:divBdr>
                  <w:divsChild>
                    <w:div w:id="494994150">
                      <w:marLeft w:val="0"/>
                      <w:marRight w:val="0"/>
                      <w:marTop w:val="0"/>
                      <w:marBottom w:val="0"/>
                      <w:divBdr>
                        <w:top w:val="none" w:sz="0" w:space="0" w:color="auto"/>
                        <w:left w:val="none" w:sz="0" w:space="0" w:color="auto"/>
                        <w:bottom w:val="none" w:sz="0" w:space="0" w:color="auto"/>
                        <w:right w:val="none" w:sz="0" w:space="0" w:color="auto"/>
                      </w:divBdr>
                    </w:div>
                  </w:divsChild>
                </w:div>
                <w:div w:id="896015422">
                  <w:marLeft w:val="0"/>
                  <w:marRight w:val="0"/>
                  <w:marTop w:val="0"/>
                  <w:marBottom w:val="0"/>
                  <w:divBdr>
                    <w:top w:val="single" w:sz="2" w:space="1" w:color="FFFFFF"/>
                    <w:left w:val="single" w:sz="2" w:space="11" w:color="FFFFFF"/>
                    <w:bottom w:val="single" w:sz="2" w:space="1" w:color="FFFFFF"/>
                    <w:right w:val="single" w:sz="2" w:space="4" w:color="FFFFFF"/>
                  </w:divBdr>
                  <w:divsChild>
                    <w:div w:id="288442591">
                      <w:marLeft w:val="0"/>
                      <w:marRight w:val="0"/>
                      <w:marTop w:val="0"/>
                      <w:marBottom w:val="0"/>
                      <w:divBdr>
                        <w:top w:val="none" w:sz="0" w:space="0" w:color="auto"/>
                        <w:left w:val="none" w:sz="0" w:space="0" w:color="auto"/>
                        <w:bottom w:val="none" w:sz="0" w:space="0" w:color="auto"/>
                        <w:right w:val="none" w:sz="0" w:space="0" w:color="auto"/>
                      </w:divBdr>
                    </w:div>
                  </w:divsChild>
                </w:div>
                <w:div w:id="1998922262">
                  <w:marLeft w:val="0"/>
                  <w:marRight w:val="0"/>
                  <w:marTop w:val="0"/>
                  <w:marBottom w:val="0"/>
                  <w:divBdr>
                    <w:top w:val="single" w:sz="2" w:space="1" w:color="FFFFFF"/>
                    <w:left w:val="single" w:sz="2" w:space="11" w:color="FFFFFF"/>
                    <w:bottom w:val="single" w:sz="2" w:space="1" w:color="FFFFFF"/>
                    <w:right w:val="single" w:sz="2" w:space="4" w:color="FFFFFF"/>
                  </w:divBdr>
                  <w:divsChild>
                    <w:div w:id="268202088">
                      <w:marLeft w:val="0"/>
                      <w:marRight w:val="0"/>
                      <w:marTop w:val="0"/>
                      <w:marBottom w:val="0"/>
                      <w:divBdr>
                        <w:top w:val="none" w:sz="0" w:space="0" w:color="auto"/>
                        <w:left w:val="none" w:sz="0" w:space="0" w:color="auto"/>
                        <w:bottom w:val="none" w:sz="0" w:space="0" w:color="auto"/>
                        <w:right w:val="none" w:sz="0" w:space="0" w:color="auto"/>
                      </w:divBdr>
                    </w:div>
                  </w:divsChild>
                </w:div>
                <w:div w:id="705447538">
                  <w:marLeft w:val="0"/>
                  <w:marRight w:val="0"/>
                  <w:marTop w:val="0"/>
                  <w:marBottom w:val="0"/>
                  <w:divBdr>
                    <w:top w:val="single" w:sz="2" w:space="1" w:color="FFFFFF"/>
                    <w:left w:val="single" w:sz="2" w:space="11" w:color="FFFFFF"/>
                    <w:bottom w:val="single" w:sz="2" w:space="1" w:color="FFFFFF"/>
                    <w:right w:val="single" w:sz="2" w:space="4" w:color="FFFFFF"/>
                  </w:divBdr>
                  <w:divsChild>
                    <w:div w:id="735398945">
                      <w:marLeft w:val="0"/>
                      <w:marRight w:val="0"/>
                      <w:marTop w:val="0"/>
                      <w:marBottom w:val="0"/>
                      <w:divBdr>
                        <w:top w:val="none" w:sz="0" w:space="0" w:color="auto"/>
                        <w:left w:val="none" w:sz="0" w:space="0" w:color="auto"/>
                        <w:bottom w:val="none" w:sz="0" w:space="0" w:color="auto"/>
                        <w:right w:val="none" w:sz="0" w:space="0" w:color="auto"/>
                      </w:divBdr>
                    </w:div>
                  </w:divsChild>
                </w:div>
                <w:div w:id="714741430">
                  <w:marLeft w:val="0"/>
                  <w:marRight w:val="0"/>
                  <w:marTop w:val="0"/>
                  <w:marBottom w:val="0"/>
                  <w:divBdr>
                    <w:top w:val="single" w:sz="2" w:space="1" w:color="FFFFFF"/>
                    <w:left w:val="single" w:sz="2" w:space="11" w:color="FFFFFF"/>
                    <w:bottom w:val="single" w:sz="2" w:space="1" w:color="FFFFFF"/>
                    <w:right w:val="single" w:sz="2" w:space="4" w:color="FFFFFF"/>
                  </w:divBdr>
                  <w:divsChild>
                    <w:div w:id="350037863">
                      <w:marLeft w:val="0"/>
                      <w:marRight w:val="0"/>
                      <w:marTop w:val="0"/>
                      <w:marBottom w:val="0"/>
                      <w:divBdr>
                        <w:top w:val="none" w:sz="0" w:space="0" w:color="auto"/>
                        <w:left w:val="none" w:sz="0" w:space="0" w:color="auto"/>
                        <w:bottom w:val="none" w:sz="0" w:space="0" w:color="auto"/>
                        <w:right w:val="none" w:sz="0" w:space="0" w:color="auto"/>
                      </w:divBdr>
                    </w:div>
                  </w:divsChild>
                </w:div>
                <w:div w:id="1723290757">
                  <w:marLeft w:val="0"/>
                  <w:marRight w:val="0"/>
                  <w:marTop w:val="0"/>
                  <w:marBottom w:val="0"/>
                  <w:divBdr>
                    <w:top w:val="single" w:sz="2" w:space="1" w:color="FFFFFF"/>
                    <w:left w:val="single" w:sz="2" w:space="11" w:color="FFFFFF"/>
                    <w:bottom w:val="single" w:sz="2" w:space="1" w:color="FFFFFF"/>
                    <w:right w:val="single" w:sz="2" w:space="4" w:color="FFFFFF"/>
                  </w:divBdr>
                  <w:divsChild>
                    <w:div w:id="1522624322">
                      <w:marLeft w:val="0"/>
                      <w:marRight w:val="0"/>
                      <w:marTop w:val="0"/>
                      <w:marBottom w:val="0"/>
                      <w:divBdr>
                        <w:top w:val="none" w:sz="0" w:space="0" w:color="auto"/>
                        <w:left w:val="none" w:sz="0" w:space="0" w:color="auto"/>
                        <w:bottom w:val="none" w:sz="0" w:space="0" w:color="auto"/>
                        <w:right w:val="none" w:sz="0" w:space="0" w:color="auto"/>
                      </w:divBdr>
                    </w:div>
                  </w:divsChild>
                </w:div>
                <w:div w:id="554775406">
                  <w:marLeft w:val="0"/>
                  <w:marRight w:val="0"/>
                  <w:marTop w:val="0"/>
                  <w:marBottom w:val="0"/>
                  <w:divBdr>
                    <w:top w:val="single" w:sz="2" w:space="1" w:color="FFFFFF"/>
                    <w:left w:val="single" w:sz="2" w:space="11" w:color="FFFFFF"/>
                    <w:bottom w:val="single" w:sz="2" w:space="1" w:color="FFFFFF"/>
                    <w:right w:val="single" w:sz="2" w:space="4" w:color="FFFFFF"/>
                  </w:divBdr>
                  <w:divsChild>
                    <w:div w:id="335545852">
                      <w:marLeft w:val="0"/>
                      <w:marRight w:val="0"/>
                      <w:marTop w:val="0"/>
                      <w:marBottom w:val="0"/>
                      <w:divBdr>
                        <w:top w:val="none" w:sz="0" w:space="0" w:color="auto"/>
                        <w:left w:val="none" w:sz="0" w:space="0" w:color="auto"/>
                        <w:bottom w:val="none" w:sz="0" w:space="0" w:color="auto"/>
                        <w:right w:val="none" w:sz="0" w:space="0" w:color="auto"/>
                      </w:divBdr>
                    </w:div>
                  </w:divsChild>
                </w:div>
                <w:div w:id="1565725549">
                  <w:marLeft w:val="0"/>
                  <w:marRight w:val="0"/>
                  <w:marTop w:val="0"/>
                  <w:marBottom w:val="0"/>
                  <w:divBdr>
                    <w:top w:val="single" w:sz="2" w:space="1" w:color="FFFFFF"/>
                    <w:left w:val="single" w:sz="2" w:space="11" w:color="FFFFFF"/>
                    <w:bottom w:val="single" w:sz="2" w:space="1" w:color="FFFFFF"/>
                    <w:right w:val="single" w:sz="2" w:space="4" w:color="FFFFFF"/>
                  </w:divBdr>
                  <w:divsChild>
                    <w:div w:id="427166166">
                      <w:marLeft w:val="0"/>
                      <w:marRight w:val="0"/>
                      <w:marTop w:val="0"/>
                      <w:marBottom w:val="0"/>
                      <w:divBdr>
                        <w:top w:val="none" w:sz="0" w:space="0" w:color="auto"/>
                        <w:left w:val="none" w:sz="0" w:space="0" w:color="auto"/>
                        <w:bottom w:val="none" w:sz="0" w:space="0" w:color="auto"/>
                        <w:right w:val="none" w:sz="0" w:space="0" w:color="auto"/>
                      </w:divBdr>
                    </w:div>
                  </w:divsChild>
                </w:div>
                <w:div w:id="1750495128">
                  <w:marLeft w:val="0"/>
                  <w:marRight w:val="0"/>
                  <w:marTop w:val="0"/>
                  <w:marBottom w:val="0"/>
                  <w:divBdr>
                    <w:top w:val="single" w:sz="2" w:space="1" w:color="FFFFFF"/>
                    <w:left w:val="single" w:sz="2" w:space="11" w:color="FFFFFF"/>
                    <w:bottom w:val="single" w:sz="2" w:space="1" w:color="FFFFFF"/>
                    <w:right w:val="single" w:sz="2" w:space="4" w:color="FFFFFF"/>
                  </w:divBdr>
                  <w:divsChild>
                    <w:div w:id="1299188549">
                      <w:marLeft w:val="0"/>
                      <w:marRight w:val="0"/>
                      <w:marTop w:val="0"/>
                      <w:marBottom w:val="0"/>
                      <w:divBdr>
                        <w:top w:val="none" w:sz="0" w:space="0" w:color="auto"/>
                        <w:left w:val="none" w:sz="0" w:space="0" w:color="auto"/>
                        <w:bottom w:val="none" w:sz="0" w:space="0" w:color="auto"/>
                        <w:right w:val="none" w:sz="0" w:space="0" w:color="auto"/>
                      </w:divBdr>
                    </w:div>
                  </w:divsChild>
                </w:div>
                <w:div w:id="972832971">
                  <w:marLeft w:val="0"/>
                  <w:marRight w:val="0"/>
                  <w:marTop w:val="0"/>
                  <w:marBottom w:val="0"/>
                  <w:divBdr>
                    <w:top w:val="single" w:sz="2" w:space="1" w:color="FFFFFF"/>
                    <w:left w:val="single" w:sz="2" w:space="11" w:color="FFFFFF"/>
                    <w:bottom w:val="single" w:sz="2" w:space="1" w:color="FFFFFF"/>
                    <w:right w:val="single" w:sz="2" w:space="4" w:color="FFFFFF"/>
                  </w:divBdr>
                  <w:divsChild>
                    <w:div w:id="920866666">
                      <w:marLeft w:val="0"/>
                      <w:marRight w:val="0"/>
                      <w:marTop w:val="0"/>
                      <w:marBottom w:val="0"/>
                      <w:divBdr>
                        <w:top w:val="none" w:sz="0" w:space="0" w:color="auto"/>
                        <w:left w:val="none" w:sz="0" w:space="0" w:color="auto"/>
                        <w:bottom w:val="none" w:sz="0" w:space="0" w:color="auto"/>
                        <w:right w:val="none" w:sz="0" w:space="0" w:color="auto"/>
                      </w:divBdr>
                    </w:div>
                  </w:divsChild>
                </w:div>
                <w:div w:id="555360682">
                  <w:marLeft w:val="0"/>
                  <w:marRight w:val="0"/>
                  <w:marTop w:val="0"/>
                  <w:marBottom w:val="0"/>
                  <w:divBdr>
                    <w:top w:val="single" w:sz="2" w:space="1" w:color="FFFFFF"/>
                    <w:left w:val="single" w:sz="2" w:space="11" w:color="FFFFFF"/>
                    <w:bottom w:val="single" w:sz="2" w:space="1" w:color="FFFFFF"/>
                    <w:right w:val="single" w:sz="2" w:space="4" w:color="FFFFFF"/>
                  </w:divBdr>
                  <w:divsChild>
                    <w:div w:id="1109086985">
                      <w:marLeft w:val="0"/>
                      <w:marRight w:val="0"/>
                      <w:marTop w:val="0"/>
                      <w:marBottom w:val="0"/>
                      <w:divBdr>
                        <w:top w:val="none" w:sz="0" w:space="0" w:color="auto"/>
                        <w:left w:val="none" w:sz="0" w:space="0" w:color="auto"/>
                        <w:bottom w:val="none" w:sz="0" w:space="0" w:color="auto"/>
                        <w:right w:val="none" w:sz="0" w:space="0" w:color="auto"/>
                      </w:divBdr>
                    </w:div>
                  </w:divsChild>
                </w:div>
                <w:div w:id="562955839">
                  <w:marLeft w:val="0"/>
                  <w:marRight w:val="0"/>
                  <w:marTop w:val="0"/>
                  <w:marBottom w:val="0"/>
                  <w:divBdr>
                    <w:top w:val="single" w:sz="2" w:space="1" w:color="FFFFFF"/>
                    <w:left w:val="single" w:sz="2" w:space="11" w:color="FFFFFF"/>
                    <w:bottom w:val="single" w:sz="2" w:space="1" w:color="FFFFFF"/>
                    <w:right w:val="single" w:sz="2" w:space="4" w:color="FFFFFF"/>
                  </w:divBdr>
                  <w:divsChild>
                    <w:div w:id="387270455">
                      <w:marLeft w:val="0"/>
                      <w:marRight w:val="0"/>
                      <w:marTop w:val="0"/>
                      <w:marBottom w:val="0"/>
                      <w:divBdr>
                        <w:top w:val="none" w:sz="0" w:space="0" w:color="auto"/>
                        <w:left w:val="none" w:sz="0" w:space="0" w:color="auto"/>
                        <w:bottom w:val="none" w:sz="0" w:space="0" w:color="auto"/>
                        <w:right w:val="none" w:sz="0" w:space="0" w:color="auto"/>
                      </w:divBdr>
                    </w:div>
                  </w:divsChild>
                </w:div>
                <w:div w:id="2040662003">
                  <w:marLeft w:val="0"/>
                  <w:marRight w:val="0"/>
                  <w:marTop w:val="0"/>
                  <w:marBottom w:val="0"/>
                  <w:divBdr>
                    <w:top w:val="single" w:sz="2" w:space="1" w:color="FFFFFF"/>
                    <w:left w:val="single" w:sz="2" w:space="11" w:color="FFFFFF"/>
                    <w:bottom w:val="single" w:sz="2" w:space="4" w:color="FFFFFF"/>
                    <w:right w:val="single" w:sz="2" w:space="4" w:color="FFFFFF"/>
                  </w:divBdr>
                  <w:divsChild>
                    <w:div w:id="5098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3760">
          <w:marLeft w:val="0"/>
          <w:marRight w:val="0"/>
          <w:marTop w:val="0"/>
          <w:marBottom w:val="300"/>
          <w:divBdr>
            <w:top w:val="none" w:sz="0" w:space="0" w:color="auto"/>
            <w:left w:val="none" w:sz="0" w:space="0" w:color="auto"/>
            <w:bottom w:val="none" w:sz="0" w:space="0" w:color="auto"/>
            <w:right w:val="none" w:sz="0" w:space="0" w:color="auto"/>
          </w:divBdr>
          <w:divsChild>
            <w:div w:id="1334532701">
              <w:marLeft w:val="0"/>
              <w:marRight w:val="0"/>
              <w:marTop w:val="0"/>
              <w:marBottom w:val="0"/>
              <w:divBdr>
                <w:top w:val="none" w:sz="0" w:space="0" w:color="auto"/>
                <w:left w:val="none" w:sz="0" w:space="0" w:color="auto"/>
                <w:bottom w:val="none" w:sz="0" w:space="0" w:color="auto"/>
                <w:right w:val="none" w:sz="0" w:space="0" w:color="auto"/>
              </w:divBdr>
              <w:divsChild>
                <w:div w:id="1656182055">
                  <w:marLeft w:val="0"/>
                  <w:marRight w:val="0"/>
                  <w:marTop w:val="0"/>
                  <w:marBottom w:val="0"/>
                  <w:divBdr>
                    <w:top w:val="single" w:sz="2" w:space="4" w:color="FFFFFF"/>
                    <w:left w:val="single" w:sz="2" w:space="11" w:color="FFFFFF"/>
                    <w:bottom w:val="single" w:sz="2" w:space="1" w:color="FFFFFF"/>
                    <w:right w:val="single" w:sz="2" w:space="4" w:color="FFFFFF"/>
                  </w:divBdr>
                  <w:divsChild>
                    <w:div w:id="1832212705">
                      <w:marLeft w:val="0"/>
                      <w:marRight w:val="0"/>
                      <w:marTop w:val="0"/>
                      <w:marBottom w:val="0"/>
                      <w:divBdr>
                        <w:top w:val="none" w:sz="0" w:space="0" w:color="auto"/>
                        <w:left w:val="none" w:sz="0" w:space="0" w:color="auto"/>
                        <w:bottom w:val="none" w:sz="0" w:space="0" w:color="auto"/>
                        <w:right w:val="none" w:sz="0" w:space="0" w:color="auto"/>
                      </w:divBdr>
                    </w:div>
                  </w:divsChild>
                </w:div>
                <w:div w:id="346250885">
                  <w:marLeft w:val="0"/>
                  <w:marRight w:val="0"/>
                  <w:marTop w:val="0"/>
                  <w:marBottom w:val="0"/>
                  <w:divBdr>
                    <w:top w:val="single" w:sz="2" w:space="1" w:color="FFFFFF"/>
                    <w:left w:val="single" w:sz="2" w:space="11" w:color="FFFFFF"/>
                    <w:bottom w:val="single" w:sz="2" w:space="1" w:color="FFFFFF"/>
                    <w:right w:val="single" w:sz="2" w:space="4" w:color="FFFFFF"/>
                  </w:divBdr>
                  <w:divsChild>
                    <w:div w:id="1779135013">
                      <w:marLeft w:val="0"/>
                      <w:marRight w:val="0"/>
                      <w:marTop w:val="0"/>
                      <w:marBottom w:val="0"/>
                      <w:divBdr>
                        <w:top w:val="none" w:sz="0" w:space="0" w:color="auto"/>
                        <w:left w:val="none" w:sz="0" w:space="0" w:color="auto"/>
                        <w:bottom w:val="none" w:sz="0" w:space="0" w:color="auto"/>
                        <w:right w:val="none" w:sz="0" w:space="0" w:color="auto"/>
                      </w:divBdr>
                    </w:div>
                  </w:divsChild>
                </w:div>
                <w:div w:id="984504930">
                  <w:marLeft w:val="0"/>
                  <w:marRight w:val="0"/>
                  <w:marTop w:val="0"/>
                  <w:marBottom w:val="0"/>
                  <w:divBdr>
                    <w:top w:val="single" w:sz="2" w:space="1" w:color="FFFFFF"/>
                    <w:left w:val="single" w:sz="2" w:space="11" w:color="FFFFFF"/>
                    <w:bottom w:val="single" w:sz="2" w:space="1" w:color="FFFFFF"/>
                    <w:right w:val="single" w:sz="2" w:space="4" w:color="FFFFFF"/>
                  </w:divBdr>
                  <w:divsChild>
                    <w:div w:id="801656258">
                      <w:marLeft w:val="0"/>
                      <w:marRight w:val="0"/>
                      <w:marTop w:val="0"/>
                      <w:marBottom w:val="0"/>
                      <w:divBdr>
                        <w:top w:val="none" w:sz="0" w:space="0" w:color="auto"/>
                        <w:left w:val="none" w:sz="0" w:space="0" w:color="auto"/>
                        <w:bottom w:val="none" w:sz="0" w:space="0" w:color="auto"/>
                        <w:right w:val="none" w:sz="0" w:space="0" w:color="auto"/>
                      </w:divBdr>
                    </w:div>
                  </w:divsChild>
                </w:div>
                <w:div w:id="762921575">
                  <w:marLeft w:val="0"/>
                  <w:marRight w:val="0"/>
                  <w:marTop w:val="0"/>
                  <w:marBottom w:val="0"/>
                  <w:divBdr>
                    <w:top w:val="single" w:sz="2" w:space="1" w:color="FFFFFF"/>
                    <w:left w:val="single" w:sz="2" w:space="11" w:color="FFFFFF"/>
                    <w:bottom w:val="single" w:sz="2" w:space="1" w:color="FFFFFF"/>
                    <w:right w:val="single" w:sz="2" w:space="4" w:color="FFFFFF"/>
                  </w:divBdr>
                  <w:divsChild>
                    <w:div w:id="203060954">
                      <w:marLeft w:val="0"/>
                      <w:marRight w:val="0"/>
                      <w:marTop w:val="0"/>
                      <w:marBottom w:val="0"/>
                      <w:divBdr>
                        <w:top w:val="none" w:sz="0" w:space="0" w:color="auto"/>
                        <w:left w:val="none" w:sz="0" w:space="0" w:color="auto"/>
                        <w:bottom w:val="none" w:sz="0" w:space="0" w:color="auto"/>
                        <w:right w:val="none" w:sz="0" w:space="0" w:color="auto"/>
                      </w:divBdr>
                    </w:div>
                  </w:divsChild>
                </w:div>
                <w:div w:id="2116946643">
                  <w:marLeft w:val="0"/>
                  <w:marRight w:val="0"/>
                  <w:marTop w:val="0"/>
                  <w:marBottom w:val="0"/>
                  <w:divBdr>
                    <w:top w:val="single" w:sz="2" w:space="1" w:color="FFFFFF"/>
                    <w:left w:val="single" w:sz="2" w:space="11" w:color="FFFFFF"/>
                    <w:bottom w:val="single" w:sz="2" w:space="1" w:color="FFFFFF"/>
                    <w:right w:val="single" w:sz="2" w:space="4" w:color="FFFFFF"/>
                  </w:divBdr>
                  <w:divsChild>
                    <w:div w:id="2022657917">
                      <w:marLeft w:val="0"/>
                      <w:marRight w:val="0"/>
                      <w:marTop w:val="0"/>
                      <w:marBottom w:val="0"/>
                      <w:divBdr>
                        <w:top w:val="none" w:sz="0" w:space="0" w:color="auto"/>
                        <w:left w:val="none" w:sz="0" w:space="0" w:color="auto"/>
                        <w:bottom w:val="none" w:sz="0" w:space="0" w:color="auto"/>
                        <w:right w:val="none" w:sz="0" w:space="0" w:color="auto"/>
                      </w:divBdr>
                    </w:div>
                  </w:divsChild>
                </w:div>
                <w:div w:id="18554393">
                  <w:marLeft w:val="0"/>
                  <w:marRight w:val="0"/>
                  <w:marTop w:val="0"/>
                  <w:marBottom w:val="0"/>
                  <w:divBdr>
                    <w:top w:val="single" w:sz="2" w:space="1" w:color="FFFFFF"/>
                    <w:left w:val="single" w:sz="2" w:space="11" w:color="FFFFFF"/>
                    <w:bottom w:val="single" w:sz="2" w:space="1" w:color="FFFFFF"/>
                    <w:right w:val="single" w:sz="2" w:space="4" w:color="FFFFFF"/>
                  </w:divBdr>
                  <w:divsChild>
                    <w:div w:id="1171794957">
                      <w:marLeft w:val="0"/>
                      <w:marRight w:val="0"/>
                      <w:marTop w:val="0"/>
                      <w:marBottom w:val="0"/>
                      <w:divBdr>
                        <w:top w:val="none" w:sz="0" w:space="0" w:color="auto"/>
                        <w:left w:val="none" w:sz="0" w:space="0" w:color="auto"/>
                        <w:bottom w:val="none" w:sz="0" w:space="0" w:color="auto"/>
                        <w:right w:val="none" w:sz="0" w:space="0" w:color="auto"/>
                      </w:divBdr>
                    </w:div>
                  </w:divsChild>
                </w:div>
                <w:div w:id="495847509">
                  <w:marLeft w:val="0"/>
                  <w:marRight w:val="0"/>
                  <w:marTop w:val="0"/>
                  <w:marBottom w:val="0"/>
                  <w:divBdr>
                    <w:top w:val="single" w:sz="2" w:space="1" w:color="FFFFFF"/>
                    <w:left w:val="single" w:sz="2" w:space="11" w:color="FFFFFF"/>
                    <w:bottom w:val="single" w:sz="2" w:space="1" w:color="FFFFFF"/>
                    <w:right w:val="single" w:sz="2" w:space="4" w:color="FFFFFF"/>
                  </w:divBdr>
                  <w:divsChild>
                    <w:div w:id="1182744287">
                      <w:marLeft w:val="0"/>
                      <w:marRight w:val="0"/>
                      <w:marTop w:val="0"/>
                      <w:marBottom w:val="0"/>
                      <w:divBdr>
                        <w:top w:val="none" w:sz="0" w:space="0" w:color="auto"/>
                        <w:left w:val="none" w:sz="0" w:space="0" w:color="auto"/>
                        <w:bottom w:val="none" w:sz="0" w:space="0" w:color="auto"/>
                        <w:right w:val="none" w:sz="0" w:space="0" w:color="auto"/>
                      </w:divBdr>
                    </w:div>
                  </w:divsChild>
                </w:div>
                <w:div w:id="744836051">
                  <w:marLeft w:val="0"/>
                  <w:marRight w:val="0"/>
                  <w:marTop w:val="0"/>
                  <w:marBottom w:val="0"/>
                  <w:divBdr>
                    <w:top w:val="single" w:sz="2" w:space="1" w:color="FFFFFF"/>
                    <w:left w:val="single" w:sz="2" w:space="11" w:color="FFFFFF"/>
                    <w:bottom w:val="single" w:sz="2" w:space="1" w:color="FFFFFF"/>
                    <w:right w:val="single" w:sz="2" w:space="4" w:color="FFFFFF"/>
                  </w:divBdr>
                  <w:divsChild>
                    <w:div w:id="551159509">
                      <w:marLeft w:val="0"/>
                      <w:marRight w:val="0"/>
                      <w:marTop w:val="0"/>
                      <w:marBottom w:val="0"/>
                      <w:divBdr>
                        <w:top w:val="none" w:sz="0" w:space="0" w:color="auto"/>
                        <w:left w:val="none" w:sz="0" w:space="0" w:color="auto"/>
                        <w:bottom w:val="none" w:sz="0" w:space="0" w:color="auto"/>
                        <w:right w:val="none" w:sz="0" w:space="0" w:color="auto"/>
                      </w:divBdr>
                    </w:div>
                  </w:divsChild>
                </w:div>
                <w:div w:id="107242617">
                  <w:marLeft w:val="0"/>
                  <w:marRight w:val="0"/>
                  <w:marTop w:val="0"/>
                  <w:marBottom w:val="0"/>
                  <w:divBdr>
                    <w:top w:val="single" w:sz="2" w:space="1" w:color="FFFFFF"/>
                    <w:left w:val="single" w:sz="2" w:space="11" w:color="FFFFFF"/>
                    <w:bottom w:val="single" w:sz="2" w:space="1" w:color="FFFFFF"/>
                    <w:right w:val="single" w:sz="2" w:space="4" w:color="FFFFFF"/>
                  </w:divBdr>
                  <w:divsChild>
                    <w:div w:id="229388068">
                      <w:marLeft w:val="0"/>
                      <w:marRight w:val="0"/>
                      <w:marTop w:val="0"/>
                      <w:marBottom w:val="0"/>
                      <w:divBdr>
                        <w:top w:val="none" w:sz="0" w:space="0" w:color="auto"/>
                        <w:left w:val="none" w:sz="0" w:space="0" w:color="auto"/>
                        <w:bottom w:val="none" w:sz="0" w:space="0" w:color="auto"/>
                        <w:right w:val="none" w:sz="0" w:space="0" w:color="auto"/>
                      </w:divBdr>
                    </w:div>
                  </w:divsChild>
                </w:div>
                <w:div w:id="1836723260">
                  <w:marLeft w:val="0"/>
                  <w:marRight w:val="0"/>
                  <w:marTop w:val="0"/>
                  <w:marBottom w:val="0"/>
                  <w:divBdr>
                    <w:top w:val="single" w:sz="2" w:space="1" w:color="FFFFFF"/>
                    <w:left w:val="single" w:sz="2" w:space="11" w:color="FFFFFF"/>
                    <w:bottom w:val="single" w:sz="2" w:space="1" w:color="FFFFFF"/>
                    <w:right w:val="single" w:sz="2" w:space="4" w:color="FFFFFF"/>
                  </w:divBdr>
                  <w:divsChild>
                    <w:div w:id="645473996">
                      <w:marLeft w:val="0"/>
                      <w:marRight w:val="0"/>
                      <w:marTop w:val="0"/>
                      <w:marBottom w:val="0"/>
                      <w:divBdr>
                        <w:top w:val="none" w:sz="0" w:space="0" w:color="auto"/>
                        <w:left w:val="none" w:sz="0" w:space="0" w:color="auto"/>
                        <w:bottom w:val="none" w:sz="0" w:space="0" w:color="auto"/>
                        <w:right w:val="none" w:sz="0" w:space="0" w:color="auto"/>
                      </w:divBdr>
                    </w:div>
                  </w:divsChild>
                </w:div>
                <w:div w:id="1854614611">
                  <w:marLeft w:val="0"/>
                  <w:marRight w:val="0"/>
                  <w:marTop w:val="0"/>
                  <w:marBottom w:val="0"/>
                  <w:divBdr>
                    <w:top w:val="single" w:sz="2" w:space="1" w:color="FFFFFF"/>
                    <w:left w:val="single" w:sz="2" w:space="11" w:color="FFFFFF"/>
                    <w:bottom w:val="single" w:sz="2" w:space="1" w:color="FFFFFF"/>
                    <w:right w:val="single" w:sz="2" w:space="4" w:color="FFFFFF"/>
                  </w:divBdr>
                  <w:divsChild>
                    <w:div w:id="347217631">
                      <w:marLeft w:val="0"/>
                      <w:marRight w:val="0"/>
                      <w:marTop w:val="0"/>
                      <w:marBottom w:val="0"/>
                      <w:divBdr>
                        <w:top w:val="none" w:sz="0" w:space="0" w:color="auto"/>
                        <w:left w:val="none" w:sz="0" w:space="0" w:color="auto"/>
                        <w:bottom w:val="none" w:sz="0" w:space="0" w:color="auto"/>
                        <w:right w:val="none" w:sz="0" w:space="0" w:color="auto"/>
                      </w:divBdr>
                    </w:div>
                  </w:divsChild>
                </w:div>
                <w:div w:id="564147726">
                  <w:marLeft w:val="0"/>
                  <w:marRight w:val="0"/>
                  <w:marTop w:val="0"/>
                  <w:marBottom w:val="0"/>
                  <w:divBdr>
                    <w:top w:val="single" w:sz="2" w:space="1" w:color="FFFFFF"/>
                    <w:left w:val="single" w:sz="2" w:space="11" w:color="FFFFFF"/>
                    <w:bottom w:val="single" w:sz="2" w:space="1" w:color="FFFFFF"/>
                    <w:right w:val="single" w:sz="2" w:space="4" w:color="FFFFFF"/>
                  </w:divBdr>
                  <w:divsChild>
                    <w:div w:id="231234404">
                      <w:marLeft w:val="0"/>
                      <w:marRight w:val="0"/>
                      <w:marTop w:val="0"/>
                      <w:marBottom w:val="0"/>
                      <w:divBdr>
                        <w:top w:val="none" w:sz="0" w:space="0" w:color="auto"/>
                        <w:left w:val="none" w:sz="0" w:space="0" w:color="auto"/>
                        <w:bottom w:val="none" w:sz="0" w:space="0" w:color="auto"/>
                        <w:right w:val="none" w:sz="0" w:space="0" w:color="auto"/>
                      </w:divBdr>
                    </w:div>
                  </w:divsChild>
                </w:div>
                <w:div w:id="923143898">
                  <w:marLeft w:val="0"/>
                  <w:marRight w:val="0"/>
                  <w:marTop w:val="0"/>
                  <w:marBottom w:val="0"/>
                  <w:divBdr>
                    <w:top w:val="single" w:sz="2" w:space="1" w:color="FFFFFF"/>
                    <w:left w:val="single" w:sz="2" w:space="11" w:color="FFFFFF"/>
                    <w:bottom w:val="single" w:sz="2" w:space="1" w:color="FFFFFF"/>
                    <w:right w:val="single" w:sz="2" w:space="4" w:color="FFFFFF"/>
                  </w:divBdr>
                  <w:divsChild>
                    <w:div w:id="1239628602">
                      <w:marLeft w:val="0"/>
                      <w:marRight w:val="0"/>
                      <w:marTop w:val="0"/>
                      <w:marBottom w:val="0"/>
                      <w:divBdr>
                        <w:top w:val="none" w:sz="0" w:space="0" w:color="auto"/>
                        <w:left w:val="none" w:sz="0" w:space="0" w:color="auto"/>
                        <w:bottom w:val="none" w:sz="0" w:space="0" w:color="auto"/>
                        <w:right w:val="none" w:sz="0" w:space="0" w:color="auto"/>
                      </w:divBdr>
                    </w:div>
                  </w:divsChild>
                </w:div>
                <w:div w:id="1608460676">
                  <w:marLeft w:val="0"/>
                  <w:marRight w:val="0"/>
                  <w:marTop w:val="0"/>
                  <w:marBottom w:val="0"/>
                  <w:divBdr>
                    <w:top w:val="single" w:sz="2" w:space="1" w:color="FFFFFF"/>
                    <w:left w:val="single" w:sz="2" w:space="11" w:color="FFFFFF"/>
                    <w:bottom w:val="single" w:sz="2" w:space="1" w:color="FFFFFF"/>
                    <w:right w:val="single" w:sz="2" w:space="4" w:color="FFFFFF"/>
                  </w:divBdr>
                  <w:divsChild>
                    <w:div w:id="1608193585">
                      <w:marLeft w:val="0"/>
                      <w:marRight w:val="0"/>
                      <w:marTop w:val="0"/>
                      <w:marBottom w:val="0"/>
                      <w:divBdr>
                        <w:top w:val="none" w:sz="0" w:space="0" w:color="auto"/>
                        <w:left w:val="none" w:sz="0" w:space="0" w:color="auto"/>
                        <w:bottom w:val="none" w:sz="0" w:space="0" w:color="auto"/>
                        <w:right w:val="none" w:sz="0" w:space="0" w:color="auto"/>
                      </w:divBdr>
                    </w:div>
                  </w:divsChild>
                </w:div>
                <w:div w:id="261190442">
                  <w:marLeft w:val="0"/>
                  <w:marRight w:val="0"/>
                  <w:marTop w:val="0"/>
                  <w:marBottom w:val="0"/>
                  <w:divBdr>
                    <w:top w:val="single" w:sz="2" w:space="1" w:color="FFFFFF"/>
                    <w:left w:val="single" w:sz="2" w:space="11" w:color="FFFFFF"/>
                    <w:bottom w:val="single" w:sz="2" w:space="1" w:color="FFFFFF"/>
                    <w:right w:val="single" w:sz="2" w:space="4" w:color="FFFFFF"/>
                  </w:divBdr>
                  <w:divsChild>
                    <w:div w:id="1403872347">
                      <w:marLeft w:val="0"/>
                      <w:marRight w:val="0"/>
                      <w:marTop w:val="0"/>
                      <w:marBottom w:val="0"/>
                      <w:divBdr>
                        <w:top w:val="none" w:sz="0" w:space="0" w:color="auto"/>
                        <w:left w:val="none" w:sz="0" w:space="0" w:color="auto"/>
                        <w:bottom w:val="none" w:sz="0" w:space="0" w:color="auto"/>
                        <w:right w:val="none" w:sz="0" w:space="0" w:color="auto"/>
                      </w:divBdr>
                    </w:div>
                  </w:divsChild>
                </w:div>
                <w:div w:id="1612205468">
                  <w:marLeft w:val="0"/>
                  <w:marRight w:val="0"/>
                  <w:marTop w:val="0"/>
                  <w:marBottom w:val="0"/>
                  <w:divBdr>
                    <w:top w:val="single" w:sz="2" w:space="1" w:color="FFFFFF"/>
                    <w:left w:val="single" w:sz="2" w:space="11" w:color="FFFFFF"/>
                    <w:bottom w:val="single" w:sz="2" w:space="1" w:color="FFFFFF"/>
                    <w:right w:val="single" w:sz="2" w:space="4" w:color="FFFFFF"/>
                  </w:divBdr>
                  <w:divsChild>
                    <w:div w:id="809397818">
                      <w:marLeft w:val="0"/>
                      <w:marRight w:val="0"/>
                      <w:marTop w:val="0"/>
                      <w:marBottom w:val="0"/>
                      <w:divBdr>
                        <w:top w:val="none" w:sz="0" w:space="0" w:color="auto"/>
                        <w:left w:val="none" w:sz="0" w:space="0" w:color="auto"/>
                        <w:bottom w:val="none" w:sz="0" w:space="0" w:color="auto"/>
                        <w:right w:val="none" w:sz="0" w:space="0" w:color="auto"/>
                      </w:divBdr>
                    </w:div>
                  </w:divsChild>
                </w:div>
                <w:div w:id="1443921195">
                  <w:marLeft w:val="0"/>
                  <w:marRight w:val="0"/>
                  <w:marTop w:val="0"/>
                  <w:marBottom w:val="0"/>
                  <w:divBdr>
                    <w:top w:val="single" w:sz="2" w:space="1" w:color="FFFFFF"/>
                    <w:left w:val="single" w:sz="2" w:space="11" w:color="FFFFFF"/>
                    <w:bottom w:val="single" w:sz="2" w:space="1" w:color="FFFFFF"/>
                    <w:right w:val="single" w:sz="2" w:space="4" w:color="FFFFFF"/>
                  </w:divBdr>
                  <w:divsChild>
                    <w:div w:id="2005931862">
                      <w:marLeft w:val="0"/>
                      <w:marRight w:val="0"/>
                      <w:marTop w:val="0"/>
                      <w:marBottom w:val="0"/>
                      <w:divBdr>
                        <w:top w:val="none" w:sz="0" w:space="0" w:color="auto"/>
                        <w:left w:val="none" w:sz="0" w:space="0" w:color="auto"/>
                        <w:bottom w:val="none" w:sz="0" w:space="0" w:color="auto"/>
                        <w:right w:val="none" w:sz="0" w:space="0" w:color="auto"/>
                      </w:divBdr>
                    </w:div>
                  </w:divsChild>
                </w:div>
                <w:div w:id="1949118472">
                  <w:marLeft w:val="0"/>
                  <w:marRight w:val="0"/>
                  <w:marTop w:val="0"/>
                  <w:marBottom w:val="0"/>
                  <w:divBdr>
                    <w:top w:val="single" w:sz="2" w:space="1" w:color="FFFFFF"/>
                    <w:left w:val="single" w:sz="2" w:space="11" w:color="FFFFFF"/>
                    <w:bottom w:val="single" w:sz="2" w:space="1" w:color="FFFFFF"/>
                    <w:right w:val="single" w:sz="2" w:space="4" w:color="FFFFFF"/>
                  </w:divBdr>
                  <w:divsChild>
                    <w:div w:id="443114603">
                      <w:marLeft w:val="0"/>
                      <w:marRight w:val="0"/>
                      <w:marTop w:val="0"/>
                      <w:marBottom w:val="0"/>
                      <w:divBdr>
                        <w:top w:val="none" w:sz="0" w:space="0" w:color="auto"/>
                        <w:left w:val="none" w:sz="0" w:space="0" w:color="auto"/>
                        <w:bottom w:val="none" w:sz="0" w:space="0" w:color="auto"/>
                        <w:right w:val="none" w:sz="0" w:space="0" w:color="auto"/>
                      </w:divBdr>
                    </w:div>
                  </w:divsChild>
                </w:div>
                <w:div w:id="1275284613">
                  <w:marLeft w:val="0"/>
                  <w:marRight w:val="0"/>
                  <w:marTop w:val="0"/>
                  <w:marBottom w:val="0"/>
                  <w:divBdr>
                    <w:top w:val="single" w:sz="2" w:space="1" w:color="FFFFFF"/>
                    <w:left w:val="single" w:sz="2" w:space="11" w:color="FFFFFF"/>
                    <w:bottom w:val="single" w:sz="2" w:space="1" w:color="FFFFFF"/>
                    <w:right w:val="single" w:sz="2" w:space="4" w:color="FFFFFF"/>
                  </w:divBdr>
                  <w:divsChild>
                    <w:div w:id="1161308845">
                      <w:marLeft w:val="0"/>
                      <w:marRight w:val="0"/>
                      <w:marTop w:val="0"/>
                      <w:marBottom w:val="0"/>
                      <w:divBdr>
                        <w:top w:val="none" w:sz="0" w:space="0" w:color="auto"/>
                        <w:left w:val="none" w:sz="0" w:space="0" w:color="auto"/>
                        <w:bottom w:val="none" w:sz="0" w:space="0" w:color="auto"/>
                        <w:right w:val="none" w:sz="0" w:space="0" w:color="auto"/>
                      </w:divBdr>
                    </w:div>
                  </w:divsChild>
                </w:div>
                <w:div w:id="33848336">
                  <w:marLeft w:val="0"/>
                  <w:marRight w:val="0"/>
                  <w:marTop w:val="0"/>
                  <w:marBottom w:val="0"/>
                  <w:divBdr>
                    <w:top w:val="single" w:sz="2" w:space="1" w:color="FFFFFF"/>
                    <w:left w:val="single" w:sz="2" w:space="11" w:color="FFFFFF"/>
                    <w:bottom w:val="single" w:sz="2" w:space="1" w:color="FFFFFF"/>
                    <w:right w:val="single" w:sz="2" w:space="4" w:color="FFFFFF"/>
                  </w:divBdr>
                  <w:divsChild>
                    <w:div w:id="821627578">
                      <w:marLeft w:val="0"/>
                      <w:marRight w:val="0"/>
                      <w:marTop w:val="0"/>
                      <w:marBottom w:val="0"/>
                      <w:divBdr>
                        <w:top w:val="none" w:sz="0" w:space="0" w:color="auto"/>
                        <w:left w:val="none" w:sz="0" w:space="0" w:color="auto"/>
                        <w:bottom w:val="none" w:sz="0" w:space="0" w:color="auto"/>
                        <w:right w:val="none" w:sz="0" w:space="0" w:color="auto"/>
                      </w:divBdr>
                    </w:div>
                  </w:divsChild>
                </w:div>
                <w:div w:id="1184323805">
                  <w:marLeft w:val="0"/>
                  <w:marRight w:val="0"/>
                  <w:marTop w:val="0"/>
                  <w:marBottom w:val="0"/>
                  <w:divBdr>
                    <w:top w:val="single" w:sz="2" w:space="1" w:color="FFFFFF"/>
                    <w:left w:val="single" w:sz="2" w:space="11" w:color="FFFFFF"/>
                    <w:bottom w:val="single" w:sz="2" w:space="1" w:color="FFFFFF"/>
                    <w:right w:val="single" w:sz="2" w:space="4" w:color="FFFFFF"/>
                  </w:divBdr>
                  <w:divsChild>
                    <w:div w:id="381172195">
                      <w:marLeft w:val="0"/>
                      <w:marRight w:val="0"/>
                      <w:marTop w:val="0"/>
                      <w:marBottom w:val="0"/>
                      <w:divBdr>
                        <w:top w:val="none" w:sz="0" w:space="0" w:color="auto"/>
                        <w:left w:val="none" w:sz="0" w:space="0" w:color="auto"/>
                        <w:bottom w:val="none" w:sz="0" w:space="0" w:color="auto"/>
                        <w:right w:val="none" w:sz="0" w:space="0" w:color="auto"/>
                      </w:divBdr>
                    </w:div>
                  </w:divsChild>
                </w:div>
                <w:div w:id="1483496714">
                  <w:marLeft w:val="0"/>
                  <w:marRight w:val="0"/>
                  <w:marTop w:val="0"/>
                  <w:marBottom w:val="0"/>
                  <w:divBdr>
                    <w:top w:val="single" w:sz="2" w:space="1" w:color="FFFFFF"/>
                    <w:left w:val="single" w:sz="2" w:space="11" w:color="FFFFFF"/>
                    <w:bottom w:val="single" w:sz="2" w:space="1" w:color="FFFFFF"/>
                    <w:right w:val="single" w:sz="2" w:space="4" w:color="FFFFFF"/>
                  </w:divBdr>
                  <w:divsChild>
                    <w:div w:id="698048901">
                      <w:marLeft w:val="0"/>
                      <w:marRight w:val="0"/>
                      <w:marTop w:val="0"/>
                      <w:marBottom w:val="0"/>
                      <w:divBdr>
                        <w:top w:val="none" w:sz="0" w:space="0" w:color="auto"/>
                        <w:left w:val="none" w:sz="0" w:space="0" w:color="auto"/>
                        <w:bottom w:val="none" w:sz="0" w:space="0" w:color="auto"/>
                        <w:right w:val="none" w:sz="0" w:space="0" w:color="auto"/>
                      </w:divBdr>
                    </w:div>
                  </w:divsChild>
                </w:div>
                <w:div w:id="781339363">
                  <w:marLeft w:val="0"/>
                  <w:marRight w:val="0"/>
                  <w:marTop w:val="0"/>
                  <w:marBottom w:val="0"/>
                  <w:divBdr>
                    <w:top w:val="single" w:sz="2" w:space="1" w:color="FFFFFF"/>
                    <w:left w:val="single" w:sz="2" w:space="11" w:color="FFFFFF"/>
                    <w:bottom w:val="single" w:sz="2" w:space="1" w:color="FFFFFF"/>
                    <w:right w:val="single" w:sz="2" w:space="4" w:color="FFFFFF"/>
                  </w:divBdr>
                  <w:divsChild>
                    <w:div w:id="1983728309">
                      <w:marLeft w:val="0"/>
                      <w:marRight w:val="0"/>
                      <w:marTop w:val="0"/>
                      <w:marBottom w:val="0"/>
                      <w:divBdr>
                        <w:top w:val="none" w:sz="0" w:space="0" w:color="auto"/>
                        <w:left w:val="none" w:sz="0" w:space="0" w:color="auto"/>
                        <w:bottom w:val="none" w:sz="0" w:space="0" w:color="auto"/>
                        <w:right w:val="none" w:sz="0" w:space="0" w:color="auto"/>
                      </w:divBdr>
                    </w:div>
                  </w:divsChild>
                </w:div>
                <w:div w:id="531771491">
                  <w:marLeft w:val="0"/>
                  <w:marRight w:val="0"/>
                  <w:marTop w:val="0"/>
                  <w:marBottom w:val="0"/>
                  <w:divBdr>
                    <w:top w:val="single" w:sz="2" w:space="1" w:color="FFFFFF"/>
                    <w:left w:val="single" w:sz="2" w:space="11" w:color="FFFFFF"/>
                    <w:bottom w:val="single" w:sz="2" w:space="1" w:color="FFFFFF"/>
                    <w:right w:val="single" w:sz="2" w:space="4" w:color="FFFFFF"/>
                  </w:divBdr>
                  <w:divsChild>
                    <w:div w:id="1960869377">
                      <w:marLeft w:val="0"/>
                      <w:marRight w:val="0"/>
                      <w:marTop w:val="0"/>
                      <w:marBottom w:val="0"/>
                      <w:divBdr>
                        <w:top w:val="none" w:sz="0" w:space="0" w:color="auto"/>
                        <w:left w:val="none" w:sz="0" w:space="0" w:color="auto"/>
                        <w:bottom w:val="none" w:sz="0" w:space="0" w:color="auto"/>
                        <w:right w:val="none" w:sz="0" w:space="0" w:color="auto"/>
                      </w:divBdr>
                    </w:div>
                  </w:divsChild>
                </w:div>
                <w:div w:id="1320573122">
                  <w:marLeft w:val="0"/>
                  <w:marRight w:val="0"/>
                  <w:marTop w:val="0"/>
                  <w:marBottom w:val="0"/>
                  <w:divBdr>
                    <w:top w:val="single" w:sz="2" w:space="1" w:color="FFFFFF"/>
                    <w:left w:val="single" w:sz="2" w:space="11" w:color="FFFFFF"/>
                    <w:bottom w:val="single" w:sz="2" w:space="1" w:color="FFFFFF"/>
                    <w:right w:val="single" w:sz="2" w:space="4" w:color="FFFFFF"/>
                  </w:divBdr>
                  <w:divsChild>
                    <w:div w:id="1390416692">
                      <w:marLeft w:val="0"/>
                      <w:marRight w:val="0"/>
                      <w:marTop w:val="0"/>
                      <w:marBottom w:val="0"/>
                      <w:divBdr>
                        <w:top w:val="none" w:sz="0" w:space="0" w:color="auto"/>
                        <w:left w:val="none" w:sz="0" w:space="0" w:color="auto"/>
                        <w:bottom w:val="none" w:sz="0" w:space="0" w:color="auto"/>
                        <w:right w:val="none" w:sz="0" w:space="0" w:color="auto"/>
                      </w:divBdr>
                    </w:div>
                  </w:divsChild>
                </w:div>
                <w:div w:id="2010449849">
                  <w:marLeft w:val="0"/>
                  <w:marRight w:val="0"/>
                  <w:marTop w:val="0"/>
                  <w:marBottom w:val="0"/>
                  <w:divBdr>
                    <w:top w:val="single" w:sz="2" w:space="1" w:color="FFFFFF"/>
                    <w:left w:val="single" w:sz="2" w:space="11" w:color="FFFFFF"/>
                    <w:bottom w:val="single" w:sz="2" w:space="1" w:color="FFFFFF"/>
                    <w:right w:val="single" w:sz="2" w:space="4" w:color="FFFFFF"/>
                  </w:divBdr>
                  <w:divsChild>
                    <w:div w:id="1016156516">
                      <w:marLeft w:val="0"/>
                      <w:marRight w:val="0"/>
                      <w:marTop w:val="0"/>
                      <w:marBottom w:val="0"/>
                      <w:divBdr>
                        <w:top w:val="none" w:sz="0" w:space="0" w:color="auto"/>
                        <w:left w:val="none" w:sz="0" w:space="0" w:color="auto"/>
                        <w:bottom w:val="none" w:sz="0" w:space="0" w:color="auto"/>
                        <w:right w:val="none" w:sz="0" w:space="0" w:color="auto"/>
                      </w:divBdr>
                    </w:div>
                  </w:divsChild>
                </w:div>
                <w:div w:id="295990482">
                  <w:marLeft w:val="0"/>
                  <w:marRight w:val="0"/>
                  <w:marTop w:val="0"/>
                  <w:marBottom w:val="0"/>
                  <w:divBdr>
                    <w:top w:val="single" w:sz="2" w:space="1" w:color="FFFFFF"/>
                    <w:left w:val="single" w:sz="2" w:space="11" w:color="FFFFFF"/>
                    <w:bottom w:val="single" w:sz="2" w:space="4" w:color="FFFFFF"/>
                    <w:right w:val="single" w:sz="2" w:space="4" w:color="FFFFFF"/>
                  </w:divBdr>
                  <w:divsChild>
                    <w:div w:id="10976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6384">
          <w:marLeft w:val="0"/>
          <w:marRight w:val="0"/>
          <w:marTop w:val="0"/>
          <w:marBottom w:val="300"/>
          <w:divBdr>
            <w:top w:val="none" w:sz="0" w:space="0" w:color="auto"/>
            <w:left w:val="none" w:sz="0" w:space="0" w:color="auto"/>
            <w:bottom w:val="none" w:sz="0" w:space="0" w:color="auto"/>
            <w:right w:val="none" w:sz="0" w:space="0" w:color="auto"/>
          </w:divBdr>
          <w:divsChild>
            <w:div w:id="282229095">
              <w:marLeft w:val="0"/>
              <w:marRight w:val="0"/>
              <w:marTop w:val="0"/>
              <w:marBottom w:val="0"/>
              <w:divBdr>
                <w:top w:val="none" w:sz="0" w:space="0" w:color="auto"/>
                <w:left w:val="none" w:sz="0" w:space="0" w:color="auto"/>
                <w:bottom w:val="none" w:sz="0" w:space="0" w:color="auto"/>
                <w:right w:val="none" w:sz="0" w:space="0" w:color="auto"/>
              </w:divBdr>
              <w:divsChild>
                <w:div w:id="1726560679">
                  <w:marLeft w:val="0"/>
                  <w:marRight w:val="0"/>
                  <w:marTop w:val="0"/>
                  <w:marBottom w:val="0"/>
                  <w:divBdr>
                    <w:top w:val="single" w:sz="2" w:space="4" w:color="FFFFFF"/>
                    <w:left w:val="single" w:sz="2" w:space="11" w:color="FFFFFF"/>
                    <w:bottom w:val="single" w:sz="2" w:space="1" w:color="FFFFFF"/>
                    <w:right w:val="single" w:sz="2" w:space="4" w:color="FFFFFF"/>
                  </w:divBdr>
                  <w:divsChild>
                    <w:div w:id="1702054119">
                      <w:marLeft w:val="0"/>
                      <w:marRight w:val="0"/>
                      <w:marTop w:val="0"/>
                      <w:marBottom w:val="0"/>
                      <w:divBdr>
                        <w:top w:val="none" w:sz="0" w:space="0" w:color="auto"/>
                        <w:left w:val="none" w:sz="0" w:space="0" w:color="auto"/>
                        <w:bottom w:val="none" w:sz="0" w:space="0" w:color="auto"/>
                        <w:right w:val="none" w:sz="0" w:space="0" w:color="auto"/>
                      </w:divBdr>
                    </w:div>
                  </w:divsChild>
                </w:div>
                <w:div w:id="1458715896">
                  <w:marLeft w:val="0"/>
                  <w:marRight w:val="0"/>
                  <w:marTop w:val="0"/>
                  <w:marBottom w:val="0"/>
                  <w:divBdr>
                    <w:top w:val="single" w:sz="2" w:space="1" w:color="FFFFFF"/>
                    <w:left w:val="single" w:sz="2" w:space="11" w:color="FFFFFF"/>
                    <w:bottom w:val="single" w:sz="2" w:space="1" w:color="FFFFFF"/>
                    <w:right w:val="single" w:sz="2" w:space="4" w:color="FFFFFF"/>
                  </w:divBdr>
                  <w:divsChild>
                    <w:div w:id="1642270933">
                      <w:marLeft w:val="0"/>
                      <w:marRight w:val="0"/>
                      <w:marTop w:val="0"/>
                      <w:marBottom w:val="0"/>
                      <w:divBdr>
                        <w:top w:val="none" w:sz="0" w:space="0" w:color="auto"/>
                        <w:left w:val="none" w:sz="0" w:space="0" w:color="auto"/>
                        <w:bottom w:val="none" w:sz="0" w:space="0" w:color="auto"/>
                        <w:right w:val="none" w:sz="0" w:space="0" w:color="auto"/>
                      </w:divBdr>
                    </w:div>
                  </w:divsChild>
                </w:div>
                <w:div w:id="562520702">
                  <w:marLeft w:val="0"/>
                  <w:marRight w:val="0"/>
                  <w:marTop w:val="0"/>
                  <w:marBottom w:val="0"/>
                  <w:divBdr>
                    <w:top w:val="single" w:sz="2" w:space="1" w:color="FFFFFF"/>
                    <w:left w:val="single" w:sz="2" w:space="11" w:color="FFFFFF"/>
                    <w:bottom w:val="single" w:sz="2" w:space="1" w:color="FFFFFF"/>
                    <w:right w:val="single" w:sz="2" w:space="4" w:color="FFFFFF"/>
                  </w:divBdr>
                  <w:divsChild>
                    <w:div w:id="587888436">
                      <w:marLeft w:val="0"/>
                      <w:marRight w:val="0"/>
                      <w:marTop w:val="0"/>
                      <w:marBottom w:val="0"/>
                      <w:divBdr>
                        <w:top w:val="none" w:sz="0" w:space="0" w:color="auto"/>
                        <w:left w:val="none" w:sz="0" w:space="0" w:color="auto"/>
                        <w:bottom w:val="none" w:sz="0" w:space="0" w:color="auto"/>
                        <w:right w:val="none" w:sz="0" w:space="0" w:color="auto"/>
                      </w:divBdr>
                    </w:div>
                  </w:divsChild>
                </w:div>
                <w:div w:id="936404613">
                  <w:marLeft w:val="0"/>
                  <w:marRight w:val="0"/>
                  <w:marTop w:val="0"/>
                  <w:marBottom w:val="0"/>
                  <w:divBdr>
                    <w:top w:val="single" w:sz="2" w:space="1" w:color="FFFFFF"/>
                    <w:left w:val="single" w:sz="2" w:space="11" w:color="FFFFFF"/>
                    <w:bottom w:val="single" w:sz="2" w:space="1" w:color="FFFFFF"/>
                    <w:right w:val="single" w:sz="2" w:space="4" w:color="FFFFFF"/>
                  </w:divBdr>
                  <w:divsChild>
                    <w:div w:id="798842931">
                      <w:marLeft w:val="0"/>
                      <w:marRight w:val="0"/>
                      <w:marTop w:val="0"/>
                      <w:marBottom w:val="0"/>
                      <w:divBdr>
                        <w:top w:val="none" w:sz="0" w:space="0" w:color="auto"/>
                        <w:left w:val="none" w:sz="0" w:space="0" w:color="auto"/>
                        <w:bottom w:val="none" w:sz="0" w:space="0" w:color="auto"/>
                        <w:right w:val="none" w:sz="0" w:space="0" w:color="auto"/>
                      </w:divBdr>
                    </w:div>
                  </w:divsChild>
                </w:div>
                <w:div w:id="534731893">
                  <w:marLeft w:val="0"/>
                  <w:marRight w:val="0"/>
                  <w:marTop w:val="0"/>
                  <w:marBottom w:val="0"/>
                  <w:divBdr>
                    <w:top w:val="single" w:sz="2" w:space="1" w:color="FFFFFF"/>
                    <w:left w:val="single" w:sz="2" w:space="11" w:color="FFFFFF"/>
                    <w:bottom w:val="single" w:sz="2" w:space="1" w:color="FFFFFF"/>
                    <w:right w:val="single" w:sz="2" w:space="4" w:color="FFFFFF"/>
                  </w:divBdr>
                  <w:divsChild>
                    <w:div w:id="876239545">
                      <w:marLeft w:val="0"/>
                      <w:marRight w:val="0"/>
                      <w:marTop w:val="0"/>
                      <w:marBottom w:val="0"/>
                      <w:divBdr>
                        <w:top w:val="none" w:sz="0" w:space="0" w:color="auto"/>
                        <w:left w:val="none" w:sz="0" w:space="0" w:color="auto"/>
                        <w:bottom w:val="none" w:sz="0" w:space="0" w:color="auto"/>
                        <w:right w:val="none" w:sz="0" w:space="0" w:color="auto"/>
                      </w:divBdr>
                    </w:div>
                  </w:divsChild>
                </w:div>
                <w:div w:id="280842035">
                  <w:marLeft w:val="0"/>
                  <w:marRight w:val="0"/>
                  <w:marTop w:val="0"/>
                  <w:marBottom w:val="0"/>
                  <w:divBdr>
                    <w:top w:val="single" w:sz="2" w:space="1" w:color="FFFFFF"/>
                    <w:left w:val="single" w:sz="2" w:space="11" w:color="FFFFFF"/>
                    <w:bottom w:val="single" w:sz="2" w:space="1" w:color="FFFFFF"/>
                    <w:right w:val="single" w:sz="2" w:space="4" w:color="FFFFFF"/>
                  </w:divBdr>
                  <w:divsChild>
                    <w:div w:id="109059104">
                      <w:marLeft w:val="0"/>
                      <w:marRight w:val="0"/>
                      <w:marTop w:val="0"/>
                      <w:marBottom w:val="0"/>
                      <w:divBdr>
                        <w:top w:val="none" w:sz="0" w:space="0" w:color="auto"/>
                        <w:left w:val="none" w:sz="0" w:space="0" w:color="auto"/>
                        <w:bottom w:val="none" w:sz="0" w:space="0" w:color="auto"/>
                        <w:right w:val="none" w:sz="0" w:space="0" w:color="auto"/>
                      </w:divBdr>
                    </w:div>
                  </w:divsChild>
                </w:div>
                <w:div w:id="920336478">
                  <w:marLeft w:val="0"/>
                  <w:marRight w:val="0"/>
                  <w:marTop w:val="0"/>
                  <w:marBottom w:val="0"/>
                  <w:divBdr>
                    <w:top w:val="single" w:sz="2" w:space="1" w:color="FFFFFF"/>
                    <w:left w:val="single" w:sz="2" w:space="11" w:color="FFFFFF"/>
                    <w:bottom w:val="single" w:sz="2" w:space="1" w:color="FFFFFF"/>
                    <w:right w:val="single" w:sz="2" w:space="4" w:color="FFFFFF"/>
                  </w:divBdr>
                  <w:divsChild>
                    <w:div w:id="1790128323">
                      <w:marLeft w:val="0"/>
                      <w:marRight w:val="0"/>
                      <w:marTop w:val="0"/>
                      <w:marBottom w:val="0"/>
                      <w:divBdr>
                        <w:top w:val="none" w:sz="0" w:space="0" w:color="auto"/>
                        <w:left w:val="none" w:sz="0" w:space="0" w:color="auto"/>
                        <w:bottom w:val="none" w:sz="0" w:space="0" w:color="auto"/>
                        <w:right w:val="none" w:sz="0" w:space="0" w:color="auto"/>
                      </w:divBdr>
                    </w:div>
                  </w:divsChild>
                </w:div>
                <w:div w:id="174733780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853">
                      <w:marLeft w:val="0"/>
                      <w:marRight w:val="0"/>
                      <w:marTop w:val="0"/>
                      <w:marBottom w:val="0"/>
                      <w:divBdr>
                        <w:top w:val="none" w:sz="0" w:space="0" w:color="auto"/>
                        <w:left w:val="none" w:sz="0" w:space="0" w:color="auto"/>
                        <w:bottom w:val="none" w:sz="0" w:space="0" w:color="auto"/>
                        <w:right w:val="none" w:sz="0" w:space="0" w:color="auto"/>
                      </w:divBdr>
                    </w:div>
                  </w:divsChild>
                </w:div>
                <w:div w:id="608007606">
                  <w:marLeft w:val="0"/>
                  <w:marRight w:val="0"/>
                  <w:marTop w:val="0"/>
                  <w:marBottom w:val="0"/>
                  <w:divBdr>
                    <w:top w:val="single" w:sz="2" w:space="1" w:color="FFFFFF"/>
                    <w:left w:val="single" w:sz="2" w:space="11" w:color="FFFFFF"/>
                    <w:bottom w:val="single" w:sz="2" w:space="1" w:color="FFFFFF"/>
                    <w:right w:val="single" w:sz="2" w:space="4" w:color="FFFFFF"/>
                  </w:divBdr>
                  <w:divsChild>
                    <w:div w:id="1819489711">
                      <w:marLeft w:val="0"/>
                      <w:marRight w:val="0"/>
                      <w:marTop w:val="0"/>
                      <w:marBottom w:val="0"/>
                      <w:divBdr>
                        <w:top w:val="none" w:sz="0" w:space="0" w:color="auto"/>
                        <w:left w:val="none" w:sz="0" w:space="0" w:color="auto"/>
                        <w:bottom w:val="none" w:sz="0" w:space="0" w:color="auto"/>
                        <w:right w:val="none" w:sz="0" w:space="0" w:color="auto"/>
                      </w:divBdr>
                    </w:div>
                  </w:divsChild>
                </w:div>
                <w:div w:id="60449045">
                  <w:marLeft w:val="0"/>
                  <w:marRight w:val="0"/>
                  <w:marTop w:val="0"/>
                  <w:marBottom w:val="0"/>
                  <w:divBdr>
                    <w:top w:val="single" w:sz="2" w:space="1" w:color="FFFFFF"/>
                    <w:left w:val="single" w:sz="2" w:space="11" w:color="FFFFFF"/>
                    <w:bottom w:val="single" w:sz="2" w:space="4" w:color="FFFFFF"/>
                    <w:right w:val="single" w:sz="2" w:space="4" w:color="FFFFFF"/>
                  </w:divBdr>
                  <w:divsChild>
                    <w:div w:id="20408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61786">
          <w:marLeft w:val="0"/>
          <w:marRight w:val="0"/>
          <w:marTop w:val="0"/>
          <w:marBottom w:val="300"/>
          <w:divBdr>
            <w:top w:val="none" w:sz="0" w:space="0" w:color="auto"/>
            <w:left w:val="none" w:sz="0" w:space="0" w:color="auto"/>
            <w:bottom w:val="none" w:sz="0" w:space="0" w:color="auto"/>
            <w:right w:val="none" w:sz="0" w:space="0" w:color="auto"/>
          </w:divBdr>
          <w:divsChild>
            <w:div w:id="85924539">
              <w:marLeft w:val="0"/>
              <w:marRight w:val="0"/>
              <w:marTop w:val="0"/>
              <w:marBottom w:val="0"/>
              <w:divBdr>
                <w:top w:val="none" w:sz="0" w:space="0" w:color="auto"/>
                <w:left w:val="none" w:sz="0" w:space="0" w:color="auto"/>
                <w:bottom w:val="none" w:sz="0" w:space="0" w:color="auto"/>
                <w:right w:val="none" w:sz="0" w:space="0" w:color="auto"/>
              </w:divBdr>
              <w:divsChild>
                <w:div w:id="587691956">
                  <w:marLeft w:val="0"/>
                  <w:marRight w:val="0"/>
                  <w:marTop w:val="0"/>
                  <w:marBottom w:val="0"/>
                  <w:divBdr>
                    <w:top w:val="single" w:sz="2" w:space="4" w:color="FFFFFF"/>
                    <w:left w:val="single" w:sz="2" w:space="11" w:color="FFFFFF"/>
                    <w:bottom w:val="single" w:sz="2" w:space="1" w:color="FFFFFF"/>
                    <w:right w:val="single" w:sz="2" w:space="4" w:color="FFFFFF"/>
                  </w:divBdr>
                  <w:divsChild>
                    <w:div w:id="301859541">
                      <w:marLeft w:val="0"/>
                      <w:marRight w:val="0"/>
                      <w:marTop w:val="0"/>
                      <w:marBottom w:val="0"/>
                      <w:divBdr>
                        <w:top w:val="none" w:sz="0" w:space="0" w:color="auto"/>
                        <w:left w:val="none" w:sz="0" w:space="0" w:color="auto"/>
                        <w:bottom w:val="none" w:sz="0" w:space="0" w:color="auto"/>
                        <w:right w:val="none" w:sz="0" w:space="0" w:color="auto"/>
                      </w:divBdr>
                    </w:div>
                  </w:divsChild>
                </w:div>
                <w:div w:id="254940512">
                  <w:marLeft w:val="0"/>
                  <w:marRight w:val="0"/>
                  <w:marTop w:val="0"/>
                  <w:marBottom w:val="0"/>
                  <w:divBdr>
                    <w:top w:val="single" w:sz="2" w:space="1" w:color="FFFFFF"/>
                    <w:left w:val="single" w:sz="2" w:space="11" w:color="FFFFFF"/>
                    <w:bottom w:val="single" w:sz="2" w:space="1" w:color="FFFFFF"/>
                    <w:right w:val="single" w:sz="2" w:space="4" w:color="FFFFFF"/>
                  </w:divBdr>
                  <w:divsChild>
                    <w:div w:id="1767075124">
                      <w:marLeft w:val="0"/>
                      <w:marRight w:val="0"/>
                      <w:marTop w:val="0"/>
                      <w:marBottom w:val="0"/>
                      <w:divBdr>
                        <w:top w:val="none" w:sz="0" w:space="0" w:color="auto"/>
                        <w:left w:val="none" w:sz="0" w:space="0" w:color="auto"/>
                        <w:bottom w:val="none" w:sz="0" w:space="0" w:color="auto"/>
                        <w:right w:val="none" w:sz="0" w:space="0" w:color="auto"/>
                      </w:divBdr>
                    </w:div>
                  </w:divsChild>
                </w:div>
                <w:div w:id="427502106">
                  <w:marLeft w:val="0"/>
                  <w:marRight w:val="0"/>
                  <w:marTop w:val="0"/>
                  <w:marBottom w:val="0"/>
                  <w:divBdr>
                    <w:top w:val="single" w:sz="2" w:space="1" w:color="FFFFFF"/>
                    <w:left w:val="single" w:sz="2" w:space="11" w:color="FFFFFF"/>
                    <w:bottom w:val="single" w:sz="2" w:space="1" w:color="FFFFFF"/>
                    <w:right w:val="single" w:sz="2" w:space="4" w:color="FFFFFF"/>
                  </w:divBdr>
                  <w:divsChild>
                    <w:div w:id="171258267">
                      <w:marLeft w:val="0"/>
                      <w:marRight w:val="0"/>
                      <w:marTop w:val="0"/>
                      <w:marBottom w:val="0"/>
                      <w:divBdr>
                        <w:top w:val="none" w:sz="0" w:space="0" w:color="auto"/>
                        <w:left w:val="none" w:sz="0" w:space="0" w:color="auto"/>
                        <w:bottom w:val="none" w:sz="0" w:space="0" w:color="auto"/>
                        <w:right w:val="none" w:sz="0" w:space="0" w:color="auto"/>
                      </w:divBdr>
                    </w:div>
                  </w:divsChild>
                </w:div>
                <w:div w:id="1300379704">
                  <w:marLeft w:val="0"/>
                  <w:marRight w:val="0"/>
                  <w:marTop w:val="0"/>
                  <w:marBottom w:val="0"/>
                  <w:divBdr>
                    <w:top w:val="single" w:sz="2" w:space="1" w:color="FFFFFF"/>
                    <w:left w:val="single" w:sz="2" w:space="11" w:color="FFFFFF"/>
                    <w:bottom w:val="single" w:sz="2" w:space="1" w:color="FFFFFF"/>
                    <w:right w:val="single" w:sz="2" w:space="4" w:color="FFFFFF"/>
                  </w:divBdr>
                  <w:divsChild>
                    <w:div w:id="899248585">
                      <w:marLeft w:val="0"/>
                      <w:marRight w:val="0"/>
                      <w:marTop w:val="0"/>
                      <w:marBottom w:val="0"/>
                      <w:divBdr>
                        <w:top w:val="none" w:sz="0" w:space="0" w:color="auto"/>
                        <w:left w:val="none" w:sz="0" w:space="0" w:color="auto"/>
                        <w:bottom w:val="none" w:sz="0" w:space="0" w:color="auto"/>
                        <w:right w:val="none" w:sz="0" w:space="0" w:color="auto"/>
                      </w:divBdr>
                    </w:div>
                  </w:divsChild>
                </w:div>
                <w:div w:id="767313279">
                  <w:marLeft w:val="0"/>
                  <w:marRight w:val="0"/>
                  <w:marTop w:val="0"/>
                  <w:marBottom w:val="0"/>
                  <w:divBdr>
                    <w:top w:val="single" w:sz="2" w:space="1" w:color="FFFFFF"/>
                    <w:left w:val="single" w:sz="2" w:space="11" w:color="FFFFFF"/>
                    <w:bottom w:val="single" w:sz="2" w:space="1" w:color="FFFFFF"/>
                    <w:right w:val="single" w:sz="2" w:space="4" w:color="FFFFFF"/>
                  </w:divBdr>
                  <w:divsChild>
                    <w:div w:id="1598516246">
                      <w:marLeft w:val="0"/>
                      <w:marRight w:val="0"/>
                      <w:marTop w:val="0"/>
                      <w:marBottom w:val="0"/>
                      <w:divBdr>
                        <w:top w:val="none" w:sz="0" w:space="0" w:color="auto"/>
                        <w:left w:val="none" w:sz="0" w:space="0" w:color="auto"/>
                        <w:bottom w:val="none" w:sz="0" w:space="0" w:color="auto"/>
                        <w:right w:val="none" w:sz="0" w:space="0" w:color="auto"/>
                      </w:divBdr>
                    </w:div>
                  </w:divsChild>
                </w:div>
                <w:div w:id="160436256">
                  <w:marLeft w:val="0"/>
                  <w:marRight w:val="0"/>
                  <w:marTop w:val="0"/>
                  <w:marBottom w:val="0"/>
                  <w:divBdr>
                    <w:top w:val="single" w:sz="2" w:space="1" w:color="FFFFFF"/>
                    <w:left w:val="single" w:sz="2" w:space="11" w:color="FFFFFF"/>
                    <w:bottom w:val="single" w:sz="2" w:space="1" w:color="FFFFFF"/>
                    <w:right w:val="single" w:sz="2" w:space="4" w:color="FFFFFF"/>
                  </w:divBdr>
                  <w:divsChild>
                    <w:div w:id="1047535828">
                      <w:marLeft w:val="0"/>
                      <w:marRight w:val="0"/>
                      <w:marTop w:val="0"/>
                      <w:marBottom w:val="0"/>
                      <w:divBdr>
                        <w:top w:val="none" w:sz="0" w:space="0" w:color="auto"/>
                        <w:left w:val="none" w:sz="0" w:space="0" w:color="auto"/>
                        <w:bottom w:val="none" w:sz="0" w:space="0" w:color="auto"/>
                        <w:right w:val="none" w:sz="0" w:space="0" w:color="auto"/>
                      </w:divBdr>
                    </w:div>
                  </w:divsChild>
                </w:div>
                <w:div w:id="1937444596">
                  <w:marLeft w:val="0"/>
                  <w:marRight w:val="0"/>
                  <w:marTop w:val="0"/>
                  <w:marBottom w:val="0"/>
                  <w:divBdr>
                    <w:top w:val="single" w:sz="2" w:space="1" w:color="FFFFFF"/>
                    <w:left w:val="single" w:sz="2" w:space="11" w:color="FFFFFF"/>
                    <w:bottom w:val="single" w:sz="2" w:space="1" w:color="FFFFFF"/>
                    <w:right w:val="single" w:sz="2" w:space="4" w:color="FFFFFF"/>
                  </w:divBdr>
                  <w:divsChild>
                    <w:div w:id="495271016">
                      <w:marLeft w:val="0"/>
                      <w:marRight w:val="0"/>
                      <w:marTop w:val="0"/>
                      <w:marBottom w:val="0"/>
                      <w:divBdr>
                        <w:top w:val="none" w:sz="0" w:space="0" w:color="auto"/>
                        <w:left w:val="none" w:sz="0" w:space="0" w:color="auto"/>
                        <w:bottom w:val="none" w:sz="0" w:space="0" w:color="auto"/>
                        <w:right w:val="none" w:sz="0" w:space="0" w:color="auto"/>
                      </w:divBdr>
                    </w:div>
                  </w:divsChild>
                </w:div>
                <w:div w:id="702633723">
                  <w:marLeft w:val="0"/>
                  <w:marRight w:val="0"/>
                  <w:marTop w:val="0"/>
                  <w:marBottom w:val="0"/>
                  <w:divBdr>
                    <w:top w:val="single" w:sz="2" w:space="1" w:color="FFFFFF"/>
                    <w:left w:val="single" w:sz="2" w:space="11" w:color="FFFFFF"/>
                    <w:bottom w:val="single" w:sz="2" w:space="4" w:color="FFFFFF"/>
                    <w:right w:val="single" w:sz="2" w:space="4" w:color="FFFFFF"/>
                  </w:divBdr>
                  <w:divsChild>
                    <w:div w:id="6010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331">
      <w:bodyDiv w:val="1"/>
      <w:marLeft w:val="0"/>
      <w:marRight w:val="0"/>
      <w:marTop w:val="0"/>
      <w:marBottom w:val="0"/>
      <w:divBdr>
        <w:top w:val="none" w:sz="0" w:space="0" w:color="auto"/>
        <w:left w:val="none" w:sz="0" w:space="0" w:color="auto"/>
        <w:bottom w:val="none" w:sz="0" w:space="0" w:color="auto"/>
        <w:right w:val="none" w:sz="0" w:space="0" w:color="auto"/>
      </w:divBdr>
      <w:divsChild>
        <w:div w:id="1280455049">
          <w:marLeft w:val="0"/>
          <w:marRight w:val="0"/>
          <w:marTop w:val="0"/>
          <w:marBottom w:val="0"/>
          <w:divBdr>
            <w:top w:val="none" w:sz="0" w:space="0" w:color="auto"/>
            <w:left w:val="none" w:sz="0" w:space="0" w:color="auto"/>
            <w:bottom w:val="none" w:sz="0" w:space="0" w:color="auto"/>
            <w:right w:val="none" w:sz="0" w:space="0" w:color="auto"/>
          </w:divBdr>
        </w:div>
        <w:div w:id="775566158">
          <w:marLeft w:val="0"/>
          <w:marRight w:val="0"/>
          <w:marTop w:val="0"/>
          <w:marBottom w:val="300"/>
          <w:divBdr>
            <w:top w:val="none" w:sz="0" w:space="0" w:color="auto"/>
            <w:left w:val="none" w:sz="0" w:space="0" w:color="auto"/>
            <w:bottom w:val="none" w:sz="0" w:space="0" w:color="auto"/>
            <w:right w:val="none" w:sz="0" w:space="0" w:color="auto"/>
          </w:divBdr>
          <w:divsChild>
            <w:div w:id="615060112">
              <w:marLeft w:val="0"/>
              <w:marRight w:val="0"/>
              <w:marTop w:val="0"/>
              <w:marBottom w:val="0"/>
              <w:divBdr>
                <w:top w:val="none" w:sz="0" w:space="0" w:color="auto"/>
                <w:left w:val="none" w:sz="0" w:space="0" w:color="auto"/>
                <w:bottom w:val="none" w:sz="0" w:space="0" w:color="auto"/>
                <w:right w:val="none" w:sz="0" w:space="0" w:color="auto"/>
              </w:divBdr>
              <w:divsChild>
                <w:div w:id="848369960">
                  <w:marLeft w:val="0"/>
                  <w:marRight w:val="0"/>
                  <w:marTop w:val="0"/>
                  <w:marBottom w:val="0"/>
                  <w:divBdr>
                    <w:top w:val="single" w:sz="2" w:space="4" w:color="FFFFFF"/>
                    <w:left w:val="single" w:sz="2" w:space="11" w:color="FFFFFF"/>
                    <w:bottom w:val="single" w:sz="2" w:space="1" w:color="FFFFFF"/>
                    <w:right w:val="single" w:sz="2" w:space="4" w:color="FFFFFF"/>
                  </w:divBdr>
                  <w:divsChild>
                    <w:div w:id="1980071659">
                      <w:marLeft w:val="0"/>
                      <w:marRight w:val="0"/>
                      <w:marTop w:val="0"/>
                      <w:marBottom w:val="0"/>
                      <w:divBdr>
                        <w:top w:val="none" w:sz="0" w:space="0" w:color="auto"/>
                        <w:left w:val="none" w:sz="0" w:space="0" w:color="auto"/>
                        <w:bottom w:val="none" w:sz="0" w:space="0" w:color="auto"/>
                        <w:right w:val="none" w:sz="0" w:space="0" w:color="auto"/>
                      </w:divBdr>
                    </w:div>
                  </w:divsChild>
                </w:div>
                <w:div w:id="66418883">
                  <w:marLeft w:val="0"/>
                  <w:marRight w:val="0"/>
                  <w:marTop w:val="0"/>
                  <w:marBottom w:val="0"/>
                  <w:divBdr>
                    <w:top w:val="single" w:sz="2" w:space="1" w:color="FFFFFF"/>
                    <w:left w:val="single" w:sz="2" w:space="11" w:color="FFFFFF"/>
                    <w:bottom w:val="single" w:sz="2" w:space="1" w:color="FFFFFF"/>
                    <w:right w:val="single" w:sz="2" w:space="4" w:color="FFFFFF"/>
                  </w:divBdr>
                  <w:divsChild>
                    <w:div w:id="384067658">
                      <w:marLeft w:val="0"/>
                      <w:marRight w:val="0"/>
                      <w:marTop w:val="0"/>
                      <w:marBottom w:val="0"/>
                      <w:divBdr>
                        <w:top w:val="none" w:sz="0" w:space="0" w:color="auto"/>
                        <w:left w:val="none" w:sz="0" w:space="0" w:color="auto"/>
                        <w:bottom w:val="none" w:sz="0" w:space="0" w:color="auto"/>
                        <w:right w:val="none" w:sz="0" w:space="0" w:color="auto"/>
                      </w:divBdr>
                    </w:div>
                  </w:divsChild>
                </w:div>
                <w:div w:id="1358696449">
                  <w:marLeft w:val="0"/>
                  <w:marRight w:val="0"/>
                  <w:marTop w:val="0"/>
                  <w:marBottom w:val="0"/>
                  <w:divBdr>
                    <w:top w:val="single" w:sz="2" w:space="1" w:color="FFFFFF"/>
                    <w:left w:val="single" w:sz="2" w:space="11" w:color="FFFFFF"/>
                    <w:bottom w:val="single" w:sz="2" w:space="1" w:color="FFFFFF"/>
                    <w:right w:val="single" w:sz="2" w:space="4" w:color="FFFFFF"/>
                  </w:divBdr>
                  <w:divsChild>
                    <w:div w:id="227114308">
                      <w:marLeft w:val="0"/>
                      <w:marRight w:val="0"/>
                      <w:marTop w:val="0"/>
                      <w:marBottom w:val="0"/>
                      <w:divBdr>
                        <w:top w:val="none" w:sz="0" w:space="0" w:color="auto"/>
                        <w:left w:val="none" w:sz="0" w:space="0" w:color="auto"/>
                        <w:bottom w:val="none" w:sz="0" w:space="0" w:color="auto"/>
                        <w:right w:val="none" w:sz="0" w:space="0" w:color="auto"/>
                      </w:divBdr>
                    </w:div>
                  </w:divsChild>
                </w:div>
                <w:div w:id="1376393114">
                  <w:marLeft w:val="0"/>
                  <w:marRight w:val="0"/>
                  <w:marTop w:val="0"/>
                  <w:marBottom w:val="0"/>
                  <w:divBdr>
                    <w:top w:val="single" w:sz="2" w:space="1" w:color="FFFFFF"/>
                    <w:left w:val="single" w:sz="2" w:space="11" w:color="FFFFFF"/>
                    <w:bottom w:val="single" w:sz="2" w:space="1" w:color="FFFFFF"/>
                    <w:right w:val="single" w:sz="2" w:space="4" w:color="FFFFFF"/>
                  </w:divBdr>
                  <w:divsChild>
                    <w:div w:id="2096784306">
                      <w:marLeft w:val="0"/>
                      <w:marRight w:val="0"/>
                      <w:marTop w:val="0"/>
                      <w:marBottom w:val="0"/>
                      <w:divBdr>
                        <w:top w:val="none" w:sz="0" w:space="0" w:color="auto"/>
                        <w:left w:val="none" w:sz="0" w:space="0" w:color="auto"/>
                        <w:bottom w:val="none" w:sz="0" w:space="0" w:color="auto"/>
                        <w:right w:val="none" w:sz="0" w:space="0" w:color="auto"/>
                      </w:divBdr>
                    </w:div>
                  </w:divsChild>
                </w:div>
                <w:div w:id="104622470">
                  <w:marLeft w:val="0"/>
                  <w:marRight w:val="0"/>
                  <w:marTop w:val="0"/>
                  <w:marBottom w:val="0"/>
                  <w:divBdr>
                    <w:top w:val="single" w:sz="2" w:space="1" w:color="FFFFFF"/>
                    <w:left w:val="single" w:sz="2" w:space="11" w:color="FFFFFF"/>
                    <w:bottom w:val="single" w:sz="2" w:space="1" w:color="FFFFFF"/>
                    <w:right w:val="single" w:sz="2" w:space="4" w:color="FFFFFF"/>
                  </w:divBdr>
                  <w:divsChild>
                    <w:div w:id="214783582">
                      <w:marLeft w:val="0"/>
                      <w:marRight w:val="0"/>
                      <w:marTop w:val="0"/>
                      <w:marBottom w:val="0"/>
                      <w:divBdr>
                        <w:top w:val="none" w:sz="0" w:space="0" w:color="auto"/>
                        <w:left w:val="none" w:sz="0" w:space="0" w:color="auto"/>
                        <w:bottom w:val="none" w:sz="0" w:space="0" w:color="auto"/>
                        <w:right w:val="none" w:sz="0" w:space="0" w:color="auto"/>
                      </w:divBdr>
                    </w:div>
                  </w:divsChild>
                </w:div>
                <w:div w:id="867328219">
                  <w:marLeft w:val="0"/>
                  <w:marRight w:val="0"/>
                  <w:marTop w:val="0"/>
                  <w:marBottom w:val="0"/>
                  <w:divBdr>
                    <w:top w:val="single" w:sz="2" w:space="1" w:color="FFFFFF"/>
                    <w:left w:val="single" w:sz="2" w:space="11" w:color="FFFFFF"/>
                    <w:bottom w:val="single" w:sz="2" w:space="1" w:color="FFFFFF"/>
                    <w:right w:val="single" w:sz="2" w:space="4" w:color="FFFFFF"/>
                  </w:divBdr>
                  <w:divsChild>
                    <w:div w:id="1813016031">
                      <w:marLeft w:val="0"/>
                      <w:marRight w:val="0"/>
                      <w:marTop w:val="0"/>
                      <w:marBottom w:val="0"/>
                      <w:divBdr>
                        <w:top w:val="none" w:sz="0" w:space="0" w:color="auto"/>
                        <w:left w:val="none" w:sz="0" w:space="0" w:color="auto"/>
                        <w:bottom w:val="none" w:sz="0" w:space="0" w:color="auto"/>
                        <w:right w:val="none" w:sz="0" w:space="0" w:color="auto"/>
                      </w:divBdr>
                    </w:div>
                  </w:divsChild>
                </w:div>
                <w:div w:id="456144140">
                  <w:marLeft w:val="0"/>
                  <w:marRight w:val="0"/>
                  <w:marTop w:val="0"/>
                  <w:marBottom w:val="0"/>
                  <w:divBdr>
                    <w:top w:val="single" w:sz="2" w:space="1" w:color="FFFFFF"/>
                    <w:left w:val="single" w:sz="2" w:space="11" w:color="FFFFFF"/>
                    <w:bottom w:val="single" w:sz="2" w:space="1" w:color="FFFFFF"/>
                    <w:right w:val="single" w:sz="2" w:space="4" w:color="FFFFFF"/>
                  </w:divBdr>
                  <w:divsChild>
                    <w:div w:id="1342975614">
                      <w:marLeft w:val="0"/>
                      <w:marRight w:val="0"/>
                      <w:marTop w:val="0"/>
                      <w:marBottom w:val="0"/>
                      <w:divBdr>
                        <w:top w:val="none" w:sz="0" w:space="0" w:color="auto"/>
                        <w:left w:val="none" w:sz="0" w:space="0" w:color="auto"/>
                        <w:bottom w:val="none" w:sz="0" w:space="0" w:color="auto"/>
                        <w:right w:val="none" w:sz="0" w:space="0" w:color="auto"/>
                      </w:divBdr>
                    </w:div>
                  </w:divsChild>
                </w:div>
                <w:div w:id="1735009200">
                  <w:marLeft w:val="0"/>
                  <w:marRight w:val="0"/>
                  <w:marTop w:val="0"/>
                  <w:marBottom w:val="0"/>
                  <w:divBdr>
                    <w:top w:val="single" w:sz="2" w:space="1" w:color="FFFFFF"/>
                    <w:left w:val="single" w:sz="2" w:space="11" w:color="FFFFFF"/>
                    <w:bottom w:val="single" w:sz="2" w:space="1" w:color="FFFFFF"/>
                    <w:right w:val="single" w:sz="2" w:space="4" w:color="FFFFFF"/>
                  </w:divBdr>
                  <w:divsChild>
                    <w:div w:id="893929133">
                      <w:marLeft w:val="0"/>
                      <w:marRight w:val="0"/>
                      <w:marTop w:val="0"/>
                      <w:marBottom w:val="0"/>
                      <w:divBdr>
                        <w:top w:val="none" w:sz="0" w:space="0" w:color="auto"/>
                        <w:left w:val="none" w:sz="0" w:space="0" w:color="auto"/>
                        <w:bottom w:val="none" w:sz="0" w:space="0" w:color="auto"/>
                        <w:right w:val="none" w:sz="0" w:space="0" w:color="auto"/>
                      </w:divBdr>
                    </w:div>
                  </w:divsChild>
                </w:div>
                <w:div w:id="271057098">
                  <w:marLeft w:val="0"/>
                  <w:marRight w:val="0"/>
                  <w:marTop w:val="0"/>
                  <w:marBottom w:val="0"/>
                  <w:divBdr>
                    <w:top w:val="single" w:sz="2" w:space="1" w:color="FFFFFF"/>
                    <w:left w:val="single" w:sz="2" w:space="11" w:color="FFFFFF"/>
                    <w:bottom w:val="single" w:sz="2" w:space="1" w:color="FFFFFF"/>
                    <w:right w:val="single" w:sz="2" w:space="4" w:color="FFFFFF"/>
                  </w:divBdr>
                  <w:divsChild>
                    <w:div w:id="399911489">
                      <w:marLeft w:val="0"/>
                      <w:marRight w:val="0"/>
                      <w:marTop w:val="0"/>
                      <w:marBottom w:val="0"/>
                      <w:divBdr>
                        <w:top w:val="none" w:sz="0" w:space="0" w:color="auto"/>
                        <w:left w:val="none" w:sz="0" w:space="0" w:color="auto"/>
                        <w:bottom w:val="none" w:sz="0" w:space="0" w:color="auto"/>
                        <w:right w:val="none" w:sz="0" w:space="0" w:color="auto"/>
                      </w:divBdr>
                    </w:div>
                  </w:divsChild>
                </w:div>
                <w:div w:id="673335806">
                  <w:marLeft w:val="0"/>
                  <w:marRight w:val="0"/>
                  <w:marTop w:val="0"/>
                  <w:marBottom w:val="0"/>
                  <w:divBdr>
                    <w:top w:val="single" w:sz="2" w:space="1" w:color="FFFFFF"/>
                    <w:left w:val="single" w:sz="2" w:space="11" w:color="FFFFFF"/>
                    <w:bottom w:val="single" w:sz="2" w:space="4" w:color="FFFFFF"/>
                    <w:right w:val="single" w:sz="2" w:space="4" w:color="FFFFFF"/>
                  </w:divBdr>
                  <w:divsChild>
                    <w:div w:id="12131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27174">
          <w:marLeft w:val="0"/>
          <w:marRight w:val="0"/>
          <w:marTop w:val="0"/>
          <w:marBottom w:val="300"/>
          <w:divBdr>
            <w:top w:val="none" w:sz="0" w:space="0" w:color="auto"/>
            <w:left w:val="none" w:sz="0" w:space="0" w:color="auto"/>
            <w:bottom w:val="none" w:sz="0" w:space="0" w:color="auto"/>
            <w:right w:val="none" w:sz="0" w:space="0" w:color="auto"/>
          </w:divBdr>
          <w:divsChild>
            <w:div w:id="642925897">
              <w:marLeft w:val="0"/>
              <w:marRight w:val="0"/>
              <w:marTop w:val="0"/>
              <w:marBottom w:val="0"/>
              <w:divBdr>
                <w:top w:val="none" w:sz="0" w:space="0" w:color="auto"/>
                <w:left w:val="none" w:sz="0" w:space="0" w:color="auto"/>
                <w:bottom w:val="none" w:sz="0" w:space="0" w:color="auto"/>
                <w:right w:val="none" w:sz="0" w:space="0" w:color="auto"/>
              </w:divBdr>
              <w:divsChild>
                <w:div w:id="1305426188">
                  <w:marLeft w:val="0"/>
                  <w:marRight w:val="0"/>
                  <w:marTop w:val="0"/>
                  <w:marBottom w:val="0"/>
                  <w:divBdr>
                    <w:top w:val="single" w:sz="2" w:space="4" w:color="FFFFFF"/>
                    <w:left w:val="single" w:sz="2" w:space="11" w:color="FFFFFF"/>
                    <w:bottom w:val="single" w:sz="2" w:space="1" w:color="FFFFFF"/>
                    <w:right w:val="single" w:sz="2" w:space="4" w:color="FFFFFF"/>
                  </w:divBdr>
                  <w:divsChild>
                    <w:div w:id="1358193609">
                      <w:marLeft w:val="0"/>
                      <w:marRight w:val="0"/>
                      <w:marTop w:val="0"/>
                      <w:marBottom w:val="0"/>
                      <w:divBdr>
                        <w:top w:val="none" w:sz="0" w:space="0" w:color="auto"/>
                        <w:left w:val="none" w:sz="0" w:space="0" w:color="auto"/>
                        <w:bottom w:val="none" w:sz="0" w:space="0" w:color="auto"/>
                        <w:right w:val="none" w:sz="0" w:space="0" w:color="auto"/>
                      </w:divBdr>
                    </w:div>
                  </w:divsChild>
                </w:div>
                <w:div w:id="857352921">
                  <w:marLeft w:val="0"/>
                  <w:marRight w:val="0"/>
                  <w:marTop w:val="0"/>
                  <w:marBottom w:val="0"/>
                  <w:divBdr>
                    <w:top w:val="single" w:sz="2" w:space="1" w:color="FFFFFF"/>
                    <w:left w:val="single" w:sz="2" w:space="11" w:color="FFFFFF"/>
                    <w:bottom w:val="single" w:sz="2" w:space="1" w:color="FFFFFF"/>
                    <w:right w:val="single" w:sz="2" w:space="4" w:color="FFFFFF"/>
                  </w:divBdr>
                  <w:divsChild>
                    <w:div w:id="659886609">
                      <w:marLeft w:val="0"/>
                      <w:marRight w:val="0"/>
                      <w:marTop w:val="0"/>
                      <w:marBottom w:val="0"/>
                      <w:divBdr>
                        <w:top w:val="none" w:sz="0" w:space="0" w:color="auto"/>
                        <w:left w:val="none" w:sz="0" w:space="0" w:color="auto"/>
                        <w:bottom w:val="none" w:sz="0" w:space="0" w:color="auto"/>
                        <w:right w:val="none" w:sz="0" w:space="0" w:color="auto"/>
                      </w:divBdr>
                    </w:div>
                  </w:divsChild>
                </w:div>
                <w:div w:id="1027216200">
                  <w:marLeft w:val="0"/>
                  <w:marRight w:val="0"/>
                  <w:marTop w:val="0"/>
                  <w:marBottom w:val="0"/>
                  <w:divBdr>
                    <w:top w:val="single" w:sz="2" w:space="1" w:color="FFFFFF"/>
                    <w:left w:val="single" w:sz="2" w:space="11" w:color="FFFFFF"/>
                    <w:bottom w:val="single" w:sz="2" w:space="1" w:color="FFFFFF"/>
                    <w:right w:val="single" w:sz="2" w:space="4" w:color="FFFFFF"/>
                  </w:divBdr>
                  <w:divsChild>
                    <w:div w:id="1831749538">
                      <w:marLeft w:val="0"/>
                      <w:marRight w:val="0"/>
                      <w:marTop w:val="0"/>
                      <w:marBottom w:val="0"/>
                      <w:divBdr>
                        <w:top w:val="none" w:sz="0" w:space="0" w:color="auto"/>
                        <w:left w:val="none" w:sz="0" w:space="0" w:color="auto"/>
                        <w:bottom w:val="none" w:sz="0" w:space="0" w:color="auto"/>
                        <w:right w:val="none" w:sz="0" w:space="0" w:color="auto"/>
                      </w:divBdr>
                    </w:div>
                  </w:divsChild>
                </w:div>
                <w:div w:id="1318533854">
                  <w:marLeft w:val="0"/>
                  <w:marRight w:val="0"/>
                  <w:marTop w:val="0"/>
                  <w:marBottom w:val="0"/>
                  <w:divBdr>
                    <w:top w:val="single" w:sz="2" w:space="1" w:color="FFFFFF"/>
                    <w:left w:val="single" w:sz="2" w:space="11" w:color="FFFFFF"/>
                    <w:bottom w:val="single" w:sz="2" w:space="1" w:color="FFFFFF"/>
                    <w:right w:val="single" w:sz="2" w:space="4" w:color="FFFFFF"/>
                  </w:divBdr>
                  <w:divsChild>
                    <w:div w:id="841895957">
                      <w:marLeft w:val="0"/>
                      <w:marRight w:val="0"/>
                      <w:marTop w:val="0"/>
                      <w:marBottom w:val="0"/>
                      <w:divBdr>
                        <w:top w:val="none" w:sz="0" w:space="0" w:color="auto"/>
                        <w:left w:val="none" w:sz="0" w:space="0" w:color="auto"/>
                        <w:bottom w:val="none" w:sz="0" w:space="0" w:color="auto"/>
                        <w:right w:val="none" w:sz="0" w:space="0" w:color="auto"/>
                      </w:divBdr>
                    </w:div>
                  </w:divsChild>
                </w:div>
                <w:div w:id="1518881670">
                  <w:marLeft w:val="0"/>
                  <w:marRight w:val="0"/>
                  <w:marTop w:val="0"/>
                  <w:marBottom w:val="0"/>
                  <w:divBdr>
                    <w:top w:val="single" w:sz="2" w:space="1" w:color="FFFFFF"/>
                    <w:left w:val="single" w:sz="2" w:space="11" w:color="FFFFFF"/>
                    <w:bottom w:val="single" w:sz="2" w:space="1" w:color="FFFFFF"/>
                    <w:right w:val="single" w:sz="2" w:space="4" w:color="FFFFFF"/>
                  </w:divBdr>
                  <w:divsChild>
                    <w:div w:id="1699968521">
                      <w:marLeft w:val="0"/>
                      <w:marRight w:val="0"/>
                      <w:marTop w:val="0"/>
                      <w:marBottom w:val="0"/>
                      <w:divBdr>
                        <w:top w:val="none" w:sz="0" w:space="0" w:color="auto"/>
                        <w:left w:val="none" w:sz="0" w:space="0" w:color="auto"/>
                        <w:bottom w:val="none" w:sz="0" w:space="0" w:color="auto"/>
                        <w:right w:val="none" w:sz="0" w:space="0" w:color="auto"/>
                      </w:divBdr>
                    </w:div>
                  </w:divsChild>
                </w:div>
                <w:div w:id="1604462203">
                  <w:marLeft w:val="0"/>
                  <w:marRight w:val="0"/>
                  <w:marTop w:val="0"/>
                  <w:marBottom w:val="0"/>
                  <w:divBdr>
                    <w:top w:val="single" w:sz="2" w:space="1" w:color="FFFFFF"/>
                    <w:left w:val="single" w:sz="2" w:space="11" w:color="FFFFFF"/>
                    <w:bottom w:val="single" w:sz="2" w:space="1" w:color="FFFFFF"/>
                    <w:right w:val="single" w:sz="2" w:space="4" w:color="FFFFFF"/>
                  </w:divBdr>
                  <w:divsChild>
                    <w:div w:id="2027097165">
                      <w:marLeft w:val="0"/>
                      <w:marRight w:val="0"/>
                      <w:marTop w:val="0"/>
                      <w:marBottom w:val="0"/>
                      <w:divBdr>
                        <w:top w:val="none" w:sz="0" w:space="0" w:color="auto"/>
                        <w:left w:val="none" w:sz="0" w:space="0" w:color="auto"/>
                        <w:bottom w:val="none" w:sz="0" w:space="0" w:color="auto"/>
                        <w:right w:val="none" w:sz="0" w:space="0" w:color="auto"/>
                      </w:divBdr>
                    </w:div>
                  </w:divsChild>
                </w:div>
                <w:div w:id="359009434">
                  <w:marLeft w:val="0"/>
                  <w:marRight w:val="0"/>
                  <w:marTop w:val="0"/>
                  <w:marBottom w:val="0"/>
                  <w:divBdr>
                    <w:top w:val="single" w:sz="2" w:space="1" w:color="FFFFFF"/>
                    <w:left w:val="single" w:sz="2" w:space="11" w:color="FFFFFF"/>
                    <w:bottom w:val="single" w:sz="2" w:space="1" w:color="FFFFFF"/>
                    <w:right w:val="single" w:sz="2" w:space="4" w:color="FFFFFF"/>
                  </w:divBdr>
                  <w:divsChild>
                    <w:div w:id="1613710191">
                      <w:marLeft w:val="0"/>
                      <w:marRight w:val="0"/>
                      <w:marTop w:val="0"/>
                      <w:marBottom w:val="0"/>
                      <w:divBdr>
                        <w:top w:val="none" w:sz="0" w:space="0" w:color="auto"/>
                        <w:left w:val="none" w:sz="0" w:space="0" w:color="auto"/>
                        <w:bottom w:val="none" w:sz="0" w:space="0" w:color="auto"/>
                        <w:right w:val="none" w:sz="0" w:space="0" w:color="auto"/>
                      </w:divBdr>
                    </w:div>
                  </w:divsChild>
                </w:div>
                <w:div w:id="317461040">
                  <w:marLeft w:val="0"/>
                  <w:marRight w:val="0"/>
                  <w:marTop w:val="0"/>
                  <w:marBottom w:val="0"/>
                  <w:divBdr>
                    <w:top w:val="single" w:sz="2" w:space="1" w:color="FFFFFF"/>
                    <w:left w:val="single" w:sz="2" w:space="11" w:color="FFFFFF"/>
                    <w:bottom w:val="single" w:sz="2" w:space="1" w:color="FFFFFF"/>
                    <w:right w:val="single" w:sz="2" w:space="4" w:color="FFFFFF"/>
                  </w:divBdr>
                  <w:divsChild>
                    <w:div w:id="1890994725">
                      <w:marLeft w:val="0"/>
                      <w:marRight w:val="0"/>
                      <w:marTop w:val="0"/>
                      <w:marBottom w:val="0"/>
                      <w:divBdr>
                        <w:top w:val="none" w:sz="0" w:space="0" w:color="auto"/>
                        <w:left w:val="none" w:sz="0" w:space="0" w:color="auto"/>
                        <w:bottom w:val="none" w:sz="0" w:space="0" w:color="auto"/>
                        <w:right w:val="none" w:sz="0" w:space="0" w:color="auto"/>
                      </w:divBdr>
                    </w:div>
                  </w:divsChild>
                </w:div>
                <w:div w:id="204566787">
                  <w:marLeft w:val="0"/>
                  <w:marRight w:val="0"/>
                  <w:marTop w:val="0"/>
                  <w:marBottom w:val="0"/>
                  <w:divBdr>
                    <w:top w:val="single" w:sz="2" w:space="1" w:color="FFFFFF"/>
                    <w:left w:val="single" w:sz="2" w:space="11" w:color="FFFFFF"/>
                    <w:bottom w:val="single" w:sz="2" w:space="1" w:color="FFFFFF"/>
                    <w:right w:val="single" w:sz="2" w:space="4" w:color="FFFFFF"/>
                  </w:divBdr>
                  <w:divsChild>
                    <w:div w:id="1458987332">
                      <w:marLeft w:val="0"/>
                      <w:marRight w:val="0"/>
                      <w:marTop w:val="0"/>
                      <w:marBottom w:val="0"/>
                      <w:divBdr>
                        <w:top w:val="none" w:sz="0" w:space="0" w:color="auto"/>
                        <w:left w:val="none" w:sz="0" w:space="0" w:color="auto"/>
                        <w:bottom w:val="none" w:sz="0" w:space="0" w:color="auto"/>
                        <w:right w:val="none" w:sz="0" w:space="0" w:color="auto"/>
                      </w:divBdr>
                    </w:div>
                  </w:divsChild>
                </w:div>
                <w:div w:id="1979723523">
                  <w:marLeft w:val="0"/>
                  <w:marRight w:val="0"/>
                  <w:marTop w:val="0"/>
                  <w:marBottom w:val="0"/>
                  <w:divBdr>
                    <w:top w:val="single" w:sz="2" w:space="1" w:color="FFFFFF"/>
                    <w:left w:val="single" w:sz="2" w:space="11" w:color="FFFFFF"/>
                    <w:bottom w:val="single" w:sz="2" w:space="4" w:color="FFFFFF"/>
                    <w:right w:val="single" w:sz="2" w:space="4" w:color="FFFFFF"/>
                  </w:divBdr>
                  <w:divsChild>
                    <w:div w:id="5840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57469">
          <w:marLeft w:val="0"/>
          <w:marRight w:val="0"/>
          <w:marTop w:val="0"/>
          <w:marBottom w:val="300"/>
          <w:divBdr>
            <w:top w:val="none" w:sz="0" w:space="0" w:color="auto"/>
            <w:left w:val="none" w:sz="0" w:space="0" w:color="auto"/>
            <w:bottom w:val="none" w:sz="0" w:space="0" w:color="auto"/>
            <w:right w:val="none" w:sz="0" w:space="0" w:color="auto"/>
          </w:divBdr>
          <w:divsChild>
            <w:div w:id="368145210">
              <w:marLeft w:val="0"/>
              <w:marRight w:val="0"/>
              <w:marTop w:val="0"/>
              <w:marBottom w:val="0"/>
              <w:divBdr>
                <w:top w:val="none" w:sz="0" w:space="0" w:color="auto"/>
                <w:left w:val="none" w:sz="0" w:space="0" w:color="auto"/>
                <w:bottom w:val="none" w:sz="0" w:space="0" w:color="auto"/>
                <w:right w:val="none" w:sz="0" w:space="0" w:color="auto"/>
              </w:divBdr>
              <w:divsChild>
                <w:div w:id="172112931">
                  <w:marLeft w:val="0"/>
                  <w:marRight w:val="0"/>
                  <w:marTop w:val="0"/>
                  <w:marBottom w:val="0"/>
                  <w:divBdr>
                    <w:top w:val="single" w:sz="2" w:space="4" w:color="FFFFFF"/>
                    <w:left w:val="single" w:sz="2" w:space="11" w:color="FFFFFF"/>
                    <w:bottom w:val="single" w:sz="2" w:space="1" w:color="FFFFFF"/>
                    <w:right w:val="single" w:sz="2" w:space="4" w:color="FFFFFF"/>
                  </w:divBdr>
                  <w:divsChild>
                    <w:div w:id="1700278649">
                      <w:marLeft w:val="0"/>
                      <w:marRight w:val="0"/>
                      <w:marTop w:val="0"/>
                      <w:marBottom w:val="0"/>
                      <w:divBdr>
                        <w:top w:val="none" w:sz="0" w:space="0" w:color="auto"/>
                        <w:left w:val="none" w:sz="0" w:space="0" w:color="auto"/>
                        <w:bottom w:val="none" w:sz="0" w:space="0" w:color="auto"/>
                        <w:right w:val="none" w:sz="0" w:space="0" w:color="auto"/>
                      </w:divBdr>
                    </w:div>
                  </w:divsChild>
                </w:div>
                <w:div w:id="407729810">
                  <w:marLeft w:val="0"/>
                  <w:marRight w:val="0"/>
                  <w:marTop w:val="0"/>
                  <w:marBottom w:val="0"/>
                  <w:divBdr>
                    <w:top w:val="single" w:sz="2" w:space="1" w:color="FFFFFF"/>
                    <w:left w:val="single" w:sz="2" w:space="11" w:color="FFFFFF"/>
                    <w:bottom w:val="single" w:sz="2" w:space="1" w:color="FFFFFF"/>
                    <w:right w:val="single" w:sz="2" w:space="4" w:color="FFFFFF"/>
                  </w:divBdr>
                  <w:divsChild>
                    <w:div w:id="427317024">
                      <w:marLeft w:val="0"/>
                      <w:marRight w:val="0"/>
                      <w:marTop w:val="0"/>
                      <w:marBottom w:val="0"/>
                      <w:divBdr>
                        <w:top w:val="none" w:sz="0" w:space="0" w:color="auto"/>
                        <w:left w:val="none" w:sz="0" w:space="0" w:color="auto"/>
                        <w:bottom w:val="none" w:sz="0" w:space="0" w:color="auto"/>
                        <w:right w:val="none" w:sz="0" w:space="0" w:color="auto"/>
                      </w:divBdr>
                    </w:div>
                  </w:divsChild>
                </w:div>
                <w:div w:id="1463113317">
                  <w:marLeft w:val="0"/>
                  <w:marRight w:val="0"/>
                  <w:marTop w:val="0"/>
                  <w:marBottom w:val="0"/>
                  <w:divBdr>
                    <w:top w:val="single" w:sz="2" w:space="1" w:color="FFFFFF"/>
                    <w:left w:val="single" w:sz="2" w:space="11" w:color="FFFFFF"/>
                    <w:bottom w:val="single" w:sz="2" w:space="1" w:color="FFFFFF"/>
                    <w:right w:val="single" w:sz="2" w:space="4" w:color="FFFFFF"/>
                  </w:divBdr>
                  <w:divsChild>
                    <w:div w:id="1993170699">
                      <w:marLeft w:val="0"/>
                      <w:marRight w:val="0"/>
                      <w:marTop w:val="0"/>
                      <w:marBottom w:val="0"/>
                      <w:divBdr>
                        <w:top w:val="none" w:sz="0" w:space="0" w:color="auto"/>
                        <w:left w:val="none" w:sz="0" w:space="0" w:color="auto"/>
                        <w:bottom w:val="none" w:sz="0" w:space="0" w:color="auto"/>
                        <w:right w:val="none" w:sz="0" w:space="0" w:color="auto"/>
                      </w:divBdr>
                    </w:div>
                  </w:divsChild>
                </w:div>
                <w:div w:id="1546675179">
                  <w:marLeft w:val="0"/>
                  <w:marRight w:val="0"/>
                  <w:marTop w:val="0"/>
                  <w:marBottom w:val="0"/>
                  <w:divBdr>
                    <w:top w:val="single" w:sz="2" w:space="1" w:color="FFFFFF"/>
                    <w:left w:val="single" w:sz="2" w:space="11" w:color="FFFFFF"/>
                    <w:bottom w:val="single" w:sz="2" w:space="1" w:color="FFFFFF"/>
                    <w:right w:val="single" w:sz="2" w:space="4" w:color="FFFFFF"/>
                  </w:divBdr>
                  <w:divsChild>
                    <w:div w:id="242106648">
                      <w:marLeft w:val="0"/>
                      <w:marRight w:val="0"/>
                      <w:marTop w:val="0"/>
                      <w:marBottom w:val="0"/>
                      <w:divBdr>
                        <w:top w:val="none" w:sz="0" w:space="0" w:color="auto"/>
                        <w:left w:val="none" w:sz="0" w:space="0" w:color="auto"/>
                        <w:bottom w:val="none" w:sz="0" w:space="0" w:color="auto"/>
                        <w:right w:val="none" w:sz="0" w:space="0" w:color="auto"/>
                      </w:divBdr>
                    </w:div>
                  </w:divsChild>
                </w:div>
                <w:div w:id="302198692">
                  <w:marLeft w:val="0"/>
                  <w:marRight w:val="0"/>
                  <w:marTop w:val="0"/>
                  <w:marBottom w:val="0"/>
                  <w:divBdr>
                    <w:top w:val="single" w:sz="2" w:space="1" w:color="FFFFFF"/>
                    <w:left w:val="single" w:sz="2" w:space="11" w:color="FFFFFF"/>
                    <w:bottom w:val="single" w:sz="2" w:space="1" w:color="FFFFFF"/>
                    <w:right w:val="single" w:sz="2" w:space="4" w:color="FFFFFF"/>
                  </w:divBdr>
                  <w:divsChild>
                    <w:div w:id="1279797071">
                      <w:marLeft w:val="0"/>
                      <w:marRight w:val="0"/>
                      <w:marTop w:val="0"/>
                      <w:marBottom w:val="0"/>
                      <w:divBdr>
                        <w:top w:val="none" w:sz="0" w:space="0" w:color="auto"/>
                        <w:left w:val="none" w:sz="0" w:space="0" w:color="auto"/>
                        <w:bottom w:val="none" w:sz="0" w:space="0" w:color="auto"/>
                        <w:right w:val="none" w:sz="0" w:space="0" w:color="auto"/>
                      </w:divBdr>
                    </w:div>
                  </w:divsChild>
                </w:div>
                <w:div w:id="656152218">
                  <w:marLeft w:val="0"/>
                  <w:marRight w:val="0"/>
                  <w:marTop w:val="0"/>
                  <w:marBottom w:val="0"/>
                  <w:divBdr>
                    <w:top w:val="single" w:sz="2" w:space="1" w:color="FFFFFF"/>
                    <w:left w:val="single" w:sz="2" w:space="11" w:color="FFFFFF"/>
                    <w:bottom w:val="single" w:sz="2" w:space="1" w:color="FFFFFF"/>
                    <w:right w:val="single" w:sz="2" w:space="4" w:color="FFFFFF"/>
                  </w:divBdr>
                  <w:divsChild>
                    <w:div w:id="1304848976">
                      <w:marLeft w:val="0"/>
                      <w:marRight w:val="0"/>
                      <w:marTop w:val="0"/>
                      <w:marBottom w:val="0"/>
                      <w:divBdr>
                        <w:top w:val="none" w:sz="0" w:space="0" w:color="auto"/>
                        <w:left w:val="none" w:sz="0" w:space="0" w:color="auto"/>
                        <w:bottom w:val="none" w:sz="0" w:space="0" w:color="auto"/>
                        <w:right w:val="none" w:sz="0" w:space="0" w:color="auto"/>
                      </w:divBdr>
                    </w:div>
                  </w:divsChild>
                </w:div>
                <w:div w:id="1276671176">
                  <w:marLeft w:val="0"/>
                  <w:marRight w:val="0"/>
                  <w:marTop w:val="0"/>
                  <w:marBottom w:val="0"/>
                  <w:divBdr>
                    <w:top w:val="single" w:sz="2" w:space="1" w:color="FFFFFF"/>
                    <w:left w:val="single" w:sz="2" w:space="11" w:color="FFFFFF"/>
                    <w:bottom w:val="single" w:sz="2" w:space="1" w:color="FFFFFF"/>
                    <w:right w:val="single" w:sz="2" w:space="4" w:color="FFFFFF"/>
                  </w:divBdr>
                  <w:divsChild>
                    <w:div w:id="342826802">
                      <w:marLeft w:val="0"/>
                      <w:marRight w:val="0"/>
                      <w:marTop w:val="0"/>
                      <w:marBottom w:val="0"/>
                      <w:divBdr>
                        <w:top w:val="none" w:sz="0" w:space="0" w:color="auto"/>
                        <w:left w:val="none" w:sz="0" w:space="0" w:color="auto"/>
                        <w:bottom w:val="none" w:sz="0" w:space="0" w:color="auto"/>
                        <w:right w:val="none" w:sz="0" w:space="0" w:color="auto"/>
                      </w:divBdr>
                    </w:div>
                  </w:divsChild>
                </w:div>
                <w:div w:id="959996526">
                  <w:marLeft w:val="0"/>
                  <w:marRight w:val="0"/>
                  <w:marTop w:val="0"/>
                  <w:marBottom w:val="0"/>
                  <w:divBdr>
                    <w:top w:val="single" w:sz="2" w:space="1" w:color="FFFFFF"/>
                    <w:left w:val="single" w:sz="2" w:space="11" w:color="FFFFFF"/>
                    <w:bottom w:val="single" w:sz="2" w:space="1" w:color="FFFFFF"/>
                    <w:right w:val="single" w:sz="2" w:space="4" w:color="FFFFFF"/>
                  </w:divBdr>
                  <w:divsChild>
                    <w:div w:id="1018433218">
                      <w:marLeft w:val="0"/>
                      <w:marRight w:val="0"/>
                      <w:marTop w:val="0"/>
                      <w:marBottom w:val="0"/>
                      <w:divBdr>
                        <w:top w:val="none" w:sz="0" w:space="0" w:color="auto"/>
                        <w:left w:val="none" w:sz="0" w:space="0" w:color="auto"/>
                        <w:bottom w:val="none" w:sz="0" w:space="0" w:color="auto"/>
                        <w:right w:val="none" w:sz="0" w:space="0" w:color="auto"/>
                      </w:divBdr>
                    </w:div>
                  </w:divsChild>
                </w:div>
                <w:div w:id="568080742">
                  <w:marLeft w:val="0"/>
                  <w:marRight w:val="0"/>
                  <w:marTop w:val="0"/>
                  <w:marBottom w:val="0"/>
                  <w:divBdr>
                    <w:top w:val="single" w:sz="2" w:space="1" w:color="FFFFFF"/>
                    <w:left w:val="single" w:sz="2" w:space="11" w:color="FFFFFF"/>
                    <w:bottom w:val="single" w:sz="2" w:space="1" w:color="FFFFFF"/>
                    <w:right w:val="single" w:sz="2" w:space="4" w:color="FFFFFF"/>
                  </w:divBdr>
                  <w:divsChild>
                    <w:div w:id="1027102403">
                      <w:marLeft w:val="0"/>
                      <w:marRight w:val="0"/>
                      <w:marTop w:val="0"/>
                      <w:marBottom w:val="0"/>
                      <w:divBdr>
                        <w:top w:val="none" w:sz="0" w:space="0" w:color="auto"/>
                        <w:left w:val="none" w:sz="0" w:space="0" w:color="auto"/>
                        <w:bottom w:val="none" w:sz="0" w:space="0" w:color="auto"/>
                        <w:right w:val="none" w:sz="0" w:space="0" w:color="auto"/>
                      </w:divBdr>
                    </w:div>
                  </w:divsChild>
                </w:div>
                <w:div w:id="64231970">
                  <w:marLeft w:val="0"/>
                  <w:marRight w:val="0"/>
                  <w:marTop w:val="0"/>
                  <w:marBottom w:val="0"/>
                  <w:divBdr>
                    <w:top w:val="single" w:sz="2" w:space="1" w:color="FFFFFF"/>
                    <w:left w:val="single" w:sz="2" w:space="11" w:color="FFFFFF"/>
                    <w:bottom w:val="single" w:sz="2" w:space="1" w:color="FFFFFF"/>
                    <w:right w:val="single" w:sz="2" w:space="4" w:color="FFFFFF"/>
                  </w:divBdr>
                  <w:divsChild>
                    <w:div w:id="585455902">
                      <w:marLeft w:val="0"/>
                      <w:marRight w:val="0"/>
                      <w:marTop w:val="0"/>
                      <w:marBottom w:val="0"/>
                      <w:divBdr>
                        <w:top w:val="none" w:sz="0" w:space="0" w:color="auto"/>
                        <w:left w:val="none" w:sz="0" w:space="0" w:color="auto"/>
                        <w:bottom w:val="none" w:sz="0" w:space="0" w:color="auto"/>
                        <w:right w:val="none" w:sz="0" w:space="0" w:color="auto"/>
                      </w:divBdr>
                    </w:div>
                  </w:divsChild>
                </w:div>
                <w:div w:id="1109743457">
                  <w:marLeft w:val="0"/>
                  <w:marRight w:val="0"/>
                  <w:marTop w:val="0"/>
                  <w:marBottom w:val="0"/>
                  <w:divBdr>
                    <w:top w:val="single" w:sz="2" w:space="1" w:color="FFFFFF"/>
                    <w:left w:val="single" w:sz="2" w:space="11" w:color="FFFFFF"/>
                    <w:bottom w:val="single" w:sz="2" w:space="1" w:color="FFFFFF"/>
                    <w:right w:val="single" w:sz="2" w:space="4" w:color="FFFFFF"/>
                  </w:divBdr>
                  <w:divsChild>
                    <w:div w:id="283385973">
                      <w:marLeft w:val="0"/>
                      <w:marRight w:val="0"/>
                      <w:marTop w:val="0"/>
                      <w:marBottom w:val="0"/>
                      <w:divBdr>
                        <w:top w:val="none" w:sz="0" w:space="0" w:color="auto"/>
                        <w:left w:val="none" w:sz="0" w:space="0" w:color="auto"/>
                        <w:bottom w:val="none" w:sz="0" w:space="0" w:color="auto"/>
                        <w:right w:val="none" w:sz="0" w:space="0" w:color="auto"/>
                      </w:divBdr>
                    </w:div>
                  </w:divsChild>
                </w:div>
                <w:div w:id="969047516">
                  <w:marLeft w:val="0"/>
                  <w:marRight w:val="0"/>
                  <w:marTop w:val="0"/>
                  <w:marBottom w:val="0"/>
                  <w:divBdr>
                    <w:top w:val="single" w:sz="2" w:space="1" w:color="FFFFFF"/>
                    <w:left w:val="single" w:sz="2" w:space="11" w:color="FFFFFF"/>
                    <w:bottom w:val="single" w:sz="2" w:space="1" w:color="FFFFFF"/>
                    <w:right w:val="single" w:sz="2" w:space="4" w:color="FFFFFF"/>
                  </w:divBdr>
                  <w:divsChild>
                    <w:div w:id="1449662851">
                      <w:marLeft w:val="0"/>
                      <w:marRight w:val="0"/>
                      <w:marTop w:val="0"/>
                      <w:marBottom w:val="0"/>
                      <w:divBdr>
                        <w:top w:val="none" w:sz="0" w:space="0" w:color="auto"/>
                        <w:left w:val="none" w:sz="0" w:space="0" w:color="auto"/>
                        <w:bottom w:val="none" w:sz="0" w:space="0" w:color="auto"/>
                        <w:right w:val="none" w:sz="0" w:space="0" w:color="auto"/>
                      </w:divBdr>
                    </w:div>
                  </w:divsChild>
                </w:div>
                <w:div w:id="641426694">
                  <w:marLeft w:val="0"/>
                  <w:marRight w:val="0"/>
                  <w:marTop w:val="0"/>
                  <w:marBottom w:val="0"/>
                  <w:divBdr>
                    <w:top w:val="single" w:sz="2" w:space="1" w:color="FFFFFF"/>
                    <w:left w:val="single" w:sz="2" w:space="11" w:color="FFFFFF"/>
                    <w:bottom w:val="single" w:sz="2" w:space="1" w:color="FFFFFF"/>
                    <w:right w:val="single" w:sz="2" w:space="4" w:color="FFFFFF"/>
                  </w:divBdr>
                  <w:divsChild>
                    <w:div w:id="2075665224">
                      <w:marLeft w:val="0"/>
                      <w:marRight w:val="0"/>
                      <w:marTop w:val="0"/>
                      <w:marBottom w:val="0"/>
                      <w:divBdr>
                        <w:top w:val="none" w:sz="0" w:space="0" w:color="auto"/>
                        <w:left w:val="none" w:sz="0" w:space="0" w:color="auto"/>
                        <w:bottom w:val="none" w:sz="0" w:space="0" w:color="auto"/>
                        <w:right w:val="none" w:sz="0" w:space="0" w:color="auto"/>
                      </w:divBdr>
                    </w:div>
                  </w:divsChild>
                </w:div>
                <w:div w:id="2106880832">
                  <w:marLeft w:val="0"/>
                  <w:marRight w:val="0"/>
                  <w:marTop w:val="0"/>
                  <w:marBottom w:val="0"/>
                  <w:divBdr>
                    <w:top w:val="single" w:sz="2" w:space="1" w:color="FFFFFF"/>
                    <w:left w:val="single" w:sz="2" w:space="11" w:color="FFFFFF"/>
                    <w:bottom w:val="single" w:sz="2" w:space="1" w:color="FFFFFF"/>
                    <w:right w:val="single" w:sz="2" w:space="4" w:color="FFFFFF"/>
                  </w:divBdr>
                  <w:divsChild>
                    <w:div w:id="884489884">
                      <w:marLeft w:val="0"/>
                      <w:marRight w:val="0"/>
                      <w:marTop w:val="0"/>
                      <w:marBottom w:val="0"/>
                      <w:divBdr>
                        <w:top w:val="none" w:sz="0" w:space="0" w:color="auto"/>
                        <w:left w:val="none" w:sz="0" w:space="0" w:color="auto"/>
                        <w:bottom w:val="none" w:sz="0" w:space="0" w:color="auto"/>
                        <w:right w:val="none" w:sz="0" w:space="0" w:color="auto"/>
                      </w:divBdr>
                    </w:div>
                  </w:divsChild>
                </w:div>
                <w:div w:id="1046489832">
                  <w:marLeft w:val="0"/>
                  <w:marRight w:val="0"/>
                  <w:marTop w:val="0"/>
                  <w:marBottom w:val="0"/>
                  <w:divBdr>
                    <w:top w:val="single" w:sz="2" w:space="1" w:color="FFFFFF"/>
                    <w:left w:val="single" w:sz="2" w:space="11" w:color="FFFFFF"/>
                    <w:bottom w:val="single" w:sz="2" w:space="4" w:color="FFFFFF"/>
                    <w:right w:val="single" w:sz="2" w:space="4" w:color="FFFFFF"/>
                  </w:divBdr>
                  <w:divsChild>
                    <w:div w:id="17716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21753">
          <w:marLeft w:val="0"/>
          <w:marRight w:val="0"/>
          <w:marTop w:val="0"/>
          <w:marBottom w:val="300"/>
          <w:divBdr>
            <w:top w:val="none" w:sz="0" w:space="0" w:color="auto"/>
            <w:left w:val="none" w:sz="0" w:space="0" w:color="auto"/>
            <w:bottom w:val="none" w:sz="0" w:space="0" w:color="auto"/>
            <w:right w:val="none" w:sz="0" w:space="0" w:color="auto"/>
          </w:divBdr>
          <w:divsChild>
            <w:div w:id="174661353">
              <w:marLeft w:val="0"/>
              <w:marRight w:val="0"/>
              <w:marTop w:val="0"/>
              <w:marBottom w:val="0"/>
              <w:divBdr>
                <w:top w:val="none" w:sz="0" w:space="0" w:color="auto"/>
                <w:left w:val="none" w:sz="0" w:space="0" w:color="auto"/>
                <w:bottom w:val="none" w:sz="0" w:space="0" w:color="auto"/>
                <w:right w:val="none" w:sz="0" w:space="0" w:color="auto"/>
              </w:divBdr>
              <w:divsChild>
                <w:div w:id="1325741257">
                  <w:marLeft w:val="0"/>
                  <w:marRight w:val="0"/>
                  <w:marTop w:val="0"/>
                  <w:marBottom w:val="0"/>
                  <w:divBdr>
                    <w:top w:val="single" w:sz="2" w:space="4" w:color="FFFFFF"/>
                    <w:left w:val="single" w:sz="2" w:space="11" w:color="FFFFFF"/>
                    <w:bottom w:val="single" w:sz="2" w:space="1" w:color="FFFFFF"/>
                    <w:right w:val="single" w:sz="2" w:space="4" w:color="FFFFFF"/>
                  </w:divBdr>
                  <w:divsChild>
                    <w:div w:id="569925837">
                      <w:marLeft w:val="0"/>
                      <w:marRight w:val="0"/>
                      <w:marTop w:val="0"/>
                      <w:marBottom w:val="0"/>
                      <w:divBdr>
                        <w:top w:val="none" w:sz="0" w:space="0" w:color="auto"/>
                        <w:left w:val="none" w:sz="0" w:space="0" w:color="auto"/>
                        <w:bottom w:val="none" w:sz="0" w:space="0" w:color="auto"/>
                        <w:right w:val="none" w:sz="0" w:space="0" w:color="auto"/>
                      </w:divBdr>
                    </w:div>
                  </w:divsChild>
                </w:div>
                <w:div w:id="1951162962">
                  <w:marLeft w:val="0"/>
                  <w:marRight w:val="0"/>
                  <w:marTop w:val="0"/>
                  <w:marBottom w:val="0"/>
                  <w:divBdr>
                    <w:top w:val="single" w:sz="2" w:space="1" w:color="FFFFFF"/>
                    <w:left w:val="single" w:sz="2" w:space="11" w:color="FFFFFF"/>
                    <w:bottom w:val="single" w:sz="2" w:space="1" w:color="FFFFFF"/>
                    <w:right w:val="single" w:sz="2" w:space="4" w:color="FFFFFF"/>
                  </w:divBdr>
                  <w:divsChild>
                    <w:div w:id="154342975">
                      <w:marLeft w:val="0"/>
                      <w:marRight w:val="0"/>
                      <w:marTop w:val="0"/>
                      <w:marBottom w:val="0"/>
                      <w:divBdr>
                        <w:top w:val="none" w:sz="0" w:space="0" w:color="auto"/>
                        <w:left w:val="none" w:sz="0" w:space="0" w:color="auto"/>
                        <w:bottom w:val="none" w:sz="0" w:space="0" w:color="auto"/>
                        <w:right w:val="none" w:sz="0" w:space="0" w:color="auto"/>
                      </w:divBdr>
                    </w:div>
                  </w:divsChild>
                </w:div>
                <w:div w:id="1836450776">
                  <w:marLeft w:val="0"/>
                  <w:marRight w:val="0"/>
                  <w:marTop w:val="0"/>
                  <w:marBottom w:val="0"/>
                  <w:divBdr>
                    <w:top w:val="single" w:sz="2" w:space="1" w:color="FFFFFF"/>
                    <w:left w:val="single" w:sz="2" w:space="11" w:color="FFFFFF"/>
                    <w:bottom w:val="single" w:sz="2" w:space="1" w:color="FFFFFF"/>
                    <w:right w:val="single" w:sz="2" w:space="4" w:color="FFFFFF"/>
                  </w:divBdr>
                  <w:divsChild>
                    <w:div w:id="69232466">
                      <w:marLeft w:val="0"/>
                      <w:marRight w:val="0"/>
                      <w:marTop w:val="0"/>
                      <w:marBottom w:val="0"/>
                      <w:divBdr>
                        <w:top w:val="none" w:sz="0" w:space="0" w:color="auto"/>
                        <w:left w:val="none" w:sz="0" w:space="0" w:color="auto"/>
                        <w:bottom w:val="none" w:sz="0" w:space="0" w:color="auto"/>
                        <w:right w:val="none" w:sz="0" w:space="0" w:color="auto"/>
                      </w:divBdr>
                    </w:div>
                  </w:divsChild>
                </w:div>
                <w:div w:id="138622409">
                  <w:marLeft w:val="0"/>
                  <w:marRight w:val="0"/>
                  <w:marTop w:val="0"/>
                  <w:marBottom w:val="0"/>
                  <w:divBdr>
                    <w:top w:val="single" w:sz="2" w:space="1" w:color="FFFFFF"/>
                    <w:left w:val="single" w:sz="2" w:space="11" w:color="FFFFFF"/>
                    <w:bottom w:val="single" w:sz="2" w:space="1" w:color="FFFFFF"/>
                    <w:right w:val="single" w:sz="2" w:space="4" w:color="FFFFFF"/>
                  </w:divBdr>
                  <w:divsChild>
                    <w:div w:id="57747279">
                      <w:marLeft w:val="0"/>
                      <w:marRight w:val="0"/>
                      <w:marTop w:val="0"/>
                      <w:marBottom w:val="0"/>
                      <w:divBdr>
                        <w:top w:val="none" w:sz="0" w:space="0" w:color="auto"/>
                        <w:left w:val="none" w:sz="0" w:space="0" w:color="auto"/>
                        <w:bottom w:val="none" w:sz="0" w:space="0" w:color="auto"/>
                        <w:right w:val="none" w:sz="0" w:space="0" w:color="auto"/>
                      </w:divBdr>
                    </w:div>
                  </w:divsChild>
                </w:div>
                <w:div w:id="453602402">
                  <w:marLeft w:val="0"/>
                  <w:marRight w:val="0"/>
                  <w:marTop w:val="0"/>
                  <w:marBottom w:val="0"/>
                  <w:divBdr>
                    <w:top w:val="single" w:sz="2" w:space="1" w:color="FFFFFF"/>
                    <w:left w:val="single" w:sz="2" w:space="11" w:color="FFFFFF"/>
                    <w:bottom w:val="single" w:sz="2" w:space="1" w:color="FFFFFF"/>
                    <w:right w:val="single" w:sz="2" w:space="4" w:color="FFFFFF"/>
                  </w:divBdr>
                  <w:divsChild>
                    <w:div w:id="1994523545">
                      <w:marLeft w:val="0"/>
                      <w:marRight w:val="0"/>
                      <w:marTop w:val="0"/>
                      <w:marBottom w:val="0"/>
                      <w:divBdr>
                        <w:top w:val="none" w:sz="0" w:space="0" w:color="auto"/>
                        <w:left w:val="none" w:sz="0" w:space="0" w:color="auto"/>
                        <w:bottom w:val="none" w:sz="0" w:space="0" w:color="auto"/>
                        <w:right w:val="none" w:sz="0" w:space="0" w:color="auto"/>
                      </w:divBdr>
                    </w:div>
                  </w:divsChild>
                </w:div>
                <w:div w:id="1249583728">
                  <w:marLeft w:val="0"/>
                  <w:marRight w:val="0"/>
                  <w:marTop w:val="0"/>
                  <w:marBottom w:val="0"/>
                  <w:divBdr>
                    <w:top w:val="single" w:sz="2" w:space="1" w:color="FFFFFF"/>
                    <w:left w:val="single" w:sz="2" w:space="11" w:color="FFFFFF"/>
                    <w:bottom w:val="single" w:sz="2" w:space="1" w:color="FFFFFF"/>
                    <w:right w:val="single" w:sz="2" w:space="4" w:color="FFFFFF"/>
                  </w:divBdr>
                  <w:divsChild>
                    <w:div w:id="601882776">
                      <w:marLeft w:val="0"/>
                      <w:marRight w:val="0"/>
                      <w:marTop w:val="0"/>
                      <w:marBottom w:val="0"/>
                      <w:divBdr>
                        <w:top w:val="none" w:sz="0" w:space="0" w:color="auto"/>
                        <w:left w:val="none" w:sz="0" w:space="0" w:color="auto"/>
                        <w:bottom w:val="none" w:sz="0" w:space="0" w:color="auto"/>
                        <w:right w:val="none" w:sz="0" w:space="0" w:color="auto"/>
                      </w:divBdr>
                    </w:div>
                  </w:divsChild>
                </w:div>
                <w:div w:id="448201419">
                  <w:marLeft w:val="0"/>
                  <w:marRight w:val="0"/>
                  <w:marTop w:val="0"/>
                  <w:marBottom w:val="0"/>
                  <w:divBdr>
                    <w:top w:val="single" w:sz="2" w:space="1" w:color="FFFFFF"/>
                    <w:left w:val="single" w:sz="2" w:space="11" w:color="FFFFFF"/>
                    <w:bottom w:val="single" w:sz="2" w:space="1" w:color="FFFFFF"/>
                    <w:right w:val="single" w:sz="2" w:space="4" w:color="FFFFFF"/>
                  </w:divBdr>
                  <w:divsChild>
                    <w:div w:id="931663467">
                      <w:marLeft w:val="0"/>
                      <w:marRight w:val="0"/>
                      <w:marTop w:val="0"/>
                      <w:marBottom w:val="0"/>
                      <w:divBdr>
                        <w:top w:val="none" w:sz="0" w:space="0" w:color="auto"/>
                        <w:left w:val="none" w:sz="0" w:space="0" w:color="auto"/>
                        <w:bottom w:val="none" w:sz="0" w:space="0" w:color="auto"/>
                        <w:right w:val="none" w:sz="0" w:space="0" w:color="auto"/>
                      </w:divBdr>
                    </w:div>
                  </w:divsChild>
                </w:div>
                <w:div w:id="1393653484">
                  <w:marLeft w:val="0"/>
                  <w:marRight w:val="0"/>
                  <w:marTop w:val="0"/>
                  <w:marBottom w:val="0"/>
                  <w:divBdr>
                    <w:top w:val="single" w:sz="2" w:space="1" w:color="FFFFFF"/>
                    <w:left w:val="single" w:sz="2" w:space="11" w:color="FFFFFF"/>
                    <w:bottom w:val="single" w:sz="2" w:space="1" w:color="FFFFFF"/>
                    <w:right w:val="single" w:sz="2" w:space="4" w:color="FFFFFF"/>
                  </w:divBdr>
                  <w:divsChild>
                    <w:div w:id="1037389208">
                      <w:marLeft w:val="0"/>
                      <w:marRight w:val="0"/>
                      <w:marTop w:val="0"/>
                      <w:marBottom w:val="0"/>
                      <w:divBdr>
                        <w:top w:val="none" w:sz="0" w:space="0" w:color="auto"/>
                        <w:left w:val="none" w:sz="0" w:space="0" w:color="auto"/>
                        <w:bottom w:val="none" w:sz="0" w:space="0" w:color="auto"/>
                        <w:right w:val="none" w:sz="0" w:space="0" w:color="auto"/>
                      </w:divBdr>
                    </w:div>
                  </w:divsChild>
                </w:div>
                <w:div w:id="105078923">
                  <w:marLeft w:val="0"/>
                  <w:marRight w:val="0"/>
                  <w:marTop w:val="0"/>
                  <w:marBottom w:val="0"/>
                  <w:divBdr>
                    <w:top w:val="single" w:sz="2" w:space="1" w:color="FFFFFF"/>
                    <w:left w:val="single" w:sz="2" w:space="11" w:color="FFFFFF"/>
                    <w:bottom w:val="single" w:sz="2" w:space="1" w:color="FFFFFF"/>
                    <w:right w:val="single" w:sz="2" w:space="4" w:color="FFFFFF"/>
                  </w:divBdr>
                  <w:divsChild>
                    <w:div w:id="1615012563">
                      <w:marLeft w:val="0"/>
                      <w:marRight w:val="0"/>
                      <w:marTop w:val="0"/>
                      <w:marBottom w:val="0"/>
                      <w:divBdr>
                        <w:top w:val="none" w:sz="0" w:space="0" w:color="auto"/>
                        <w:left w:val="none" w:sz="0" w:space="0" w:color="auto"/>
                        <w:bottom w:val="none" w:sz="0" w:space="0" w:color="auto"/>
                        <w:right w:val="none" w:sz="0" w:space="0" w:color="auto"/>
                      </w:divBdr>
                    </w:div>
                  </w:divsChild>
                </w:div>
                <w:div w:id="234437596">
                  <w:marLeft w:val="0"/>
                  <w:marRight w:val="0"/>
                  <w:marTop w:val="0"/>
                  <w:marBottom w:val="0"/>
                  <w:divBdr>
                    <w:top w:val="single" w:sz="2" w:space="1" w:color="FFFFFF"/>
                    <w:left w:val="single" w:sz="2" w:space="11" w:color="FFFFFF"/>
                    <w:bottom w:val="single" w:sz="2" w:space="4" w:color="FFFFFF"/>
                    <w:right w:val="single" w:sz="2" w:space="4" w:color="FFFFFF"/>
                  </w:divBdr>
                  <w:divsChild>
                    <w:div w:id="15250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02337">
      <w:bodyDiv w:val="1"/>
      <w:marLeft w:val="0"/>
      <w:marRight w:val="0"/>
      <w:marTop w:val="0"/>
      <w:marBottom w:val="0"/>
      <w:divBdr>
        <w:top w:val="none" w:sz="0" w:space="0" w:color="auto"/>
        <w:left w:val="none" w:sz="0" w:space="0" w:color="auto"/>
        <w:bottom w:val="none" w:sz="0" w:space="0" w:color="auto"/>
        <w:right w:val="none" w:sz="0" w:space="0" w:color="auto"/>
      </w:divBdr>
      <w:divsChild>
        <w:div w:id="286665359">
          <w:marLeft w:val="0"/>
          <w:marRight w:val="0"/>
          <w:marTop w:val="0"/>
          <w:marBottom w:val="0"/>
          <w:divBdr>
            <w:top w:val="none" w:sz="0" w:space="0" w:color="auto"/>
            <w:left w:val="none" w:sz="0" w:space="0" w:color="auto"/>
            <w:bottom w:val="none" w:sz="0" w:space="0" w:color="auto"/>
            <w:right w:val="none" w:sz="0" w:space="0" w:color="auto"/>
          </w:divBdr>
        </w:div>
        <w:div w:id="1009523368">
          <w:marLeft w:val="0"/>
          <w:marRight w:val="0"/>
          <w:marTop w:val="0"/>
          <w:marBottom w:val="300"/>
          <w:divBdr>
            <w:top w:val="none" w:sz="0" w:space="0" w:color="auto"/>
            <w:left w:val="none" w:sz="0" w:space="0" w:color="auto"/>
            <w:bottom w:val="none" w:sz="0" w:space="0" w:color="auto"/>
            <w:right w:val="none" w:sz="0" w:space="0" w:color="auto"/>
          </w:divBdr>
          <w:divsChild>
            <w:div w:id="472455034">
              <w:marLeft w:val="0"/>
              <w:marRight w:val="0"/>
              <w:marTop w:val="0"/>
              <w:marBottom w:val="0"/>
              <w:divBdr>
                <w:top w:val="none" w:sz="0" w:space="0" w:color="auto"/>
                <w:left w:val="none" w:sz="0" w:space="0" w:color="auto"/>
                <w:bottom w:val="none" w:sz="0" w:space="0" w:color="auto"/>
                <w:right w:val="none" w:sz="0" w:space="0" w:color="auto"/>
              </w:divBdr>
              <w:divsChild>
                <w:div w:id="1726484509">
                  <w:marLeft w:val="0"/>
                  <w:marRight w:val="0"/>
                  <w:marTop w:val="0"/>
                  <w:marBottom w:val="0"/>
                  <w:divBdr>
                    <w:top w:val="single" w:sz="2" w:space="4" w:color="FFFFFF"/>
                    <w:left w:val="single" w:sz="2" w:space="11" w:color="FFFFFF"/>
                    <w:bottom w:val="single" w:sz="2" w:space="1" w:color="FFFFFF"/>
                    <w:right w:val="single" w:sz="2" w:space="4" w:color="FFFFFF"/>
                  </w:divBdr>
                  <w:divsChild>
                    <w:div w:id="919291992">
                      <w:marLeft w:val="0"/>
                      <w:marRight w:val="0"/>
                      <w:marTop w:val="0"/>
                      <w:marBottom w:val="0"/>
                      <w:divBdr>
                        <w:top w:val="none" w:sz="0" w:space="0" w:color="auto"/>
                        <w:left w:val="none" w:sz="0" w:space="0" w:color="auto"/>
                        <w:bottom w:val="none" w:sz="0" w:space="0" w:color="auto"/>
                        <w:right w:val="none" w:sz="0" w:space="0" w:color="auto"/>
                      </w:divBdr>
                    </w:div>
                  </w:divsChild>
                </w:div>
                <w:div w:id="1361585068">
                  <w:marLeft w:val="0"/>
                  <w:marRight w:val="0"/>
                  <w:marTop w:val="0"/>
                  <w:marBottom w:val="0"/>
                  <w:divBdr>
                    <w:top w:val="single" w:sz="2" w:space="1" w:color="FFFFFF"/>
                    <w:left w:val="single" w:sz="2" w:space="11" w:color="FFFFFF"/>
                    <w:bottom w:val="single" w:sz="2" w:space="1" w:color="FFFFFF"/>
                    <w:right w:val="single" w:sz="2" w:space="4" w:color="FFFFFF"/>
                  </w:divBdr>
                  <w:divsChild>
                    <w:div w:id="641273222">
                      <w:marLeft w:val="0"/>
                      <w:marRight w:val="0"/>
                      <w:marTop w:val="0"/>
                      <w:marBottom w:val="0"/>
                      <w:divBdr>
                        <w:top w:val="none" w:sz="0" w:space="0" w:color="auto"/>
                        <w:left w:val="none" w:sz="0" w:space="0" w:color="auto"/>
                        <w:bottom w:val="none" w:sz="0" w:space="0" w:color="auto"/>
                        <w:right w:val="none" w:sz="0" w:space="0" w:color="auto"/>
                      </w:divBdr>
                    </w:div>
                  </w:divsChild>
                </w:div>
                <w:div w:id="1224758704">
                  <w:marLeft w:val="0"/>
                  <w:marRight w:val="0"/>
                  <w:marTop w:val="0"/>
                  <w:marBottom w:val="0"/>
                  <w:divBdr>
                    <w:top w:val="single" w:sz="2" w:space="1" w:color="FFFFFF"/>
                    <w:left w:val="single" w:sz="2" w:space="11" w:color="FFFFFF"/>
                    <w:bottom w:val="single" w:sz="2" w:space="1" w:color="FFFFFF"/>
                    <w:right w:val="single" w:sz="2" w:space="4" w:color="FFFFFF"/>
                  </w:divBdr>
                  <w:divsChild>
                    <w:div w:id="450782637">
                      <w:marLeft w:val="0"/>
                      <w:marRight w:val="0"/>
                      <w:marTop w:val="0"/>
                      <w:marBottom w:val="0"/>
                      <w:divBdr>
                        <w:top w:val="none" w:sz="0" w:space="0" w:color="auto"/>
                        <w:left w:val="none" w:sz="0" w:space="0" w:color="auto"/>
                        <w:bottom w:val="none" w:sz="0" w:space="0" w:color="auto"/>
                        <w:right w:val="none" w:sz="0" w:space="0" w:color="auto"/>
                      </w:divBdr>
                    </w:div>
                  </w:divsChild>
                </w:div>
                <w:div w:id="105464907">
                  <w:marLeft w:val="0"/>
                  <w:marRight w:val="0"/>
                  <w:marTop w:val="0"/>
                  <w:marBottom w:val="0"/>
                  <w:divBdr>
                    <w:top w:val="single" w:sz="2" w:space="1" w:color="FFFFFF"/>
                    <w:left w:val="single" w:sz="2" w:space="11" w:color="FFFFFF"/>
                    <w:bottom w:val="single" w:sz="2" w:space="1" w:color="FFFFFF"/>
                    <w:right w:val="single" w:sz="2" w:space="4" w:color="FFFFFF"/>
                  </w:divBdr>
                  <w:divsChild>
                    <w:div w:id="1879195863">
                      <w:marLeft w:val="0"/>
                      <w:marRight w:val="0"/>
                      <w:marTop w:val="0"/>
                      <w:marBottom w:val="0"/>
                      <w:divBdr>
                        <w:top w:val="none" w:sz="0" w:space="0" w:color="auto"/>
                        <w:left w:val="none" w:sz="0" w:space="0" w:color="auto"/>
                        <w:bottom w:val="none" w:sz="0" w:space="0" w:color="auto"/>
                        <w:right w:val="none" w:sz="0" w:space="0" w:color="auto"/>
                      </w:divBdr>
                    </w:div>
                  </w:divsChild>
                </w:div>
                <w:div w:id="362555145">
                  <w:marLeft w:val="0"/>
                  <w:marRight w:val="0"/>
                  <w:marTop w:val="0"/>
                  <w:marBottom w:val="0"/>
                  <w:divBdr>
                    <w:top w:val="single" w:sz="2" w:space="1" w:color="FFFFFF"/>
                    <w:left w:val="single" w:sz="2" w:space="11" w:color="FFFFFF"/>
                    <w:bottom w:val="single" w:sz="2" w:space="1" w:color="FFFFFF"/>
                    <w:right w:val="single" w:sz="2" w:space="4" w:color="FFFFFF"/>
                  </w:divBdr>
                  <w:divsChild>
                    <w:div w:id="2054499465">
                      <w:marLeft w:val="0"/>
                      <w:marRight w:val="0"/>
                      <w:marTop w:val="0"/>
                      <w:marBottom w:val="0"/>
                      <w:divBdr>
                        <w:top w:val="none" w:sz="0" w:space="0" w:color="auto"/>
                        <w:left w:val="none" w:sz="0" w:space="0" w:color="auto"/>
                        <w:bottom w:val="none" w:sz="0" w:space="0" w:color="auto"/>
                        <w:right w:val="none" w:sz="0" w:space="0" w:color="auto"/>
                      </w:divBdr>
                    </w:div>
                  </w:divsChild>
                </w:div>
                <w:div w:id="898319564">
                  <w:marLeft w:val="0"/>
                  <w:marRight w:val="0"/>
                  <w:marTop w:val="0"/>
                  <w:marBottom w:val="0"/>
                  <w:divBdr>
                    <w:top w:val="single" w:sz="2" w:space="1" w:color="FFFFFF"/>
                    <w:left w:val="single" w:sz="2" w:space="11" w:color="FFFFFF"/>
                    <w:bottom w:val="single" w:sz="2" w:space="1" w:color="FFFFFF"/>
                    <w:right w:val="single" w:sz="2" w:space="4" w:color="FFFFFF"/>
                  </w:divBdr>
                  <w:divsChild>
                    <w:div w:id="233205222">
                      <w:marLeft w:val="0"/>
                      <w:marRight w:val="0"/>
                      <w:marTop w:val="0"/>
                      <w:marBottom w:val="0"/>
                      <w:divBdr>
                        <w:top w:val="none" w:sz="0" w:space="0" w:color="auto"/>
                        <w:left w:val="none" w:sz="0" w:space="0" w:color="auto"/>
                        <w:bottom w:val="none" w:sz="0" w:space="0" w:color="auto"/>
                        <w:right w:val="none" w:sz="0" w:space="0" w:color="auto"/>
                      </w:divBdr>
                    </w:div>
                  </w:divsChild>
                </w:div>
                <w:div w:id="1683969639">
                  <w:marLeft w:val="0"/>
                  <w:marRight w:val="0"/>
                  <w:marTop w:val="0"/>
                  <w:marBottom w:val="0"/>
                  <w:divBdr>
                    <w:top w:val="single" w:sz="2" w:space="1" w:color="FFFFFF"/>
                    <w:left w:val="single" w:sz="2" w:space="11" w:color="FFFFFF"/>
                    <w:bottom w:val="single" w:sz="2" w:space="1" w:color="FFFFFF"/>
                    <w:right w:val="single" w:sz="2" w:space="4" w:color="FFFFFF"/>
                  </w:divBdr>
                  <w:divsChild>
                    <w:div w:id="1482037949">
                      <w:marLeft w:val="0"/>
                      <w:marRight w:val="0"/>
                      <w:marTop w:val="0"/>
                      <w:marBottom w:val="0"/>
                      <w:divBdr>
                        <w:top w:val="none" w:sz="0" w:space="0" w:color="auto"/>
                        <w:left w:val="none" w:sz="0" w:space="0" w:color="auto"/>
                        <w:bottom w:val="none" w:sz="0" w:space="0" w:color="auto"/>
                        <w:right w:val="none" w:sz="0" w:space="0" w:color="auto"/>
                      </w:divBdr>
                    </w:div>
                  </w:divsChild>
                </w:div>
                <w:div w:id="293606800">
                  <w:marLeft w:val="0"/>
                  <w:marRight w:val="0"/>
                  <w:marTop w:val="0"/>
                  <w:marBottom w:val="0"/>
                  <w:divBdr>
                    <w:top w:val="single" w:sz="2" w:space="1" w:color="FFFFFF"/>
                    <w:left w:val="single" w:sz="2" w:space="11" w:color="FFFFFF"/>
                    <w:bottom w:val="single" w:sz="2" w:space="1" w:color="FFFFFF"/>
                    <w:right w:val="single" w:sz="2" w:space="4" w:color="FFFFFF"/>
                  </w:divBdr>
                  <w:divsChild>
                    <w:div w:id="1504122698">
                      <w:marLeft w:val="0"/>
                      <w:marRight w:val="0"/>
                      <w:marTop w:val="0"/>
                      <w:marBottom w:val="0"/>
                      <w:divBdr>
                        <w:top w:val="none" w:sz="0" w:space="0" w:color="auto"/>
                        <w:left w:val="none" w:sz="0" w:space="0" w:color="auto"/>
                        <w:bottom w:val="none" w:sz="0" w:space="0" w:color="auto"/>
                        <w:right w:val="none" w:sz="0" w:space="0" w:color="auto"/>
                      </w:divBdr>
                    </w:div>
                  </w:divsChild>
                </w:div>
                <w:div w:id="261838723">
                  <w:marLeft w:val="0"/>
                  <w:marRight w:val="0"/>
                  <w:marTop w:val="0"/>
                  <w:marBottom w:val="0"/>
                  <w:divBdr>
                    <w:top w:val="single" w:sz="2" w:space="1" w:color="FFFFFF"/>
                    <w:left w:val="single" w:sz="2" w:space="11" w:color="FFFFFF"/>
                    <w:bottom w:val="single" w:sz="2" w:space="1" w:color="FFFFFF"/>
                    <w:right w:val="single" w:sz="2" w:space="4" w:color="FFFFFF"/>
                  </w:divBdr>
                  <w:divsChild>
                    <w:div w:id="1286539188">
                      <w:marLeft w:val="0"/>
                      <w:marRight w:val="0"/>
                      <w:marTop w:val="0"/>
                      <w:marBottom w:val="0"/>
                      <w:divBdr>
                        <w:top w:val="none" w:sz="0" w:space="0" w:color="auto"/>
                        <w:left w:val="none" w:sz="0" w:space="0" w:color="auto"/>
                        <w:bottom w:val="none" w:sz="0" w:space="0" w:color="auto"/>
                        <w:right w:val="none" w:sz="0" w:space="0" w:color="auto"/>
                      </w:divBdr>
                    </w:div>
                  </w:divsChild>
                </w:div>
                <w:div w:id="1047295187">
                  <w:marLeft w:val="0"/>
                  <w:marRight w:val="0"/>
                  <w:marTop w:val="0"/>
                  <w:marBottom w:val="0"/>
                  <w:divBdr>
                    <w:top w:val="single" w:sz="2" w:space="1" w:color="FFFFFF"/>
                    <w:left w:val="single" w:sz="2" w:space="11" w:color="FFFFFF"/>
                    <w:bottom w:val="single" w:sz="2" w:space="1" w:color="FFFFFF"/>
                    <w:right w:val="single" w:sz="2" w:space="4" w:color="FFFFFF"/>
                  </w:divBdr>
                  <w:divsChild>
                    <w:div w:id="1464619752">
                      <w:marLeft w:val="0"/>
                      <w:marRight w:val="0"/>
                      <w:marTop w:val="0"/>
                      <w:marBottom w:val="0"/>
                      <w:divBdr>
                        <w:top w:val="none" w:sz="0" w:space="0" w:color="auto"/>
                        <w:left w:val="none" w:sz="0" w:space="0" w:color="auto"/>
                        <w:bottom w:val="none" w:sz="0" w:space="0" w:color="auto"/>
                        <w:right w:val="none" w:sz="0" w:space="0" w:color="auto"/>
                      </w:divBdr>
                    </w:div>
                  </w:divsChild>
                </w:div>
                <w:div w:id="829059040">
                  <w:marLeft w:val="0"/>
                  <w:marRight w:val="0"/>
                  <w:marTop w:val="0"/>
                  <w:marBottom w:val="0"/>
                  <w:divBdr>
                    <w:top w:val="single" w:sz="2" w:space="1" w:color="FFFFFF"/>
                    <w:left w:val="single" w:sz="2" w:space="11" w:color="FFFFFF"/>
                    <w:bottom w:val="single" w:sz="2" w:space="1" w:color="FFFFFF"/>
                    <w:right w:val="single" w:sz="2" w:space="4" w:color="FFFFFF"/>
                  </w:divBdr>
                  <w:divsChild>
                    <w:div w:id="2019454401">
                      <w:marLeft w:val="0"/>
                      <w:marRight w:val="0"/>
                      <w:marTop w:val="0"/>
                      <w:marBottom w:val="0"/>
                      <w:divBdr>
                        <w:top w:val="none" w:sz="0" w:space="0" w:color="auto"/>
                        <w:left w:val="none" w:sz="0" w:space="0" w:color="auto"/>
                        <w:bottom w:val="none" w:sz="0" w:space="0" w:color="auto"/>
                        <w:right w:val="none" w:sz="0" w:space="0" w:color="auto"/>
                      </w:divBdr>
                    </w:div>
                  </w:divsChild>
                </w:div>
                <w:div w:id="1379280124">
                  <w:marLeft w:val="0"/>
                  <w:marRight w:val="0"/>
                  <w:marTop w:val="0"/>
                  <w:marBottom w:val="0"/>
                  <w:divBdr>
                    <w:top w:val="single" w:sz="2" w:space="1" w:color="FFFFFF"/>
                    <w:left w:val="single" w:sz="2" w:space="11" w:color="FFFFFF"/>
                    <w:bottom w:val="single" w:sz="2" w:space="1" w:color="FFFFFF"/>
                    <w:right w:val="single" w:sz="2" w:space="4" w:color="FFFFFF"/>
                  </w:divBdr>
                  <w:divsChild>
                    <w:div w:id="272827798">
                      <w:marLeft w:val="0"/>
                      <w:marRight w:val="0"/>
                      <w:marTop w:val="0"/>
                      <w:marBottom w:val="0"/>
                      <w:divBdr>
                        <w:top w:val="none" w:sz="0" w:space="0" w:color="auto"/>
                        <w:left w:val="none" w:sz="0" w:space="0" w:color="auto"/>
                        <w:bottom w:val="none" w:sz="0" w:space="0" w:color="auto"/>
                        <w:right w:val="none" w:sz="0" w:space="0" w:color="auto"/>
                      </w:divBdr>
                    </w:div>
                  </w:divsChild>
                </w:div>
                <w:div w:id="1350260246">
                  <w:marLeft w:val="0"/>
                  <w:marRight w:val="0"/>
                  <w:marTop w:val="0"/>
                  <w:marBottom w:val="0"/>
                  <w:divBdr>
                    <w:top w:val="single" w:sz="2" w:space="1" w:color="FFFFFF"/>
                    <w:left w:val="single" w:sz="2" w:space="11" w:color="FFFFFF"/>
                    <w:bottom w:val="single" w:sz="2" w:space="4" w:color="FFFFFF"/>
                    <w:right w:val="single" w:sz="2" w:space="4" w:color="FFFFFF"/>
                  </w:divBdr>
                  <w:divsChild>
                    <w:div w:id="174857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668">
          <w:marLeft w:val="0"/>
          <w:marRight w:val="0"/>
          <w:marTop w:val="0"/>
          <w:marBottom w:val="300"/>
          <w:divBdr>
            <w:top w:val="none" w:sz="0" w:space="0" w:color="auto"/>
            <w:left w:val="none" w:sz="0" w:space="0" w:color="auto"/>
            <w:bottom w:val="none" w:sz="0" w:space="0" w:color="auto"/>
            <w:right w:val="none" w:sz="0" w:space="0" w:color="auto"/>
          </w:divBdr>
          <w:divsChild>
            <w:div w:id="1941524849">
              <w:marLeft w:val="0"/>
              <w:marRight w:val="0"/>
              <w:marTop w:val="0"/>
              <w:marBottom w:val="0"/>
              <w:divBdr>
                <w:top w:val="none" w:sz="0" w:space="0" w:color="auto"/>
                <w:left w:val="none" w:sz="0" w:space="0" w:color="auto"/>
                <w:bottom w:val="none" w:sz="0" w:space="0" w:color="auto"/>
                <w:right w:val="none" w:sz="0" w:space="0" w:color="auto"/>
              </w:divBdr>
              <w:divsChild>
                <w:div w:id="1839156132">
                  <w:marLeft w:val="0"/>
                  <w:marRight w:val="0"/>
                  <w:marTop w:val="0"/>
                  <w:marBottom w:val="0"/>
                  <w:divBdr>
                    <w:top w:val="single" w:sz="2" w:space="4" w:color="FFFFFF"/>
                    <w:left w:val="single" w:sz="2" w:space="11" w:color="FFFFFF"/>
                    <w:bottom w:val="single" w:sz="2" w:space="1" w:color="FFFFFF"/>
                    <w:right w:val="single" w:sz="2" w:space="4" w:color="FFFFFF"/>
                  </w:divBdr>
                  <w:divsChild>
                    <w:div w:id="479271867">
                      <w:marLeft w:val="0"/>
                      <w:marRight w:val="0"/>
                      <w:marTop w:val="0"/>
                      <w:marBottom w:val="0"/>
                      <w:divBdr>
                        <w:top w:val="none" w:sz="0" w:space="0" w:color="auto"/>
                        <w:left w:val="none" w:sz="0" w:space="0" w:color="auto"/>
                        <w:bottom w:val="none" w:sz="0" w:space="0" w:color="auto"/>
                        <w:right w:val="none" w:sz="0" w:space="0" w:color="auto"/>
                      </w:divBdr>
                    </w:div>
                  </w:divsChild>
                </w:div>
                <w:div w:id="1556502186">
                  <w:marLeft w:val="0"/>
                  <w:marRight w:val="0"/>
                  <w:marTop w:val="0"/>
                  <w:marBottom w:val="0"/>
                  <w:divBdr>
                    <w:top w:val="single" w:sz="2" w:space="1" w:color="FFFFFF"/>
                    <w:left w:val="single" w:sz="2" w:space="11" w:color="FFFFFF"/>
                    <w:bottom w:val="single" w:sz="2" w:space="1" w:color="FFFFFF"/>
                    <w:right w:val="single" w:sz="2" w:space="4" w:color="FFFFFF"/>
                  </w:divBdr>
                  <w:divsChild>
                    <w:div w:id="2105223940">
                      <w:marLeft w:val="0"/>
                      <w:marRight w:val="0"/>
                      <w:marTop w:val="0"/>
                      <w:marBottom w:val="0"/>
                      <w:divBdr>
                        <w:top w:val="none" w:sz="0" w:space="0" w:color="auto"/>
                        <w:left w:val="none" w:sz="0" w:space="0" w:color="auto"/>
                        <w:bottom w:val="none" w:sz="0" w:space="0" w:color="auto"/>
                        <w:right w:val="none" w:sz="0" w:space="0" w:color="auto"/>
                      </w:divBdr>
                    </w:div>
                  </w:divsChild>
                </w:div>
                <w:div w:id="543566279">
                  <w:marLeft w:val="0"/>
                  <w:marRight w:val="0"/>
                  <w:marTop w:val="0"/>
                  <w:marBottom w:val="0"/>
                  <w:divBdr>
                    <w:top w:val="single" w:sz="2" w:space="1" w:color="FFFFFF"/>
                    <w:left w:val="single" w:sz="2" w:space="11" w:color="FFFFFF"/>
                    <w:bottom w:val="single" w:sz="2" w:space="1" w:color="FFFFFF"/>
                    <w:right w:val="single" w:sz="2" w:space="4" w:color="FFFFFF"/>
                  </w:divBdr>
                  <w:divsChild>
                    <w:div w:id="1531215078">
                      <w:marLeft w:val="0"/>
                      <w:marRight w:val="0"/>
                      <w:marTop w:val="0"/>
                      <w:marBottom w:val="0"/>
                      <w:divBdr>
                        <w:top w:val="none" w:sz="0" w:space="0" w:color="auto"/>
                        <w:left w:val="none" w:sz="0" w:space="0" w:color="auto"/>
                        <w:bottom w:val="none" w:sz="0" w:space="0" w:color="auto"/>
                        <w:right w:val="none" w:sz="0" w:space="0" w:color="auto"/>
                      </w:divBdr>
                    </w:div>
                  </w:divsChild>
                </w:div>
                <w:div w:id="987514530">
                  <w:marLeft w:val="0"/>
                  <w:marRight w:val="0"/>
                  <w:marTop w:val="0"/>
                  <w:marBottom w:val="0"/>
                  <w:divBdr>
                    <w:top w:val="single" w:sz="2" w:space="1" w:color="FFFFFF"/>
                    <w:left w:val="single" w:sz="2" w:space="11" w:color="FFFFFF"/>
                    <w:bottom w:val="single" w:sz="2" w:space="1" w:color="FFFFFF"/>
                    <w:right w:val="single" w:sz="2" w:space="4" w:color="FFFFFF"/>
                  </w:divBdr>
                  <w:divsChild>
                    <w:div w:id="1501458488">
                      <w:marLeft w:val="0"/>
                      <w:marRight w:val="0"/>
                      <w:marTop w:val="0"/>
                      <w:marBottom w:val="0"/>
                      <w:divBdr>
                        <w:top w:val="none" w:sz="0" w:space="0" w:color="auto"/>
                        <w:left w:val="none" w:sz="0" w:space="0" w:color="auto"/>
                        <w:bottom w:val="none" w:sz="0" w:space="0" w:color="auto"/>
                        <w:right w:val="none" w:sz="0" w:space="0" w:color="auto"/>
                      </w:divBdr>
                    </w:div>
                  </w:divsChild>
                </w:div>
                <w:div w:id="891498402">
                  <w:marLeft w:val="0"/>
                  <w:marRight w:val="0"/>
                  <w:marTop w:val="0"/>
                  <w:marBottom w:val="0"/>
                  <w:divBdr>
                    <w:top w:val="single" w:sz="2" w:space="1" w:color="FFFFFF"/>
                    <w:left w:val="single" w:sz="2" w:space="11" w:color="FFFFFF"/>
                    <w:bottom w:val="single" w:sz="2" w:space="1" w:color="FFFFFF"/>
                    <w:right w:val="single" w:sz="2" w:space="4" w:color="FFFFFF"/>
                  </w:divBdr>
                  <w:divsChild>
                    <w:div w:id="1132821974">
                      <w:marLeft w:val="0"/>
                      <w:marRight w:val="0"/>
                      <w:marTop w:val="0"/>
                      <w:marBottom w:val="0"/>
                      <w:divBdr>
                        <w:top w:val="none" w:sz="0" w:space="0" w:color="auto"/>
                        <w:left w:val="none" w:sz="0" w:space="0" w:color="auto"/>
                        <w:bottom w:val="none" w:sz="0" w:space="0" w:color="auto"/>
                        <w:right w:val="none" w:sz="0" w:space="0" w:color="auto"/>
                      </w:divBdr>
                    </w:div>
                  </w:divsChild>
                </w:div>
                <w:div w:id="600720396">
                  <w:marLeft w:val="0"/>
                  <w:marRight w:val="0"/>
                  <w:marTop w:val="0"/>
                  <w:marBottom w:val="0"/>
                  <w:divBdr>
                    <w:top w:val="single" w:sz="2" w:space="1" w:color="FFFFFF"/>
                    <w:left w:val="single" w:sz="2" w:space="11" w:color="FFFFFF"/>
                    <w:bottom w:val="single" w:sz="2" w:space="1" w:color="FFFFFF"/>
                    <w:right w:val="single" w:sz="2" w:space="4" w:color="FFFFFF"/>
                  </w:divBdr>
                  <w:divsChild>
                    <w:div w:id="2065904034">
                      <w:marLeft w:val="0"/>
                      <w:marRight w:val="0"/>
                      <w:marTop w:val="0"/>
                      <w:marBottom w:val="0"/>
                      <w:divBdr>
                        <w:top w:val="none" w:sz="0" w:space="0" w:color="auto"/>
                        <w:left w:val="none" w:sz="0" w:space="0" w:color="auto"/>
                        <w:bottom w:val="none" w:sz="0" w:space="0" w:color="auto"/>
                        <w:right w:val="none" w:sz="0" w:space="0" w:color="auto"/>
                      </w:divBdr>
                    </w:div>
                  </w:divsChild>
                </w:div>
                <w:div w:id="729228685">
                  <w:marLeft w:val="0"/>
                  <w:marRight w:val="0"/>
                  <w:marTop w:val="0"/>
                  <w:marBottom w:val="0"/>
                  <w:divBdr>
                    <w:top w:val="single" w:sz="2" w:space="1" w:color="FFFFFF"/>
                    <w:left w:val="single" w:sz="2" w:space="11" w:color="FFFFFF"/>
                    <w:bottom w:val="single" w:sz="2" w:space="1" w:color="FFFFFF"/>
                    <w:right w:val="single" w:sz="2" w:space="4" w:color="FFFFFF"/>
                  </w:divBdr>
                  <w:divsChild>
                    <w:div w:id="172570422">
                      <w:marLeft w:val="0"/>
                      <w:marRight w:val="0"/>
                      <w:marTop w:val="0"/>
                      <w:marBottom w:val="0"/>
                      <w:divBdr>
                        <w:top w:val="none" w:sz="0" w:space="0" w:color="auto"/>
                        <w:left w:val="none" w:sz="0" w:space="0" w:color="auto"/>
                        <w:bottom w:val="none" w:sz="0" w:space="0" w:color="auto"/>
                        <w:right w:val="none" w:sz="0" w:space="0" w:color="auto"/>
                      </w:divBdr>
                    </w:div>
                  </w:divsChild>
                </w:div>
                <w:div w:id="314649065">
                  <w:marLeft w:val="0"/>
                  <w:marRight w:val="0"/>
                  <w:marTop w:val="0"/>
                  <w:marBottom w:val="0"/>
                  <w:divBdr>
                    <w:top w:val="single" w:sz="2" w:space="1" w:color="FFFFFF"/>
                    <w:left w:val="single" w:sz="2" w:space="11" w:color="FFFFFF"/>
                    <w:bottom w:val="single" w:sz="2" w:space="1" w:color="FFFFFF"/>
                    <w:right w:val="single" w:sz="2" w:space="4" w:color="FFFFFF"/>
                  </w:divBdr>
                  <w:divsChild>
                    <w:div w:id="645202104">
                      <w:marLeft w:val="0"/>
                      <w:marRight w:val="0"/>
                      <w:marTop w:val="0"/>
                      <w:marBottom w:val="0"/>
                      <w:divBdr>
                        <w:top w:val="none" w:sz="0" w:space="0" w:color="auto"/>
                        <w:left w:val="none" w:sz="0" w:space="0" w:color="auto"/>
                        <w:bottom w:val="none" w:sz="0" w:space="0" w:color="auto"/>
                        <w:right w:val="none" w:sz="0" w:space="0" w:color="auto"/>
                      </w:divBdr>
                    </w:div>
                  </w:divsChild>
                </w:div>
                <w:div w:id="802306110">
                  <w:marLeft w:val="0"/>
                  <w:marRight w:val="0"/>
                  <w:marTop w:val="0"/>
                  <w:marBottom w:val="0"/>
                  <w:divBdr>
                    <w:top w:val="single" w:sz="2" w:space="1" w:color="FFFFFF"/>
                    <w:left w:val="single" w:sz="2" w:space="11" w:color="FFFFFF"/>
                    <w:bottom w:val="single" w:sz="2" w:space="1" w:color="FFFFFF"/>
                    <w:right w:val="single" w:sz="2" w:space="4" w:color="FFFFFF"/>
                  </w:divBdr>
                  <w:divsChild>
                    <w:div w:id="1767459990">
                      <w:marLeft w:val="0"/>
                      <w:marRight w:val="0"/>
                      <w:marTop w:val="0"/>
                      <w:marBottom w:val="0"/>
                      <w:divBdr>
                        <w:top w:val="none" w:sz="0" w:space="0" w:color="auto"/>
                        <w:left w:val="none" w:sz="0" w:space="0" w:color="auto"/>
                        <w:bottom w:val="none" w:sz="0" w:space="0" w:color="auto"/>
                        <w:right w:val="none" w:sz="0" w:space="0" w:color="auto"/>
                      </w:divBdr>
                    </w:div>
                  </w:divsChild>
                </w:div>
                <w:div w:id="377555481">
                  <w:marLeft w:val="0"/>
                  <w:marRight w:val="0"/>
                  <w:marTop w:val="0"/>
                  <w:marBottom w:val="0"/>
                  <w:divBdr>
                    <w:top w:val="single" w:sz="2" w:space="1" w:color="FFFFFF"/>
                    <w:left w:val="single" w:sz="2" w:space="11" w:color="FFFFFF"/>
                    <w:bottom w:val="single" w:sz="2" w:space="1" w:color="FFFFFF"/>
                    <w:right w:val="single" w:sz="2" w:space="4" w:color="FFFFFF"/>
                  </w:divBdr>
                  <w:divsChild>
                    <w:div w:id="1094983876">
                      <w:marLeft w:val="0"/>
                      <w:marRight w:val="0"/>
                      <w:marTop w:val="0"/>
                      <w:marBottom w:val="0"/>
                      <w:divBdr>
                        <w:top w:val="none" w:sz="0" w:space="0" w:color="auto"/>
                        <w:left w:val="none" w:sz="0" w:space="0" w:color="auto"/>
                        <w:bottom w:val="none" w:sz="0" w:space="0" w:color="auto"/>
                        <w:right w:val="none" w:sz="0" w:space="0" w:color="auto"/>
                      </w:divBdr>
                    </w:div>
                  </w:divsChild>
                </w:div>
                <w:div w:id="1565870709">
                  <w:marLeft w:val="0"/>
                  <w:marRight w:val="0"/>
                  <w:marTop w:val="0"/>
                  <w:marBottom w:val="0"/>
                  <w:divBdr>
                    <w:top w:val="single" w:sz="2" w:space="1" w:color="FFFFFF"/>
                    <w:left w:val="single" w:sz="2" w:space="11" w:color="FFFFFF"/>
                    <w:bottom w:val="single" w:sz="2" w:space="1" w:color="FFFFFF"/>
                    <w:right w:val="single" w:sz="2" w:space="4" w:color="FFFFFF"/>
                  </w:divBdr>
                  <w:divsChild>
                    <w:div w:id="2034530258">
                      <w:marLeft w:val="0"/>
                      <w:marRight w:val="0"/>
                      <w:marTop w:val="0"/>
                      <w:marBottom w:val="0"/>
                      <w:divBdr>
                        <w:top w:val="none" w:sz="0" w:space="0" w:color="auto"/>
                        <w:left w:val="none" w:sz="0" w:space="0" w:color="auto"/>
                        <w:bottom w:val="none" w:sz="0" w:space="0" w:color="auto"/>
                        <w:right w:val="none" w:sz="0" w:space="0" w:color="auto"/>
                      </w:divBdr>
                    </w:div>
                  </w:divsChild>
                </w:div>
                <w:div w:id="1928534379">
                  <w:marLeft w:val="0"/>
                  <w:marRight w:val="0"/>
                  <w:marTop w:val="0"/>
                  <w:marBottom w:val="0"/>
                  <w:divBdr>
                    <w:top w:val="single" w:sz="2" w:space="1" w:color="FFFFFF"/>
                    <w:left w:val="single" w:sz="2" w:space="11" w:color="FFFFFF"/>
                    <w:bottom w:val="single" w:sz="2" w:space="1" w:color="FFFFFF"/>
                    <w:right w:val="single" w:sz="2" w:space="4" w:color="FFFFFF"/>
                  </w:divBdr>
                  <w:divsChild>
                    <w:div w:id="334380092">
                      <w:marLeft w:val="0"/>
                      <w:marRight w:val="0"/>
                      <w:marTop w:val="0"/>
                      <w:marBottom w:val="0"/>
                      <w:divBdr>
                        <w:top w:val="none" w:sz="0" w:space="0" w:color="auto"/>
                        <w:left w:val="none" w:sz="0" w:space="0" w:color="auto"/>
                        <w:bottom w:val="none" w:sz="0" w:space="0" w:color="auto"/>
                        <w:right w:val="none" w:sz="0" w:space="0" w:color="auto"/>
                      </w:divBdr>
                    </w:div>
                  </w:divsChild>
                </w:div>
                <w:div w:id="266697805">
                  <w:marLeft w:val="0"/>
                  <w:marRight w:val="0"/>
                  <w:marTop w:val="0"/>
                  <w:marBottom w:val="0"/>
                  <w:divBdr>
                    <w:top w:val="single" w:sz="2" w:space="1" w:color="FFFFFF"/>
                    <w:left w:val="single" w:sz="2" w:space="11" w:color="FFFFFF"/>
                    <w:bottom w:val="single" w:sz="2" w:space="1" w:color="FFFFFF"/>
                    <w:right w:val="single" w:sz="2" w:space="4" w:color="FFFFFF"/>
                  </w:divBdr>
                  <w:divsChild>
                    <w:div w:id="794829293">
                      <w:marLeft w:val="0"/>
                      <w:marRight w:val="0"/>
                      <w:marTop w:val="0"/>
                      <w:marBottom w:val="0"/>
                      <w:divBdr>
                        <w:top w:val="none" w:sz="0" w:space="0" w:color="auto"/>
                        <w:left w:val="none" w:sz="0" w:space="0" w:color="auto"/>
                        <w:bottom w:val="none" w:sz="0" w:space="0" w:color="auto"/>
                        <w:right w:val="none" w:sz="0" w:space="0" w:color="auto"/>
                      </w:divBdr>
                    </w:div>
                  </w:divsChild>
                </w:div>
                <w:div w:id="1549488534">
                  <w:marLeft w:val="0"/>
                  <w:marRight w:val="0"/>
                  <w:marTop w:val="0"/>
                  <w:marBottom w:val="0"/>
                  <w:divBdr>
                    <w:top w:val="single" w:sz="2" w:space="1" w:color="FFFFFF"/>
                    <w:left w:val="single" w:sz="2" w:space="11" w:color="FFFFFF"/>
                    <w:bottom w:val="single" w:sz="2" w:space="1" w:color="FFFFFF"/>
                    <w:right w:val="single" w:sz="2" w:space="4" w:color="FFFFFF"/>
                  </w:divBdr>
                  <w:divsChild>
                    <w:div w:id="824277216">
                      <w:marLeft w:val="0"/>
                      <w:marRight w:val="0"/>
                      <w:marTop w:val="0"/>
                      <w:marBottom w:val="0"/>
                      <w:divBdr>
                        <w:top w:val="none" w:sz="0" w:space="0" w:color="auto"/>
                        <w:left w:val="none" w:sz="0" w:space="0" w:color="auto"/>
                        <w:bottom w:val="none" w:sz="0" w:space="0" w:color="auto"/>
                        <w:right w:val="none" w:sz="0" w:space="0" w:color="auto"/>
                      </w:divBdr>
                    </w:div>
                  </w:divsChild>
                </w:div>
                <w:div w:id="1935284330">
                  <w:marLeft w:val="0"/>
                  <w:marRight w:val="0"/>
                  <w:marTop w:val="0"/>
                  <w:marBottom w:val="0"/>
                  <w:divBdr>
                    <w:top w:val="single" w:sz="2" w:space="1" w:color="FFFFFF"/>
                    <w:left w:val="single" w:sz="2" w:space="11" w:color="FFFFFF"/>
                    <w:bottom w:val="single" w:sz="2" w:space="1" w:color="FFFFFF"/>
                    <w:right w:val="single" w:sz="2" w:space="4" w:color="FFFFFF"/>
                  </w:divBdr>
                  <w:divsChild>
                    <w:div w:id="374086641">
                      <w:marLeft w:val="0"/>
                      <w:marRight w:val="0"/>
                      <w:marTop w:val="0"/>
                      <w:marBottom w:val="0"/>
                      <w:divBdr>
                        <w:top w:val="none" w:sz="0" w:space="0" w:color="auto"/>
                        <w:left w:val="none" w:sz="0" w:space="0" w:color="auto"/>
                        <w:bottom w:val="none" w:sz="0" w:space="0" w:color="auto"/>
                        <w:right w:val="none" w:sz="0" w:space="0" w:color="auto"/>
                      </w:divBdr>
                    </w:div>
                  </w:divsChild>
                </w:div>
                <w:div w:id="2057193005">
                  <w:marLeft w:val="0"/>
                  <w:marRight w:val="0"/>
                  <w:marTop w:val="0"/>
                  <w:marBottom w:val="0"/>
                  <w:divBdr>
                    <w:top w:val="single" w:sz="2" w:space="1" w:color="FFFFFF"/>
                    <w:left w:val="single" w:sz="2" w:space="11" w:color="FFFFFF"/>
                    <w:bottom w:val="single" w:sz="2" w:space="1" w:color="FFFFFF"/>
                    <w:right w:val="single" w:sz="2" w:space="4" w:color="FFFFFF"/>
                  </w:divBdr>
                  <w:divsChild>
                    <w:div w:id="868303106">
                      <w:marLeft w:val="0"/>
                      <w:marRight w:val="0"/>
                      <w:marTop w:val="0"/>
                      <w:marBottom w:val="0"/>
                      <w:divBdr>
                        <w:top w:val="none" w:sz="0" w:space="0" w:color="auto"/>
                        <w:left w:val="none" w:sz="0" w:space="0" w:color="auto"/>
                        <w:bottom w:val="none" w:sz="0" w:space="0" w:color="auto"/>
                        <w:right w:val="none" w:sz="0" w:space="0" w:color="auto"/>
                      </w:divBdr>
                    </w:div>
                  </w:divsChild>
                </w:div>
                <w:div w:id="1589079410">
                  <w:marLeft w:val="0"/>
                  <w:marRight w:val="0"/>
                  <w:marTop w:val="0"/>
                  <w:marBottom w:val="0"/>
                  <w:divBdr>
                    <w:top w:val="single" w:sz="2" w:space="1" w:color="FFFFFF"/>
                    <w:left w:val="single" w:sz="2" w:space="11" w:color="FFFFFF"/>
                    <w:bottom w:val="single" w:sz="2" w:space="1" w:color="FFFFFF"/>
                    <w:right w:val="single" w:sz="2" w:space="4" w:color="FFFFFF"/>
                  </w:divBdr>
                  <w:divsChild>
                    <w:div w:id="1010833682">
                      <w:marLeft w:val="0"/>
                      <w:marRight w:val="0"/>
                      <w:marTop w:val="0"/>
                      <w:marBottom w:val="0"/>
                      <w:divBdr>
                        <w:top w:val="none" w:sz="0" w:space="0" w:color="auto"/>
                        <w:left w:val="none" w:sz="0" w:space="0" w:color="auto"/>
                        <w:bottom w:val="none" w:sz="0" w:space="0" w:color="auto"/>
                        <w:right w:val="none" w:sz="0" w:space="0" w:color="auto"/>
                      </w:divBdr>
                    </w:div>
                  </w:divsChild>
                </w:div>
                <w:div w:id="597249594">
                  <w:marLeft w:val="0"/>
                  <w:marRight w:val="0"/>
                  <w:marTop w:val="0"/>
                  <w:marBottom w:val="0"/>
                  <w:divBdr>
                    <w:top w:val="single" w:sz="2" w:space="1" w:color="FFFFFF"/>
                    <w:left w:val="single" w:sz="2" w:space="11" w:color="FFFFFF"/>
                    <w:bottom w:val="single" w:sz="2" w:space="1" w:color="FFFFFF"/>
                    <w:right w:val="single" w:sz="2" w:space="4" w:color="FFFFFF"/>
                  </w:divBdr>
                  <w:divsChild>
                    <w:div w:id="1344866205">
                      <w:marLeft w:val="0"/>
                      <w:marRight w:val="0"/>
                      <w:marTop w:val="0"/>
                      <w:marBottom w:val="0"/>
                      <w:divBdr>
                        <w:top w:val="none" w:sz="0" w:space="0" w:color="auto"/>
                        <w:left w:val="none" w:sz="0" w:space="0" w:color="auto"/>
                        <w:bottom w:val="none" w:sz="0" w:space="0" w:color="auto"/>
                        <w:right w:val="none" w:sz="0" w:space="0" w:color="auto"/>
                      </w:divBdr>
                    </w:div>
                  </w:divsChild>
                </w:div>
                <w:div w:id="1342314015">
                  <w:marLeft w:val="0"/>
                  <w:marRight w:val="0"/>
                  <w:marTop w:val="0"/>
                  <w:marBottom w:val="0"/>
                  <w:divBdr>
                    <w:top w:val="single" w:sz="2" w:space="1" w:color="FFFFFF"/>
                    <w:left w:val="single" w:sz="2" w:space="11" w:color="FFFFFF"/>
                    <w:bottom w:val="single" w:sz="2" w:space="1" w:color="FFFFFF"/>
                    <w:right w:val="single" w:sz="2" w:space="4" w:color="FFFFFF"/>
                  </w:divBdr>
                  <w:divsChild>
                    <w:div w:id="909578136">
                      <w:marLeft w:val="0"/>
                      <w:marRight w:val="0"/>
                      <w:marTop w:val="0"/>
                      <w:marBottom w:val="0"/>
                      <w:divBdr>
                        <w:top w:val="none" w:sz="0" w:space="0" w:color="auto"/>
                        <w:left w:val="none" w:sz="0" w:space="0" w:color="auto"/>
                        <w:bottom w:val="none" w:sz="0" w:space="0" w:color="auto"/>
                        <w:right w:val="none" w:sz="0" w:space="0" w:color="auto"/>
                      </w:divBdr>
                    </w:div>
                  </w:divsChild>
                </w:div>
                <w:div w:id="1896578137">
                  <w:marLeft w:val="0"/>
                  <w:marRight w:val="0"/>
                  <w:marTop w:val="0"/>
                  <w:marBottom w:val="0"/>
                  <w:divBdr>
                    <w:top w:val="single" w:sz="2" w:space="1" w:color="FFFFFF"/>
                    <w:left w:val="single" w:sz="2" w:space="11" w:color="FFFFFF"/>
                    <w:bottom w:val="single" w:sz="2" w:space="1" w:color="FFFFFF"/>
                    <w:right w:val="single" w:sz="2" w:space="4" w:color="FFFFFF"/>
                  </w:divBdr>
                  <w:divsChild>
                    <w:div w:id="909196992">
                      <w:marLeft w:val="0"/>
                      <w:marRight w:val="0"/>
                      <w:marTop w:val="0"/>
                      <w:marBottom w:val="0"/>
                      <w:divBdr>
                        <w:top w:val="none" w:sz="0" w:space="0" w:color="auto"/>
                        <w:left w:val="none" w:sz="0" w:space="0" w:color="auto"/>
                        <w:bottom w:val="none" w:sz="0" w:space="0" w:color="auto"/>
                        <w:right w:val="none" w:sz="0" w:space="0" w:color="auto"/>
                      </w:divBdr>
                    </w:div>
                  </w:divsChild>
                </w:div>
                <w:div w:id="1475638029">
                  <w:marLeft w:val="0"/>
                  <w:marRight w:val="0"/>
                  <w:marTop w:val="0"/>
                  <w:marBottom w:val="0"/>
                  <w:divBdr>
                    <w:top w:val="single" w:sz="2" w:space="1" w:color="FFFFFF"/>
                    <w:left w:val="single" w:sz="2" w:space="11" w:color="FFFFFF"/>
                    <w:bottom w:val="single" w:sz="2" w:space="1" w:color="FFFFFF"/>
                    <w:right w:val="single" w:sz="2" w:space="4" w:color="FFFFFF"/>
                  </w:divBdr>
                  <w:divsChild>
                    <w:div w:id="17241826">
                      <w:marLeft w:val="0"/>
                      <w:marRight w:val="0"/>
                      <w:marTop w:val="0"/>
                      <w:marBottom w:val="0"/>
                      <w:divBdr>
                        <w:top w:val="none" w:sz="0" w:space="0" w:color="auto"/>
                        <w:left w:val="none" w:sz="0" w:space="0" w:color="auto"/>
                        <w:bottom w:val="none" w:sz="0" w:space="0" w:color="auto"/>
                        <w:right w:val="none" w:sz="0" w:space="0" w:color="auto"/>
                      </w:divBdr>
                    </w:div>
                  </w:divsChild>
                </w:div>
                <w:div w:id="1505825010">
                  <w:marLeft w:val="0"/>
                  <w:marRight w:val="0"/>
                  <w:marTop w:val="0"/>
                  <w:marBottom w:val="0"/>
                  <w:divBdr>
                    <w:top w:val="single" w:sz="2" w:space="1" w:color="FFFFFF"/>
                    <w:left w:val="single" w:sz="2" w:space="11" w:color="FFFFFF"/>
                    <w:bottom w:val="single" w:sz="2" w:space="1" w:color="FFFFFF"/>
                    <w:right w:val="single" w:sz="2" w:space="4" w:color="FFFFFF"/>
                  </w:divBdr>
                  <w:divsChild>
                    <w:div w:id="1461847229">
                      <w:marLeft w:val="0"/>
                      <w:marRight w:val="0"/>
                      <w:marTop w:val="0"/>
                      <w:marBottom w:val="0"/>
                      <w:divBdr>
                        <w:top w:val="none" w:sz="0" w:space="0" w:color="auto"/>
                        <w:left w:val="none" w:sz="0" w:space="0" w:color="auto"/>
                        <w:bottom w:val="none" w:sz="0" w:space="0" w:color="auto"/>
                        <w:right w:val="none" w:sz="0" w:space="0" w:color="auto"/>
                      </w:divBdr>
                    </w:div>
                  </w:divsChild>
                </w:div>
                <w:div w:id="866259520">
                  <w:marLeft w:val="0"/>
                  <w:marRight w:val="0"/>
                  <w:marTop w:val="0"/>
                  <w:marBottom w:val="0"/>
                  <w:divBdr>
                    <w:top w:val="single" w:sz="2" w:space="1" w:color="FFFFFF"/>
                    <w:left w:val="single" w:sz="2" w:space="11" w:color="FFFFFF"/>
                    <w:bottom w:val="single" w:sz="2" w:space="1" w:color="FFFFFF"/>
                    <w:right w:val="single" w:sz="2" w:space="4" w:color="FFFFFF"/>
                  </w:divBdr>
                  <w:divsChild>
                    <w:div w:id="604927579">
                      <w:marLeft w:val="0"/>
                      <w:marRight w:val="0"/>
                      <w:marTop w:val="0"/>
                      <w:marBottom w:val="0"/>
                      <w:divBdr>
                        <w:top w:val="none" w:sz="0" w:space="0" w:color="auto"/>
                        <w:left w:val="none" w:sz="0" w:space="0" w:color="auto"/>
                        <w:bottom w:val="none" w:sz="0" w:space="0" w:color="auto"/>
                        <w:right w:val="none" w:sz="0" w:space="0" w:color="auto"/>
                      </w:divBdr>
                    </w:div>
                  </w:divsChild>
                </w:div>
                <w:div w:id="1007901127">
                  <w:marLeft w:val="0"/>
                  <w:marRight w:val="0"/>
                  <w:marTop w:val="0"/>
                  <w:marBottom w:val="0"/>
                  <w:divBdr>
                    <w:top w:val="single" w:sz="2" w:space="1" w:color="FFFFFF"/>
                    <w:left w:val="single" w:sz="2" w:space="11" w:color="FFFFFF"/>
                    <w:bottom w:val="single" w:sz="2" w:space="1" w:color="FFFFFF"/>
                    <w:right w:val="single" w:sz="2" w:space="4" w:color="FFFFFF"/>
                  </w:divBdr>
                  <w:divsChild>
                    <w:div w:id="969437590">
                      <w:marLeft w:val="0"/>
                      <w:marRight w:val="0"/>
                      <w:marTop w:val="0"/>
                      <w:marBottom w:val="0"/>
                      <w:divBdr>
                        <w:top w:val="none" w:sz="0" w:space="0" w:color="auto"/>
                        <w:left w:val="none" w:sz="0" w:space="0" w:color="auto"/>
                        <w:bottom w:val="none" w:sz="0" w:space="0" w:color="auto"/>
                        <w:right w:val="none" w:sz="0" w:space="0" w:color="auto"/>
                      </w:divBdr>
                    </w:div>
                  </w:divsChild>
                </w:div>
                <w:div w:id="678316782">
                  <w:marLeft w:val="0"/>
                  <w:marRight w:val="0"/>
                  <w:marTop w:val="0"/>
                  <w:marBottom w:val="0"/>
                  <w:divBdr>
                    <w:top w:val="single" w:sz="2" w:space="1" w:color="FFFFFF"/>
                    <w:left w:val="single" w:sz="2" w:space="11" w:color="FFFFFF"/>
                    <w:bottom w:val="single" w:sz="2" w:space="1" w:color="FFFFFF"/>
                    <w:right w:val="single" w:sz="2" w:space="4" w:color="FFFFFF"/>
                  </w:divBdr>
                  <w:divsChild>
                    <w:div w:id="933246994">
                      <w:marLeft w:val="0"/>
                      <w:marRight w:val="0"/>
                      <w:marTop w:val="0"/>
                      <w:marBottom w:val="0"/>
                      <w:divBdr>
                        <w:top w:val="none" w:sz="0" w:space="0" w:color="auto"/>
                        <w:left w:val="none" w:sz="0" w:space="0" w:color="auto"/>
                        <w:bottom w:val="none" w:sz="0" w:space="0" w:color="auto"/>
                        <w:right w:val="none" w:sz="0" w:space="0" w:color="auto"/>
                      </w:divBdr>
                    </w:div>
                  </w:divsChild>
                </w:div>
                <w:div w:id="1951469848">
                  <w:marLeft w:val="0"/>
                  <w:marRight w:val="0"/>
                  <w:marTop w:val="0"/>
                  <w:marBottom w:val="0"/>
                  <w:divBdr>
                    <w:top w:val="single" w:sz="2" w:space="1" w:color="FFFFFF"/>
                    <w:left w:val="single" w:sz="2" w:space="11" w:color="FFFFFF"/>
                    <w:bottom w:val="single" w:sz="2" w:space="1" w:color="FFFFFF"/>
                    <w:right w:val="single" w:sz="2" w:space="4" w:color="FFFFFF"/>
                  </w:divBdr>
                  <w:divsChild>
                    <w:div w:id="478423930">
                      <w:marLeft w:val="0"/>
                      <w:marRight w:val="0"/>
                      <w:marTop w:val="0"/>
                      <w:marBottom w:val="0"/>
                      <w:divBdr>
                        <w:top w:val="none" w:sz="0" w:space="0" w:color="auto"/>
                        <w:left w:val="none" w:sz="0" w:space="0" w:color="auto"/>
                        <w:bottom w:val="none" w:sz="0" w:space="0" w:color="auto"/>
                        <w:right w:val="none" w:sz="0" w:space="0" w:color="auto"/>
                      </w:divBdr>
                    </w:div>
                  </w:divsChild>
                </w:div>
                <w:div w:id="1319067127">
                  <w:marLeft w:val="0"/>
                  <w:marRight w:val="0"/>
                  <w:marTop w:val="0"/>
                  <w:marBottom w:val="0"/>
                  <w:divBdr>
                    <w:top w:val="single" w:sz="2" w:space="1" w:color="FFFFFF"/>
                    <w:left w:val="single" w:sz="2" w:space="11" w:color="FFFFFF"/>
                    <w:bottom w:val="single" w:sz="2" w:space="1" w:color="FFFFFF"/>
                    <w:right w:val="single" w:sz="2" w:space="4" w:color="FFFFFF"/>
                  </w:divBdr>
                  <w:divsChild>
                    <w:div w:id="1637445075">
                      <w:marLeft w:val="0"/>
                      <w:marRight w:val="0"/>
                      <w:marTop w:val="0"/>
                      <w:marBottom w:val="0"/>
                      <w:divBdr>
                        <w:top w:val="none" w:sz="0" w:space="0" w:color="auto"/>
                        <w:left w:val="none" w:sz="0" w:space="0" w:color="auto"/>
                        <w:bottom w:val="none" w:sz="0" w:space="0" w:color="auto"/>
                        <w:right w:val="none" w:sz="0" w:space="0" w:color="auto"/>
                      </w:divBdr>
                    </w:div>
                  </w:divsChild>
                </w:div>
                <w:div w:id="2124573842">
                  <w:marLeft w:val="0"/>
                  <w:marRight w:val="0"/>
                  <w:marTop w:val="0"/>
                  <w:marBottom w:val="0"/>
                  <w:divBdr>
                    <w:top w:val="single" w:sz="2" w:space="1" w:color="FFFFFF"/>
                    <w:left w:val="single" w:sz="2" w:space="11" w:color="FFFFFF"/>
                    <w:bottom w:val="single" w:sz="2" w:space="1" w:color="FFFFFF"/>
                    <w:right w:val="single" w:sz="2" w:space="4" w:color="FFFFFF"/>
                  </w:divBdr>
                  <w:divsChild>
                    <w:div w:id="1674604975">
                      <w:marLeft w:val="0"/>
                      <w:marRight w:val="0"/>
                      <w:marTop w:val="0"/>
                      <w:marBottom w:val="0"/>
                      <w:divBdr>
                        <w:top w:val="none" w:sz="0" w:space="0" w:color="auto"/>
                        <w:left w:val="none" w:sz="0" w:space="0" w:color="auto"/>
                        <w:bottom w:val="none" w:sz="0" w:space="0" w:color="auto"/>
                        <w:right w:val="none" w:sz="0" w:space="0" w:color="auto"/>
                      </w:divBdr>
                    </w:div>
                  </w:divsChild>
                </w:div>
                <w:div w:id="1317881673">
                  <w:marLeft w:val="0"/>
                  <w:marRight w:val="0"/>
                  <w:marTop w:val="0"/>
                  <w:marBottom w:val="0"/>
                  <w:divBdr>
                    <w:top w:val="single" w:sz="2" w:space="1" w:color="FFFFFF"/>
                    <w:left w:val="single" w:sz="2" w:space="11" w:color="FFFFFF"/>
                    <w:bottom w:val="single" w:sz="2" w:space="1" w:color="FFFFFF"/>
                    <w:right w:val="single" w:sz="2" w:space="4" w:color="FFFFFF"/>
                  </w:divBdr>
                  <w:divsChild>
                    <w:div w:id="881673897">
                      <w:marLeft w:val="0"/>
                      <w:marRight w:val="0"/>
                      <w:marTop w:val="0"/>
                      <w:marBottom w:val="0"/>
                      <w:divBdr>
                        <w:top w:val="none" w:sz="0" w:space="0" w:color="auto"/>
                        <w:left w:val="none" w:sz="0" w:space="0" w:color="auto"/>
                        <w:bottom w:val="none" w:sz="0" w:space="0" w:color="auto"/>
                        <w:right w:val="none" w:sz="0" w:space="0" w:color="auto"/>
                      </w:divBdr>
                    </w:div>
                  </w:divsChild>
                </w:div>
                <w:div w:id="995260948">
                  <w:marLeft w:val="0"/>
                  <w:marRight w:val="0"/>
                  <w:marTop w:val="0"/>
                  <w:marBottom w:val="0"/>
                  <w:divBdr>
                    <w:top w:val="single" w:sz="2" w:space="1" w:color="FFFFFF"/>
                    <w:left w:val="single" w:sz="2" w:space="11" w:color="FFFFFF"/>
                    <w:bottom w:val="single" w:sz="2" w:space="1" w:color="FFFFFF"/>
                    <w:right w:val="single" w:sz="2" w:space="4" w:color="FFFFFF"/>
                  </w:divBdr>
                  <w:divsChild>
                    <w:div w:id="1271008712">
                      <w:marLeft w:val="0"/>
                      <w:marRight w:val="0"/>
                      <w:marTop w:val="0"/>
                      <w:marBottom w:val="0"/>
                      <w:divBdr>
                        <w:top w:val="none" w:sz="0" w:space="0" w:color="auto"/>
                        <w:left w:val="none" w:sz="0" w:space="0" w:color="auto"/>
                        <w:bottom w:val="none" w:sz="0" w:space="0" w:color="auto"/>
                        <w:right w:val="none" w:sz="0" w:space="0" w:color="auto"/>
                      </w:divBdr>
                    </w:div>
                  </w:divsChild>
                </w:div>
                <w:div w:id="2105152684">
                  <w:marLeft w:val="0"/>
                  <w:marRight w:val="0"/>
                  <w:marTop w:val="0"/>
                  <w:marBottom w:val="0"/>
                  <w:divBdr>
                    <w:top w:val="single" w:sz="2" w:space="1" w:color="FFFFFF"/>
                    <w:left w:val="single" w:sz="2" w:space="11" w:color="FFFFFF"/>
                    <w:bottom w:val="single" w:sz="2" w:space="1" w:color="FFFFFF"/>
                    <w:right w:val="single" w:sz="2" w:space="4" w:color="FFFFFF"/>
                  </w:divBdr>
                  <w:divsChild>
                    <w:div w:id="263466471">
                      <w:marLeft w:val="0"/>
                      <w:marRight w:val="0"/>
                      <w:marTop w:val="0"/>
                      <w:marBottom w:val="0"/>
                      <w:divBdr>
                        <w:top w:val="none" w:sz="0" w:space="0" w:color="auto"/>
                        <w:left w:val="none" w:sz="0" w:space="0" w:color="auto"/>
                        <w:bottom w:val="none" w:sz="0" w:space="0" w:color="auto"/>
                        <w:right w:val="none" w:sz="0" w:space="0" w:color="auto"/>
                      </w:divBdr>
                    </w:div>
                  </w:divsChild>
                </w:div>
                <w:div w:id="1623422673">
                  <w:marLeft w:val="0"/>
                  <w:marRight w:val="0"/>
                  <w:marTop w:val="0"/>
                  <w:marBottom w:val="0"/>
                  <w:divBdr>
                    <w:top w:val="single" w:sz="2" w:space="1" w:color="FFFFFF"/>
                    <w:left w:val="single" w:sz="2" w:space="11" w:color="FFFFFF"/>
                    <w:bottom w:val="single" w:sz="2" w:space="1" w:color="FFFFFF"/>
                    <w:right w:val="single" w:sz="2" w:space="4" w:color="FFFFFF"/>
                  </w:divBdr>
                  <w:divsChild>
                    <w:div w:id="666051916">
                      <w:marLeft w:val="0"/>
                      <w:marRight w:val="0"/>
                      <w:marTop w:val="0"/>
                      <w:marBottom w:val="0"/>
                      <w:divBdr>
                        <w:top w:val="none" w:sz="0" w:space="0" w:color="auto"/>
                        <w:left w:val="none" w:sz="0" w:space="0" w:color="auto"/>
                        <w:bottom w:val="none" w:sz="0" w:space="0" w:color="auto"/>
                        <w:right w:val="none" w:sz="0" w:space="0" w:color="auto"/>
                      </w:divBdr>
                    </w:div>
                  </w:divsChild>
                </w:div>
                <w:div w:id="2011057755">
                  <w:marLeft w:val="0"/>
                  <w:marRight w:val="0"/>
                  <w:marTop w:val="0"/>
                  <w:marBottom w:val="0"/>
                  <w:divBdr>
                    <w:top w:val="single" w:sz="2" w:space="1" w:color="FFFFFF"/>
                    <w:left w:val="single" w:sz="2" w:space="11" w:color="FFFFFF"/>
                    <w:bottom w:val="single" w:sz="2" w:space="1" w:color="FFFFFF"/>
                    <w:right w:val="single" w:sz="2" w:space="4" w:color="FFFFFF"/>
                  </w:divBdr>
                  <w:divsChild>
                    <w:div w:id="1288703944">
                      <w:marLeft w:val="0"/>
                      <w:marRight w:val="0"/>
                      <w:marTop w:val="0"/>
                      <w:marBottom w:val="0"/>
                      <w:divBdr>
                        <w:top w:val="none" w:sz="0" w:space="0" w:color="auto"/>
                        <w:left w:val="none" w:sz="0" w:space="0" w:color="auto"/>
                        <w:bottom w:val="none" w:sz="0" w:space="0" w:color="auto"/>
                        <w:right w:val="none" w:sz="0" w:space="0" w:color="auto"/>
                      </w:divBdr>
                    </w:div>
                  </w:divsChild>
                </w:div>
                <w:div w:id="1098983953">
                  <w:marLeft w:val="0"/>
                  <w:marRight w:val="0"/>
                  <w:marTop w:val="0"/>
                  <w:marBottom w:val="0"/>
                  <w:divBdr>
                    <w:top w:val="single" w:sz="2" w:space="1" w:color="FFFFFF"/>
                    <w:left w:val="single" w:sz="2" w:space="11" w:color="FFFFFF"/>
                    <w:bottom w:val="single" w:sz="2" w:space="4" w:color="FFFFFF"/>
                    <w:right w:val="single" w:sz="2" w:space="4" w:color="FFFFFF"/>
                  </w:divBdr>
                  <w:divsChild>
                    <w:div w:id="1571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34449">
          <w:marLeft w:val="0"/>
          <w:marRight w:val="0"/>
          <w:marTop w:val="0"/>
          <w:marBottom w:val="300"/>
          <w:divBdr>
            <w:top w:val="none" w:sz="0" w:space="0" w:color="auto"/>
            <w:left w:val="none" w:sz="0" w:space="0" w:color="auto"/>
            <w:bottom w:val="none" w:sz="0" w:space="0" w:color="auto"/>
            <w:right w:val="none" w:sz="0" w:space="0" w:color="auto"/>
          </w:divBdr>
          <w:divsChild>
            <w:div w:id="767576082">
              <w:marLeft w:val="0"/>
              <w:marRight w:val="0"/>
              <w:marTop w:val="0"/>
              <w:marBottom w:val="0"/>
              <w:divBdr>
                <w:top w:val="none" w:sz="0" w:space="0" w:color="auto"/>
                <w:left w:val="none" w:sz="0" w:space="0" w:color="auto"/>
                <w:bottom w:val="none" w:sz="0" w:space="0" w:color="auto"/>
                <w:right w:val="none" w:sz="0" w:space="0" w:color="auto"/>
              </w:divBdr>
              <w:divsChild>
                <w:div w:id="169759247">
                  <w:marLeft w:val="0"/>
                  <w:marRight w:val="0"/>
                  <w:marTop w:val="0"/>
                  <w:marBottom w:val="0"/>
                  <w:divBdr>
                    <w:top w:val="single" w:sz="2" w:space="4" w:color="FFFFFF"/>
                    <w:left w:val="single" w:sz="2" w:space="11" w:color="FFFFFF"/>
                    <w:bottom w:val="single" w:sz="2" w:space="1" w:color="FFFFFF"/>
                    <w:right w:val="single" w:sz="2" w:space="4" w:color="FFFFFF"/>
                  </w:divBdr>
                  <w:divsChild>
                    <w:div w:id="758598708">
                      <w:marLeft w:val="0"/>
                      <w:marRight w:val="0"/>
                      <w:marTop w:val="0"/>
                      <w:marBottom w:val="0"/>
                      <w:divBdr>
                        <w:top w:val="none" w:sz="0" w:space="0" w:color="auto"/>
                        <w:left w:val="none" w:sz="0" w:space="0" w:color="auto"/>
                        <w:bottom w:val="none" w:sz="0" w:space="0" w:color="auto"/>
                        <w:right w:val="none" w:sz="0" w:space="0" w:color="auto"/>
                      </w:divBdr>
                    </w:div>
                  </w:divsChild>
                </w:div>
                <w:div w:id="57704302">
                  <w:marLeft w:val="0"/>
                  <w:marRight w:val="0"/>
                  <w:marTop w:val="0"/>
                  <w:marBottom w:val="0"/>
                  <w:divBdr>
                    <w:top w:val="single" w:sz="2" w:space="1" w:color="FFFFFF"/>
                    <w:left w:val="single" w:sz="2" w:space="11" w:color="FFFFFF"/>
                    <w:bottom w:val="single" w:sz="2" w:space="1" w:color="FFFFFF"/>
                    <w:right w:val="single" w:sz="2" w:space="4" w:color="FFFFFF"/>
                  </w:divBdr>
                  <w:divsChild>
                    <w:div w:id="763503121">
                      <w:marLeft w:val="0"/>
                      <w:marRight w:val="0"/>
                      <w:marTop w:val="0"/>
                      <w:marBottom w:val="0"/>
                      <w:divBdr>
                        <w:top w:val="none" w:sz="0" w:space="0" w:color="auto"/>
                        <w:left w:val="none" w:sz="0" w:space="0" w:color="auto"/>
                        <w:bottom w:val="none" w:sz="0" w:space="0" w:color="auto"/>
                        <w:right w:val="none" w:sz="0" w:space="0" w:color="auto"/>
                      </w:divBdr>
                    </w:div>
                  </w:divsChild>
                </w:div>
                <w:div w:id="259679334">
                  <w:marLeft w:val="0"/>
                  <w:marRight w:val="0"/>
                  <w:marTop w:val="0"/>
                  <w:marBottom w:val="0"/>
                  <w:divBdr>
                    <w:top w:val="single" w:sz="2" w:space="1" w:color="FFFFFF"/>
                    <w:left w:val="single" w:sz="2" w:space="11" w:color="FFFFFF"/>
                    <w:bottom w:val="single" w:sz="2" w:space="1" w:color="FFFFFF"/>
                    <w:right w:val="single" w:sz="2" w:space="4" w:color="FFFFFF"/>
                  </w:divBdr>
                  <w:divsChild>
                    <w:div w:id="1046223437">
                      <w:marLeft w:val="0"/>
                      <w:marRight w:val="0"/>
                      <w:marTop w:val="0"/>
                      <w:marBottom w:val="0"/>
                      <w:divBdr>
                        <w:top w:val="none" w:sz="0" w:space="0" w:color="auto"/>
                        <w:left w:val="none" w:sz="0" w:space="0" w:color="auto"/>
                        <w:bottom w:val="none" w:sz="0" w:space="0" w:color="auto"/>
                        <w:right w:val="none" w:sz="0" w:space="0" w:color="auto"/>
                      </w:divBdr>
                    </w:div>
                  </w:divsChild>
                </w:div>
                <w:div w:id="185102768">
                  <w:marLeft w:val="0"/>
                  <w:marRight w:val="0"/>
                  <w:marTop w:val="0"/>
                  <w:marBottom w:val="0"/>
                  <w:divBdr>
                    <w:top w:val="single" w:sz="2" w:space="1" w:color="FFFFFF"/>
                    <w:left w:val="single" w:sz="2" w:space="11" w:color="FFFFFF"/>
                    <w:bottom w:val="single" w:sz="2" w:space="1" w:color="FFFFFF"/>
                    <w:right w:val="single" w:sz="2" w:space="4" w:color="FFFFFF"/>
                  </w:divBdr>
                  <w:divsChild>
                    <w:div w:id="1410813194">
                      <w:marLeft w:val="0"/>
                      <w:marRight w:val="0"/>
                      <w:marTop w:val="0"/>
                      <w:marBottom w:val="0"/>
                      <w:divBdr>
                        <w:top w:val="none" w:sz="0" w:space="0" w:color="auto"/>
                        <w:left w:val="none" w:sz="0" w:space="0" w:color="auto"/>
                        <w:bottom w:val="none" w:sz="0" w:space="0" w:color="auto"/>
                        <w:right w:val="none" w:sz="0" w:space="0" w:color="auto"/>
                      </w:divBdr>
                    </w:div>
                  </w:divsChild>
                </w:div>
                <w:div w:id="2108228177">
                  <w:marLeft w:val="0"/>
                  <w:marRight w:val="0"/>
                  <w:marTop w:val="0"/>
                  <w:marBottom w:val="0"/>
                  <w:divBdr>
                    <w:top w:val="single" w:sz="2" w:space="1" w:color="FFFFFF"/>
                    <w:left w:val="single" w:sz="2" w:space="11" w:color="FFFFFF"/>
                    <w:bottom w:val="single" w:sz="2" w:space="1" w:color="FFFFFF"/>
                    <w:right w:val="single" w:sz="2" w:space="4" w:color="FFFFFF"/>
                  </w:divBdr>
                  <w:divsChild>
                    <w:div w:id="561910775">
                      <w:marLeft w:val="0"/>
                      <w:marRight w:val="0"/>
                      <w:marTop w:val="0"/>
                      <w:marBottom w:val="0"/>
                      <w:divBdr>
                        <w:top w:val="none" w:sz="0" w:space="0" w:color="auto"/>
                        <w:left w:val="none" w:sz="0" w:space="0" w:color="auto"/>
                        <w:bottom w:val="none" w:sz="0" w:space="0" w:color="auto"/>
                        <w:right w:val="none" w:sz="0" w:space="0" w:color="auto"/>
                      </w:divBdr>
                    </w:div>
                  </w:divsChild>
                </w:div>
                <w:div w:id="312609755">
                  <w:marLeft w:val="0"/>
                  <w:marRight w:val="0"/>
                  <w:marTop w:val="0"/>
                  <w:marBottom w:val="0"/>
                  <w:divBdr>
                    <w:top w:val="single" w:sz="2" w:space="1" w:color="FFFFFF"/>
                    <w:left w:val="single" w:sz="2" w:space="11" w:color="FFFFFF"/>
                    <w:bottom w:val="single" w:sz="2" w:space="1" w:color="FFFFFF"/>
                    <w:right w:val="single" w:sz="2" w:space="4" w:color="FFFFFF"/>
                  </w:divBdr>
                  <w:divsChild>
                    <w:div w:id="1476339512">
                      <w:marLeft w:val="0"/>
                      <w:marRight w:val="0"/>
                      <w:marTop w:val="0"/>
                      <w:marBottom w:val="0"/>
                      <w:divBdr>
                        <w:top w:val="none" w:sz="0" w:space="0" w:color="auto"/>
                        <w:left w:val="none" w:sz="0" w:space="0" w:color="auto"/>
                        <w:bottom w:val="none" w:sz="0" w:space="0" w:color="auto"/>
                        <w:right w:val="none" w:sz="0" w:space="0" w:color="auto"/>
                      </w:divBdr>
                    </w:div>
                  </w:divsChild>
                </w:div>
                <w:div w:id="972097524">
                  <w:marLeft w:val="0"/>
                  <w:marRight w:val="0"/>
                  <w:marTop w:val="0"/>
                  <w:marBottom w:val="0"/>
                  <w:divBdr>
                    <w:top w:val="single" w:sz="2" w:space="1" w:color="FFFFFF"/>
                    <w:left w:val="single" w:sz="2" w:space="11" w:color="FFFFFF"/>
                    <w:bottom w:val="single" w:sz="2" w:space="1" w:color="FFFFFF"/>
                    <w:right w:val="single" w:sz="2" w:space="4" w:color="FFFFFF"/>
                  </w:divBdr>
                  <w:divsChild>
                    <w:div w:id="1502771380">
                      <w:marLeft w:val="0"/>
                      <w:marRight w:val="0"/>
                      <w:marTop w:val="0"/>
                      <w:marBottom w:val="0"/>
                      <w:divBdr>
                        <w:top w:val="none" w:sz="0" w:space="0" w:color="auto"/>
                        <w:left w:val="none" w:sz="0" w:space="0" w:color="auto"/>
                        <w:bottom w:val="none" w:sz="0" w:space="0" w:color="auto"/>
                        <w:right w:val="none" w:sz="0" w:space="0" w:color="auto"/>
                      </w:divBdr>
                    </w:div>
                  </w:divsChild>
                </w:div>
                <w:div w:id="1574702208">
                  <w:marLeft w:val="0"/>
                  <w:marRight w:val="0"/>
                  <w:marTop w:val="0"/>
                  <w:marBottom w:val="0"/>
                  <w:divBdr>
                    <w:top w:val="single" w:sz="2" w:space="1" w:color="FFFFFF"/>
                    <w:left w:val="single" w:sz="2" w:space="11" w:color="FFFFFF"/>
                    <w:bottom w:val="single" w:sz="2" w:space="1" w:color="FFFFFF"/>
                    <w:right w:val="single" w:sz="2" w:space="4" w:color="FFFFFF"/>
                  </w:divBdr>
                  <w:divsChild>
                    <w:div w:id="925958663">
                      <w:marLeft w:val="0"/>
                      <w:marRight w:val="0"/>
                      <w:marTop w:val="0"/>
                      <w:marBottom w:val="0"/>
                      <w:divBdr>
                        <w:top w:val="none" w:sz="0" w:space="0" w:color="auto"/>
                        <w:left w:val="none" w:sz="0" w:space="0" w:color="auto"/>
                        <w:bottom w:val="none" w:sz="0" w:space="0" w:color="auto"/>
                        <w:right w:val="none" w:sz="0" w:space="0" w:color="auto"/>
                      </w:divBdr>
                    </w:div>
                  </w:divsChild>
                </w:div>
                <w:div w:id="459998547">
                  <w:marLeft w:val="0"/>
                  <w:marRight w:val="0"/>
                  <w:marTop w:val="0"/>
                  <w:marBottom w:val="0"/>
                  <w:divBdr>
                    <w:top w:val="single" w:sz="2" w:space="1" w:color="FFFFFF"/>
                    <w:left w:val="single" w:sz="2" w:space="11" w:color="FFFFFF"/>
                    <w:bottom w:val="single" w:sz="2" w:space="1" w:color="FFFFFF"/>
                    <w:right w:val="single" w:sz="2" w:space="4" w:color="FFFFFF"/>
                  </w:divBdr>
                  <w:divsChild>
                    <w:div w:id="215629809">
                      <w:marLeft w:val="0"/>
                      <w:marRight w:val="0"/>
                      <w:marTop w:val="0"/>
                      <w:marBottom w:val="0"/>
                      <w:divBdr>
                        <w:top w:val="none" w:sz="0" w:space="0" w:color="auto"/>
                        <w:left w:val="none" w:sz="0" w:space="0" w:color="auto"/>
                        <w:bottom w:val="none" w:sz="0" w:space="0" w:color="auto"/>
                        <w:right w:val="none" w:sz="0" w:space="0" w:color="auto"/>
                      </w:divBdr>
                    </w:div>
                  </w:divsChild>
                </w:div>
                <w:div w:id="1229805288">
                  <w:marLeft w:val="0"/>
                  <w:marRight w:val="0"/>
                  <w:marTop w:val="0"/>
                  <w:marBottom w:val="0"/>
                  <w:divBdr>
                    <w:top w:val="single" w:sz="2" w:space="1" w:color="FFFFFF"/>
                    <w:left w:val="single" w:sz="2" w:space="11" w:color="FFFFFF"/>
                    <w:bottom w:val="single" w:sz="2" w:space="1" w:color="FFFFFF"/>
                    <w:right w:val="single" w:sz="2" w:space="4" w:color="FFFFFF"/>
                  </w:divBdr>
                  <w:divsChild>
                    <w:div w:id="1486820912">
                      <w:marLeft w:val="0"/>
                      <w:marRight w:val="0"/>
                      <w:marTop w:val="0"/>
                      <w:marBottom w:val="0"/>
                      <w:divBdr>
                        <w:top w:val="none" w:sz="0" w:space="0" w:color="auto"/>
                        <w:left w:val="none" w:sz="0" w:space="0" w:color="auto"/>
                        <w:bottom w:val="none" w:sz="0" w:space="0" w:color="auto"/>
                        <w:right w:val="none" w:sz="0" w:space="0" w:color="auto"/>
                      </w:divBdr>
                    </w:div>
                  </w:divsChild>
                </w:div>
                <w:div w:id="1246765602">
                  <w:marLeft w:val="0"/>
                  <w:marRight w:val="0"/>
                  <w:marTop w:val="0"/>
                  <w:marBottom w:val="0"/>
                  <w:divBdr>
                    <w:top w:val="single" w:sz="2" w:space="1" w:color="FFFFFF"/>
                    <w:left w:val="single" w:sz="2" w:space="11" w:color="FFFFFF"/>
                    <w:bottom w:val="single" w:sz="2" w:space="1" w:color="FFFFFF"/>
                    <w:right w:val="single" w:sz="2" w:space="4" w:color="FFFFFF"/>
                  </w:divBdr>
                  <w:divsChild>
                    <w:div w:id="360934686">
                      <w:marLeft w:val="0"/>
                      <w:marRight w:val="0"/>
                      <w:marTop w:val="0"/>
                      <w:marBottom w:val="0"/>
                      <w:divBdr>
                        <w:top w:val="none" w:sz="0" w:space="0" w:color="auto"/>
                        <w:left w:val="none" w:sz="0" w:space="0" w:color="auto"/>
                        <w:bottom w:val="none" w:sz="0" w:space="0" w:color="auto"/>
                        <w:right w:val="none" w:sz="0" w:space="0" w:color="auto"/>
                      </w:divBdr>
                    </w:div>
                  </w:divsChild>
                </w:div>
                <w:div w:id="1613897865">
                  <w:marLeft w:val="0"/>
                  <w:marRight w:val="0"/>
                  <w:marTop w:val="0"/>
                  <w:marBottom w:val="0"/>
                  <w:divBdr>
                    <w:top w:val="single" w:sz="2" w:space="1" w:color="FFFFFF"/>
                    <w:left w:val="single" w:sz="2" w:space="11" w:color="FFFFFF"/>
                    <w:bottom w:val="single" w:sz="2" w:space="1" w:color="FFFFFF"/>
                    <w:right w:val="single" w:sz="2" w:space="4" w:color="FFFFFF"/>
                  </w:divBdr>
                  <w:divsChild>
                    <w:div w:id="2137143132">
                      <w:marLeft w:val="0"/>
                      <w:marRight w:val="0"/>
                      <w:marTop w:val="0"/>
                      <w:marBottom w:val="0"/>
                      <w:divBdr>
                        <w:top w:val="none" w:sz="0" w:space="0" w:color="auto"/>
                        <w:left w:val="none" w:sz="0" w:space="0" w:color="auto"/>
                        <w:bottom w:val="none" w:sz="0" w:space="0" w:color="auto"/>
                        <w:right w:val="none" w:sz="0" w:space="0" w:color="auto"/>
                      </w:divBdr>
                    </w:div>
                  </w:divsChild>
                </w:div>
                <w:div w:id="1167671208">
                  <w:marLeft w:val="0"/>
                  <w:marRight w:val="0"/>
                  <w:marTop w:val="0"/>
                  <w:marBottom w:val="0"/>
                  <w:divBdr>
                    <w:top w:val="single" w:sz="2" w:space="1" w:color="FFFFFF"/>
                    <w:left w:val="single" w:sz="2" w:space="11" w:color="FFFFFF"/>
                    <w:bottom w:val="single" w:sz="2" w:space="1" w:color="FFFFFF"/>
                    <w:right w:val="single" w:sz="2" w:space="4" w:color="FFFFFF"/>
                  </w:divBdr>
                  <w:divsChild>
                    <w:div w:id="660734774">
                      <w:marLeft w:val="0"/>
                      <w:marRight w:val="0"/>
                      <w:marTop w:val="0"/>
                      <w:marBottom w:val="0"/>
                      <w:divBdr>
                        <w:top w:val="none" w:sz="0" w:space="0" w:color="auto"/>
                        <w:left w:val="none" w:sz="0" w:space="0" w:color="auto"/>
                        <w:bottom w:val="none" w:sz="0" w:space="0" w:color="auto"/>
                        <w:right w:val="none" w:sz="0" w:space="0" w:color="auto"/>
                      </w:divBdr>
                    </w:div>
                  </w:divsChild>
                </w:div>
                <w:div w:id="1247955291">
                  <w:marLeft w:val="0"/>
                  <w:marRight w:val="0"/>
                  <w:marTop w:val="0"/>
                  <w:marBottom w:val="0"/>
                  <w:divBdr>
                    <w:top w:val="single" w:sz="2" w:space="1" w:color="FFFFFF"/>
                    <w:left w:val="single" w:sz="2" w:space="11" w:color="FFFFFF"/>
                    <w:bottom w:val="single" w:sz="2" w:space="1" w:color="FFFFFF"/>
                    <w:right w:val="single" w:sz="2" w:space="4" w:color="FFFFFF"/>
                  </w:divBdr>
                  <w:divsChild>
                    <w:div w:id="490676945">
                      <w:marLeft w:val="0"/>
                      <w:marRight w:val="0"/>
                      <w:marTop w:val="0"/>
                      <w:marBottom w:val="0"/>
                      <w:divBdr>
                        <w:top w:val="none" w:sz="0" w:space="0" w:color="auto"/>
                        <w:left w:val="none" w:sz="0" w:space="0" w:color="auto"/>
                        <w:bottom w:val="none" w:sz="0" w:space="0" w:color="auto"/>
                        <w:right w:val="none" w:sz="0" w:space="0" w:color="auto"/>
                      </w:divBdr>
                    </w:div>
                  </w:divsChild>
                </w:div>
                <w:div w:id="1765422841">
                  <w:marLeft w:val="0"/>
                  <w:marRight w:val="0"/>
                  <w:marTop w:val="0"/>
                  <w:marBottom w:val="0"/>
                  <w:divBdr>
                    <w:top w:val="single" w:sz="2" w:space="1" w:color="FFFFFF"/>
                    <w:left w:val="single" w:sz="2" w:space="11" w:color="FFFFFF"/>
                    <w:bottom w:val="single" w:sz="2" w:space="1" w:color="FFFFFF"/>
                    <w:right w:val="single" w:sz="2" w:space="4" w:color="FFFFFF"/>
                  </w:divBdr>
                  <w:divsChild>
                    <w:div w:id="886842039">
                      <w:marLeft w:val="0"/>
                      <w:marRight w:val="0"/>
                      <w:marTop w:val="0"/>
                      <w:marBottom w:val="0"/>
                      <w:divBdr>
                        <w:top w:val="none" w:sz="0" w:space="0" w:color="auto"/>
                        <w:left w:val="none" w:sz="0" w:space="0" w:color="auto"/>
                        <w:bottom w:val="none" w:sz="0" w:space="0" w:color="auto"/>
                        <w:right w:val="none" w:sz="0" w:space="0" w:color="auto"/>
                      </w:divBdr>
                    </w:div>
                  </w:divsChild>
                </w:div>
                <w:div w:id="434640773">
                  <w:marLeft w:val="0"/>
                  <w:marRight w:val="0"/>
                  <w:marTop w:val="0"/>
                  <w:marBottom w:val="0"/>
                  <w:divBdr>
                    <w:top w:val="single" w:sz="2" w:space="1" w:color="FFFFFF"/>
                    <w:left w:val="single" w:sz="2" w:space="11" w:color="FFFFFF"/>
                    <w:bottom w:val="single" w:sz="2" w:space="1" w:color="FFFFFF"/>
                    <w:right w:val="single" w:sz="2" w:space="4" w:color="FFFFFF"/>
                  </w:divBdr>
                  <w:divsChild>
                    <w:div w:id="246034406">
                      <w:marLeft w:val="0"/>
                      <w:marRight w:val="0"/>
                      <w:marTop w:val="0"/>
                      <w:marBottom w:val="0"/>
                      <w:divBdr>
                        <w:top w:val="none" w:sz="0" w:space="0" w:color="auto"/>
                        <w:left w:val="none" w:sz="0" w:space="0" w:color="auto"/>
                        <w:bottom w:val="none" w:sz="0" w:space="0" w:color="auto"/>
                        <w:right w:val="none" w:sz="0" w:space="0" w:color="auto"/>
                      </w:divBdr>
                    </w:div>
                  </w:divsChild>
                </w:div>
                <w:div w:id="1516530375">
                  <w:marLeft w:val="0"/>
                  <w:marRight w:val="0"/>
                  <w:marTop w:val="0"/>
                  <w:marBottom w:val="0"/>
                  <w:divBdr>
                    <w:top w:val="single" w:sz="2" w:space="1" w:color="FFFFFF"/>
                    <w:left w:val="single" w:sz="2" w:space="11" w:color="FFFFFF"/>
                    <w:bottom w:val="single" w:sz="2" w:space="1" w:color="FFFFFF"/>
                    <w:right w:val="single" w:sz="2" w:space="4" w:color="FFFFFF"/>
                  </w:divBdr>
                  <w:divsChild>
                    <w:div w:id="1529903268">
                      <w:marLeft w:val="0"/>
                      <w:marRight w:val="0"/>
                      <w:marTop w:val="0"/>
                      <w:marBottom w:val="0"/>
                      <w:divBdr>
                        <w:top w:val="none" w:sz="0" w:space="0" w:color="auto"/>
                        <w:left w:val="none" w:sz="0" w:space="0" w:color="auto"/>
                        <w:bottom w:val="none" w:sz="0" w:space="0" w:color="auto"/>
                        <w:right w:val="none" w:sz="0" w:space="0" w:color="auto"/>
                      </w:divBdr>
                    </w:div>
                  </w:divsChild>
                </w:div>
                <w:div w:id="1938830060">
                  <w:marLeft w:val="0"/>
                  <w:marRight w:val="0"/>
                  <w:marTop w:val="0"/>
                  <w:marBottom w:val="0"/>
                  <w:divBdr>
                    <w:top w:val="single" w:sz="2" w:space="1" w:color="FFFFFF"/>
                    <w:left w:val="single" w:sz="2" w:space="11" w:color="FFFFFF"/>
                    <w:bottom w:val="single" w:sz="2" w:space="1" w:color="FFFFFF"/>
                    <w:right w:val="single" w:sz="2" w:space="4" w:color="FFFFFF"/>
                  </w:divBdr>
                  <w:divsChild>
                    <w:div w:id="1980568600">
                      <w:marLeft w:val="0"/>
                      <w:marRight w:val="0"/>
                      <w:marTop w:val="0"/>
                      <w:marBottom w:val="0"/>
                      <w:divBdr>
                        <w:top w:val="none" w:sz="0" w:space="0" w:color="auto"/>
                        <w:left w:val="none" w:sz="0" w:space="0" w:color="auto"/>
                        <w:bottom w:val="none" w:sz="0" w:space="0" w:color="auto"/>
                        <w:right w:val="none" w:sz="0" w:space="0" w:color="auto"/>
                      </w:divBdr>
                    </w:div>
                  </w:divsChild>
                </w:div>
                <w:div w:id="1335262100">
                  <w:marLeft w:val="0"/>
                  <w:marRight w:val="0"/>
                  <w:marTop w:val="0"/>
                  <w:marBottom w:val="0"/>
                  <w:divBdr>
                    <w:top w:val="single" w:sz="2" w:space="1" w:color="FFFFFF"/>
                    <w:left w:val="single" w:sz="2" w:space="11" w:color="FFFFFF"/>
                    <w:bottom w:val="single" w:sz="2" w:space="1" w:color="FFFFFF"/>
                    <w:right w:val="single" w:sz="2" w:space="4" w:color="FFFFFF"/>
                  </w:divBdr>
                  <w:divsChild>
                    <w:div w:id="445389628">
                      <w:marLeft w:val="0"/>
                      <w:marRight w:val="0"/>
                      <w:marTop w:val="0"/>
                      <w:marBottom w:val="0"/>
                      <w:divBdr>
                        <w:top w:val="none" w:sz="0" w:space="0" w:color="auto"/>
                        <w:left w:val="none" w:sz="0" w:space="0" w:color="auto"/>
                        <w:bottom w:val="none" w:sz="0" w:space="0" w:color="auto"/>
                        <w:right w:val="none" w:sz="0" w:space="0" w:color="auto"/>
                      </w:divBdr>
                    </w:div>
                  </w:divsChild>
                </w:div>
                <w:div w:id="2054309004">
                  <w:marLeft w:val="0"/>
                  <w:marRight w:val="0"/>
                  <w:marTop w:val="0"/>
                  <w:marBottom w:val="0"/>
                  <w:divBdr>
                    <w:top w:val="single" w:sz="2" w:space="1" w:color="FFFFFF"/>
                    <w:left w:val="single" w:sz="2" w:space="11" w:color="FFFFFF"/>
                    <w:bottom w:val="single" w:sz="2" w:space="1" w:color="FFFFFF"/>
                    <w:right w:val="single" w:sz="2" w:space="4" w:color="FFFFFF"/>
                  </w:divBdr>
                  <w:divsChild>
                    <w:div w:id="328338863">
                      <w:marLeft w:val="0"/>
                      <w:marRight w:val="0"/>
                      <w:marTop w:val="0"/>
                      <w:marBottom w:val="0"/>
                      <w:divBdr>
                        <w:top w:val="none" w:sz="0" w:space="0" w:color="auto"/>
                        <w:left w:val="none" w:sz="0" w:space="0" w:color="auto"/>
                        <w:bottom w:val="none" w:sz="0" w:space="0" w:color="auto"/>
                        <w:right w:val="none" w:sz="0" w:space="0" w:color="auto"/>
                      </w:divBdr>
                    </w:div>
                  </w:divsChild>
                </w:div>
                <w:div w:id="1001078148">
                  <w:marLeft w:val="0"/>
                  <w:marRight w:val="0"/>
                  <w:marTop w:val="0"/>
                  <w:marBottom w:val="0"/>
                  <w:divBdr>
                    <w:top w:val="single" w:sz="2" w:space="1" w:color="FFFFFF"/>
                    <w:left w:val="single" w:sz="2" w:space="11" w:color="FFFFFF"/>
                    <w:bottom w:val="single" w:sz="2" w:space="1" w:color="FFFFFF"/>
                    <w:right w:val="single" w:sz="2" w:space="4" w:color="FFFFFF"/>
                  </w:divBdr>
                  <w:divsChild>
                    <w:div w:id="1498500426">
                      <w:marLeft w:val="0"/>
                      <w:marRight w:val="0"/>
                      <w:marTop w:val="0"/>
                      <w:marBottom w:val="0"/>
                      <w:divBdr>
                        <w:top w:val="none" w:sz="0" w:space="0" w:color="auto"/>
                        <w:left w:val="none" w:sz="0" w:space="0" w:color="auto"/>
                        <w:bottom w:val="none" w:sz="0" w:space="0" w:color="auto"/>
                        <w:right w:val="none" w:sz="0" w:space="0" w:color="auto"/>
                      </w:divBdr>
                    </w:div>
                  </w:divsChild>
                </w:div>
                <w:div w:id="2002923137">
                  <w:marLeft w:val="0"/>
                  <w:marRight w:val="0"/>
                  <w:marTop w:val="0"/>
                  <w:marBottom w:val="0"/>
                  <w:divBdr>
                    <w:top w:val="single" w:sz="2" w:space="1" w:color="FFFFFF"/>
                    <w:left w:val="single" w:sz="2" w:space="11" w:color="FFFFFF"/>
                    <w:bottom w:val="single" w:sz="2" w:space="1" w:color="FFFFFF"/>
                    <w:right w:val="single" w:sz="2" w:space="4" w:color="FFFFFF"/>
                  </w:divBdr>
                  <w:divsChild>
                    <w:div w:id="252010502">
                      <w:marLeft w:val="0"/>
                      <w:marRight w:val="0"/>
                      <w:marTop w:val="0"/>
                      <w:marBottom w:val="0"/>
                      <w:divBdr>
                        <w:top w:val="none" w:sz="0" w:space="0" w:color="auto"/>
                        <w:left w:val="none" w:sz="0" w:space="0" w:color="auto"/>
                        <w:bottom w:val="none" w:sz="0" w:space="0" w:color="auto"/>
                        <w:right w:val="none" w:sz="0" w:space="0" w:color="auto"/>
                      </w:divBdr>
                    </w:div>
                  </w:divsChild>
                </w:div>
                <w:div w:id="1104497133">
                  <w:marLeft w:val="0"/>
                  <w:marRight w:val="0"/>
                  <w:marTop w:val="0"/>
                  <w:marBottom w:val="0"/>
                  <w:divBdr>
                    <w:top w:val="single" w:sz="2" w:space="1" w:color="FFFFFF"/>
                    <w:left w:val="single" w:sz="2" w:space="11" w:color="FFFFFF"/>
                    <w:bottom w:val="single" w:sz="2" w:space="4" w:color="FFFFFF"/>
                    <w:right w:val="single" w:sz="2" w:space="4" w:color="FFFFFF"/>
                  </w:divBdr>
                  <w:divsChild>
                    <w:div w:id="4143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852666">
      <w:bodyDiv w:val="1"/>
      <w:marLeft w:val="0"/>
      <w:marRight w:val="0"/>
      <w:marTop w:val="0"/>
      <w:marBottom w:val="0"/>
      <w:divBdr>
        <w:top w:val="none" w:sz="0" w:space="0" w:color="auto"/>
        <w:left w:val="none" w:sz="0" w:space="0" w:color="auto"/>
        <w:bottom w:val="none" w:sz="0" w:space="0" w:color="auto"/>
        <w:right w:val="none" w:sz="0" w:space="0" w:color="auto"/>
      </w:divBdr>
      <w:divsChild>
        <w:div w:id="1378699970">
          <w:marLeft w:val="0"/>
          <w:marRight w:val="0"/>
          <w:marTop w:val="0"/>
          <w:marBottom w:val="0"/>
          <w:divBdr>
            <w:top w:val="none" w:sz="0" w:space="0" w:color="auto"/>
            <w:left w:val="none" w:sz="0" w:space="0" w:color="auto"/>
            <w:bottom w:val="none" w:sz="0" w:space="0" w:color="auto"/>
            <w:right w:val="none" w:sz="0" w:space="0" w:color="auto"/>
          </w:divBdr>
        </w:div>
        <w:div w:id="1842113395">
          <w:marLeft w:val="0"/>
          <w:marRight w:val="0"/>
          <w:marTop w:val="0"/>
          <w:marBottom w:val="300"/>
          <w:divBdr>
            <w:top w:val="none" w:sz="0" w:space="0" w:color="auto"/>
            <w:left w:val="none" w:sz="0" w:space="0" w:color="auto"/>
            <w:bottom w:val="none" w:sz="0" w:space="0" w:color="auto"/>
            <w:right w:val="none" w:sz="0" w:space="0" w:color="auto"/>
          </w:divBdr>
          <w:divsChild>
            <w:div w:id="1794902576">
              <w:marLeft w:val="0"/>
              <w:marRight w:val="0"/>
              <w:marTop w:val="0"/>
              <w:marBottom w:val="0"/>
              <w:divBdr>
                <w:top w:val="none" w:sz="0" w:space="0" w:color="auto"/>
                <w:left w:val="none" w:sz="0" w:space="0" w:color="auto"/>
                <w:bottom w:val="none" w:sz="0" w:space="0" w:color="auto"/>
                <w:right w:val="none" w:sz="0" w:space="0" w:color="auto"/>
              </w:divBdr>
              <w:divsChild>
                <w:div w:id="21055135">
                  <w:marLeft w:val="0"/>
                  <w:marRight w:val="0"/>
                  <w:marTop w:val="0"/>
                  <w:marBottom w:val="0"/>
                  <w:divBdr>
                    <w:top w:val="single" w:sz="2" w:space="4" w:color="FFFFFF"/>
                    <w:left w:val="single" w:sz="2" w:space="11" w:color="FFFFFF"/>
                    <w:bottom w:val="single" w:sz="2" w:space="1" w:color="FFFFFF"/>
                    <w:right w:val="single" w:sz="2" w:space="4" w:color="FFFFFF"/>
                  </w:divBdr>
                  <w:divsChild>
                    <w:div w:id="1101756084">
                      <w:marLeft w:val="0"/>
                      <w:marRight w:val="0"/>
                      <w:marTop w:val="0"/>
                      <w:marBottom w:val="0"/>
                      <w:divBdr>
                        <w:top w:val="none" w:sz="0" w:space="0" w:color="auto"/>
                        <w:left w:val="none" w:sz="0" w:space="0" w:color="auto"/>
                        <w:bottom w:val="none" w:sz="0" w:space="0" w:color="auto"/>
                        <w:right w:val="none" w:sz="0" w:space="0" w:color="auto"/>
                      </w:divBdr>
                    </w:div>
                  </w:divsChild>
                </w:div>
                <w:div w:id="2100829971">
                  <w:marLeft w:val="0"/>
                  <w:marRight w:val="0"/>
                  <w:marTop w:val="0"/>
                  <w:marBottom w:val="0"/>
                  <w:divBdr>
                    <w:top w:val="single" w:sz="2" w:space="1" w:color="FFFFFF"/>
                    <w:left w:val="single" w:sz="2" w:space="11" w:color="FFFFFF"/>
                    <w:bottom w:val="single" w:sz="2" w:space="1" w:color="FFFFFF"/>
                    <w:right w:val="single" w:sz="2" w:space="4" w:color="FFFFFF"/>
                  </w:divBdr>
                  <w:divsChild>
                    <w:div w:id="1477331483">
                      <w:marLeft w:val="0"/>
                      <w:marRight w:val="0"/>
                      <w:marTop w:val="0"/>
                      <w:marBottom w:val="0"/>
                      <w:divBdr>
                        <w:top w:val="none" w:sz="0" w:space="0" w:color="auto"/>
                        <w:left w:val="none" w:sz="0" w:space="0" w:color="auto"/>
                        <w:bottom w:val="none" w:sz="0" w:space="0" w:color="auto"/>
                        <w:right w:val="none" w:sz="0" w:space="0" w:color="auto"/>
                      </w:divBdr>
                    </w:div>
                  </w:divsChild>
                </w:div>
                <w:div w:id="1765031746">
                  <w:marLeft w:val="0"/>
                  <w:marRight w:val="0"/>
                  <w:marTop w:val="0"/>
                  <w:marBottom w:val="0"/>
                  <w:divBdr>
                    <w:top w:val="single" w:sz="2" w:space="1" w:color="FFFFFF"/>
                    <w:left w:val="single" w:sz="2" w:space="11" w:color="FFFFFF"/>
                    <w:bottom w:val="single" w:sz="2" w:space="1" w:color="FFFFFF"/>
                    <w:right w:val="single" w:sz="2" w:space="4" w:color="FFFFFF"/>
                  </w:divBdr>
                  <w:divsChild>
                    <w:div w:id="837504685">
                      <w:marLeft w:val="0"/>
                      <w:marRight w:val="0"/>
                      <w:marTop w:val="0"/>
                      <w:marBottom w:val="0"/>
                      <w:divBdr>
                        <w:top w:val="none" w:sz="0" w:space="0" w:color="auto"/>
                        <w:left w:val="none" w:sz="0" w:space="0" w:color="auto"/>
                        <w:bottom w:val="none" w:sz="0" w:space="0" w:color="auto"/>
                        <w:right w:val="none" w:sz="0" w:space="0" w:color="auto"/>
                      </w:divBdr>
                    </w:div>
                  </w:divsChild>
                </w:div>
                <w:div w:id="716317805">
                  <w:marLeft w:val="0"/>
                  <w:marRight w:val="0"/>
                  <w:marTop w:val="0"/>
                  <w:marBottom w:val="0"/>
                  <w:divBdr>
                    <w:top w:val="single" w:sz="2" w:space="1" w:color="FFFFFF"/>
                    <w:left w:val="single" w:sz="2" w:space="11" w:color="FFFFFF"/>
                    <w:bottom w:val="single" w:sz="2" w:space="1" w:color="FFFFFF"/>
                    <w:right w:val="single" w:sz="2" w:space="4" w:color="FFFFFF"/>
                  </w:divBdr>
                  <w:divsChild>
                    <w:div w:id="1630889682">
                      <w:marLeft w:val="0"/>
                      <w:marRight w:val="0"/>
                      <w:marTop w:val="0"/>
                      <w:marBottom w:val="0"/>
                      <w:divBdr>
                        <w:top w:val="none" w:sz="0" w:space="0" w:color="auto"/>
                        <w:left w:val="none" w:sz="0" w:space="0" w:color="auto"/>
                        <w:bottom w:val="none" w:sz="0" w:space="0" w:color="auto"/>
                        <w:right w:val="none" w:sz="0" w:space="0" w:color="auto"/>
                      </w:divBdr>
                    </w:div>
                  </w:divsChild>
                </w:div>
                <w:div w:id="1027562245">
                  <w:marLeft w:val="0"/>
                  <w:marRight w:val="0"/>
                  <w:marTop w:val="0"/>
                  <w:marBottom w:val="0"/>
                  <w:divBdr>
                    <w:top w:val="single" w:sz="2" w:space="1" w:color="FFFFFF"/>
                    <w:left w:val="single" w:sz="2" w:space="11" w:color="FFFFFF"/>
                    <w:bottom w:val="single" w:sz="2" w:space="4" w:color="FFFFFF"/>
                    <w:right w:val="single" w:sz="2" w:space="4" w:color="FFFFFF"/>
                  </w:divBdr>
                  <w:divsChild>
                    <w:div w:id="151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12368">
          <w:marLeft w:val="0"/>
          <w:marRight w:val="0"/>
          <w:marTop w:val="0"/>
          <w:marBottom w:val="300"/>
          <w:divBdr>
            <w:top w:val="none" w:sz="0" w:space="0" w:color="auto"/>
            <w:left w:val="none" w:sz="0" w:space="0" w:color="auto"/>
            <w:bottom w:val="none" w:sz="0" w:space="0" w:color="auto"/>
            <w:right w:val="none" w:sz="0" w:space="0" w:color="auto"/>
          </w:divBdr>
          <w:divsChild>
            <w:div w:id="1146243844">
              <w:marLeft w:val="0"/>
              <w:marRight w:val="0"/>
              <w:marTop w:val="0"/>
              <w:marBottom w:val="0"/>
              <w:divBdr>
                <w:top w:val="none" w:sz="0" w:space="0" w:color="auto"/>
                <w:left w:val="none" w:sz="0" w:space="0" w:color="auto"/>
                <w:bottom w:val="none" w:sz="0" w:space="0" w:color="auto"/>
                <w:right w:val="none" w:sz="0" w:space="0" w:color="auto"/>
              </w:divBdr>
              <w:divsChild>
                <w:div w:id="748186923">
                  <w:marLeft w:val="0"/>
                  <w:marRight w:val="0"/>
                  <w:marTop w:val="0"/>
                  <w:marBottom w:val="0"/>
                  <w:divBdr>
                    <w:top w:val="single" w:sz="2" w:space="4" w:color="FFFFFF"/>
                    <w:left w:val="single" w:sz="2" w:space="11" w:color="FFFFFF"/>
                    <w:bottom w:val="single" w:sz="2" w:space="1" w:color="FFFFFF"/>
                    <w:right w:val="single" w:sz="2" w:space="4" w:color="FFFFFF"/>
                  </w:divBdr>
                  <w:divsChild>
                    <w:div w:id="862128917">
                      <w:marLeft w:val="0"/>
                      <w:marRight w:val="0"/>
                      <w:marTop w:val="0"/>
                      <w:marBottom w:val="0"/>
                      <w:divBdr>
                        <w:top w:val="none" w:sz="0" w:space="0" w:color="auto"/>
                        <w:left w:val="none" w:sz="0" w:space="0" w:color="auto"/>
                        <w:bottom w:val="none" w:sz="0" w:space="0" w:color="auto"/>
                        <w:right w:val="none" w:sz="0" w:space="0" w:color="auto"/>
                      </w:divBdr>
                    </w:div>
                  </w:divsChild>
                </w:div>
                <w:div w:id="1531916093">
                  <w:marLeft w:val="0"/>
                  <w:marRight w:val="0"/>
                  <w:marTop w:val="0"/>
                  <w:marBottom w:val="0"/>
                  <w:divBdr>
                    <w:top w:val="single" w:sz="2" w:space="1" w:color="FFFFFF"/>
                    <w:left w:val="single" w:sz="2" w:space="11" w:color="FFFFFF"/>
                    <w:bottom w:val="single" w:sz="2" w:space="1" w:color="FFFFFF"/>
                    <w:right w:val="single" w:sz="2" w:space="4" w:color="FFFFFF"/>
                  </w:divBdr>
                  <w:divsChild>
                    <w:div w:id="812672083">
                      <w:marLeft w:val="0"/>
                      <w:marRight w:val="0"/>
                      <w:marTop w:val="0"/>
                      <w:marBottom w:val="0"/>
                      <w:divBdr>
                        <w:top w:val="none" w:sz="0" w:space="0" w:color="auto"/>
                        <w:left w:val="none" w:sz="0" w:space="0" w:color="auto"/>
                        <w:bottom w:val="none" w:sz="0" w:space="0" w:color="auto"/>
                        <w:right w:val="none" w:sz="0" w:space="0" w:color="auto"/>
                      </w:divBdr>
                    </w:div>
                  </w:divsChild>
                </w:div>
                <w:div w:id="212229477">
                  <w:marLeft w:val="0"/>
                  <w:marRight w:val="0"/>
                  <w:marTop w:val="0"/>
                  <w:marBottom w:val="0"/>
                  <w:divBdr>
                    <w:top w:val="single" w:sz="2" w:space="1" w:color="FFFFFF"/>
                    <w:left w:val="single" w:sz="2" w:space="11" w:color="FFFFFF"/>
                    <w:bottom w:val="single" w:sz="2" w:space="1" w:color="FFFFFF"/>
                    <w:right w:val="single" w:sz="2" w:space="4" w:color="FFFFFF"/>
                  </w:divBdr>
                  <w:divsChild>
                    <w:div w:id="1355811484">
                      <w:marLeft w:val="0"/>
                      <w:marRight w:val="0"/>
                      <w:marTop w:val="0"/>
                      <w:marBottom w:val="0"/>
                      <w:divBdr>
                        <w:top w:val="none" w:sz="0" w:space="0" w:color="auto"/>
                        <w:left w:val="none" w:sz="0" w:space="0" w:color="auto"/>
                        <w:bottom w:val="none" w:sz="0" w:space="0" w:color="auto"/>
                        <w:right w:val="none" w:sz="0" w:space="0" w:color="auto"/>
                      </w:divBdr>
                    </w:div>
                  </w:divsChild>
                </w:div>
                <w:div w:id="1812818664">
                  <w:marLeft w:val="0"/>
                  <w:marRight w:val="0"/>
                  <w:marTop w:val="0"/>
                  <w:marBottom w:val="0"/>
                  <w:divBdr>
                    <w:top w:val="single" w:sz="2" w:space="1" w:color="FFFFFF"/>
                    <w:left w:val="single" w:sz="2" w:space="11" w:color="FFFFFF"/>
                    <w:bottom w:val="single" w:sz="2" w:space="1" w:color="FFFFFF"/>
                    <w:right w:val="single" w:sz="2" w:space="4" w:color="FFFFFF"/>
                  </w:divBdr>
                  <w:divsChild>
                    <w:div w:id="2126464711">
                      <w:marLeft w:val="0"/>
                      <w:marRight w:val="0"/>
                      <w:marTop w:val="0"/>
                      <w:marBottom w:val="0"/>
                      <w:divBdr>
                        <w:top w:val="none" w:sz="0" w:space="0" w:color="auto"/>
                        <w:left w:val="none" w:sz="0" w:space="0" w:color="auto"/>
                        <w:bottom w:val="none" w:sz="0" w:space="0" w:color="auto"/>
                        <w:right w:val="none" w:sz="0" w:space="0" w:color="auto"/>
                      </w:divBdr>
                    </w:div>
                  </w:divsChild>
                </w:div>
                <w:div w:id="706488750">
                  <w:marLeft w:val="0"/>
                  <w:marRight w:val="0"/>
                  <w:marTop w:val="0"/>
                  <w:marBottom w:val="0"/>
                  <w:divBdr>
                    <w:top w:val="single" w:sz="2" w:space="1" w:color="FFFFFF"/>
                    <w:left w:val="single" w:sz="2" w:space="11" w:color="FFFFFF"/>
                    <w:bottom w:val="single" w:sz="2" w:space="1" w:color="FFFFFF"/>
                    <w:right w:val="single" w:sz="2" w:space="4" w:color="FFFFFF"/>
                  </w:divBdr>
                  <w:divsChild>
                    <w:div w:id="1980501718">
                      <w:marLeft w:val="0"/>
                      <w:marRight w:val="0"/>
                      <w:marTop w:val="0"/>
                      <w:marBottom w:val="0"/>
                      <w:divBdr>
                        <w:top w:val="none" w:sz="0" w:space="0" w:color="auto"/>
                        <w:left w:val="none" w:sz="0" w:space="0" w:color="auto"/>
                        <w:bottom w:val="none" w:sz="0" w:space="0" w:color="auto"/>
                        <w:right w:val="none" w:sz="0" w:space="0" w:color="auto"/>
                      </w:divBdr>
                    </w:div>
                  </w:divsChild>
                </w:div>
                <w:div w:id="192159883">
                  <w:marLeft w:val="0"/>
                  <w:marRight w:val="0"/>
                  <w:marTop w:val="0"/>
                  <w:marBottom w:val="0"/>
                  <w:divBdr>
                    <w:top w:val="single" w:sz="2" w:space="1" w:color="FFFFFF"/>
                    <w:left w:val="single" w:sz="2" w:space="11" w:color="FFFFFF"/>
                    <w:bottom w:val="single" w:sz="2" w:space="1" w:color="FFFFFF"/>
                    <w:right w:val="single" w:sz="2" w:space="4" w:color="FFFFFF"/>
                  </w:divBdr>
                  <w:divsChild>
                    <w:div w:id="314728832">
                      <w:marLeft w:val="0"/>
                      <w:marRight w:val="0"/>
                      <w:marTop w:val="0"/>
                      <w:marBottom w:val="0"/>
                      <w:divBdr>
                        <w:top w:val="none" w:sz="0" w:space="0" w:color="auto"/>
                        <w:left w:val="none" w:sz="0" w:space="0" w:color="auto"/>
                        <w:bottom w:val="none" w:sz="0" w:space="0" w:color="auto"/>
                        <w:right w:val="none" w:sz="0" w:space="0" w:color="auto"/>
                      </w:divBdr>
                    </w:div>
                  </w:divsChild>
                </w:div>
                <w:div w:id="1881237656">
                  <w:marLeft w:val="0"/>
                  <w:marRight w:val="0"/>
                  <w:marTop w:val="0"/>
                  <w:marBottom w:val="0"/>
                  <w:divBdr>
                    <w:top w:val="single" w:sz="2" w:space="1" w:color="FFFFFF"/>
                    <w:left w:val="single" w:sz="2" w:space="11" w:color="FFFFFF"/>
                    <w:bottom w:val="single" w:sz="2" w:space="1" w:color="FFFFFF"/>
                    <w:right w:val="single" w:sz="2" w:space="4" w:color="FFFFFF"/>
                  </w:divBdr>
                  <w:divsChild>
                    <w:div w:id="1992058920">
                      <w:marLeft w:val="0"/>
                      <w:marRight w:val="0"/>
                      <w:marTop w:val="0"/>
                      <w:marBottom w:val="0"/>
                      <w:divBdr>
                        <w:top w:val="none" w:sz="0" w:space="0" w:color="auto"/>
                        <w:left w:val="none" w:sz="0" w:space="0" w:color="auto"/>
                        <w:bottom w:val="none" w:sz="0" w:space="0" w:color="auto"/>
                        <w:right w:val="none" w:sz="0" w:space="0" w:color="auto"/>
                      </w:divBdr>
                    </w:div>
                  </w:divsChild>
                </w:div>
                <w:div w:id="2087679956">
                  <w:marLeft w:val="0"/>
                  <w:marRight w:val="0"/>
                  <w:marTop w:val="0"/>
                  <w:marBottom w:val="0"/>
                  <w:divBdr>
                    <w:top w:val="single" w:sz="2" w:space="1" w:color="FFFFFF"/>
                    <w:left w:val="single" w:sz="2" w:space="11" w:color="FFFFFF"/>
                    <w:bottom w:val="single" w:sz="2" w:space="1" w:color="FFFFFF"/>
                    <w:right w:val="single" w:sz="2" w:space="4" w:color="FFFFFF"/>
                  </w:divBdr>
                  <w:divsChild>
                    <w:div w:id="739182786">
                      <w:marLeft w:val="0"/>
                      <w:marRight w:val="0"/>
                      <w:marTop w:val="0"/>
                      <w:marBottom w:val="0"/>
                      <w:divBdr>
                        <w:top w:val="none" w:sz="0" w:space="0" w:color="auto"/>
                        <w:left w:val="none" w:sz="0" w:space="0" w:color="auto"/>
                        <w:bottom w:val="none" w:sz="0" w:space="0" w:color="auto"/>
                        <w:right w:val="none" w:sz="0" w:space="0" w:color="auto"/>
                      </w:divBdr>
                    </w:div>
                  </w:divsChild>
                </w:div>
                <w:div w:id="1553999716">
                  <w:marLeft w:val="0"/>
                  <w:marRight w:val="0"/>
                  <w:marTop w:val="0"/>
                  <w:marBottom w:val="0"/>
                  <w:divBdr>
                    <w:top w:val="single" w:sz="2" w:space="1" w:color="FFFFFF"/>
                    <w:left w:val="single" w:sz="2" w:space="11" w:color="FFFFFF"/>
                    <w:bottom w:val="single" w:sz="2" w:space="1" w:color="FFFFFF"/>
                    <w:right w:val="single" w:sz="2" w:space="4" w:color="FFFFFF"/>
                  </w:divBdr>
                  <w:divsChild>
                    <w:div w:id="818810683">
                      <w:marLeft w:val="0"/>
                      <w:marRight w:val="0"/>
                      <w:marTop w:val="0"/>
                      <w:marBottom w:val="0"/>
                      <w:divBdr>
                        <w:top w:val="none" w:sz="0" w:space="0" w:color="auto"/>
                        <w:left w:val="none" w:sz="0" w:space="0" w:color="auto"/>
                        <w:bottom w:val="none" w:sz="0" w:space="0" w:color="auto"/>
                        <w:right w:val="none" w:sz="0" w:space="0" w:color="auto"/>
                      </w:divBdr>
                    </w:div>
                  </w:divsChild>
                </w:div>
                <w:div w:id="836849638">
                  <w:marLeft w:val="0"/>
                  <w:marRight w:val="0"/>
                  <w:marTop w:val="0"/>
                  <w:marBottom w:val="0"/>
                  <w:divBdr>
                    <w:top w:val="single" w:sz="2" w:space="1" w:color="FFFFFF"/>
                    <w:left w:val="single" w:sz="2" w:space="11" w:color="FFFFFF"/>
                    <w:bottom w:val="single" w:sz="2" w:space="1" w:color="FFFFFF"/>
                    <w:right w:val="single" w:sz="2" w:space="4" w:color="FFFFFF"/>
                  </w:divBdr>
                  <w:divsChild>
                    <w:div w:id="840705174">
                      <w:marLeft w:val="0"/>
                      <w:marRight w:val="0"/>
                      <w:marTop w:val="0"/>
                      <w:marBottom w:val="0"/>
                      <w:divBdr>
                        <w:top w:val="none" w:sz="0" w:space="0" w:color="auto"/>
                        <w:left w:val="none" w:sz="0" w:space="0" w:color="auto"/>
                        <w:bottom w:val="none" w:sz="0" w:space="0" w:color="auto"/>
                        <w:right w:val="none" w:sz="0" w:space="0" w:color="auto"/>
                      </w:divBdr>
                    </w:div>
                  </w:divsChild>
                </w:div>
                <w:div w:id="798839368">
                  <w:marLeft w:val="0"/>
                  <w:marRight w:val="0"/>
                  <w:marTop w:val="0"/>
                  <w:marBottom w:val="0"/>
                  <w:divBdr>
                    <w:top w:val="single" w:sz="2" w:space="1" w:color="FFFFFF"/>
                    <w:left w:val="single" w:sz="2" w:space="11" w:color="FFFFFF"/>
                    <w:bottom w:val="single" w:sz="2" w:space="1" w:color="FFFFFF"/>
                    <w:right w:val="single" w:sz="2" w:space="4" w:color="FFFFFF"/>
                  </w:divBdr>
                  <w:divsChild>
                    <w:div w:id="1038629927">
                      <w:marLeft w:val="0"/>
                      <w:marRight w:val="0"/>
                      <w:marTop w:val="0"/>
                      <w:marBottom w:val="0"/>
                      <w:divBdr>
                        <w:top w:val="none" w:sz="0" w:space="0" w:color="auto"/>
                        <w:left w:val="none" w:sz="0" w:space="0" w:color="auto"/>
                        <w:bottom w:val="none" w:sz="0" w:space="0" w:color="auto"/>
                        <w:right w:val="none" w:sz="0" w:space="0" w:color="auto"/>
                      </w:divBdr>
                    </w:div>
                  </w:divsChild>
                </w:div>
                <w:div w:id="1613853237">
                  <w:marLeft w:val="0"/>
                  <w:marRight w:val="0"/>
                  <w:marTop w:val="0"/>
                  <w:marBottom w:val="0"/>
                  <w:divBdr>
                    <w:top w:val="single" w:sz="2" w:space="1" w:color="FFFFFF"/>
                    <w:left w:val="single" w:sz="2" w:space="11" w:color="FFFFFF"/>
                    <w:bottom w:val="single" w:sz="2" w:space="1" w:color="FFFFFF"/>
                    <w:right w:val="single" w:sz="2" w:space="4" w:color="FFFFFF"/>
                  </w:divBdr>
                  <w:divsChild>
                    <w:div w:id="647562029">
                      <w:marLeft w:val="0"/>
                      <w:marRight w:val="0"/>
                      <w:marTop w:val="0"/>
                      <w:marBottom w:val="0"/>
                      <w:divBdr>
                        <w:top w:val="none" w:sz="0" w:space="0" w:color="auto"/>
                        <w:left w:val="none" w:sz="0" w:space="0" w:color="auto"/>
                        <w:bottom w:val="none" w:sz="0" w:space="0" w:color="auto"/>
                        <w:right w:val="none" w:sz="0" w:space="0" w:color="auto"/>
                      </w:divBdr>
                    </w:div>
                  </w:divsChild>
                </w:div>
                <w:div w:id="658313178">
                  <w:marLeft w:val="0"/>
                  <w:marRight w:val="0"/>
                  <w:marTop w:val="0"/>
                  <w:marBottom w:val="0"/>
                  <w:divBdr>
                    <w:top w:val="single" w:sz="2" w:space="1" w:color="FFFFFF"/>
                    <w:left w:val="single" w:sz="2" w:space="11" w:color="FFFFFF"/>
                    <w:bottom w:val="single" w:sz="2" w:space="1" w:color="FFFFFF"/>
                    <w:right w:val="single" w:sz="2" w:space="4" w:color="FFFFFF"/>
                  </w:divBdr>
                  <w:divsChild>
                    <w:div w:id="1973048137">
                      <w:marLeft w:val="0"/>
                      <w:marRight w:val="0"/>
                      <w:marTop w:val="0"/>
                      <w:marBottom w:val="0"/>
                      <w:divBdr>
                        <w:top w:val="none" w:sz="0" w:space="0" w:color="auto"/>
                        <w:left w:val="none" w:sz="0" w:space="0" w:color="auto"/>
                        <w:bottom w:val="none" w:sz="0" w:space="0" w:color="auto"/>
                        <w:right w:val="none" w:sz="0" w:space="0" w:color="auto"/>
                      </w:divBdr>
                    </w:div>
                  </w:divsChild>
                </w:div>
                <w:div w:id="1628315902">
                  <w:marLeft w:val="0"/>
                  <w:marRight w:val="0"/>
                  <w:marTop w:val="0"/>
                  <w:marBottom w:val="0"/>
                  <w:divBdr>
                    <w:top w:val="single" w:sz="2" w:space="1" w:color="FFFFFF"/>
                    <w:left w:val="single" w:sz="2" w:space="11" w:color="FFFFFF"/>
                    <w:bottom w:val="single" w:sz="2" w:space="1" w:color="FFFFFF"/>
                    <w:right w:val="single" w:sz="2" w:space="4" w:color="FFFFFF"/>
                  </w:divBdr>
                  <w:divsChild>
                    <w:div w:id="980882729">
                      <w:marLeft w:val="0"/>
                      <w:marRight w:val="0"/>
                      <w:marTop w:val="0"/>
                      <w:marBottom w:val="0"/>
                      <w:divBdr>
                        <w:top w:val="none" w:sz="0" w:space="0" w:color="auto"/>
                        <w:left w:val="none" w:sz="0" w:space="0" w:color="auto"/>
                        <w:bottom w:val="none" w:sz="0" w:space="0" w:color="auto"/>
                        <w:right w:val="none" w:sz="0" w:space="0" w:color="auto"/>
                      </w:divBdr>
                    </w:div>
                  </w:divsChild>
                </w:div>
                <w:div w:id="1499150432">
                  <w:marLeft w:val="0"/>
                  <w:marRight w:val="0"/>
                  <w:marTop w:val="0"/>
                  <w:marBottom w:val="0"/>
                  <w:divBdr>
                    <w:top w:val="single" w:sz="2" w:space="1" w:color="FFFFFF"/>
                    <w:left w:val="single" w:sz="2" w:space="11" w:color="FFFFFF"/>
                    <w:bottom w:val="single" w:sz="2" w:space="1" w:color="FFFFFF"/>
                    <w:right w:val="single" w:sz="2" w:space="4" w:color="FFFFFF"/>
                  </w:divBdr>
                  <w:divsChild>
                    <w:div w:id="1026833701">
                      <w:marLeft w:val="0"/>
                      <w:marRight w:val="0"/>
                      <w:marTop w:val="0"/>
                      <w:marBottom w:val="0"/>
                      <w:divBdr>
                        <w:top w:val="none" w:sz="0" w:space="0" w:color="auto"/>
                        <w:left w:val="none" w:sz="0" w:space="0" w:color="auto"/>
                        <w:bottom w:val="none" w:sz="0" w:space="0" w:color="auto"/>
                        <w:right w:val="none" w:sz="0" w:space="0" w:color="auto"/>
                      </w:divBdr>
                    </w:div>
                  </w:divsChild>
                </w:div>
                <w:div w:id="2030833476">
                  <w:marLeft w:val="0"/>
                  <w:marRight w:val="0"/>
                  <w:marTop w:val="0"/>
                  <w:marBottom w:val="0"/>
                  <w:divBdr>
                    <w:top w:val="single" w:sz="2" w:space="1" w:color="FFFFFF"/>
                    <w:left w:val="single" w:sz="2" w:space="11" w:color="FFFFFF"/>
                    <w:bottom w:val="single" w:sz="2" w:space="1" w:color="FFFFFF"/>
                    <w:right w:val="single" w:sz="2" w:space="4" w:color="FFFFFF"/>
                  </w:divBdr>
                  <w:divsChild>
                    <w:div w:id="1311599727">
                      <w:marLeft w:val="0"/>
                      <w:marRight w:val="0"/>
                      <w:marTop w:val="0"/>
                      <w:marBottom w:val="0"/>
                      <w:divBdr>
                        <w:top w:val="none" w:sz="0" w:space="0" w:color="auto"/>
                        <w:left w:val="none" w:sz="0" w:space="0" w:color="auto"/>
                        <w:bottom w:val="none" w:sz="0" w:space="0" w:color="auto"/>
                        <w:right w:val="none" w:sz="0" w:space="0" w:color="auto"/>
                      </w:divBdr>
                    </w:div>
                  </w:divsChild>
                </w:div>
                <w:div w:id="857160304">
                  <w:marLeft w:val="0"/>
                  <w:marRight w:val="0"/>
                  <w:marTop w:val="0"/>
                  <w:marBottom w:val="0"/>
                  <w:divBdr>
                    <w:top w:val="single" w:sz="2" w:space="1" w:color="FFFFFF"/>
                    <w:left w:val="single" w:sz="2" w:space="11" w:color="FFFFFF"/>
                    <w:bottom w:val="single" w:sz="2" w:space="1" w:color="FFFFFF"/>
                    <w:right w:val="single" w:sz="2" w:space="4" w:color="FFFFFF"/>
                  </w:divBdr>
                  <w:divsChild>
                    <w:div w:id="929703676">
                      <w:marLeft w:val="0"/>
                      <w:marRight w:val="0"/>
                      <w:marTop w:val="0"/>
                      <w:marBottom w:val="0"/>
                      <w:divBdr>
                        <w:top w:val="none" w:sz="0" w:space="0" w:color="auto"/>
                        <w:left w:val="none" w:sz="0" w:space="0" w:color="auto"/>
                        <w:bottom w:val="none" w:sz="0" w:space="0" w:color="auto"/>
                        <w:right w:val="none" w:sz="0" w:space="0" w:color="auto"/>
                      </w:divBdr>
                    </w:div>
                  </w:divsChild>
                </w:div>
                <w:div w:id="560597738">
                  <w:marLeft w:val="0"/>
                  <w:marRight w:val="0"/>
                  <w:marTop w:val="0"/>
                  <w:marBottom w:val="0"/>
                  <w:divBdr>
                    <w:top w:val="single" w:sz="2" w:space="1" w:color="FFFFFF"/>
                    <w:left w:val="single" w:sz="2" w:space="11" w:color="FFFFFF"/>
                    <w:bottom w:val="single" w:sz="2" w:space="1" w:color="FFFFFF"/>
                    <w:right w:val="single" w:sz="2" w:space="4" w:color="FFFFFF"/>
                  </w:divBdr>
                  <w:divsChild>
                    <w:div w:id="1684161581">
                      <w:marLeft w:val="0"/>
                      <w:marRight w:val="0"/>
                      <w:marTop w:val="0"/>
                      <w:marBottom w:val="0"/>
                      <w:divBdr>
                        <w:top w:val="none" w:sz="0" w:space="0" w:color="auto"/>
                        <w:left w:val="none" w:sz="0" w:space="0" w:color="auto"/>
                        <w:bottom w:val="none" w:sz="0" w:space="0" w:color="auto"/>
                        <w:right w:val="none" w:sz="0" w:space="0" w:color="auto"/>
                      </w:divBdr>
                    </w:div>
                  </w:divsChild>
                </w:div>
                <w:div w:id="852719535">
                  <w:marLeft w:val="0"/>
                  <w:marRight w:val="0"/>
                  <w:marTop w:val="0"/>
                  <w:marBottom w:val="0"/>
                  <w:divBdr>
                    <w:top w:val="single" w:sz="2" w:space="1" w:color="FFFFFF"/>
                    <w:left w:val="single" w:sz="2" w:space="11" w:color="FFFFFF"/>
                    <w:bottom w:val="single" w:sz="2" w:space="1" w:color="FFFFFF"/>
                    <w:right w:val="single" w:sz="2" w:space="4" w:color="FFFFFF"/>
                  </w:divBdr>
                  <w:divsChild>
                    <w:div w:id="1069573609">
                      <w:marLeft w:val="0"/>
                      <w:marRight w:val="0"/>
                      <w:marTop w:val="0"/>
                      <w:marBottom w:val="0"/>
                      <w:divBdr>
                        <w:top w:val="none" w:sz="0" w:space="0" w:color="auto"/>
                        <w:left w:val="none" w:sz="0" w:space="0" w:color="auto"/>
                        <w:bottom w:val="none" w:sz="0" w:space="0" w:color="auto"/>
                        <w:right w:val="none" w:sz="0" w:space="0" w:color="auto"/>
                      </w:divBdr>
                    </w:div>
                  </w:divsChild>
                </w:div>
                <w:div w:id="1392654616">
                  <w:marLeft w:val="0"/>
                  <w:marRight w:val="0"/>
                  <w:marTop w:val="0"/>
                  <w:marBottom w:val="0"/>
                  <w:divBdr>
                    <w:top w:val="single" w:sz="2" w:space="1" w:color="FFFFFF"/>
                    <w:left w:val="single" w:sz="2" w:space="11" w:color="FFFFFF"/>
                    <w:bottom w:val="single" w:sz="2" w:space="1" w:color="FFFFFF"/>
                    <w:right w:val="single" w:sz="2" w:space="4" w:color="FFFFFF"/>
                  </w:divBdr>
                  <w:divsChild>
                    <w:div w:id="535846984">
                      <w:marLeft w:val="0"/>
                      <w:marRight w:val="0"/>
                      <w:marTop w:val="0"/>
                      <w:marBottom w:val="0"/>
                      <w:divBdr>
                        <w:top w:val="none" w:sz="0" w:space="0" w:color="auto"/>
                        <w:left w:val="none" w:sz="0" w:space="0" w:color="auto"/>
                        <w:bottom w:val="none" w:sz="0" w:space="0" w:color="auto"/>
                        <w:right w:val="none" w:sz="0" w:space="0" w:color="auto"/>
                      </w:divBdr>
                    </w:div>
                  </w:divsChild>
                </w:div>
                <w:div w:id="1224684914">
                  <w:marLeft w:val="0"/>
                  <w:marRight w:val="0"/>
                  <w:marTop w:val="0"/>
                  <w:marBottom w:val="0"/>
                  <w:divBdr>
                    <w:top w:val="single" w:sz="2" w:space="1" w:color="FFFFFF"/>
                    <w:left w:val="single" w:sz="2" w:space="11" w:color="FFFFFF"/>
                    <w:bottom w:val="single" w:sz="2" w:space="1" w:color="FFFFFF"/>
                    <w:right w:val="single" w:sz="2" w:space="4" w:color="FFFFFF"/>
                  </w:divBdr>
                  <w:divsChild>
                    <w:div w:id="1688558704">
                      <w:marLeft w:val="0"/>
                      <w:marRight w:val="0"/>
                      <w:marTop w:val="0"/>
                      <w:marBottom w:val="0"/>
                      <w:divBdr>
                        <w:top w:val="none" w:sz="0" w:space="0" w:color="auto"/>
                        <w:left w:val="none" w:sz="0" w:space="0" w:color="auto"/>
                        <w:bottom w:val="none" w:sz="0" w:space="0" w:color="auto"/>
                        <w:right w:val="none" w:sz="0" w:space="0" w:color="auto"/>
                      </w:divBdr>
                    </w:div>
                  </w:divsChild>
                </w:div>
                <w:div w:id="138546310">
                  <w:marLeft w:val="0"/>
                  <w:marRight w:val="0"/>
                  <w:marTop w:val="0"/>
                  <w:marBottom w:val="0"/>
                  <w:divBdr>
                    <w:top w:val="single" w:sz="2" w:space="1" w:color="FFFFFF"/>
                    <w:left w:val="single" w:sz="2" w:space="11" w:color="FFFFFF"/>
                    <w:bottom w:val="single" w:sz="2" w:space="1" w:color="FFFFFF"/>
                    <w:right w:val="single" w:sz="2" w:space="4" w:color="FFFFFF"/>
                  </w:divBdr>
                  <w:divsChild>
                    <w:div w:id="1657227870">
                      <w:marLeft w:val="0"/>
                      <w:marRight w:val="0"/>
                      <w:marTop w:val="0"/>
                      <w:marBottom w:val="0"/>
                      <w:divBdr>
                        <w:top w:val="none" w:sz="0" w:space="0" w:color="auto"/>
                        <w:left w:val="none" w:sz="0" w:space="0" w:color="auto"/>
                        <w:bottom w:val="none" w:sz="0" w:space="0" w:color="auto"/>
                        <w:right w:val="none" w:sz="0" w:space="0" w:color="auto"/>
                      </w:divBdr>
                    </w:div>
                  </w:divsChild>
                </w:div>
                <w:div w:id="1637753810">
                  <w:marLeft w:val="0"/>
                  <w:marRight w:val="0"/>
                  <w:marTop w:val="0"/>
                  <w:marBottom w:val="0"/>
                  <w:divBdr>
                    <w:top w:val="single" w:sz="2" w:space="1" w:color="FFFFFF"/>
                    <w:left w:val="single" w:sz="2" w:space="11" w:color="FFFFFF"/>
                    <w:bottom w:val="single" w:sz="2" w:space="1" w:color="FFFFFF"/>
                    <w:right w:val="single" w:sz="2" w:space="4" w:color="FFFFFF"/>
                  </w:divBdr>
                  <w:divsChild>
                    <w:div w:id="2063483357">
                      <w:marLeft w:val="0"/>
                      <w:marRight w:val="0"/>
                      <w:marTop w:val="0"/>
                      <w:marBottom w:val="0"/>
                      <w:divBdr>
                        <w:top w:val="none" w:sz="0" w:space="0" w:color="auto"/>
                        <w:left w:val="none" w:sz="0" w:space="0" w:color="auto"/>
                        <w:bottom w:val="none" w:sz="0" w:space="0" w:color="auto"/>
                        <w:right w:val="none" w:sz="0" w:space="0" w:color="auto"/>
                      </w:divBdr>
                    </w:div>
                  </w:divsChild>
                </w:div>
                <w:div w:id="781724333">
                  <w:marLeft w:val="0"/>
                  <w:marRight w:val="0"/>
                  <w:marTop w:val="0"/>
                  <w:marBottom w:val="0"/>
                  <w:divBdr>
                    <w:top w:val="single" w:sz="2" w:space="1" w:color="FFFFFF"/>
                    <w:left w:val="single" w:sz="2" w:space="11" w:color="FFFFFF"/>
                    <w:bottom w:val="single" w:sz="2" w:space="1" w:color="FFFFFF"/>
                    <w:right w:val="single" w:sz="2" w:space="4" w:color="FFFFFF"/>
                  </w:divBdr>
                  <w:divsChild>
                    <w:div w:id="1293515135">
                      <w:marLeft w:val="0"/>
                      <w:marRight w:val="0"/>
                      <w:marTop w:val="0"/>
                      <w:marBottom w:val="0"/>
                      <w:divBdr>
                        <w:top w:val="none" w:sz="0" w:space="0" w:color="auto"/>
                        <w:left w:val="none" w:sz="0" w:space="0" w:color="auto"/>
                        <w:bottom w:val="none" w:sz="0" w:space="0" w:color="auto"/>
                        <w:right w:val="none" w:sz="0" w:space="0" w:color="auto"/>
                      </w:divBdr>
                    </w:div>
                  </w:divsChild>
                </w:div>
                <w:div w:id="450396053">
                  <w:marLeft w:val="0"/>
                  <w:marRight w:val="0"/>
                  <w:marTop w:val="0"/>
                  <w:marBottom w:val="0"/>
                  <w:divBdr>
                    <w:top w:val="single" w:sz="2" w:space="1" w:color="FFFFFF"/>
                    <w:left w:val="single" w:sz="2" w:space="11" w:color="FFFFFF"/>
                    <w:bottom w:val="single" w:sz="2" w:space="1" w:color="FFFFFF"/>
                    <w:right w:val="single" w:sz="2" w:space="4" w:color="FFFFFF"/>
                  </w:divBdr>
                  <w:divsChild>
                    <w:div w:id="902525707">
                      <w:marLeft w:val="0"/>
                      <w:marRight w:val="0"/>
                      <w:marTop w:val="0"/>
                      <w:marBottom w:val="0"/>
                      <w:divBdr>
                        <w:top w:val="none" w:sz="0" w:space="0" w:color="auto"/>
                        <w:left w:val="none" w:sz="0" w:space="0" w:color="auto"/>
                        <w:bottom w:val="none" w:sz="0" w:space="0" w:color="auto"/>
                        <w:right w:val="none" w:sz="0" w:space="0" w:color="auto"/>
                      </w:divBdr>
                    </w:div>
                  </w:divsChild>
                </w:div>
                <w:div w:id="465317238">
                  <w:marLeft w:val="0"/>
                  <w:marRight w:val="0"/>
                  <w:marTop w:val="0"/>
                  <w:marBottom w:val="0"/>
                  <w:divBdr>
                    <w:top w:val="single" w:sz="2" w:space="1" w:color="FFFFFF"/>
                    <w:left w:val="single" w:sz="2" w:space="11" w:color="FFFFFF"/>
                    <w:bottom w:val="single" w:sz="2" w:space="1" w:color="FFFFFF"/>
                    <w:right w:val="single" w:sz="2" w:space="4" w:color="FFFFFF"/>
                  </w:divBdr>
                  <w:divsChild>
                    <w:div w:id="366609272">
                      <w:marLeft w:val="0"/>
                      <w:marRight w:val="0"/>
                      <w:marTop w:val="0"/>
                      <w:marBottom w:val="0"/>
                      <w:divBdr>
                        <w:top w:val="none" w:sz="0" w:space="0" w:color="auto"/>
                        <w:left w:val="none" w:sz="0" w:space="0" w:color="auto"/>
                        <w:bottom w:val="none" w:sz="0" w:space="0" w:color="auto"/>
                        <w:right w:val="none" w:sz="0" w:space="0" w:color="auto"/>
                      </w:divBdr>
                    </w:div>
                  </w:divsChild>
                </w:div>
                <w:div w:id="1844737726">
                  <w:marLeft w:val="0"/>
                  <w:marRight w:val="0"/>
                  <w:marTop w:val="0"/>
                  <w:marBottom w:val="0"/>
                  <w:divBdr>
                    <w:top w:val="single" w:sz="2" w:space="1" w:color="FFFFFF"/>
                    <w:left w:val="single" w:sz="2" w:space="11" w:color="FFFFFF"/>
                    <w:bottom w:val="single" w:sz="2" w:space="1" w:color="FFFFFF"/>
                    <w:right w:val="single" w:sz="2" w:space="4" w:color="FFFFFF"/>
                  </w:divBdr>
                  <w:divsChild>
                    <w:div w:id="191068151">
                      <w:marLeft w:val="0"/>
                      <w:marRight w:val="0"/>
                      <w:marTop w:val="0"/>
                      <w:marBottom w:val="0"/>
                      <w:divBdr>
                        <w:top w:val="none" w:sz="0" w:space="0" w:color="auto"/>
                        <w:left w:val="none" w:sz="0" w:space="0" w:color="auto"/>
                        <w:bottom w:val="none" w:sz="0" w:space="0" w:color="auto"/>
                        <w:right w:val="none" w:sz="0" w:space="0" w:color="auto"/>
                      </w:divBdr>
                    </w:div>
                  </w:divsChild>
                </w:div>
                <w:div w:id="491871132">
                  <w:marLeft w:val="0"/>
                  <w:marRight w:val="0"/>
                  <w:marTop w:val="0"/>
                  <w:marBottom w:val="0"/>
                  <w:divBdr>
                    <w:top w:val="single" w:sz="2" w:space="1" w:color="FFFFFF"/>
                    <w:left w:val="single" w:sz="2" w:space="11" w:color="FFFFFF"/>
                    <w:bottom w:val="single" w:sz="2" w:space="1" w:color="FFFFFF"/>
                    <w:right w:val="single" w:sz="2" w:space="4" w:color="FFFFFF"/>
                  </w:divBdr>
                  <w:divsChild>
                    <w:div w:id="1879582043">
                      <w:marLeft w:val="0"/>
                      <w:marRight w:val="0"/>
                      <w:marTop w:val="0"/>
                      <w:marBottom w:val="0"/>
                      <w:divBdr>
                        <w:top w:val="none" w:sz="0" w:space="0" w:color="auto"/>
                        <w:left w:val="none" w:sz="0" w:space="0" w:color="auto"/>
                        <w:bottom w:val="none" w:sz="0" w:space="0" w:color="auto"/>
                        <w:right w:val="none" w:sz="0" w:space="0" w:color="auto"/>
                      </w:divBdr>
                    </w:div>
                  </w:divsChild>
                </w:div>
                <w:div w:id="2125611966">
                  <w:marLeft w:val="0"/>
                  <w:marRight w:val="0"/>
                  <w:marTop w:val="0"/>
                  <w:marBottom w:val="0"/>
                  <w:divBdr>
                    <w:top w:val="single" w:sz="2" w:space="1" w:color="FFFFFF"/>
                    <w:left w:val="single" w:sz="2" w:space="11" w:color="FFFFFF"/>
                    <w:bottom w:val="single" w:sz="2" w:space="1" w:color="FFFFFF"/>
                    <w:right w:val="single" w:sz="2" w:space="4" w:color="FFFFFF"/>
                  </w:divBdr>
                  <w:divsChild>
                    <w:div w:id="576130516">
                      <w:marLeft w:val="0"/>
                      <w:marRight w:val="0"/>
                      <w:marTop w:val="0"/>
                      <w:marBottom w:val="0"/>
                      <w:divBdr>
                        <w:top w:val="none" w:sz="0" w:space="0" w:color="auto"/>
                        <w:left w:val="none" w:sz="0" w:space="0" w:color="auto"/>
                        <w:bottom w:val="none" w:sz="0" w:space="0" w:color="auto"/>
                        <w:right w:val="none" w:sz="0" w:space="0" w:color="auto"/>
                      </w:divBdr>
                    </w:div>
                  </w:divsChild>
                </w:div>
                <w:div w:id="457723285">
                  <w:marLeft w:val="0"/>
                  <w:marRight w:val="0"/>
                  <w:marTop w:val="0"/>
                  <w:marBottom w:val="0"/>
                  <w:divBdr>
                    <w:top w:val="single" w:sz="2" w:space="1" w:color="FFFFFF"/>
                    <w:left w:val="single" w:sz="2" w:space="11" w:color="FFFFFF"/>
                    <w:bottom w:val="single" w:sz="2" w:space="1" w:color="FFFFFF"/>
                    <w:right w:val="single" w:sz="2" w:space="4" w:color="FFFFFF"/>
                  </w:divBdr>
                  <w:divsChild>
                    <w:div w:id="1716856715">
                      <w:marLeft w:val="0"/>
                      <w:marRight w:val="0"/>
                      <w:marTop w:val="0"/>
                      <w:marBottom w:val="0"/>
                      <w:divBdr>
                        <w:top w:val="none" w:sz="0" w:space="0" w:color="auto"/>
                        <w:left w:val="none" w:sz="0" w:space="0" w:color="auto"/>
                        <w:bottom w:val="none" w:sz="0" w:space="0" w:color="auto"/>
                        <w:right w:val="none" w:sz="0" w:space="0" w:color="auto"/>
                      </w:divBdr>
                    </w:div>
                  </w:divsChild>
                </w:div>
                <w:div w:id="1622569617">
                  <w:marLeft w:val="0"/>
                  <w:marRight w:val="0"/>
                  <w:marTop w:val="0"/>
                  <w:marBottom w:val="0"/>
                  <w:divBdr>
                    <w:top w:val="single" w:sz="2" w:space="1" w:color="FFFFFF"/>
                    <w:left w:val="single" w:sz="2" w:space="11" w:color="FFFFFF"/>
                    <w:bottom w:val="single" w:sz="2" w:space="1" w:color="FFFFFF"/>
                    <w:right w:val="single" w:sz="2" w:space="4" w:color="FFFFFF"/>
                  </w:divBdr>
                  <w:divsChild>
                    <w:div w:id="1576669147">
                      <w:marLeft w:val="0"/>
                      <w:marRight w:val="0"/>
                      <w:marTop w:val="0"/>
                      <w:marBottom w:val="0"/>
                      <w:divBdr>
                        <w:top w:val="none" w:sz="0" w:space="0" w:color="auto"/>
                        <w:left w:val="none" w:sz="0" w:space="0" w:color="auto"/>
                        <w:bottom w:val="none" w:sz="0" w:space="0" w:color="auto"/>
                        <w:right w:val="none" w:sz="0" w:space="0" w:color="auto"/>
                      </w:divBdr>
                    </w:div>
                  </w:divsChild>
                </w:div>
                <w:div w:id="2143037839">
                  <w:marLeft w:val="0"/>
                  <w:marRight w:val="0"/>
                  <w:marTop w:val="0"/>
                  <w:marBottom w:val="0"/>
                  <w:divBdr>
                    <w:top w:val="single" w:sz="2" w:space="1" w:color="FFFFFF"/>
                    <w:left w:val="single" w:sz="2" w:space="11" w:color="FFFFFF"/>
                    <w:bottom w:val="single" w:sz="2" w:space="1" w:color="FFFFFF"/>
                    <w:right w:val="single" w:sz="2" w:space="4" w:color="FFFFFF"/>
                  </w:divBdr>
                  <w:divsChild>
                    <w:div w:id="1011027075">
                      <w:marLeft w:val="0"/>
                      <w:marRight w:val="0"/>
                      <w:marTop w:val="0"/>
                      <w:marBottom w:val="0"/>
                      <w:divBdr>
                        <w:top w:val="none" w:sz="0" w:space="0" w:color="auto"/>
                        <w:left w:val="none" w:sz="0" w:space="0" w:color="auto"/>
                        <w:bottom w:val="none" w:sz="0" w:space="0" w:color="auto"/>
                        <w:right w:val="none" w:sz="0" w:space="0" w:color="auto"/>
                      </w:divBdr>
                    </w:div>
                  </w:divsChild>
                </w:div>
                <w:div w:id="1292397627">
                  <w:marLeft w:val="0"/>
                  <w:marRight w:val="0"/>
                  <w:marTop w:val="0"/>
                  <w:marBottom w:val="0"/>
                  <w:divBdr>
                    <w:top w:val="single" w:sz="2" w:space="1" w:color="FFFFFF"/>
                    <w:left w:val="single" w:sz="2" w:space="11" w:color="FFFFFF"/>
                    <w:bottom w:val="single" w:sz="2" w:space="4" w:color="FFFFFF"/>
                    <w:right w:val="single" w:sz="2" w:space="4" w:color="FFFFFF"/>
                  </w:divBdr>
                  <w:divsChild>
                    <w:div w:id="17425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78761">
      <w:bodyDiv w:val="1"/>
      <w:marLeft w:val="0"/>
      <w:marRight w:val="0"/>
      <w:marTop w:val="0"/>
      <w:marBottom w:val="0"/>
      <w:divBdr>
        <w:top w:val="none" w:sz="0" w:space="0" w:color="auto"/>
        <w:left w:val="none" w:sz="0" w:space="0" w:color="auto"/>
        <w:bottom w:val="none" w:sz="0" w:space="0" w:color="auto"/>
        <w:right w:val="none" w:sz="0" w:space="0" w:color="auto"/>
      </w:divBdr>
      <w:divsChild>
        <w:div w:id="1159688070">
          <w:marLeft w:val="0"/>
          <w:marRight w:val="0"/>
          <w:marTop w:val="0"/>
          <w:marBottom w:val="0"/>
          <w:divBdr>
            <w:top w:val="none" w:sz="0" w:space="0" w:color="auto"/>
            <w:left w:val="none" w:sz="0" w:space="0" w:color="auto"/>
            <w:bottom w:val="none" w:sz="0" w:space="0" w:color="auto"/>
            <w:right w:val="none" w:sz="0" w:space="0" w:color="auto"/>
          </w:divBdr>
        </w:div>
        <w:div w:id="1433862827">
          <w:marLeft w:val="0"/>
          <w:marRight w:val="0"/>
          <w:marTop w:val="0"/>
          <w:marBottom w:val="300"/>
          <w:divBdr>
            <w:top w:val="none" w:sz="0" w:space="0" w:color="auto"/>
            <w:left w:val="none" w:sz="0" w:space="0" w:color="auto"/>
            <w:bottom w:val="none" w:sz="0" w:space="0" w:color="auto"/>
            <w:right w:val="none" w:sz="0" w:space="0" w:color="auto"/>
          </w:divBdr>
          <w:divsChild>
            <w:div w:id="943197744">
              <w:marLeft w:val="0"/>
              <w:marRight w:val="0"/>
              <w:marTop w:val="0"/>
              <w:marBottom w:val="0"/>
              <w:divBdr>
                <w:top w:val="none" w:sz="0" w:space="0" w:color="auto"/>
                <w:left w:val="none" w:sz="0" w:space="0" w:color="auto"/>
                <w:bottom w:val="none" w:sz="0" w:space="0" w:color="auto"/>
                <w:right w:val="none" w:sz="0" w:space="0" w:color="auto"/>
              </w:divBdr>
              <w:divsChild>
                <w:div w:id="1086029337">
                  <w:marLeft w:val="0"/>
                  <w:marRight w:val="0"/>
                  <w:marTop w:val="0"/>
                  <w:marBottom w:val="0"/>
                  <w:divBdr>
                    <w:top w:val="single" w:sz="2" w:space="4" w:color="FFFFFF"/>
                    <w:left w:val="single" w:sz="2" w:space="11" w:color="FFFFFF"/>
                    <w:bottom w:val="single" w:sz="2" w:space="1" w:color="FFFFFF"/>
                    <w:right w:val="single" w:sz="2" w:space="4" w:color="FFFFFF"/>
                  </w:divBdr>
                  <w:divsChild>
                    <w:div w:id="124857135">
                      <w:marLeft w:val="0"/>
                      <w:marRight w:val="0"/>
                      <w:marTop w:val="0"/>
                      <w:marBottom w:val="0"/>
                      <w:divBdr>
                        <w:top w:val="none" w:sz="0" w:space="0" w:color="auto"/>
                        <w:left w:val="none" w:sz="0" w:space="0" w:color="auto"/>
                        <w:bottom w:val="none" w:sz="0" w:space="0" w:color="auto"/>
                        <w:right w:val="none" w:sz="0" w:space="0" w:color="auto"/>
                      </w:divBdr>
                    </w:div>
                  </w:divsChild>
                </w:div>
                <w:div w:id="219249092">
                  <w:marLeft w:val="0"/>
                  <w:marRight w:val="0"/>
                  <w:marTop w:val="0"/>
                  <w:marBottom w:val="0"/>
                  <w:divBdr>
                    <w:top w:val="single" w:sz="2" w:space="1" w:color="FFFFFF"/>
                    <w:left w:val="single" w:sz="2" w:space="11" w:color="FFFFFF"/>
                    <w:bottom w:val="single" w:sz="2" w:space="1" w:color="FFFFFF"/>
                    <w:right w:val="single" w:sz="2" w:space="4" w:color="FFFFFF"/>
                  </w:divBdr>
                  <w:divsChild>
                    <w:div w:id="971986176">
                      <w:marLeft w:val="0"/>
                      <w:marRight w:val="0"/>
                      <w:marTop w:val="0"/>
                      <w:marBottom w:val="0"/>
                      <w:divBdr>
                        <w:top w:val="none" w:sz="0" w:space="0" w:color="auto"/>
                        <w:left w:val="none" w:sz="0" w:space="0" w:color="auto"/>
                        <w:bottom w:val="none" w:sz="0" w:space="0" w:color="auto"/>
                        <w:right w:val="none" w:sz="0" w:space="0" w:color="auto"/>
                      </w:divBdr>
                    </w:div>
                  </w:divsChild>
                </w:div>
                <w:div w:id="1257790607">
                  <w:marLeft w:val="0"/>
                  <w:marRight w:val="0"/>
                  <w:marTop w:val="0"/>
                  <w:marBottom w:val="0"/>
                  <w:divBdr>
                    <w:top w:val="single" w:sz="2" w:space="1" w:color="FFFFFF"/>
                    <w:left w:val="single" w:sz="2" w:space="11" w:color="FFFFFF"/>
                    <w:bottom w:val="single" w:sz="2" w:space="1" w:color="FFFFFF"/>
                    <w:right w:val="single" w:sz="2" w:space="4" w:color="FFFFFF"/>
                  </w:divBdr>
                  <w:divsChild>
                    <w:div w:id="1965110778">
                      <w:marLeft w:val="0"/>
                      <w:marRight w:val="0"/>
                      <w:marTop w:val="0"/>
                      <w:marBottom w:val="0"/>
                      <w:divBdr>
                        <w:top w:val="none" w:sz="0" w:space="0" w:color="auto"/>
                        <w:left w:val="none" w:sz="0" w:space="0" w:color="auto"/>
                        <w:bottom w:val="none" w:sz="0" w:space="0" w:color="auto"/>
                        <w:right w:val="none" w:sz="0" w:space="0" w:color="auto"/>
                      </w:divBdr>
                    </w:div>
                  </w:divsChild>
                </w:div>
                <w:div w:id="52196062">
                  <w:marLeft w:val="0"/>
                  <w:marRight w:val="0"/>
                  <w:marTop w:val="0"/>
                  <w:marBottom w:val="0"/>
                  <w:divBdr>
                    <w:top w:val="single" w:sz="2" w:space="1" w:color="FFFFFF"/>
                    <w:left w:val="single" w:sz="2" w:space="11" w:color="FFFFFF"/>
                    <w:bottom w:val="single" w:sz="2" w:space="1" w:color="FFFFFF"/>
                    <w:right w:val="single" w:sz="2" w:space="4" w:color="FFFFFF"/>
                  </w:divBdr>
                  <w:divsChild>
                    <w:div w:id="71707344">
                      <w:marLeft w:val="0"/>
                      <w:marRight w:val="0"/>
                      <w:marTop w:val="0"/>
                      <w:marBottom w:val="0"/>
                      <w:divBdr>
                        <w:top w:val="none" w:sz="0" w:space="0" w:color="auto"/>
                        <w:left w:val="none" w:sz="0" w:space="0" w:color="auto"/>
                        <w:bottom w:val="none" w:sz="0" w:space="0" w:color="auto"/>
                        <w:right w:val="none" w:sz="0" w:space="0" w:color="auto"/>
                      </w:divBdr>
                    </w:div>
                  </w:divsChild>
                </w:div>
                <w:div w:id="1975325684">
                  <w:marLeft w:val="0"/>
                  <w:marRight w:val="0"/>
                  <w:marTop w:val="0"/>
                  <w:marBottom w:val="0"/>
                  <w:divBdr>
                    <w:top w:val="single" w:sz="2" w:space="1" w:color="FFFFFF"/>
                    <w:left w:val="single" w:sz="2" w:space="11" w:color="FFFFFF"/>
                    <w:bottom w:val="single" w:sz="2" w:space="1" w:color="FFFFFF"/>
                    <w:right w:val="single" w:sz="2" w:space="4" w:color="FFFFFF"/>
                  </w:divBdr>
                  <w:divsChild>
                    <w:div w:id="1803645890">
                      <w:marLeft w:val="0"/>
                      <w:marRight w:val="0"/>
                      <w:marTop w:val="0"/>
                      <w:marBottom w:val="0"/>
                      <w:divBdr>
                        <w:top w:val="none" w:sz="0" w:space="0" w:color="auto"/>
                        <w:left w:val="none" w:sz="0" w:space="0" w:color="auto"/>
                        <w:bottom w:val="none" w:sz="0" w:space="0" w:color="auto"/>
                        <w:right w:val="none" w:sz="0" w:space="0" w:color="auto"/>
                      </w:divBdr>
                    </w:div>
                  </w:divsChild>
                </w:div>
                <w:div w:id="1991933021">
                  <w:marLeft w:val="0"/>
                  <w:marRight w:val="0"/>
                  <w:marTop w:val="0"/>
                  <w:marBottom w:val="0"/>
                  <w:divBdr>
                    <w:top w:val="single" w:sz="2" w:space="1" w:color="FFFFFF"/>
                    <w:left w:val="single" w:sz="2" w:space="11" w:color="FFFFFF"/>
                    <w:bottom w:val="single" w:sz="2" w:space="1" w:color="FFFFFF"/>
                    <w:right w:val="single" w:sz="2" w:space="4" w:color="FFFFFF"/>
                  </w:divBdr>
                  <w:divsChild>
                    <w:div w:id="2061434923">
                      <w:marLeft w:val="0"/>
                      <w:marRight w:val="0"/>
                      <w:marTop w:val="0"/>
                      <w:marBottom w:val="0"/>
                      <w:divBdr>
                        <w:top w:val="none" w:sz="0" w:space="0" w:color="auto"/>
                        <w:left w:val="none" w:sz="0" w:space="0" w:color="auto"/>
                        <w:bottom w:val="none" w:sz="0" w:space="0" w:color="auto"/>
                        <w:right w:val="none" w:sz="0" w:space="0" w:color="auto"/>
                      </w:divBdr>
                    </w:div>
                  </w:divsChild>
                </w:div>
                <w:div w:id="812409185">
                  <w:marLeft w:val="0"/>
                  <w:marRight w:val="0"/>
                  <w:marTop w:val="0"/>
                  <w:marBottom w:val="0"/>
                  <w:divBdr>
                    <w:top w:val="single" w:sz="2" w:space="1" w:color="FFFFFF"/>
                    <w:left w:val="single" w:sz="2" w:space="11" w:color="FFFFFF"/>
                    <w:bottom w:val="single" w:sz="2" w:space="1" w:color="FFFFFF"/>
                    <w:right w:val="single" w:sz="2" w:space="4" w:color="FFFFFF"/>
                  </w:divBdr>
                  <w:divsChild>
                    <w:div w:id="799080763">
                      <w:marLeft w:val="0"/>
                      <w:marRight w:val="0"/>
                      <w:marTop w:val="0"/>
                      <w:marBottom w:val="0"/>
                      <w:divBdr>
                        <w:top w:val="none" w:sz="0" w:space="0" w:color="auto"/>
                        <w:left w:val="none" w:sz="0" w:space="0" w:color="auto"/>
                        <w:bottom w:val="none" w:sz="0" w:space="0" w:color="auto"/>
                        <w:right w:val="none" w:sz="0" w:space="0" w:color="auto"/>
                      </w:divBdr>
                    </w:div>
                  </w:divsChild>
                </w:div>
                <w:div w:id="1549880168">
                  <w:marLeft w:val="0"/>
                  <w:marRight w:val="0"/>
                  <w:marTop w:val="0"/>
                  <w:marBottom w:val="0"/>
                  <w:divBdr>
                    <w:top w:val="single" w:sz="2" w:space="1" w:color="FFFFFF"/>
                    <w:left w:val="single" w:sz="2" w:space="11" w:color="FFFFFF"/>
                    <w:bottom w:val="single" w:sz="2" w:space="1" w:color="FFFFFF"/>
                    <w:right w:val="single" w:sz="2" w:space="4" w:color="FFFFFF"/>
                  </w:divBdr>
                  <w:divsChild>
                    <w:div w:id="1531646986">
                      <w:marLeft w:val="0"/>
                      <w:marRight w:val="0"/>
                      <w:marTop w:val="0"/>
                      <w:marBottom w:val="0"/>
                      <w:divBdr>
                        <w:top w:val="none" w:sz="0" w:space="0" w:color="auto"/>
                        <w:left w:val="none" w:sz="0" w:space="0" w:color="auto"/>
                        <w:bottom w:val="none" w:sz="0" w:space="0" w:color="auto"/>
                        <w:right w:val="none" w:sz="0" w:space="0" w:color="auto"/>
                      </w:divBdr>
                    </w:div>
                  </w:divsChild>
                </w:div>
                <w:div w:id="690031859">
                  <w:marLeft w:val="0"/>
                  <w:marRight w:val="0"/>
                  <w:marTop w:val="0"/>
                  <w:marBottom w:val="0"/>
                  <w:divBdr>
                    <w:top w:val="single" w:sz="2" w:space="1" w:color="FFFFFF"/>
                    <w:left w:val="single" w:sz="2" w:space="11" w:color="FFFFFF"/>
                    <w:bottom w:val="single" w:sz="2" w:space="1" w:color="FFFFFF"/>
                    <w:right w:val="single" w:sz="2" w:space="4" w:color="FFFFFF"/>
                  </w:divBdr>
                  <w:divsChild>
                    <w:div w:id="1741319537">
                      <w:marLeft w:val="0"/>
                      <w:marRight w:val="0"/>
                      <w:marTop w:val="0"/>
                      <w:marBottom w:val="0"/>
                      <w:divBdr>
                        <w:top w:val="none" w:sz="0" w:space="0" w:color="auto"/>
                        <w:left w:val="none" w:sz="0" w:space="0" w:color="auto"/>
                        <w:bottom w:val="none" w:sz="0" w:space="0" w:color="auto"/>
                        <w:right w:val="none" w:sz="0" w:space="0" w:color="auto"/>
                      </w:divBdr>
                    </w:div>
                  </w:divsChild>
                </w:div>
                <w:div w:id="854072653">
                  <w:marLeft w:val="0"/>
                  <w:marRight w:val="0"/>
                  <w:marTop w:val="0"/>
                  <w:marBottom w:val="0"/>
                  <w:divBdr>
                    <w:top w:val="single" w:sz="2" w:space="1" w:color="FFFFFF"/>
                    <w:left w:val="single" w:sz="2" w:space="11" w:color="FFFFFF"/>
                    <w:bottom w:val="single" w:sz="2" w:space="1" w:color="FFFFFF"/>
                    <w:right w:val="single" w:sz="2" w:space="4" w:color="FFFFFF"/>
                  </w:divBdr>
                  <w:divsChild>
                    <w:div w:id="1112672778">
                      <w:marLeft w:val="0"/>
                      <w:marRight w:val="0"/>
                      <w:marTop w:val="0"/>
                      <w:marBottom w:val="0"/>
                      <w:divBdr>
                        <w:top w:val="none" w:sz="0" w:space="0" w:color="auto"/>
                        <w:left w:val="none" w:sz="0" w:space="0" w:color="auto"/>
                        <w:bottom w:val="none" w:sz="0" w:space="0" w:color="auto"/>
                        <w:right w:val="none" w:sz="0" w:space="0" w:color="auto"/>
                      </w:divBdr>
                    </w:div>
                  </w:divsChild>
                </w:div>
                <w:div w:id="1390423919">
                  <w:marLeft w:val="0"/>
                  <w:marRight w:val="0"/>
                  <w:marTop w:val="0"/>
                  <w:marBottom w:val="0"/>
                  <w:divBdr>
                    <w:top w:val="single" w:sz="2" w:space="1" w:color="FFFFFF"/>
                    <w:left w:val="single" w:sz="2" w:space="11" w:color="FFFFFF"/>
                    <w:bottom w:val="single" w:sz="2" w:space="1" w:color="FFFFFF"/>
                    <w:right w:val="single" w:sz="2" w:space="4" w:color="FFFFFF"/>
                  </w:divBdr>
                  <w:divsChild>
                    <w:div w:id="614945369">
                      <w:marLeft w:val="0"/>
                      <w:marRight w:val="0"/>
                      <w:marTop w:val="0"/>
                      <w:marBottom w:val="0"/>
                      <w:divBdr>
                        <w:top w:val="none" w:sz="0" w:space="0" w:color="auto"/>
                        <w:left w:val="none" w:sz="0" w:space="0" w:color="auto"/>
                        <w:bottom w:val="none" w:sz="0" w:space="0" w:color="auto"/>
                        <w:right w:val="none" w:sz="0" w:space="0" w:color="auto"/>
                      </w:divBdr>
                    </w:div>
                  </w:divsChild>
                </w:div>
                <w:div w:id="1394810668">
                  <w:marLeft w:val="0"/>
                  <w:marRight w:val="0"/>
                  <w:marTop w:val="0"/>
                  <w:marBottom w:val="0"/>
                  <w:divBdr>
                    <w:top w:val="single" w:sz="2" w:space="1" w:color="FFFFFF"/>
                    <w:left w:val="single" w:sz="2" w:space="11" w:color="FFFFFF"/>
                    <w:bottom w:val="single" w:sz="2" w:space="1" w:color="FFFFFF"/>
                    <w:right w:val="single" w:sz="2" w:space="4" w:color="FFFFFF"/>
                  </w:divBdr>
                  <w:divsChild>
                    <w:div w:id="1533228882">
                      <w:marLeft w:val="0"/>
                      <w:marRight w:val="0"/>
                      <w:marTop w:val="0"/>
                      <w:marBottom w:val="0"/>
                      <w:divBdr>
                        <w:top w:val="none" w:sz="0" w:space="0" w:color="auto"/>
                        <w:left w:val="none" w:sz="0" w:space="0" w:color="auto"/>
                        <w:bottom w:val="none" w:sz="0" w:space="0" w:color="auto"/>
                        <w:right w:val="none" w:sz="0" w:space="0" w:color="auto"/>
                      </w:divBdr>
                    </w:div>
                  </w:divsChild>
                </w:div>
                <w:div w:id="1491680081">
                  <w:marLeft w:val="0"/>
                  <w:marRight w:val="0"/>
                  <w:marTop w:val="0"/>
                  <w:marBottom w:val="0"/>
                  <w:divBdr>
                    <w:top w:val="single" w:sz="2" w:space="1" w:color="FFFFFF"/>
                    <w:left w:val="single" w:sz="2" w:space="11" w:color="FFFFFF"/>
                    <w:bottom w:val="single" w:sz="2" w:space="4" w:color="FFFFFF"/>
                    <w:right w:val="single" w:sz="2" w:space="4" w:color="FFFFFF"/>
                  </w:divBdr>
                  <w:divsChild>
                    <w:div w:id="20166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58998">
          <w:marLeft w:val="0"/>
          <w:marRight w:val="0"/>
          <w:marTop w:val="0"/>
          <w:marBottom w:val="300"/>
          <w:divBdr>
            <w:top w:val="none" w:sz="0" w:space="0" w:color="auto"/>
            <w:left w:val="none" w:sz="0" w:space="0" w:color="auto"/>
            <w:bottom w:val="none" w:sz="0" w:space="0" w:color="auto"/>
            <w:right w:val="none" w:sz="0" w:space="0" w:color="auto"/>
          </w:divBdr>
          <w:divsChild>
            <w:div w:id="1804470307">
              <w:marLeft w:val="0"/>
              <w:marRight w:val="0"/>
              <w:marTop w:val="0"/>
              <w:marBottom w:val="0"/>
              <w:divBdr>
                <w:top w:val="none" w:sz="0" w:space="0" w:color="auto"/>
                <w:left w:val="none" w:sz="0" w:space="0" w:color="auto"/>
                <w:bottom w:val="none" w:sz="0" w:space="0" w:color="auto"/>
                <w:right w:val="none" w:sz="0" w:space="0" w:color="auto"/>
              </w:divBdr>
              <w:divsChild>
                <w:div w:id="854465754">
                  <w:marLeft w:val="0"/>
                  <w:marRight w:val="0"/>
                  <w:marTop w:val="0"/>
                  <w:marBottom w:val="0"/>
                  <w:divBdr>
                    <w:top w:val="single" w:sz="2" w:space="4" w:color="FFFFFF"/>
                    <w:left w:val="single" w:sz="2" w:space="11" w:color="FFFFFF"/>
                    <w:bottom w:val="single" w:sz="2" w:space="1" w:color="FFFFFF"/>
                    <w:right w:val="single" w:sz="2" w:space="4" w:color="FFFFFF"/>
                  </w:divBdr>
                  <w:divsChild>
                    <w:div w:id="1714378439">
                      <w:marLeft w:val="0"/>
                      <w:marRight w:val="0"/>
                      <w:marTop w:val="0"/>
                      <w:marBottom w:val="0"/>
                      <w:divBdr>
                        <w:top w:val="none" w:sz="0" w:space="0" w:color="auto"/>
                        <w:left w:val="none" w:sz="0" w:space="0" w:color="auto"/>
                        <w:bottom w:val="none" w:sz="0" w:space="0" w:color="auto"/>
                        <w:right w:val="none" w:sz="0" w:space="0" w:color="auto"/>
                      </w:divBdr>
                    </w:div>
                  </w:divsChild>
                </w:div>
                <w:div w:id="405421792">
                  <w:marLeft w:val="0"/>
                  <w:marRight w:val="0"/>
                  <w:marTop w:val="0"/>
                  <w:marBottom w:val="0"/>
                  <w:divBdr>
                    <w:top w:val="single" w:sz="2" w:space="1" w:color="FFFFFF"/>
                    <w:left w:val="single" w:sz="2" w:space="11" w:color="FFFFFF"/>
                    <w:bottom w:val="single" w:sz="2" w:space="1" w:color="FFFFFF"/>
                    <w:right w:val="single" w:sz="2" w:space="4" w:color="FFFFFF"/>
                  </w:divBdr>
                  <w:divsChild>
                    <w:div w:id="1636763799">
                      <w:marLeft w:val="0"/>
                      <w:marRight w:val="0"/>
                      <w:marTop w:val="0"/>
                      <w:marBottom w:val="0"/>
                      <w:divBdr>
                        <w:top w:val="none" w:sz="0" w:space="0" w:color="auto"/>
                        <w:left w:val="none" w:sz="0" w:space="0" w:color="auto"/>
                        <w:bottom w:val="none" w:sz="0" w:space="0" w:color="auto"/>
                        <w:right w:val="none" w:sz="0" w:space="0" w:color="auto"/>
                      </w:divBdr>
                    </w:div>
                  </w:divsChild>
                </w:div>
                <w:div w:id="1392189989">
                  <w:marLeft w:val="0"/>
                  <w:marRight w:val="0"/>
                  <w:marTop w:val="0"/>
                  <w:marBottom w:val="0"/>
                  <w:divBdr>
                    <w:top w:val="single" w:sz="2" w:space="1" w:color="FFFFFF"/>
                    <w:left w:val="single" w:sz="2" w:space="11" w:color="FFFFFF"/>
                    <w:bottom w:val="single" w:sz="2" w:space="1" w:color="FFFFFF"/>
                    <w:right w:val="single" w:sz="2" w:space="4" w:color="FFFFFF"/>
                  </w:divBdr>
                  <w:divsChild>
                    <w:div w:id="758867774">
                      <w:marLeft w:val="0"/>
                      <w:marRight w:val="0"/>
                      <w:marTop w:val="0"/>
                      <w:marBottom w:val="0"/>
                      <w:divBdr>
                        <w:top w:val="none" w:sz="0" w:space="0" w:color="auto"/>
                        <w:left w:val="none" w:sz="0" w:space="0" w:color="auto"/>
                        <w:bottom w:val="none" w:sz="0" w:space="0" w:color="auto"/>
                        <w:right w:val="none" w:sz="0" w:space="0" w:color="auto"/>
                      </w:divBdr>
                    </w:div>
                  </w:divsChild>
                </w:div>
                <w:div w:id="2134785427">
                  <w:marLeft w:val="0"/>
                  <w:marRight w:val="0"/>
                  <w:marTop w:val="0"/>
                  <w:marBottom w:val="0"/>
                  <w:divBdr>
                    <w:top w:val="single" w:sz="2" w:space="1" w:color="FFFFFF"/>
                    <w:left w:val="single" w:sz="2" w:space="11" w:color="FFFFFF"/>
                    <w:bottom w:val="single" w:sz="2" w:space="1" w:color="FFFFFF"/>
                    <w:right w:val="single" w:sz="2" w:space="4" w:color="FFFFFF"/>
                  </w:divBdr>
                  <w:divsChild>
                    <w:div w:id="2052145113">
                      <w:marLeft w:val="0"/>
                      <w:marRight w:val="0"/>
                      <w:marTop w:val="0"/>
                      <w:marBottom w:val="0"/>
                      <w:divBdr>
                        <w:top w:val="none" w:sz="0" w:space="0" w:color="auto"/>
                        <w:left w:val="none" w:sz="0" w:space="0" w:color="auto"/>
                        <w:bottom w:val="none" w:sz="0" w:space="0" w:color="auto"/>
                        <w:right w:val="none" w:sz="0" w:space="0" w:color="auto"/>
                      </w:divBdr>
                    </w:div>
                  </w:divsChild>
                </w:div>
                <w:div w:id="927691901">
                  <w:marLeft w:val="0"/>
                  <w:marRight w:val="0"/>
                  <w:marTop w:val="0"/>
                  <w:marBottom w:val="0"/>
                  <w:divBdr>
                    <w:top w:val="single" w:sz="2" w:space="1" w:color="FFFFFF"/>
                    <w:left w:val="single" w:sz="2" w:space="11" w:color="FFFFFF"/>
                    <w:bottom w:val="single" w:sz="2" w:space="1" w:color="FFFFFF"/>
                    <w:right w:val="single" w:sz="2" w:space="4" w:color="FFFFFF"/>
                  </w:divBdr>
                  <w:divsChild>
                    <w:div w:id="1334066275">
                      <w:marLeft w:val="0"/>
                      <w:marRight w:val="0"/>
                      <w:marTop w:val="0"/>
                      <w:marBottom w:val="0"/>
                      <w:divBdr>
                        <w:top w:val="none" w:sz="0" w:space="0" w:color="auto"/>
                        <w:left w:val="none" w:sz="0" w:space="0" w:color="auto"/>
                        <w:bottom w:val="none" w:sz="0" w:space="0" w:color="auto"/>
                        <w:right w:val="none" w:sz="0" w:space="0" w:color="auto"/>
                      </w:divBdr>
                    </w:div>
                  </w:divsChild>
                </w:div>
                <w:div w:id="323945128">
                  <w:marLeft w:val="0"/>
                  <w:marRight w:val="0"/>
                  <w:marTop w:val="0"/>
                  <w:marBottom w:val="0"/>
                  <w:divBdr>
                    <w:top w:val="single" w:sz="2" w:space="1" w:color="FFFFFF"/>
                    <w:left w:val="single" w:sz="2" w:space="11" w:color="FFFFFF"/>
                    <w:bottom w:val="single" w:sz="2" w:space="1" w:color="FFFFFF"/>
                    <w:right w:val="single" w:sz="2" w:space="4" w:color="FFFFFF"/>
                  </w:divBdr>
                  <w:divsChild>
                    <w:div w:id="198396156">
                      <w:marLeft w:val="0"/>
                      <w:marRight w:val="0"/>
                      <w:marTop w:val="0"/>
                      <w:marBottom w:val="0"/>
                      <w:divBdr>
                        <w:top w:val="none" w:sz="0" w:space="0" w:color="auto"/>
                        <w:left w:val="none" w:sz="0" w:space="0" w:color="auto"/>
                        <w:bottom w:val="none" w:sz="0" w:space="0" w:color="auto"/>
                        <w:right w:val="none" w:sz="0" w:space="0" w:color="auto"/>
                      </w:divBdr>
                    </w:div>
                  </w:divsChild>
                </w:div>
                <w:div w:id="577903500">
                  <w:marLeft w:val="0"/>
                  <w:marRight w:val="0"/>
                  <w:marTop w:val="0"/>
                  <w:marBottom w:val="0"/>
                  <w:divBdr>
                    <w:top w:val="single" w:sz="2" w:space="1" w:color="FFFFFF"/>
                    <w:left w:val="single" w:sz="2" w:space="11" w:color="FFFFFF"/>
                    <w:bottom w:val="single" w:sz="2" w:space="1" w:color="FFFFFF"/>
                    <w:right w:val="single" w:sz="2" w:space="4" w:color="FFFFFF"/>
                  </w:divBdr>
                  <w:divsChild>
                    <w:div w:id="11542361">
                      <w:marLeft w:val="0"/>
                      <w:marRight w:val="0"/>
                      <w:marTop w:val="0"/>
                      <w:marBottom w:val="0"/>
                      <w:divBdr>
                        <w:top w:val="none" w:sz="0" w:space="0" w:color="auto"/>
                        <w:left w:val="none" w:sz="0" w:space="0" w:color="auto"/>
                        <w:bottom w:val="none" w:sz="0" w:space="0" w:color="auto"/>
                        <w:right w:val="none" w:sz="0" w:space="0" w:color="auto"/>
                      </w:divBdr>
                    </w:div>
                  </w:divsChild>
                </w:div>
                <w:div w:id="880480398">
                  <w:marLeft w:val="0"/>
                  <w:marRight w:val="0"/>
                  <w:marTop w:val="0"/>
                  <w:marBottom w:val="0"/>
                  <w:divBdr>
                    <w:top w:val="single" w:sz="2" w:space="1" w:color="FFFFFF"/>
                    <w:left w:val="single" w:sz="2" w:space="11" w:color="FFFFFF"/>
                    <w:bottom w:val="single" w:sz="2" w:space="1" w:color="FFFFFF"/>
                    <w:right w:val="single" w:sz="2" w:space="4" w:color="FFFFFF"/>
                  </w:divBdr>
                  <w:divsChild>
                    <w:div w:id="1783110949">
                      <w:marLeft w:val="0"/>
                      <w:marRight w:val="0"/>
                      <w:marTop w:val="0"/>
                      <w:marBottom w:val="0"/>
                      <w:divBdr>
                        <w:top w:val="none" w:sz="0" w:space="0" w:color="auto"/>
                        <w:left w:val="none" w:sz="0" w:space="0" w:color="auto"/>
                        <w:bottom w:val="none" w:sz="0" w:space="0" w:color="auto"/>
                        <w:right w:val="none" w:sz="0" w:space="0" w:color="auto"/>
                      </w:divBdr>
                    </w:div>
                  </w:divsChild>
                </w:div>
                <w:div w:id="1972520620">
                  <w:marLeft w:val="0"/>
                  <w:marRight w:val="0"/>
                  <w:marTop w:val="0"/>
                  <w:marBottom w:val="0"/>
                  <w:divBdr>
                    <w:top w:val="single" w:sz="2" w:space="1" w:color="FFFFFF"/>
                    <w:left w:val="single" w:sz="2" w:space="11" w:color="FFFFFF"/>
                    <w:bottom w:val="single" w:sz="2" w:space="1" w:color="FFFFFF"/>
                    <w:right w:val="single" w:sz="2" w:space="4" w:color="FFFFFF"/>
                  </w:divBdr>
                  <w:divsChild>
                    <w:div w:id="737090028">
                      <w:marLeft w:val="0"/>
                      <w:marRight w:val="0"/>
                      <w:marTop w:val="0"/>
                      <w:marBottom w:val="0"/>
                      <w:divBdr>
                        <w:top w:val="none" w:sz="0" w:space="0" w:color="auto"/>
                        <w:left w:val="none" w:sz="0" w:space="0" w:color="auto"/>
                        <w:bottom w:val="none" w:sz="0" w:space="0" w:color="auto"/>
                        <w:right w:val="none" w:sz="0" w:space="0" w:color="auto"/>
                      </w:divBdr>
                    </w:div>
                  </w:divsChild>
                </w:div>
                <w:div w:id="2019232837">
                  <w:marLeft w:val="0"/>
                  <w:marRight w:val="0"/>
                  <w:marTop w:val="0"/>
                  <w:marBottom w:val="0"/>
                  <w:divBdr>
                    <w:top w:val="single" w:sz="2" w:space="1" w:color="FFFFFF"/>
                    <w:left w:val="single" w:sz="2" w:space="11" w:color="FFFFFF"/>
                    <w:bottom w:val="single" w:sz="2" w:space="1" w:color="FFFFFF"/>
                    <w:right w:val="single" w:sz="2" w:space="4" w:color="FFFFFF"/>
                  </w:divBdr>
                  <w:divsChild>
                    <w:div w:id="1413045431">
                      <w:marLeft w:val="0"/>
                      <w:marRight w:val="0"/>
                      <w:marTop w:val="0"/>
                      <w:marBottom w:val="0"/>
                      <w:divBdr>
                        <w:top w:val="none" w:sz="0" w:space="0" w:color="auto"/>
                        <w:left w:val="none" w:sz="0" w:space="0" w:color="auto"/>
                        <w:bottom w:val="none" w:sz="0" w:space="0" w:color="auto"/>
                        <w:right w:val="none" w:sz="0" w:space="0" w:color="auto"/>
                      </w:divBdr>
                    </w:div>
                  </w:divsChild>
                </w:div>
                <w:div w:id="980691639">
                  <w:marLeft w:val="0"/>
                  <w:marRight w:val="0"/>
                  <w:marTop w:val="0"/>
                  <w:marBottom w:val="0"/>
                  <w:divBdr>
                    <w:top w:val="single" w:sz="2" w:space="1" w:color="FFFFFF"/>
                    <w:left w:val="single" w:sz="2" w:space="11" w:color="FFFFFF"/>
                    <w:bottom w:val="single" w:sz="2" w:space="1" w:color="FFFFFF"/>
                    <w:right w:val="single" w:sz="2" w:space="4" w:color="FFFFFF"/>
                  </w:divBdr>
                  <w:divsChild>
                    <w:div w:id="874199592">
                      <w:marLeft w:val="0"/>
                      <w:marRight w:val="0"/>
                      <w:marTop w:val="0"/>
                      <w:marBottom w:val="0"/>
                      <w:divBdr>
                        <w:top w:val="none" w:sz="0" w:space="0" w:color="auto"/>
                        <w:left w:val="none" w:sz="0" w:space="0" w:color="auto"/>
                        <w:bottom w:val="none" w:sz="0" w:space="0" w:color="auto"/>
                        <w:right w:val="none" w:sz="0" w:space="0" w:color="auto"/>
                      </w:divBdr>
                    </w:div>
                  </w:divsChild>
                </w:div>
                <w:div w:id="1692100204">
                  <w:marLeft w:val="0"/>
                  <w:marRight w:val="0"/>
                  <w:marTop w:val="0"/>
                  <w:marBottom w:val="0"/>
                  <w:divBdr>
                    <w:top w:val="single" w:sz="2" w:space="1" w:color="FFFFFF"/>
                    <w:left w:val="single" w:sz="2" w:space="11" w:color="FFFFFF"/>
                    <w:bottom w:val="single" w:sz="2" w:space="1" w:color="FFFFFF"/>
                    <w:right w:val="single" w:sz="2" w:space="4" w:color="FFFFFF"/>
                  </w:divBdr>
                  <w:divsChild>
                    <w:div w:id="1079474511">
                      <w:marLeft w:val="0"/>
                      <w:marRight w:val="0"/>
                      <w:marTop w:val="0"/>
                      <w:marBottom w:val="0"/>
                      <w:divBdr>
                        <w:top w:val="none" w:sz="0" w:space="0" w:color="auto"/>
                        <w:left w:val="none" w:sz="0" w:space="0" w:color="auto"/>
                        <w:bottom w:val="none" w:sz="0" w:space="0" w:color="auto"/>
                        <w:right w:val="none" w:sz="0" w:space="0" w:color="auto"/>
                      </w:divBdr>
                    </w:div>
                  </w:divsChild>
                </w:div>
                <w:div w:id="1992247414">
                  <w:marLeft w:val="0"/>
                  <w:marRight w:val="0"/>
                  <w:marTop w:val="0"/>
                  <w:marBottom w:val="0"/>
                  <w:divBdr>
                    <w:top w:val="single" w:sz="2" w:space="1" w:color="FFFFFF"/>
                    <w:left w:val="single" w:sz="2" w:space="11" w:color="FFFFFF"/>
                    <w:bottom w:val="single" w:sz="2" w:space="1" w:color="FFFFFF"/>
                    <w:right w:val="single" w:sz="2" w:space="4" w:color="FFFFFF"/>
                  </w:divBdr>
                  <w:divsChild>
                    <w:div w:id="1976376682">
                      <w:marLeft w:val="0"/>
                      <w:marRight w:val="0"/>
                      <w:marTop w:val="0"/>
                      <w:marBottom w:val="0"/>
                      <w:divBdr>
                        <w:top w:val="none" w:sz="0" w:space="0" w:color="auto"/>
                        <w:left w:val="none" w:sz="0" w:space="0" w:color="auto"/>
                        <w:bottom w:val="none" w:sz="0" w:space="0" w:color="auto"/>
                        <w:right w:val="none" w:sz="0" w:space="0" w:color="auto"/>
                      </w:divBdr>
                    </w:div>
                  </w:divsChild>
                </w:div>
                <w:div w:id="1834180687">
                  <w:marLeft w:val="0"/>
                  <w:marRight w:val="0"/>
                  <w:marTop w:val="0"/>
                  <w:marBottom w:val="0"/>
                  <w:divBdr>
                    <w:top w:val="single" w:sz="2" w:space="1" w:color="FFFFFF"/>
                    <w:left w:val="single" w:sz="2" w:space="11" w:color="FFFFFF"/>
                    <w:bottom w:val="single" w:sz="2" w:space="1" w:color="FFFFFF"/>
                    <w:right w:val="single" w:sz="2" w:space="4" w:color="FFFFFF"/>
                  </w:divBdr>
                  <w:divsChild>
                    <w:div w:id="1770395412">
                      <w:marLeft w:val="0"/>
                      <w:marRight w:val="0"/>
                      <w:marTop w:val="0"/>
                      <w:marBottom w:val="0"/>
                      <w:divBdr>
                        <w:top w:val="none" w:sz="0" w:space="0" w:color="auto"/>
                        <w:left w:val="none" w:sz="0" w:space="0" w:color="auto"/>
                        <w:bottom w:val="none" w:sz="0" w:space="0" w:color="auto"/>
                        <w:right w:val="none" w:sz="0" w:space="0" w:color="auto"/>
                      </w:divBdr>
                    </w:div>
                  </w:divsChild>
                </w:div>
                <w:div w:id="1319456319">
                  <w:marLeft w:val="0"/>
                  <w:marRight w:val="0"/>
                  <w:marTop w:val="0"/>
                  <w:marBottom w:val="0"/>
                  <w:divBdr>
                    <w:top w:val="single" w:sz="2" w:space="1" w:color="FFFFFF"/>
                    <w:left w:val="single" w:sz="2" w:space="11" w:color="FFFFFF"/>
                    <w:bottom w:val="single" w:sz="2" w:space="1" w:color="FFFFFF"/>
                    <w:right w:val="single" w:sz="2" w:space="4" w:color="FFFFFF"/>
                  </w:divBdr>
                  <w:divsChild>
                    <w:div w:id="1400516994">
                      <w:marLeft w:val="0"/>
                      <w:marRight w:val="0"/>
                      <w:marTop w:val="0"/>
                      <w:marBottom w:val="0"/>
                      <w:divBdr>
                        <w:top w:val="none" w:sz="0" w:space="0" w:color="auto"/>
                        <w:left w:val="none" w:sz="0" w:space="0" w:color="auto"/>
                        <w:bottom w:val="none" w:sz="0" w:space="0" w:color="auto"/>
                        <w:right w:val="none" w:sz="0" w:space="0" w:color="auto"/>
                      </w:divBdr>
                    </w:div>
                  </w:divsChild>
                </w:div>
                <w:div w:id="273752898">
                  <w:marLeft w:val="0"/>
                  <w:marRight w:val="0"/>
                  <w:marTop w:val="0"/>
                  <w:marBottom w:val="0"/>
                  <w:divBdr>
                    <w:top w:val="single" w:sz="2" w:space="1" w:color="FFFFFF"/>
                    <w:left w:val="single" w:sz="2" w:space="11" w:color="FFFFFF"/>
                    <w:bottom w:val="single" w:sz="2" w:space="1" w:color="FFFFFF"/>
                    <w:right w:val="single" w:sz="2" w:space="4" w:color="FFFFFF"/>
                  </w:divBdr>
                  <w:divsChild>
                    <w:div w:id="1632786392">
                      <w:marLeft w:val="0"/>
                      <w:marRight w:val="0"/>
                      <w:marTop w:val="0"/>
                      <w:marBottom w:val="0"/>
                      <w:divBdr>
                        <w:top w:val="none" w:sz="0" w:space="0" w:color="auto"/>
                        <w:left w:val="none" w:sz="0" w:space="0" w:color="auto"/>
                        <w:bottom w:val="none" w:sz="0" w:space="0" w:color="auto"/>
                        <w:right w:val="none" w:sz="0" w:space="0" w:color="auto"/>
                      </w:divBdr>
                    </w:div>
                  </w:divsChild>
                </w:div>
                <w:div w:id="1755279463">
                  <w:marLeft w:val="0"/>
                  <w:marRight w:val="0"/>
                  <w:marTop w:val="0"/>
                  <w:marBottom w:val="0"/>
                  <w:divBdr>
                    <w:top w:val="single" w:sz="2" w:space="1" w:color="FFFFFF"/>
                    <w:left w:val="single" w:sz="2" w:space="11" w:color="FFFFFF"/>
                    <w:bottom w:val="single" w:sz="2" w:space="1" w:color="FFFFFF"/>
                    <w:right w:val="single" w:sz="2" w:space="4" w:color="FFFFFF"/>
                  </w:divBdr>
                  <w:divsChild>
                    <w:div w:id="648285031">
                      <w:marLeft w:val="0"/>
                      <w:marRight w:val="0"/>
                      <w:marTop w:val="0"/>
                      <w:marBottom w:val="0"/>
                      <w:divBdr>
                        <w:top w:val="none" w:sz="0" w:space="0" w:color="auto"/>
                        <w:left w:val="none" w:sz="0" w:space="0" w:color="auto"/>
                        <w:bottom w:val="none" w:sz="0" w:space="0" w:color="auto"/>
                        <w:right w:val="none" w:sz="0" w:space="0" w:color="auto"/>
                      </w:divBdr>
                    </w:div>
                  </w:divsChild>
                </w:div>
                <w:div w:id="458232319">
                  <w:marLeft w:val="0"/>
                  <w:marRight w:val="0"/>
                  <w:marTop w:val="0"/>
                  <w:marBottom w:val="0"/>
                  <w:divBdr>
                    <w:top w:val="single" w:sz="2" w:space="1" w:color="FFFFFF"/>
                    <w:left w:val="single" w:sz="2" w:space="11" w:color="FFFFFF"/>
                    <w:bottom w:val="single" w:sz="2" w:space="1" w:color="FFFFFF"/>
                    <w:right w:val="single" w:sz="2" w:space="4" w:color="FFFFFF"/>
                  </w:divBdr>
                  <w:divsChild>
                    <w:div w:id="1088038635">
                      <w:marLeft w:val="0"/>
                      <w:marRight w:val="0"/>
                      <w:marTop w:val="0"/>
                      <w:marBottom w:val="0"/>
                      <w:divBdr>
                        <w:top w:val="none" w:sz="0" w:space="0" w:color="auto"/>
                        <w:left w:val="none" w:sz="0" w:space="0" w:color="auto"/>
                        <w:bottom w:val="none" w:sz="0" w:space="0" w:color="auto"/>
                        <w:right w:val="none" w:sz="0" w:space="0" w:color="auto"/>
                      </w:divBdr>
                    </w:div>
                  </w:divsChild>
                </w:div>
                <w:div w:id="1743797321">
                  <w:marLeft w:val="0"/>
                  <w:marRight w:val="0"/>
                  <w:marTop w:val="0"/>
                  <w:marBottom w:val="0"/>
                  <w:divBdr>
                    <w:top w:val="single" w:sz="2" w:space="1" w:color="FFFFFF"/>
                    <w:left w:val="single" w:sz="2" w:space="11" w:color="FFFFFF"/>
                    <w:bottom w:val="single" w:sz="2" w:space="1" w:color="FFFFFF"/>
                    <w:right w:val="single" w:sz="2" w:space="4" w:color="FFFFFF"/>
                  </w:divBdr>
                  <w:divsChild>
                    <w:div w:id="1746024515">
                      <w:marLeft w:val="0"/>
                      <w:marRight w:val="0"/>
                      <w:marTop w:val="0"/>
                      <w:marBottom w:val="0"/>
                      <w:divBdr>
                        <w:top w:val="none" w:sz="0" w:space="0" w:color="auto"/>
                        <w:left w:val="none" w:sz="0" w:space="0" w:color="auto"/>
                        <w:bottom w:val="none" w:sz="0" w:space="0" w:color="auto"/>
                        <w:right w:val="none" w:sz="0" w:space="0" w:color="auto"/>
                      </w:divBdr>
                    </w:div>
                  </w:divsChild>
                </w:div>
                <w:div w:id="728109810">
                  <w:marLeft w:val="0"/>
                  <w:marRight w:val="0"/>
                  <w:marTop w:val="0"/>
                  <w:marBottom w:val="0"/>
                  <w:divBdr>
                    <w:top w:val="single" w:sz="2" w:space="1" w:color="FFFFFF"/>
                    <w:left w:val="single" w:sz="2" w:space="11" w:color="FFFFFF"/>
                    <w:bottom w:val="single" w:sz="2" w:space="1" w:color="FFFFFF"/>
                    <w:right w:val="single" w:sz="2" w:space="4" w:color="FFFFFF"/>
                  </w:divBdr>
                  <w:divsChild>
                    <w:div w:id="1190879613">
                      <w:marLeft w:val="0"/>
                      <w:marRight w:val="0"/>
                      <w:marTop w:val="0"/>
                      <w:marBottom w:val="0"/>
                      <w:divBdr>
                        <w:top w:val="none" w:sz="0" w:space="0" w:color="auto"/>
                        <w:left w:val="none" w:sz="0" w:space="0" w:color="auto"/>
                        <w:bottom w:val="none" w:sz="0" w:space="0" w:color="auto"/>
                        <w:right w:val="none" w:sz="0" w:space="0" w:color="auto"/>
                      </w:divBdr>
                    </w:div>
                  </w:divsChild>
                </w:div>
                <w:div w:id="2091152163">
                  <w:marLeft w:val="0"/>
                  <w:marRight w:val="0"/>
                  <w:marTop w:val="0"/>
                  <w:marBottom w:val="0"/>
                  <w:divBdr>
                    <w:top w:val="single" w:sz="2" w:space="1" w:color="FFFFFF"/>
                    <w:left w:val="single" w:sz="2" w:space="11" w:color="FFFFFF"/>
                    <w:bottom w:val="single" w:sz="2" w:space="1" w:color="FFFFFF"/>
                    <w:right w:val="single" w:sz="2" w:space="4" w:color="FFFFFF"/>
                  </w:divBdr>
                  <w:divsChild>
                    <w:div w:id="1841970170">
                      <w:marLeft w:val="0"/>
                      <w:marRight w:val="0"/>
                      <w:marTop w:val="0"/>
                      <w:marBottom w:val="0"/>
                      <w:divBdr>
                        <w:top w:val="none" w:sz="0" w:space="0" w:color="auto"/>
                        <w:left w:val="none" w:sz="0" w:space="0" w:color="auto"/>
                        <w:bottom w:val="none" w:sz="0" w:space="0" w:color="auto"/>
                        <w:right w:val="none" w:sz="0" w:space="0" w:color="auto"/>
                      </w:divBdr>
                    </w:div>
                  </w:divsChild>
                </w:div>
                <w:div w:id="432407098">
                  <w:marLeft w:val="0"/>
                  <w:marRight w:val="0"/>
                  <w:marTop w:val="0"/>
                  <w:marBottom w:val="0"/>
                  <w:divBdr>
                    <w:top w:val="single" w:sz="2" w:space="1" w:color="FFFFFF"/>
                    <w:left w:val="single" w:sz="2" w:space="11" w:color="FFFFFF"/>
                    <w:bottom w:val="single" w:sz="2" w:space="4" w:color="FFFFFF"/>
                    <w:right w:val="single" w:sz="2" w:space="4" w:color="FFFFFF"/>
                  </w:divBdr>
                  <w:divsChild>
                    <w:div w:id="10795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7883">
          <w:marLeft w:val="0"/>
          <w:marRight w:val="0"/>
          <w:marTop w:val="0"/>
          <w:marBottom w:val="300"/>
          <w:divBdr>
            <w:top w:val="none" w:sz="0" w:space="0" w:color="auto"/>
            <w:left w:val="none" w:sz="0" w:space="0" w:color="auto"/>
            <w:bottom w:val="none" w:sz="0" w:space="0" w:color="auto"/>
            <w:right w:val="none" w:sz="0" w:space="0" w:color="auto"/>
          </w:divBdr>
          <w:divsChild>
            <w:div w:id="1814789255">
              <w:marLeft w:val="0"/>
              <w:marRight w:val="0"/>
              <w:marTop w:val="0"/>
              <w:marBottom w:val="0"/>
              <w:divBdr>
                <w:top w:val="none" w:sz="0" w:space="0" w:color="auto"/>
                <w:left w:val="none" w:sz="0" w:space="0" w:color="auto"/>
                <w:bottom w:val="none" w:sz="0" w:space="0" w:color="auto"/>
                <w:right w:val="none" w:sz="0" w:space="0" w:color="auto"/>
              </w:divBdr>
              <w:divsChild>
                <w:div w:id="149488217">
                  <w:marLeft w:val="0"/>
                  <w:marRight w:val="0"/>
                  <w:marTop w:val="0"/>
                  <w:marBottom w:val="0"/>
                  <w:divBdr>
                    <w:top w:val="single" w:sz="2" w:space="4" w:color="FFFFFF"/>
                    <w:left w:val="single" w:sz="2" w:space="11" w:color="FFFFFF"/>
                    <w:bottom w:val="single" w:sz="2" w:space="1" w:color="FFFFFF"/>
                    <w:right w:val="single" w:sz="2" w:space="4" w:color="FFFFFF"/>
                  </w:divBdr>
                  <w:divsChild>
                    <w:div w:id="220748796">
                      <w:marLeft w:val="0"/>
                      <w:marRight w:val="0"/>
                      <w:marTop w:val="0"/>
                      <w:marBottom w:val="0"/>
                      <w:divBdr>
                        <w:top w:val="none" w:sz="0" w:space="0" w:color="auto"/>
                        <w:left w:val="none" w:sz="0" w:space="0" w:color="auto"/>
                        <w:bottom w:val="none" w:sz="0" w:space="0" w:color="auto"/>
                        <w:right w:val="none" w:sz="0" w:space="0" w:color="auto"/>
                      </w:divBdr>
                    </w:div>
                  </w:divsChild>
                </w:div>
                <w:div w:id="811747944">
                  <w:marLeft w:val="0"/>
                  <w:marRight w:val="0"/>
                  <w:marTop w:val="0"/>
                  <w:marBottom w:val="0"/>
                  <w:divBdr>
                    <w:top w:val="single" w:sz="2" w:space="1" w:color="FFFFFF"/>
                    <w:left w:val="single" w:sz="2" w:space="11" w:color="FFFFFF"/>
                    <w:bottom w:val="single" w:sz="2" w:space="1" w:color="FFFFFF"/>
                    <w:right w:val="single" w:sz="2" w:space="4" w:color="FFFFFF"/>
                  </w:divBdr>
                  <w:divsChild>
                    <w:div w:id="260919783">
                      <w:marLeft w:val="0"/>
                      <w:marRight w:val="0"/>
                      <w:marTop w:val="0"/>
                      <w:marBottom w:val="0"/>
                      <w:divBdr>
                        <w:top w:val="none" w:sz="0" w:space="0" w:color="auto"/>
                        <w:left w:val="none" w:sz="0" w:space="0" w:color="auto"/>
                        <w:bottom w:val="none" w:sz="0" w:space="0" w:color="auto"/>
                        <w:right w:val="none" w:sz="0" w:space="0" w:color="auto"/>
                      </w:divBdr>
                    </w:div>
                  </w:divsChild>
                </w:div>
                <w:div w:id="706491480">
                  <w:marLeft w:val="0"/>
                  <w:marRight w:val="0"/>
                  <w:marTop w:val="0"/>
                  <w:marBottom w:val="0"/>
                  <w:divBdr>
                    <w:top w:val="single" w:sz="2" w:space="1" w:color="FFFFFF"/>
                    <w:left w:val="single" w:sz="2" w:space="11" w:color="FFFFFF"/>
                    <w:bottom w:val="single" w:sz="2" w:space="1" w:color="FFFFFF"/>
                    <w:right w:val="single" w:sz="2" w:space="4" w:color="FFFFFF"/>
                  </w:divBdr>
                  <w:divsChild>
                    <w:div w:id="493230867">
                      <w:marLeft w:val="0"/>
                      <w:marRight w:val="0"/>
                      <w:marTop w:val="0"/>
                      <w:marBottom w:val="0"/>
                      <w:divBdr>
                        <w:top w:val="none" w:sz="0" w:space="0" w:color="auto"/>
                        <w:left w:val="none" w:sz="0" w:space="0" w:color="auto"/>
                        <w:bottom w:val="none" w:sz="0" w:space="0" w:color="auto"/>
                        <w:right w:val="none" w:sz="0" w:space="0" w:color="auto"/>
                      </w:divBdr>
                    </w:div>
                  </w:divsChild>
                </w:div>
                <w:div w:id="1406415219">
                  <w:marLeft w:val="0"/>
                  <w:marRight w:val="0"/>
                  <w:marTop w:val="0"/>
                  <w:marBottom w:val="0"/>
                  <w:divBdr>
                    <w:top w:val="single" w:sz="2" w:space="1" w:color="FFFFFF"/>
                    <w:left w:val="single" w:sz="2" w:space="11" w:color="FFFFFF"/>
                    <w:bottom w:val="single" w:sz="2" w:space="1" w:color="FFFFFF"/>
                    <w:right w:val="single" w:sz="2" w:space="4" w:color="FFFFFF"/>
                  </w:divBdr>
                  <w:divsChild>
                    <w:div w:id="562329220">
                      <w:marLeft w:val="0"/>
                      <w:marRight w:val="0"/>
                      <w:marTop w:val="0"/>
                      <w:marBottom w:val="0"/>
                      <w:divBdr>
                        <w:top w:val="none" w:sz="0" w:space="0" w:color="auto"/>
                        <w:left w:val="none" w:sz="0" w:space="0" w:color="auto"/>
                        <w:bottom w:val="none" w:sz="0" w:space="0" w:color="auto"/>
                        <w:right w:val="none" w:sz="0" w:space="0" w:color="auto"/>
                      </w:divBdr>
                    </w:div>
                  </w:divsChild>
                </w:div>
                <w:div w:id="1641767755">
                  <w:marLeft w:val="0"/>
                  <w:marRight w:val="0"/>
                  <w:marTop w:val="0"/>
                  <w:marBottom w:val="0"/>
                  <w:divBdr>
                    <w:top w:val="single" w:sz="2" w:space="1" w:color="FFFFFF"/>
                    <w:left w:val="single" w:sz="2" w:space="11" w:color="FFFFFF"/>
                    <w:bottom w:val="single" w:sz="2" w:space="1" w:color="FFFFFF"/>
                    <w:right w:val="single" w:sz="2" w:space="4" w:color="FFFFFF"/>
                  </w:divBdr>
                  <w:divsChild>
                    <w:div w:id="607273524">
                      <w:marLeft w:val="0"/>
                      <w:marRight w:val="0"/>
                      <w:marTop w:val="0"/>
                      <w:marBottom w:val="0"/>
                      <w:divBdr>
                        <w:top w:val="none" w:sz="0" w:space="0" w:color="auto"/>
                        <w:left w:val="none" w:sz="0" w:space="0" w:color="auto"/>
                        <w:bottom w:val="none" w:sz="0" w:space="0" w:color="auto"/>
                        <w:right w:val="none" w:sz="0" w:space="0" w:color="auto"/>
                      </w:divBdr>
                    </w:div>
                  </w:divsChild>
                </w:div>
                <w:div w:id="525482264">
                  <w:marLeft w:val="0"/>
                  <w:marRight w:val="0"/>
                  <w:marTop w:val="0"/>
                  <w:marBottom w:val="0"/>
                  <w:divBdr>
                    <w:top w:val="single" w:sz="2" w:space="1" w:color="FFFFFF"/>
                    <w:left w:val="single" w:sz="2" w:space="11" w:color="FFFFFF"/>
                    <w:bottom w:val="single" w:sz="2" w:space="1" w:color="FFFFFF"/>
                    <w:right w:val="single" w:sz="2" w:space="4" w:color="FFFFFF"/>
                  </w:divBdr>
                  <w:divsChild>
                    <w:div w:id="1751806968">
                      <w:marLeft w:val="0"/>
                      <w:marRight w:val="0"/>
                      <w:marTop w:val="0"/>
                      <w:marBottom w:val="0"/>
                      <w:divBdr>
                        <w:top w:val="none" w:sz="0" w:space="0" w:color="auto"/>
                        <w:left w:val="none" w:sz="0" w:space="0" w:color="auto"/>
                        <w:bottom w:val="none" w:sz="0" w:space="0" w:color="auto"/>
                        <w:right w:val="none" w:sz="0" w:space="0" w:color="auto"/>
                      </w:divBdr>
                    </w:div>
                  </w:divsChild>
                </w:div>
                <w:div w:id="1382511795">
                  <w:marLeft w:val="0"/>
                  <w:marRight w:val="0"/>
                  <w:marTop w:val="0"/>
                  <w:marBottom w:val="0"/>
                  <w:divBdr>
                    <w:top w:val="single" w:sz="2" w:space="1" w:color="FFFFFF"/>
                    <w:left w:val="single" w:sz="2" w:space="11" w:color="FFFFFF"/>
                    <w:bottom w:val="single" w:sz="2" w:space="1" w:color="FFFFFF"/>
                    <w:right w:val="single" w:sz="2" w:space="4" w:color="FFFFFF"/>
                  </w:divBdr>
                  <w:divsChild>
                    <w:div w:id="1629357659">
                      <w:marLeft w:val="0"/>
                      <w:marRight w:val="0"/>
                      <w:marTop w:val="0"/>
                      <w:marBottom w:val="0"/>
                      <w:divBdr>
                        <w:top w:val="none" w:sz="0" w:space="0" w:color="auto"/>
                        <w:left w:val="none" w:sz="0" w:space="0" w:color="auto"/>
                        <w:bottom w:val="none" w:sz="0" w:space="0" w:color="auto"/>
                        <w:right w:val="none" w:sz="0" w:space="0" w:color="auto"/>
                      </w:divBdr>
                    </w:div>
                  </w:divsChild>
                </w:div>
                <w:div w:id="884483995">
                  <w:marLeft w:val="0"/>
                  <w:marRight w:val="0"/>
                  <w:marTop w:val="0"/>
                  <w:marBottom w:val="0"/>
                  <w:divBdr>
                    <w:top w:val="single" w:sz="2" w:space="1" w:color="FFFFFF"/>
                    <w:left w:val="single" w:sz="2" w:space="11" w:color="FFFFFF"/>
                    <w:bottom w:val="single" w:sz="2" w:space="1" w:color="FFFFFF"/>
                    <w:right w:val="single" w:sz="2" w:space="4" w:color="FFFFFF"/>
                  </w:divBdr>
                  <w:divsChild>
                    <w:div w:id="504706423">
                      <w:marLeft w:val="0"/>
                      <w:marRight w:val="0"/>
                      <w:marTop w:val="0"/>
                      <w:marBottom w:val="0"/>
                      <w:divBdr>
                        <w:top w:val="none" w:sz="0" w:space="0" w:color="auto"/>
                        <w:left w:val="none" w:sz="0" w:space="0" w:color="auto"/>
                        <w:bottom w:val="none" w:sz="0" w:space="0" w:color="auto"/>
                        <w:right w:val="none" w:sz="0" w:space="0" w:color="auto"/>
                      </w:divBdr>
                    </w:div>
                  </w:divsChild>
                </w:div>
                <w:div w:id="644892344">
                  <w:marLeft w:val="0"/>
                  <w:marRight w:val="0"/>
                  <w:marTop w:val="0"/>
                  <w:marBottom w:val="0"/>
                  <w:divBdr>
                    <w:top w:val="single" w:sz="2" w:space="1" w:color="FFFFFF"/>
                    <w:left w:val="single" w:sz="2" w:space="11" w:color="FFFFFF"/>
                    <w:bottom w:val="single" w:sz="2" w:space="1" w:color="FFFFFF"/>
                    <w:right w:val="single" w:sz="2" w:space="4" w:color="FFFFFF"/>
                  </w:divBdr>
                  <w:divsChild>
                    <w:div w:id="1757823605">
                      <w:marLeft w:val="0"/>
                      <w:marRight w:val="0"/>
                      <w:marTop w:val="0"/>
                      <w:marBottom w:val="0"/>
                      <w:divBdr>
                        <w:top w:val="none" w:sz="0" w:space="0" w:color="auto"/>
                        <w:left w:val="none" w:sz="0" w:space="0" w:color="auto"/>
                        <w:bottom w:val="none" w:sz="0" w:space="0" w:color="auto"/>
                        <w:right w:val="none" w:sz="0" w:space="0" w:color="auto"/>
                      </w:divBdr>
                    </w:div>
                  </w:divsChild>
                </w:div>
                <w:div w:id="830875267">
                  <w:marLeft w:val="0"/>
                  <w:marRight w:val="0"/>
                  <w:marTop w:val="0"/>
                  <w:marBottom w:val="0"/>
                  <w:divBdr>
                    <w:top w:val="single" w:sz="2" w:space="1" w:color="FFFFFF"/>
                    <w:left w:val="single" w:sz="2" w:space="11" w:color="FFFFFF"/>
                    <w:bottom w:val="single" w:sz="2" w:space="1" w:color="FFFFFF"/>
                    <w:right w:val="single" w:sz="2" w:space="4" w:color="FFFFFF"/>
                  </w:divBdr>
                  <w:divsChild>
                    <w:div w:id="391122896">
                      <w:marLeft w:val="0"/>
                      <w:marRight w:val="0"/>
                      <w:marTop w:val="0"/>
                      <w:marBottom w:val="0"/>
                      <w:divBdr>
                        <w:top w:val="none" w:sz="0" w:space="0" w:color="auto"/>
                        <w:left w:val="none" w:sz="0" w:space="0" w:color="auto"/>
                        <w:bottom w:val="none" w:sz="0" w:space="0" w:color="auto"/>
                        <w:right w:val="none" w:sz="0" w:space="0" w:color="auto"/>
                      </w:divBdr>
                    </w:div>
                  </w:divsChild>
                </w:div>
                <w:div w:id="1480658163">
                  <w:marLeft w:val="0"/>
                  <w:marRight w:val="0"/>
                  <w:marTop w:val="0"/>
                  <w:marBottom w:val="0"/>
                  <w:divBdr>
                    <w:top w:val="single" w:sz="2" w:space="1" w:color="FFFFFF"/>
                    <w:left w:val="single" w:sz="2" w:space="11" w:color="FFFFFF"/>
                    <w:bottom w:val="single" w:sz="2" w:space="1" w:color="FFFFFF"/>
                    <w:right w:val="single" w:sz="2" w:space="4" w:color="FFFFFF"/>
                  </w:divBdr>
                  <w:divsChild>
                    <w:div w:id="110589282">
                      <w:marLeft w:val="0"/>
                      <w:marRight w:val="0"/>
                      <w:marTop w:val="0"/>
                      <w:marBottom w:val="0"/>
                      <w:divBdr>
                        <w:top w:val="none" w:sz="0" w:space="0" w:color="auto"/>
                        <w:left w:val="none" w:sz="0" w:space="0" w:color="auto"/>
                        <w:bottom w:val="none" w:sz="0" w:space="0" w:color="auto"/>
                        <w:right w:val="none" w:sz="0" w:space="0" w:color="auto"/>
                      </w:divBdr>
                    </w:div>
                  </w:divsChild>
                </w:div>
                <w:div w:id="519586571">
                  <w:marLeft w:val="0"/>
                  <w:marRight w:val="0"/>
                  <w:marTop w:val="0"/>
                  <w:marBottom w:val="0"/>
                  <w:divBdr>
                    <w:top w:val="single" w:sz="2" w:space="1" w:color="FFFFFF"/>
                    <w:left w:val="single" w:sz="2" w:space="11" w:color="FFFFFF"/>
                    <w:bottom w:val="single" w:sz="2" w:space="1" w:color="FFFFFF"/>
                    <w:right w:val="single" w:sz="2" w:space="4" w:color="FFFFFF"/>
                  </w:divBdr>
                  <w:divsChild>
                    <w:div w:id="1610507145">
                      <w:marLeft w:val="0"/>
                      <w:marRight w:val="0"/>
                      <w:marTop w:val="0"/>
                      <w:marBottom w:val="0"/>
                      <w:divBdr>
                        <w:top w:val="none" w:sz="0" w:space="0" w:color="auto"/>
                        <w:left w:val="none" w:sz="0" w:space="0" w:color="auto"/>
                        <w:bottom w:val="none" w:sz="0" w:space="0" w:color="auto"/>
                        <w:right w:val="none" w:sz="0" w:space="0" w:color="auto"/>
                      </w:divBdr>
                    </w:div>
                  </w:divsChild>
                </w:div>
                <w:div w:id="1338775117">
                  <w:marLeft w:val="0"/>
                  <w:marRight w:val="0"/>
                  <w:marTop w:val="0"/>
                  <w:marBottom w:val="0"/>
                  <w:divBdr>
                    <w:top w:val="single" w:sz="2" w:space="1" w:color="FFFFFF"/>
                    <w:left w:val="single" w:sz="2" w:space="11" w:color="FFFFFF"/>
                    <w:bottom w:val="single" w:sz="2" w:space="1" w:color="FFFFFF"/>
                    <w:right w:val="single" w:sz="2" w:space="4" w:color="FFFFFF"/>
                  </w:divBdr>
                  <w:divsChild>
                    <w:div w:id="436172156">
                      <w:marLeft w:val="0"/>
                      <w:marRight w:val="0"/>
                      <w:marTop w:val="0"/>
                      <w:marBottom w:val="0"/>
                      <w:divBdr>
                        <w:top w:val="none" w:sz="0" w:space="0" w:color="auto"/>
                        <w:left w:val="none" w:sz="0" w:space="0" w:color="auto"/>
                        <w:bottom w:val="none" w:sz="0" w:space="0" w:color="auto"/>
                        <w:right w:val="none" w:sz="0" w:space="0" w:color="auto"/>
                      </w:divBdr>
                    </w:div>
                  </w:divsChild>
                </w:div>
                <w:div w:id="1486818446">
                  <w:marLeft w:val="0"/>
                  <w:marRight w:val="0"/>
                  <w:marTop w:val="0"/>
                  <w:marBottom w:val="0"/>
                  <w:divBdr>
                    <w:top w:val="single" w:sz="2" w:space="1" w:color="FFFFFF"/>
                    <w:left w:val="single" w:sz="2" w:space="11" w:color="FFFFFF"/>
                    <w:bottom w:val="single" w:sz="2" w:space="1" w:color="FFFFFF"/>
                    <w:right w:val="single" w:sz="2" w:space="4" w:color="FFFFFF"/>
                  </w:divBdr>
                  <w:divsChild>
                    <w:div w:id="236786561">
                      <w:marLeft w:val="0"/>
                      <w:marRight w:val="0"/>
                      <w:marTop w:val="0"/>
                      <w:marBottom w:val="0"/>
                      <w:divBdr>
                        <w:top w:val="none" w:sz="0" w:space="0" w:color="auto"/>
                        <w:left w:val="none" w:sz="0" w:space="0" w:color="auto"/>
                        <w:bottom w:val="none" w:sz="0" w:space="0" w:color="auto"/>
                        <w:right w:val="none" w:sz="0" w:space="0" w:color="auto"/>
                      </w:divBdr>
                    </w:div>
                  </w:divsChild>
                </w:div>
                <w:div w:id="2041587263">
                  <w:marLeft w:val="0"/>
                  <w:marRight w:val="0"/>
                  <w:marTop w:val="0"/>
                  <w:marBottom w:val="0"/>
                  <w:divBdr>
                    <w:top w:val="single" w:sz="2" w:space="1" w:color="FFFFFF"/>
                    <w:left w:val="single" w:sz="2" w:space="11" w:color="FFFFFF"/>
                    <w:bottom w:val="single" w:sz="2" w:space="1" w:color="FFFFFF"/>
                    <w:right w:val="single" w:sz="2" w:space="4" w:color="FFFFFF"/>
                  </w:divBdr>
                  <w:divsChild>
                    <w:div w:id="1070008751">
                      <w:marLeft w:val="0"/>
                      <w:marRight w:val="0"/>
                      <w:marTop w:val="0"/>
                      <w:marBottom w:val="0"/>
                      <w:divBdr>
                        <w:top w:val="none" w:sz="0" w:space="0" w:color="auto"/>
                        <w:left w:val="none" w:sz="0" w:space="0" w:color="auto"/>
                        <w:bottom w:val="none" w:sz="0" w:space="0" w:color="auto"/>
                        <w:right w:val="none" w:sz="0" w:space="0" w:color="auto"/>
                      </w:divBdr>
                    </w:div>
                  </w:divsChild>
                </w:div>
                <w:div w:id="943343992">
                  <w:marLeft w:val="0"/>
                  <w:marRight w:val="0"/>
                  <w:marTop w:val="0"/>
                  <w:marBottom w:val="0"/>
                  <w:divBdr>
                    <w:top w:val="single" w:sz="2" w:space="1" w:color="FFFFFF"/>
                    <w:left w:val="single" w:sz="2" w:space="11" w:color="FFFFFF"/>
                    <w:bottom w:val="single" w:sz="2" w:space="1" w:color="FFFFFF"/>
                    <w:right w:val="single" w:sz="2" w:space="4" w:color="FFFFFF"/>
                  </w:divBdr>
                  <w:divsChild>
                    <w:div w:id="1370180374">
                      <w:marLeft w:val="0"/>
                      <w:marRight w:val="0"/>
                      <w:marTop w:val="0"/>
                      <w:marBottom w:val="0"/>
                      <w:divBdr>
                        <w:top w:val="none" w:sz="0" w:space="0" w:color="auto"/>
                        <w:left w:val="none" w:sz="0" w:space="0" w:color="auto"/>
                        <w:bottom w:val="none" w:sz="0" w:space="0" w:color="auto"/>
                        <w:right w:val="none" w:sz="0" w:space="0" w:color="auto"/>
                      </w:divBdr>
                    </w:div>
                  </w:divsChild>
                </w:div>
                <w:div w:id="240019676">
                  <w:marLeft w:val="0"/>
                  <w:marRight w:val="0"/>
                  <w:marTop w:val="0"/>
                  <w:marBottom w:val="0"/>
                  <w:divBdr>
                    <w:top w:val="single" w:sz="2" w:space="1" w:color="FFFFFF"/>
                    <w:left w:val="single" w:sz="2" w:space="11" w:color="FFFFFF"/>
                    <w:bottom w:val="single" w:sz="2" w:space="1" w:color="FFFFFF"/>
                    <w:right w:val="single" w:sz="2" w:space="4" w:color="FFFFFF"/>
                  </w:divBdr>
                  <w:divsChild>
                    <w:div w:id="254215485">
                      <w:marLeft w:val="0"/>
                      <w:marRight w:val="0"/>
                      <w:marTop w:val="0"/>
                      <w:marBottom w:val="0"/>
                      <w:divBdr>
                        <w:top w:val="none" w:sz="0" w:space="0" w:color="auto"/>
                        <w:left w:val="none" w:sz="0" w:space="0" w:color="auto"/>
                        <w:bottom w:val="none" w:sz="0" w:space="0" w:color="auto"/>
                        <w:right w:val="none" w:sz="0" w:space="0" w:color="auto"/>
                      </w:divBdr>
                    </w:div>
                  </w:divsChild>
                </w:div>
                <w:div w:id="1832408647">
                  <w:marLeft w:val="0"/>
                  <w:marRight w:val="0"/>
                  <w:marTop w:val="0"/>
                  <w:marBottom w:val="0"/>
                  <w:divBdr>
                    <w:top w:val="single" w:sz="2" w:space="1" w:color="FFFFFF"/>
                    <w:left w:val="single" w:sz="2" w:space="11" w:color="FFFFFF"/>
                    <w:bottom w:val="single" w:sz="2" w:space="1" w:color="FFFFFF"/>
                    <w:right w:val="single" w:sz="2" w:space="4" w:color="FFFFFF"/>
                  </w:divBdr>
                  <w:divsChild>
                    <w:div w:id="1727222135">
                      <w:marLeft w:val="0"/>
                      <w:marRight w:val="0"/>
                      <w:marTop w:val="0"/>
                      <w:marBottom w:val="0"/>
                      <w:divBdr>
                        <w:top w:val="none" w:sz="0" w:space="0" w:color="auto"/>
                        <w:left w:val="none" w:sz="0" w:space="0" w:color="auto"/>
                        <w:bottom w:val="none" w:sz="0" w:space="0" w:color="auto"/>
                        <w:right w:val="none" w:sz="0" w:space="0" w:color="auto"/>
                      </w:divBdr>
                    </w:div>
                  </w:divsChild>
                </w:div>
                <w:div w:id="1178734374">
                  <w:marLeft w:val="0"/>
                  <w:marRight w:val="0"/>
                  <w:marTop w:val="0"/>
                  <w:marBottom w:val="0"/>
                  <w:divBdr>
                    <w:top w:val="single" w:sz="2" w:space="1" w:color="FFFFFF"/>
                    <w:left w:val="single" w:sz="2" w:space="11" w:color="FFFFFF"/>
                    <w:bottom w:val="single" w:sz="2" w:space="1" w:color="FFFFFF"/>
                    <w:right w:val="single" w:sz="2" w:space="4" w:color="FFFFFF"/>
                  </w:divBdr>
                  <w:divsChild>
                    <w:div w:id="2105952326">
                      <w:marLeft w:val="0"/>
                      <w:marRight w:val="0"/>
                      <w:marTop w:val="0"/>
                      <w:marBottom w:val="0"/>
                      <w:divBdr>
                        <w:top w:val="none" w:sz="0" w:space="0" w:color="auto"/>
                        <w:left w:val="none" w:sz="0" w:space="0" w:color="auto"/>
                        <w:bottom w:val="none" w:sz="0" w:space="0" w:color="auto"/>
                        <w:right w:val="none" w:sz="0" w:space="0" w:color="auto"/>
                      </w:divBdr>
                    </w:div>
                  </w:divsChild>
                </w:div>
                <w:div w:id="1205023629">
                  <w:marLeft w:val="0"/>
                  <w:marRight w:val="0"/>
                  <w:marTop w:val="0"/>
                  <w:marBottom w:val="0"/>
                  <w:divBdr>
                    <w:top w:val="single" w:sz="2" w:space="1" w:color="FFFFFF"/>
                    <w:left w:val="single" w:sz="2" w:space="11" w:color="FFFFFF"/>
                    <w:bottom w:val="single" w:sz="2" w:space="1" w:color="FFFFFF"/>
                    <w:right w:val="single" w:sz="2" w:space="4" w:color="FFFFFF"/>
                  </w:divBdr>
                  <w:divsChild>
                    <w:div w:id="962341673">
                      <w:marLeft w:val="0"/>
                      <w:marRight w:val="0"/>
                      <w:marTop w:val="0"/>
                      <w:marBottom w:val="0"/>
                      <w:divBdr>
                        <w:top w:val="none" w:sz="0" w:space="0" w:color="auto"/>
                        <w:left w:val="none" w:sz="0" w:space="0" w:color="auto"/>
                        <w:bottom w:val="none" w:sz="0" w:space="0" w:color="auto"/>
                        <w:right w:val="none" w:sz="0" w:space="0" w:color="auto"/>
                      </w:divBdr>
                    </w:div>
                  </w:divsChild>
                </w:div>
                <w:div w:id="1852335592">
                  <w:marLeft w:val="0"/>
                  <w:marRight w:val="0"/>
                  <w:marTop w:val="0"/>
                  <w:marBottom w:val="0"/>
                  <w:divBdr>
                    <w:top w:val="single" w:sz="2" w:space="1" w:color="FFFFFF"/>
                    <w:left w:val="single" w:sz="2" w:space="11" w:color="FFFFFF"/>
                    <w:bottom w:val="single" w:sz="2" w:space="1" w:color="FFFFFF"/>
                    <w:right w:val="single" w:sz="2" w:space="4" w:color="FFFFFF"/>
                  </w:divBdr>
                  <w:divsChild>
                    <w:div w:id="917208409">
                      <w:marLeft w:val="0"/>
                      <w:marRight w:val="0"/>
                      <w:marTop w:val="0"/>
                      <w:marBottom w:val="0"/>
                      <w:divBdr>
                        <w:top w:val="none" w:sz="0" w:space="0" w:color="auto"/>
                        <w:left w:val="none" w:sz="0" w:space="0" w:color="auto"/>
                        <w:bottom w:val="none" w:sz="0" w:space="0" w:color="auto"/>
                        <w:right w:val="none" w:sz="0" w:space="0" w:color="auto"/>
                      </w:divBdr>
                    </w:div>
                  </w:divsChild>
                </w:div>
                <w:div w:id="159583886">
                  <w:marLeft w:val="0"/>
                  <w:marRight w:val="0"/>
                  <w:marTop w:val="0"/>
                  <w:marBottom w:val="0"/>
                  <w:divBdr>
                    <w:top w:val="single" w:sz="2" w:space="1" w:color="FFFFFF"/>
                    <w:left w:val="single" w:sz="2" w:space="11" w:color="FFFFFF"/>
                    <w:bottom w:val="single" w:sz="2" w:space="1" w:color="FFFFFF"/>
                    <w:right w:val="single" w:sz="2" w:space="4" w:color="FFFFFF"/>
                  </w:divBdr>
                  <w:divsChild>
                    <w:div w:id="160389226">
                      <w:marLeft w:val="0"/>
                      <w:marRight w:val="0"/>
                      <w:marTop w:val="0"/>
                      <w:marBottom w:val="0"/>
                      <w:divBdr>
                        <w:top w:val="none" w:sz="0" w:space="0" w:color="auto"/>
                        <w:left w:val="none" w:sz="0" w:space="0" w:color="auto"/>
                        <w:bottom w:val="none" w:sz="0" w:space="0" w:color="auto"/>
                        <w:right w:val="none" w:sz="0" w:space="0" w:color="auto"/>
                      </w:divBdr>
                    </w:div>
                  </w:divsChild>
                </w:div>
                <w:div w:id="176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958100896">
                      <w:marLeft w:val="0"/>
                      <w:marRight w:val="0"/>
                      <w:marTop w:val="0"/>
                      <w:marBottom w:val="0"/>
                      <w:divBdr>
                        <w:top w:val="none" w:sz="0" w:space="0" w:color="auto"/>
                        <w:left w:val="none" w:sz="0" w:space="0" w:color="auto"/>
                        <w:bottom w:val="none" w:sz="0" w:space="0" w:color="auto"/>
                        <w:right w:val="none" w:sz="0" w:space="0" w:color="auto"/>
                      </w:divBdr>
                    </w:div>
                  </w:divsChild>
                </w:div>
                <w:div w:id="1840807243">
                  <w:marLeft w:val="0"/>
                  <w:marRight w:val="0"/>
                  <w:marTop w:val="0"/>
                  <w:marBottom w:val="0"/>
                  <w:divBdr>
                    <w:top w:val="single" w:sz="2" w:space="1" w:color="FFFFFF"/>
                    <w:left w:val="single" w:sz="2" w:space="11" w:color="FFFFFF"/>
                    <w:bottom w:val="single" w:sz="2" w:space="1" w:color="FFFFFF"/>
                    <w:right w:val="single" w:sz="2" w:space="4" w:color="FFFFFF"/>
                  </w:divBdr>
                  <w:divsChild>
                    <w:div w:id="1017077549">
                      <w:marLeft w:val="0"/>
                      <w:marRight w:val="0"/>
                      <w:marTop w:val="0"/>
                      <w:marBottom w:val="0"/>
                      <w:divBdr>
                        <w:top w:val="none" w:sz="0" w:space="0" w:color="auto"/>
                        <w:left w:val="none" w:sz="0" w:space="0" w:color="auto"/>
                        <w:bottom w:val="none" w:sz="0" w:space="0" w:color="auto"/>
                        <w:right w:val="none" w:sz="0" w:space="0" w:color="auto"/>
                      </w:divBdr>
                    </w:div>
                  </w:divsChild>
                </w:div>
                <w:div w:id="789200920">
                  <w:marLeft w:val="0"/>
                  <w:marRight w:val="0"/>
                  <w:marTop w:val="0"/>
                  <w:marBottom w:val="0"/>
                  <w:divBdr>
                    <w:top w:val="single" w:sz="2" w:space="1" w:color="FFFFFF"/>
                    <w:left w:val="single" w:sz="2" w:space="11" w:color="FFFFFF"/>
                    <w:bottom w:val="single" w:sz="2" w:space="1" w:color="FFFFFF"/>
                    <w:right w:val="single" w:sz="2" w:space="4" w:color="FFFFFF"/>
                  </w:divBdr>
                  <w:divsChild>
                    <w:div w:id="1161235121">
                      <w:marLeft w:val="0"/>
                      <w:marRight w:val="0"/>
                      <w:marTop w:val="0"/>
                      <w:marBottom w:val="0"/>
                      <w:divBdr>
                        <w:top w:val="none" w:sz="0" w:space="0" w:color="auto"/>
                        <w:left w:val="none" w:sz="0" w:space="0" w:color="auto"/>
                        <w:bottom w:val="none" w:sz="0" w:space="0" w:color="auto"/>
                        <w:right w:val="none" w:sz="0" w:space="0" w:color="auto"/>
                      </w:divBdr>
                    </w:div>
                  </w:divsChild>
                </w:div>
                <w:div w:id="699744852">
                  <w:marLeft w:val="0"/>
                  <w:marRight w:val="0"/>
                  <w:marTop w:val="0"/>
                  <w:marBottom w:val="0"/>
                  <w:divBdr>
                    <w:top w:val="single" w:sz="2" w:space="1" w:color="FFFFFF"/>
                    <w:left w:val="single" w:sz="2" w:space="11" w:color="FFFFFF"/>
                    <w:bottom w:val="single" w:sz="2" w:space="1" w:color="FFFFFF"/>
                    <w:right w:val="single" w:sz="2" w:space="4" w:color="FFFFFF"/>
                  </w:divBdr>
                  <w:divsChild>
                    <w:div w:id="1675303865">
                      <w:marLeft w:val="0"/>
                      <w:marRight w:val="0"/>
                      <w:marTop w:val="0"/>
                      <w:marBottom w:val="0"/>
                      <w:divBdr>
                        <w:top w:val="none" w:sz="0" w:space="0" w:color="auto"/>
                        <w:left w:val="none" w:sz="0" w:space="0" w:color="auto"/>
                        <w:bottom w:val="none" w:sz="0" w:space="0" w:color="auto"/>
                        <w:right w:val="none" w:sz="0" w:space="0" w:color="auto"/>
                      </w:divBdr>
                    </w:div>
                  </w:divsChild>
                </w:div>
                <w:div w:id="1434085348">
                  <w:marLeft w:val="0"/>
                  <w:marRight w:val="0"/>
                  <w:marTop w:val="0"/>
                  <w:marBottom w:val="0"/>
                  <w:divBdr>
                    <w:top w:val="single" w:sz="2" w:space="1" w:color="FFFFFF"/>
                    <w:left w:val="single" w:sz="2" w:space="11" w:color="FFFFFF"/>
                    <w:bottom w:val="single" w:sz="2" w:space="1" w:color="FFFFFF"/>
                    <w:right w:val="single" w:sz="2" w:space="4" w:color="FFFFFF"/>
                  </w:divBdr>
                  <w:divsChild>
                    <w:div w:id="451897350">
                      <w:marLeft w:val="0"/>
                      <w:marRight w:val="0"/>
                      <w:marTop w:val="0"/>
                      <w:marBottom w:val="0"/>
                      <w:divBdr>
                        <w:top w:val="none" w:sz="0" w:space="0" w:color="auto"/>
                        <w:left w:val="none" w:sz="0" w:space="0" w:color="auto"/>
                        <w:bottom w:val="none" w:sz="0" w:space="0" w:color="auto"/>
                        <w:right w:val="none" w:sz="0" w:space="0" w:color="auto"/>
                      </w:divBdr>
                    </w:div>
                  </w:divsChild>
                </w:div>
                <w:div w:id="196621052">
                  <w:marLeft w:val="0"/>
                  <w:marRight w:val="0"/>
                  <w:marTop w:val="0"/>
                  <w:marBottom w:val="0"/>
                  <w:divBdr>
                    <w:top w:val="single" w:sz="2" w:space="1" w:color="FFFFFF"/>
                    <w:left w:val="single" w:sz="2" w:space="11" w:color="FFFFFF"/>
                    <w:bottom w:val="single" w:sz="2" w:space="1" w:color="FFFFFF"/>
                    <w:right w:val="single" w:sz="2" w:space="4" w:color="FFFFFF"/>
                  </w:divBdr>
                  <w:divsChild>
                    <w:div w:id="1234774880">
                      <w:marLeft w:val="0"/>
                      <w:marRight w:val="0"/>
                      <w:marTop w:val="0"/>
                      <w:marBottom w:val="0"/>
                      <w:divBdr>
                        <w:top w:val="none" w:sz="0" w:space="0" w:color="auto"/>
                        <w:left w:val="none" w:sz="0" w:space="0" w:color="auto"/>
                        <w:bottom w:val="none" w:sz="0" w:space="0" w:color="auto"/>
                        <w:right w:val="none" w:sz="0" w:space="0" w:color="auto"/>
                      </w:divBdr>
                    </w:div>
                  </w:divsChild>
                </w:div>
                <w:div w:id="465902838">
                  <w:marLeft w:val="0"/>
                  <w:marRight w:val="0"/>
                  <w:marTop w:val="0"/>
                  <w:marBottom w:val="0"/>
                  <w:divBdr>
                    <w:top w:val="single" w:sz="2" w:space="1" w:color="FFFFFF"/>
                    <w:left w:val="single" w:sz="2" w:space="11" w:color="FFFFFF"/>
                    <w:bottom w:val="single" w:sz="2" w:space="1" w:color="FFFFFF"/>
                    <w:right w:val="single" w:sz="2" w:space="4" w:color="FFFFFF"/>
                  </w:divBdr>
                  <w:divsChild>
                    <w:div w:id="1952735139">
                      <w:marLeft w:val="0"/>
                      <w:marRight w:val="0"/>
                      <w:marTop w:val="0"/>
                      <w:marBottom w:val="0"/>
                      <w:divBdr>
                        <w:top w:val="none" w:sz="0" w:space="0" w:color="auto"/>
                        <w:left w:val="none" w:sz="0" w:space="0" w:color="auto"/>
                        <w:bottom w:val="none" w:sz="0" w:space="0" w:color="auto"/>
                        <w:right w:val="none" w:sz="0" w:space="0" w:color="auto"/>
                      </w:divBdr>
                    </w:div>
                  </w:divsChild>
                </w:div>
                <w:div w:id="82992003">
                  <w:marLeft w:val="0"/>
                  <w:marRight w:val="0"/>
                  <w:marTop w:val="0"/>
                  <w:marBottom w:val="0"/>
                  <w:divBdr>
                    <w:top w:val="single" w:sz="2" w:space="1" w:color="FFFFFF"/>
                    <w:left w:val="single" w:sz="2" w:space="11" w:color="FFFFFF"/>
                    <w:bottom w:val="single" w:sz="2" w:space="1" w:color="FFFFFF"/>
                    <w:right w:val="single" w:sz="2" w:space="4" w:color="FFFFFF"/>
                  </w:divBdr>
                  <w:divsChild>
                    <w:div w:id="445317460">
                      <w:marLeft w:val="0"/>
                      <w:marRight w:val="0"/>
                      <w:marTop w:val="0"/>
                      <w:marBottom w:val="0"/>
                      <w:divBdr>
                        <w:top w:val="none" w:sz="0" w:space="0" w:color="auto"/>
                        <w:left w:val="none" w:sz="0" w:space="0" w:color="auto"/>
                        <w:bottom w:val="none" w:sz="0" w:space="0" w:color="auto"/>
                        <w:right w:val="none" w:sz="0" w:space="0" w:color="auto"/>
                      </w:divBdr>
                    </w:div>
                  </w:divsChild>
                </w:div>
                <w:div w:id="1440566146">
                  <w:marLeft w:val="0"/>
                  <w:marRight w:val="0"/>
                  <w:marTop w:val="0"/>
                  <w:marBottom w:val="0"/>
                  <w:divBdr>
                    <w:top w:val="single" w:sz="2" w:space="1" w:color="FFFFFF"/>
                    <w:left w:val="single" w:sz="2" w:space="11" w:color="FFFFFF"/>
                    <w:bottom w:val="single" w:sz="2" w:space="1" w:color="FFFFFF"/>
                    <w:right w:val="single" w:sz="2" w:space="4" w:color="FFFFFF"/>
                  </w:divBdr>
                  <w:divsChild>
                    <w:div w:id="1497304754">
                      <w:marLeft w:val="0"/>
                      <w:marRight w:val="0"/>
                      <w:marTop w:val="0"/>
                      <w:marBottom w:val="0"/>
                      <w:divBdr>
                        <w:top w:val="none" w:sz="0" w:space="0" w:color="auto"/>
                        <w:left w:val="none" w:sz="0" w:space="0" w:color="auto"/>
                        <w:bottom w:val="none" w:sz="0" w:space="0" w:color="auto"/>
                        <w:right w:val="none" w:sz="0" w:space="0" w:color="auto"/>
                      </w:divBdr>
                    </w:div>
                  </w:divsChild>
                </w:div>
                <w:div w:id="2112554033">
                  <w:marLeft w:val="0"/>
                  <w:marRight w:val="0"/>
                  <w:marTop w:val="0"/>
                  <w:marBottom w:val="0"/>
                  <w:divBdr>
                    <w:top w:val="single" w:sz="2" w:space="1" w:color="FFFFFF"/>
                    <w:left w:val="single" w:sz="2" w:space="11" w:color="FFFFFF"/>
                    <w:bottom w:val="single" w:sz="2" w:space="1" w:color="FFFFFF"/>
                    <w:right w:val="single" w:sz="2" w:space="4" w:color="FFFFFF"/>
                  </w:divBdr>
                  <w:divsChild>
                    <w:div w:id="1688828596">
                      <w:marLeft w:val="0"/>
                      <w:marRight w:val="0"/>
                      <w:marTop w:val="0"/>
                      <w:marBottom w:val="0"/>
                      <w:divBdr>
                        <w:top w:val="none" w:sz="0" w:space="0" w:color="auto"/>
                        <w:left w:val="none" w:sz="0" w:space="0" w:color="auto"/>
                        <w:bottom w:val="none" w:sz="0" w:space="0" w:color="auto"/>
                        <w:right w:val="none" w:sz="0" w:space="0" w:color="auto"/>
                      </w:divBdr>
                    </w:div>
                  </w:divsChild>
                </w:div>
                <w:div w:id="1917284205">
                  <w:marLeft w:val="0"/>
                  <w:marRight w:val="0"/>
                  <w:marTop w:val="0"/>
                  <w:marBottom w:val="0"/>
                  <w:divBdr>
                    <w:top w:val="single" w:sz="2" w:space="1" w:color="FFFFFF"/>
                    <w:left w:val="single" w:sz="2" w:space="11" w:color="FFFFFF"/>
                    <w:bottom w:val="single" w:sz="2" w:space="1" w:color="FFFFFF"/>
                    <w:right w:val="single" w:sz="2" w:space="4" w:color="FFFFFF"/>
                  </w:divBdr>
                  <w:divsChild>
                    <w:div w:id="1311979600">
                      <w:marLeft w:val="0"/>
                      <w:marRight w:val="0"/>
                      <w:marTop w:val="0"/>
                      <w:marBottom w:val="0"/>
                      <w:divBdr>
                        <w:top w:val="none" w:sz="0" w:space="0" w:color="auto"/>
                        <w:left w:val="none" w:sz="0" w:space="0" w:color="auto"/>
                        <w:bottom w:val="none" w:sz="0" w:space="0" w:color="auto"/>
                        <w:right w:val="none" w:sz="0" w:space="0" w:color="auto"/>
                      </w:divBdr>
                    </w:div>
                  </w:divsChild>
                </w:div>
                <w:div w:id="772361229">
                  <w:marLeft w:val="0"/>
                  <w:marRight w:val="0"/>
                  <w:marTop w:val="0"/>
                  <w:marBottom w:val="0"/>
                  <w:divBdr>
                    <w:top w:val="single" w:sz="2" w:space="1" w:color="FFFFFF"/>
                    <w:left w:val="single" w:sz="2" w:space="11" w:color="FFFFFF"/>
                    <w:bottom w:val="single" w:sz="2" w:space="1" w:color="FFFFFF"/>
                    <w:right w:val="single" w:sz="2" w:space="4" w:color="FFFFFF"/>
                  </w:divBdr>
                  <w:divsChild>
                    <w:div w:id="1286734656">
                      <w:marLeft w:val="0"/>
                      <w:marRight w:val="0"/>
                      <w:marTop w:val="0"/>
                      <w:marBottom w:val="0"/>
                      <w:divBdr>
                        <w:top w:val="none" w:sz="0" w:space="0" w:color="auto"/>
                        <w:left w:val="none" w:sz="0" w:space="0" w:color="auto"/>
                        <w:bottom w:val="none" w:sz="0" w:space="0" w:color="auto"/>
                        <w:right w:val="none" w:sz="0" w:space="0" w:color="auto"/>
                      </w:divBdr>
                    </w:div>
                  </w:divsChild>
                </w:div>
                <w:div w:id="2020081707">
                  <w:marLeft w:val="0"/>
                  <w:marRight w:val="0"/>
                  <w:marTop w:val="0"/>
                  <w:marBottom w:val="0"/>
                  <w:divBdr>
                    <w:top w:val="single" w:sz="2" w:space="1" w:color="FFFFFF"/>
                    <w:left w:val="single" w:sz="2" w:space="11" w:color="FFFFFF"/>
                    <w:bottom w:val="single" w:sz="2" w:space="1" w:color="FFFFFF"/>
                    <w:right w:val="single" w:sz="2" w:space="4" w:color="FFFFFF"/>
                  </w:divBdr>
                  <w:divsChild>
                    <w:div w:id="808672609">
                      <w:marLeft w:val="0"/>
                      <w:marRight w:val="0"/>
                      <w:marTop w:val="0"/>
                      <w:marBottom w:val="0"/>
                      <w:divBdr>
                        <w:top w:val="none" w:sz="0" w:space="0" w:color="auto"/>
                        <w:left w:val="none" w:sz="0" w:space="0" w:color="auto"/>
                        <w:bottom w:val="none" w:sz="0" w:space="0" w:color="auto"/>
                        <w:right w:val="none" w:sz="0" w:space="0" w:color="auto"/>
                      </w:divBdr>
                    </w:div>
                  </w:divsChild>
                </w:div>
                <w:div w:id="1128815521">
                  <w:marLeft w:val="0"/>
                  <w:marRight w:val="0"/>
                  <w:marTop w:val="0"/>
                  <w:marBottom w:val="0"/>
                  <w:divBdr>
                    <w:top w:val="single" w:sz="2" w:space="1" w:color="FFFFFF"/>
                    <w:left w:val="single" w:sz="2" w:space="11" w:color="FFFFFF"/>
                    <w:bottom w:val="single" w:sz="2" w:space="1" w:color="FFFFFF"/>
                    <w:right w:val="single" w:sz="2" w:space="4" w:color="FFFFFF"/>
                  </w:divBdr>
                  <w:divsChild>
                    <w:div w:id="13532327">
                      <w:marLeft w:val="0"/>
                      <w:marRight w:val="0"/>
                      <w:marTop w:val="0"/>
                      <w:marBottom w:val="0"/>
                      <w:divBdr>
                        <w:top w:val="none" w:sz="0" w:space="0" w:color="auto"/>
                        <w:left w:val="none" w:sz="0" w:space="0" w:color="auto"/>
                        <w:bottom w:val="none" w:sz="0" w:space="0" w:color="auto"/>
                        <w:right w:val="none" w:sz="0" w:space="0" w:color="auto"/>
                      </w:divBdr>
                    </w:div>
                  </w:divsChild>
                </w:div>
                <w:div w:id="1912999577">
                  <w:marLeft w:val="0"/>
                  <w:marRight w:val="0"/>
                  <w:marTop w:val="0"/>
                  <w:marBottom w:val="0"/>
                  <w:divBdr>
                    <w:top w:val="single" w:sz="2" w:space="1" w:color="FFFFFF"/>
                    <w:left w:val="single" w:sz="2" w:space="11" w:color="FFFFFF"/>
                    <w:bottom w:val="single" w:sz="2" w:space="1" w:color="FFFFFF"/>
                    <w:right w:val="single" w:sz="2" w:space="4" w:color="FFFFFF"/>
                  </w:divBdr>
                  <w:divsChild>
                    <w:div w:id="1547260279">
                      <w:marLeft w:val="0"/>
                      <w:marRight w:val="0"/>
                      <w:marTop w:val="0"/>
                      <w:marBottom w:val="0"/>
                      <w:divBdr>
                        <w:top w:val="none" w:sz="0" w:space="0" w:color="auto"/>
                        <w:left w:val="none" w:sz="0" w:space="0" w:color="auto"/>
                        <w:bottom w:val="none" w:sz="0" w:space="0" w:color="auto"/>
                        <w:right w:val="none" w:sz="0" w:space="0" w:color="auto"/>
                      </w:divBdr>
                    </w:div>
                  </w:divsChild>
                </w:div>
                <w:div w:id="11423365">
                  <w:marLeft w:val="0"/>
                  <w:marRight w:val="0"/>
                  <w:marTop w:val="0"/>
                  <w:marBottom w:val="0"/>
                  <w:divBdr>
                    <w:top w:val="single" w:sz="2" w:space="1" w:color="FFFFFF"/>
                    <w:left w:val="single" w:sz="2" w:space="11" w:color="FFFFFF"/>
                    <w:bottom w:val="single" w:sz="2" w:space="1" w:color="FFFFFF"/>
                    <w:right w:val="single" w:sz="2" w:space="4" w:color="FFFFFF"/>
                  </w:divBdr>
                  <w:divsChild>
                    <w:div w:id="585724729">
                      <w:marLeft w:val="0"/>
                      <w:marRight w:val="0"/>
                      <w:marTop w:val="0"/>
                      <w:marBottom w:val="0"/>
                      <w:divBdr>
                        <w:top w:val="none" w:sz="0" w:space="0" w:color="auto"/>
                        <w:left w:val="none" w:sz="0" w:space="0" w:color="auto"/>
                        <w:bottom w:val="none" w:sz="0" w:space="0" w:color="auto"/>
                        <w:right w:val="none" w:sz="0" w:space="0" w:color="auto"/>
                      </w:divBdr>
                    </w:div>
                  </w:divsChild>
                </w:div>
                <w:div w:id="761418089">
                  <w:marLeft w:val="0"/>
                  <w:marRight w:val="0"/>
                  <w:marTop w:val="0"/>
                  <w:marBottom w:val="0"/>
                  <w:divBdr>
                    <w:top w:val="single" w:sz="2" w:space="1" w:color="FFFFFF"/>
                    <w:left w:val="single" w:sz="2" w:space="11" w:color="FFFFFF"/>
                    <w:bottom w:val="single" w:sz="2" w:space="1" w:color="FFFFFF"/>
                    <w:right w:val="single" w:sz="2" w:space="4" w:color="FFFFFF"/>
                  </w:divBdr>
                  <w:divsChild>
                    <w:div w:id="1655138709">
                      <w:marLeft w:val="0"/>
                      <w:marRight w:val="0"/>
                      <w:marTop w:val="0"/>
                      <w:marBottom w:val="0"/>
                      <w:divBdr>
                        <w:top w:val="none" w:sz="0" w:space="0" w:color="auto"/>
                        <w:left w:val="none" w:sz="0" w:space="0" w:color="auto"/>
                        <w:bottom w:val="none" w:sz="0" w:space="0" w:color="auto"/>
                        <w:right w:val="none" w:sz="0" w:space="0" w:color="auto"/>
                      </w:divBdr>
                    </w:div>
                  </w:divsChild>
                </w:div>
                <w:div w:id="844320180">
                  <w:marLeft w:val="0"/>
                  <w:marRight w:val="0"/>
                  <w:marTop w:val="0"/>
                  <w:marBottom w:val="0"/>
                  <w:divBdr>
                    <w:top w:val="single" w:sz="2" w:space="1" w:color="FFFFFF"/>
                    <w:left w:val="single" w:sz="2" w:space="11" w:color="FFFFFF"/>
                    <w:bottom w:val="single" w:sz="2" w:space="1" w:color="FFFFFF"/>
                    <w:right w:val="single" w:sz="2" w:space="4" w:color="FFFFFF"/>
                  </w:divBdr>
                  <w:divsChild>
                    <w:div w:id="1261453264">
                      <w:marLeft w:val="0"/>
                      <w:marRight w:val="0"/>
                      <w:marTop w:val="0"/>
                      <w:marBottom w:val="0"/>
                      <w:divBdr>
                        <w:top w:val="none" w:sz="0" w:space="0" w:color="auto"/>
                        <w:left w:val="none" w:sz="0" w:space="0" w:color="auto"/>
                        <w:bottom w:val="none" w:sz="0" w:space="0" w:color="auto"/>
                        <w:right w:val="none" w:sz="0" w:space="0" w:color="auto"/>
                      </w:divBdr>
                    </w:div>
                  </w:divsChild>
                </w:div>
                <w:div w:id="1596356312">
                  <w:marLeft w:val="0"/>
                  <w:marRight w:val="0"/>
                  <w:marTop w:val="0"/>
                  <w:marBottom w:val="0"/>
                  <w:divBdr>
                    <w:top w:val="single" w:sz="2" w:space="1" w:color="FFFFFF"/>
                    <w:left w:val="single" w:sz="2" w:space="11" w:color="FFFFFF"/>
                    <w:bottom w:val="single" w:sz="2" w:space="1" w:color="FFFFFF"/>
                    <w:right w:val="single" w:sz="2" w:space="4" w:color="FFFFFF"/>
                  </w:divBdr>
                  <w:divsChild>
                    <w:div w:id="91050296">
                      <w:marLeft w:val="0"/>
                      <w:marRight w:val="0"/>
                      <w:marTop w:val="0"/>
                      <w:marBottom w:val="0"/>
                      <w:divBdr>
                        <w:top w:val="none" w:sz="0" w:space="0" w:color="auto"/>
                        <w:left w:val="none" w:sz="0" w:space="0" w:color="auto"/>
                        <w:bottom w:val="none" w:sz="0" w:space="0" w:color="auto"/>
                        <w:right w:val="none" w:sz="0" w:space="0" w:color="auto"/>
                      </w:divBdr>
                    </w:div>
                  </w:divsChild>
                </w:div>
                <w:div w:id="1464926370">
                  <w:marLeft w:val="0"/>
                  <w:marRight w:val="0"/>
                  <w:marTop w:val="0"/>
                  <w:marBottom w:val="0"/>
                  <w:divBdr>
                    <w:top w:val="single" w:sz="2" w:space="1" w:color="FFFFFF"/>
                    <w:left w:val="single" w:sz="2" w:space="11" w:color="FFFFFF"/>
                    <w:bottom w:val="single" w:sz="2" w:space="1" w:color="FFFFFF"/>
                    <w:right w:val="single" w:sz="2" w:space="4" w:color="FFFFFF"/>
                  </w:divBdr>
                  <w:divsChild>
                    <w:div w:id="1763600056">
                      <w:marLeft w:val="0"/>
                      <w:marRight w:val="0"/>
                      <w:marTop w:val="0"/>
                      <w:marBottom w:val="0"/>
                      <w:divBdr>
                        <w:top w:val="none" w:sz="0" w:space="0" w:color="auto"/>
                        <w:left w:val="none" w:sz="0" w:space="0" w:color="auto"/>
                        <w:bottom w:val="none" w:sz="0" w:space="0" w:color="auto"/>
                        <w:right w:val="none" w:sz="0" w:space="0" w:color="auto"/>
                      </w:divBdr>
                    </w:div>
                  </w:divsChild>
                </w:div>
                <w:div w:id="1255749001">
                  <w:marLeft w:val="0"/>
                  <w:marRight w:val="0"/>
                  <w:marTop w:val="0"/>
                  <w:marBottom w:val="0"/>
                  <w:divBdr>
                    <w:top w:val="single" w:sz="2" w:space="1" w:color="FFFFFF"/>
                    <w:left w:val="single" w:sz="2" w:space="11" w:color="FFFFFF"/>
                    <w:bottom w:val="single" w:sz="2" w:space="1" w:color="FFFFFF"/>
                    <w:right w:val="single" w:sz="2" w:space="4" w:color="FFFFFF"/>
                  </w:divBdr>
                  <w:divsChild>
                    <w:div w:id="1635478854">
                      <w:marLeft w:val="0"/>
                      <w:marRight w:val="0"/>
                      <w:marTop w:val="0"/>
                      <w:marBottom w:val="0"/>
                      <w:divBdr>
                        <w:top w:val="none" w:sz="0" w:space="0" w:color="auto"/>
                        <w:left w:val="none" w:sz="0" w:space="0" w:color="auto"/>
                        <w:bottom w:val="none" w:sz="0" w:space="0" w:color="auto"/>
                        <w:right w:val="none" w:sz="0" w:space="0" w:color="auto"/>
                      </w:divBdr>
                    </w:div>
                  </w:divsChild>
                </w:div>
                <w:div w:id="394816362">
                  <w:marLeft w:val="0"/>
                  <w:marRight w:val="0"/>
                  <w:marTop w:val="0"/>
                  <w:marBottom w:val="0"/>
                  <w:divBdr>
                    <w:top w:val="single" w:sz="2" w:space="1" w:color="FFFFFF"/>
                    <w:left w:val="single" w:sz="2" w:space="11" w:color="FFFFFF"/>
                    <w:bottom w:val="single" w:sz="2" w:space="1" w:color="FFFFFF"/>
                    <w:right w:val="single" w:sz="2" w:space="4" w:color="FFFFFF"/>
                  </w:divBdr>
                  <w:divsChild>
                    <w:div w:id="1465999200">
                      <w:marLeft w:val="0"/>
                      <w:marRight w:val="0"/>
                      <w:marTop w:val="0"/>
                      <w:marBottom w:val="0"/>
                      <w:divBdr>
                        <w:top w:val="none" w:sz="0" w:space="0" w:color="auto"/>
                        <w:left w:val="none" w:sz="0" w:space="0" w:color="auto"/>
                        <w:bottom w:val="none" w:sz="0" w:space="0" w:color="auto"/>
                        <w:right w:val="none" w:sz="0" w:space="0" w:color="auto"/>
                      </w:divBdr>
                    </w:div>
                  </w:divsChild>
                </w:div>
                <w:div w:id="1183939592">
                  <w:marLeft w:val="0"/>
                  <w:marRight w:val="0"/>
                  <w:marTop w:val="0"/>
                  <w:marBottom w:val="0"/>
                  <w:divBdr>
                    <w:top w:val="single" w:sz="2" w:space="1" w:color="FFFFFF"/>
                    <w:left w:val="single" w:sz="2" w:space="11" w:color="FFFFFF"/>
                    <w:bottom w:val="single" w:sz="2" w:space="1" w:color="FFFFFF"/>
                    <w:right w:val="single" w:sz="2" w:space="4" w:color="FFFFFF"/>
                  </w:divBdr>
                  <w:divsChild>
                    <w:div w:id="1717001067">
                      <w:marLeft w:val="0"/>
                      <w:marRight w:val="0"/>
                      <w:marTop w:val="0"/>
                      <w:marBottom w:val="0"/>
                      <w:divBdr>
                        <w:top w:val="none" w:sz="0" w:space="0" w:color="auto"/>
                        <w:left w:val="none" w:sz="0" w:space="0" w:color="auto"/>
                        <w:bottom w:val="none" w:sz="0" w:space="0" w:color="auto"/>
                        <w:right w:val="none" w:sz="0" w:space="0" w:color="auto"/>
                      </w:divBdr>
                    </w:div>
                  </w:divsChild>
                </w:div>
                <w:div w:id="23337728">
                  <w:marLeft w:val="0"/>
                  <w:marRight w:val="0"/>
                  <w:marTop w:val="0"/>
                  <w:marBottom w:val="0"/>
                  <w:divBdr>
                    <w:top w:val="single" w:sz="2" w:space="1" w:color="FFFFFF"/>
                    <w:left w:val="single" w:sz="2" w:space="11" w:color="FFFFFF"/>
                    <w:bottom w:val="single" w:sz="2" w:space="4" w:color="FFFFFF"/>
                    <w:right w:val="single" w:sz="2" w:space="4" w:color="FFFFFF"/>
                  </w:divBdr>
                  <w:divsChild>
                    <w:div w:id="16212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15140">
          <w:marLeft w:val="0"/>
          <w:marRight w:val="0"/>
          <w:marTop w:val="0"/>
          <w:marBottom w:val="300"/>
          <w:divBdr>
            <w:top w:val="none" w:sz="0" w:space="0" w:color="auto"/>
            <w:left w:val="none" w:sz="0" w:space="0" w:color="auto"/>
            <w:bottom w:val="none" w:sz="0" w:space="0" w:color="auto"/>
            <w:right w:val="none" w:sz="0" w:space="0" w:color="auto"/>
          </w:divBdr>
          <w:divsChild>
            <w:div w:id="2092508903">
              <w:marLeft w:val="0"/>
              <w:marRight w:val="0"/>
              <w:marTop w:val="0"/>
              <w:marBottom w:val="0"/>
              <w:divBdr>
                <w:top w:val="none" w:sz="0" w:space="0" w:color="auto"/>
                <w:left w:val="none" w:sz="0" w:space="0" w:color="auto"/>
                <w:bottom w:val="none" w:sz="0" w:space="0" w:color="auto"/>
                <w:right w:val="none" w:sz="0" w:space="0" w:color="auto"/>
              </w:divBdr>
              <w:divsChild>
                <w:div w:id="1395541443">
                  <w:marLeft w:val="0"/>
                  <w:marRight w:val="0"/>
                  <w:marTop w:val="0"/>
                  <w:marBottom w:val="0"/>
                  <w:divBdr>
                    <w:top w:val="single" w:sz="2" w:space="4" w:color="FFFFFF"/>
                    <w:left w:val="single" w:sz="2" w:space="11" w:color="FFFFFF"/>
                    <w:bottom w:val="single" w:sz="2" w:space="1" w:color="FFFFFF"/>
                    <w:right w:val="single" w:sz="2" w:space="4" w:color="FFFFFF"/>
                  </w:divBdr>
                  <w:divsChild>
                    <w:div w:id="352418647">
                      <w:marLeft w:val="0"/>
                      <w:marRight w:val="0"/>
                      <w:marTop w:val="0"/>
                      <w:marBottom w:val="0"/>
                      <w:divBdr>
                        <w:top w:val="none" w:sz="0" w:space="0" w:color="auto"/>
                        <w:left w:val="none" w:sz="0" w:space="0" w:color="auto"/>
                        <w:bottom w:val="none" w:sz="0" w:space="0" w:color="auto"/>
                        <w:right w:val="none" w:sz="0" w:space="0" w:color="auto"/>
                      </w:divBdr>
                    </w:div>
                  </w:divsChild>
                </w:div>
                <w:div w:id="443815130">
                  <w:marLeft w:val="0"/>
                  <w:marRight w:val="0"/>
                  <w:marTop w:val="0"/>
                  <w:marBottom w:val="0"/>
                  <w:divBdr>
                    <w:top w:val="single" w:sz="2" w:space="1" w:color="FFFFFF"/>
                    <w:left w:val="single" w:sz="2" w:space="11" w:color="FFFFFF"/>
                    <w:bottom w:val="single" w:sz="2" w:space="1" w:color="FFFFFF"/>
                    <w:right w:val="single" w:sz="2" w:space="4" w:color="FFFFFF"/>
                  </w:divBdr>
                  <w:divsChild>
                    <w:div w:id="1798525338">
                      <w:marLeft w:val="0"/>
                      <w:marRight w:val="0"/>
                      <w:marTop w:val="0"/>
                      <w:marBottom w:val="0"/>
                      <w:divBdr>
                        <w:top w:val="none" w:sz="0" w:space="0" w:color="auto"/>
                        <w:left w:val="none" w:sz="0" w:space="0" w:color="auto"/>
                        <w:bottom w:val="none" w:sz="0" w:space="0" w:color="auto"/>
                        <w:right w:val="none" w:sz="0" w:space="0" w:color="auto"/>
                      </w:divBdr>
                    </w:div>
                  </w:divsChild>
                </w:div>
                <w:div w:id="1985501860">
                  <w:marLeft w:val="0"/>
                  <w:marRight w:val="0"/>
                  <w:marTop w:val="0"/>
                  <w:marBottom w:val="0"/>
                  <w:divBdr>
                    <w:top w:val="single" w:sz="2" w:space="1" w:color="FFFFFF"/>
                    <w:left w:val="single" w:sz="2" w:space="11" w:color="FFFFFF"/>
                    <w:bottom w:val="single" w:sz="2" w:space="1" w:color="FFFFFF"/>
                    <w:right w:val="single" w:sz="2" w:space="4" w:color="FFFFFF"/>
                  </w:divBdr>
                  <w:divsChild>
                    <w:div w:id="1956791497">
                      <w:marLeft w:val="0"/>
                      <w:marRight w:val="0"/>
                      <w:marTop w:val="0"/>
                      <w:marBottom w:val="0"/>
                      <w:divBdr>
                        <w:top w:val="none" w:sz="0" w:space="0" w:color="auto"/>
                        <w:left w:val="none" w:sz="0" w:space="0" w:color="auto"/>
                        <w:bottom w:val="none" w:sz="0" w:space="0" w:color="auto"/>
                        <w:right w:val="none" w:sz="0" w:space="0" w:color="auto"/>
                      </w:divBdr>
                    </w:div>
                  </w:divsChild>
                </w:div>
                <w:div w:id="1749843709">
                  <w:marLeft w:val="0"/>
                  <w:marRight w:val="0"/>
                  <w:marTop w:val="0"/>
                  <w:marBottom w:val="0"/>
                  <w:divBdr>
                    <w:top w:val="single" w:sz="2" w:space="1" w:color="FFFFFF"/>
                    <w:left w:val="single" w:sz="2" w:space="11" w:color="FFFFFF"/>
                    <w:bottom w:val="single" w:sz="2" w:space="1" w:color="FFFFFF"/>
                    <w:right w:val="single" w:sz="2" w:space="4" w:color="FFFFFF"/>
                  </w:divBdr>
                  <w:divsChild>
                    <w:div w:id="1442382384">
                      <w:marLeft w:val="0"/>
                      <w:marRight w:val="0"/>
                      <w:marTop w:val="0"/>
                      <w:marBottom w:val="0"/>
                      <w:divBdr>
                        <w:top w:val="none" w:sz="0" w:space="0" w:color="auto"/>
                        <w:left w:val="none" w:sz="0" w:space="0" w:color="auto"/>
                        <w:bottom w:val="none" w:sz="0" w:space="0" w:color="auto"/>
                        <w:right w:val="none" w:sz="0" w:space="0" w:color="auto"/>
                      </w:divBdr>
                    </w:div>
                  </w:divsChild>
                </w:div>
                <w:div w:id="24062620">
                  <w:marLeft w:val="0"/>
                  <w:marRight w:val="0"/>
                  <w:marTop w:val="0"/>
                  <w:marBottom w:val="0"/>
                  <w:divBdr>
                    <w:top w:val="single" w:sz="2" w:space="1" w:color="FFFFFF"/>
                    <w:left w:val="single" w:sz="2" w:space="11" w:color="FFFFFF"/>
                    <w:bottom w:val="single" w:sz="2" w:space="1" w:color="FFFFFF"/>
                    <w:right w:val="single" w:sz="2" w:space="4" w:color="FFFFFF"/>
                  </w:divBdr>
                  <w:divsChild>
                    <w:div w:id="1609266031">
                      <w:marLeft w:val="0"/>
                      <w:marRight w:val="0"/>
                      <w:marTop w:val="0"/>
                      <w:marBottom w:val="0"/>
                      <w:divBdr>
                        <w:top w:val="none" w:sz="0" w:space="0" w:color="auto"/>
                        <w:left w:val="none" w:sz="0" w:space="0" w:color="auto"/>
                        <w:bottom w:val="none" w:sz="0" w:space="0" w:color="auto"/>
                        <w:right w:val="none" w:sz="0" w:space="0" w:color="auto"/>
                      </w:divBdr>
                    </w:div>
                  </w:divsChild>
                </w:div>
                <w:div w:id="136462328">
                  <w:marLeft w:val="0"/>
                  <w:marRight w:val="0"/>
                  <w:marTop w:val="0"/>
                  <w:marBottom w:val="0"/>
                  <w:divBdr>
                    <w:top w:val="single" w:sz="2" w:space="1" w:color="FFFFFF"/>
                    <w:left w:val="single" w:sz="2" w:space="11" w:color="FFFFFF"/>
                    <w:bottom w:val="single" w:sz="2" w:space="1" w:color="FFFFFF"/>
                    <w:right w:val="single" w:sz="2" w:space="4" w:color="FFFFFF"/>
                  </w:divBdr>
                  <w:divsChild>
                    <w:div w:id="831217664">
                      <w:marLeft w:val="0"/>
                      <w:marRight w:val="0"/>
                      <w:marTop w:val="0"/>
                      <w:marBottom w:val="0"/>
                      <w:divBdr>
                        <w:top w:val="none" w:sz="0" w:space="0" w:color="auto"/>
                        <w:left w:val="none" w:sz="0" w:space="0" w:color="auto"/>
                        <w:bottom w:val="none" w:sz="0" w:space="0" w:color="auto"/>
                        <w:right w:val="none" w:sz="0" w:space="0" w:color="auto"/>
                      </w:divBdr>
                    </w:div>
                  </w:divsChild>
                </w:div>
                <w:div w:id="755325247">
                  <w:marLeft w:val="0"/>
                  <w:marRight w:val="0"/>
                  <w:marTop w:val="0"/>
                  <w:marBottom w:val="0"/>
                  <w:divBdr>
                    <w:top w:val="single" w:sz="2" w:space="1" w:color="FFFFFF"/>
                    <w:left w:val="single" w:sz="2" w:space="11" w:color="FFFFFF"/>
                    <w:bottom w:val="single" w:sz="2" w:space="1" w:color="FFFFFF"/>
                    <w:right w:val="single" w:sz="2" w:space="4" w:color="FFFFFF"/>
                  </w:divBdr>
                  <w:divsChild>
                    <w:div w:id="703595838">
                      <w:marLeft w:val="0"/>
                      <w:marRight w:val="0"/>
                      <w:marTop w:val="0"/>
                      <w:marBottom w:val="0"/>
                      <w:divBdr>
                        <w:top w:val="none" w:sz="0" w:space="0" w:color="auto"/>
                        <w:left w:val="none" w:sz="0" w:space="0" w:color="auto"/>
                        <w:bottom w:val="none" w:sz="0" w:space="0" w:color="auto"/>
                        <w:right w:val="none" w:sz="0" w:space="0" w:color="auto"/>
                      </w:divBdr>
                    </w:div>
                  </w:divsChild>
                </w:div>
                <w:div w:id="180046854">
                  <w:marLeft w:val="0"/>
                  <w:marRight w:val="0"/>
                  <w:marTop w:val="0"/>
                  <w:marBottom w:val="0"/>
                  <w:divBdr>
                    <w:top w:val="single" w:sz="2" w:space="1" w:color="FFFFFF"/>
                    <w:left w:val="single" w:sz="2" w:space="11" w:color="FFFFFF"/>
                    <w:bottom w:val="single" w:sz="2" w:space="1" w:color="FFFFFF"/>
                    <w:right w:val="single" w:sz="2" w:space="4" w:color="FFFFFF"/>
                  </w:divBdr>
                  <w:divsChild>
                    <w:div w:id="1925989044">
                      <w:marLeft w:val="0"/>
                      <w:marRight w:val="0"/>
                      <w:marTop w:val="0"/>
                      <w:marBottom w:val="0"/>
                      <w:divBdr>
                        <w:top w:val="none" w:sz="0" w:space="0" w:color="auto"/>
                        <w:left w:val="none" w:sz="0" w:space="0" w:color="auto"/>
                        <w:bottom w:val="none" w:sz="0" w:space="0" w:color="auto"/>
                        <w:right w:val="none" w:sz="0" w:space="0" w:color="auto"/>
                      </w:divBdr>
                    </w:div>
                  </w:divsChild>
                </w:div>
                <w:div w:id="22243764">
                  <w:marLeft w:val="0"/>
                  <w:marRight w:val="0"/>
                  <w:marTop w:val="0"/>
                  <w:marBottom w:val="0"/>
                  <w:divBdr>
                    <w:top w:val="single" w:sz="2" w:space="1" w:color="FFFFFF"/>
                    <w:left w:val="single" w:sz="2" w:space="11" w:color="FFFFFF"/>
                    <w:bottom w:val="single" w:sz="2" w:space="1" w:color="FFFFFF"/>
                    <w:right w:val="single" w:sz="2" w:space="4" w:color="FFFFFF"/>
                  </w:divBdr>
                  <w:divsChild>
                    <w:div w:id="427192408">
                      <w:marLeft w:val="0"/>
                      <w:marRight w:val="0"/>
                      <w:marTop w:val="0"/>
                      <w:marBottom w:val="0"/>
                      <w:divBdr>
                        <w:top w:val="none" w:sz="0" w:space="0" w:color="auto"/>
                        <w:left w:val="none" w:sz="0" w:space="0" w:color="auto"/>
                        <w:bottom w:val="none" w:sz="0" w:space="0" w:color="auto"/>
                        <w:right w:val="none" w:sz="0" w:space="0" w:color="auto"/>
                      </w:divBdr>
                    </w:div>
                  </w:divsChild>
                </w:div>
                <w:div w:id="1002002992">
                  <w:marLeft w:val="0"/>
                  <w:marRight w:val="0"/>
                  <w:marTop w:val="0"/>
                  <w:marBottom w:val="0"/>
                  <w:divBdr>
                    <w:top w:val="single" w:sz="2" w:space="1" w:color="FFFFFF"/>
                    <w:left w:val="single" w:sz="2" w:space="11" w:color="FFFFFF"/>
                    <w:bottom w:val="single" w:sz="2" w:space="1" w:color="FFFFFF"/>
                    <w:right w:val="single" w:sz="2" w:space="4" w:color="FFFFFF"/>
                  </w:divBdr>
                  <w:divsChild>
                    <w:div w:id="1149789066">
                      <w:marLeft w:val="0"/>
                      <w:marRight w:val="0"/>
                      <w:marTop w:val="0"/>
                      <w:marBottom w:val="0"/>
                      <w:divBdr>
                        <w:top w:val="none" w:sz="0" w:space="0" w:color="auto"/>
                        <w:left w:val="none" w:sz="0" w:space="0" w:color="auto"/>
                        <w:bottom w:val="none" w:sz="0" w:space="0" w:color="auto"/>
                        <w:right w:val="none" w:sz="0" w:space="0" w:color="auto"/>
                      </w:divBdr>
                    </w:div>
                  </w:divsChild>
                </w:div>
                <w:div w:id="1895851317">
                  <w:marLeft w:val="0"/>
                  <w:marRight w:val="0"/>
                  <w:marTop w:val="0"/>
                  <w:marBottom w:val="0"/>
                  <w:divBdr>
                    <w:top w:val="single" w:sz="2" w:space="1" w:color="FFFFFF"/>
                    <w:left w:val="single" w:sz="2" w:space="11" w:color="FFFFFF"/>
                    <w:bottom w:val="single" w:sz="2" w:space="1" w:color="FFFFFF"/>
                    <w:right w:val="single" w:sz="2" w:space="4" w:color="FFFFFF"/>
                  </w:divBdr>
                  <w:divsChild>
                    <w:div w:id="243536607">
                      <w:marLeft w:val="0"/>
                      <w:marRight w:val="0"/>
                      <w:marTop w:val="0"/>
                      <w:marBottom w:val="0"/>
                      <w:divBdr>
                        <w:top w:val="none" w:sz="0" w:space="0" w:color="auto"/>
                        <w:left w:val="none" w:sz="0" w:space="0" w:color="auto"/>
                        <w:bottom w:val="none" w:sz="0" w:space="0" w:color="auto"/>
                        <w:right w:val="none" w:sz="0" w:space="0" w:color="auto"/>
                      </w:divBdr>
                    </w:div>
                  </w:divsChild>
                </w:div>
                <w:div w:id="1653832252">
                  <w:marLeft w:val="0"/>
                  <w:marRight w:val="0"/>
                  <w:marTop w:val="0"/>
                  <w:marBottom w:val="0"/>
                  <w:divBdr>
                    <w:top w:val="single" w:sz="2" w:space="1" w:color="FFFFFF"/>
                    <w:left w:val="single" w:sz="2" w:space="11" w:color="FFFFFF"/>
                    <w:bottom w:val="single" w:sz="2" w:space="4" w:color="FFFFFF"/>
                    <w:right w:val="single" w:sz="2" w:space="4" w:color="FFFFFF"/>
                  </w:divBdr>
                  <w:divsChild>
                    <w:div w:id="11740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21092">
          <w:marLeft w:val="0"/>
          <w:marRight w:val="0"/>
          <w:marTop w:val="0"/>
          <w:marBottom w:val="300"/>
          <w:divBdr>
            <w:top w:val="none" w:sz="0" w:space="0" w:color="auto"/>
            <w:left w:val="none" w:sz="0" w:space="0" w:color="auto"/>
            <w:bottom w:val="none" w:sz="0" w:space="0" w:color="auto"/>
            <w:right w:val="none" w:sz="0" w:space="0" w:color="auto"/>
          </w:divBdr>
          <w:divsChild>
            <w:div w:id="1342778166">
              <w:marLeft w:val="0"/>
              <w:marRight w:val="0"/>
              <w:marTop w:val="0"/>
              <w:marBottom w:val="0"/>
              <w:divBdr>
                <w:top w:val="none" w:sz="0" w:space="0" w:color="auto"/>
                <w:left w:val="none" w:sz="0" w:space="0" w:color="auto"/>
                <w:bottom w:val="none" w:sz="0" w:space="0" w:color="auto"/>
                <w:right w:val="none" w:sz="0" w:space="0" w:color="auto"/>
              </w:divBdr>
              <w:divsChild>
                <w:div w:id="1858806454">
                  <w:marLeft w:val="0"/>
                  <w:marRight w:val="0"/>
                  <w:marTop w:val="0"/>
                  <w:marBottom w:val="0"/>
                  <w:divBdr>
                    <w:top w:val="single" w:sz="2" w:space="4" w:color="FFFFFF"/>
                    <w:left w:val="single" w:sz="2" w:space="11" w:color="FFFFFF"/>
                    <w:bottom w:val="single" w:sz="2" w:space="1" w:color="FFFFFF"/>
                    <w:right w:val="single" w:sz="2" w:space="4" w:color="FFFFFF"/>
                  </w:divBdr>
                  <w:divsChild>
                    <w:div w:id="1535923122">
                      <w:marLeft w:val="0"/>
                      <w:marRight w:val="0"/>
                      <w:marTop w:val="0"/>
                      <w:marBottom w:val="0"/>
                      <w:divBdr>
                        <w:top w:val="none" w:sz="0" w:space="0" w:color="auto"/>
                        <w:left w:val="none" w:sz="0" w:space="0" w:color="auto"/>
                        <w:bottom w:val="none" w:sz="0" w:space="0" w:color="auto"/>
                        <w:right w:val="none" w:sz="0" w:space="0" w:color="auto"/>
                      </w:divBdr>
                    </w:div>
                  </w:divsChild>
                </w:div>
                <w:div w:id="1026902998">
                  <w:marLeft w:val="0"/>
                  <w:marRight w:val="0"/>
                  <w:marTop w:val="0"/>
                  <w:marBottom w:val="0"/>
                  <w:divBdr>
                    <w:top w:val="single" w:sz="2" w:space="1" w:color="FFFFFF"/>
                    <w:left w:val="single" w:sz="2" w:space="11" w:color="FFFFFF"/>
                    <w:bottom w:val="single" w:sz="2" w:space="1" w:color="FFFFFF"/>
                    <w:right w:val="single" w:sz="2" w:space="4" w:color="FFFFFF"/>
                  </w:divBdr>
                  <w:divsChild>
                    <w:div w:id="1080909886">
                      <w:marLeft w:val="0"/>
                      <w:marRight w:val="0"/>
                      <w:marTop w:val="0"/>
                      <w:marBottom w:val="0"/>
                      <w:divBdr>
                        <w:top w:val="none" w:sz="0" w:space="0" w:color="auto"/>
                        <w:left w:val="none" w:sz="0" w:space="0" w:color="auto"/>
                        <w:bottom w:val="none" w:sz="0" w:space="0" w:color="auto"/>
                        <w:right w:val="none" w:sz="0" w:space="0" w:color="auto"/>
                      </w:divBdr>
                    </w:div>
                  </w:divsChild>
                </w:div>
                <w:div w:id="1780952780">
                  <w:marLeft w:val="0"/>
                  <w:marRight w:val="0"/>
                  <w:marTop w:val="0"/>
                  <w:marBottom w:val="0"/>
                  <w:divBdr>
                    <w:top w:val="single" w:sz="2" w:space="1" w:color="FFFFFF"/>
                    <w:left w:val="single" w:sz="2" w:space="11" w:color="FFFFFF"/>
                    <w:bottom w:val="single" w:sz="2" w:space="1" w:color="FFFFFF"/>
                    <w:right w:val="single" w:sz="2" w:space="4" w:color="FFFFFF"/>
                  </w:divBdr>
                  <w:divsChild>
                    <w:div w:id="1764104894">
                      <w:marLeft w:val="0"/>
                      <w:marRight w:val="0"/>
                      <w:marTop w:val="0"/>
                      <w:marBottom w:val="0"/>
                      <w:divBdr>
                        <w:top w:val="none" w:sz="0" w:space="0" w:color="auto"/>
                        <w:left w:val="none" w:sz="0" w:space="0" w:color="auto"/>
                        <w:bottom w:val="none" w:sz="0" w:space="0" w:color="auto"/>
                        <w:right w:val="none" w:sz="0" w:space="0" w:color="auto"/>
                      </w:divBdr>
                    </w:div>
                  </w:divsChild>
                </w:div>
                <w:div w:id="1823496876">
                  <w:marLeft w:val="0"/>
                  <w:marRight w:val="0"/>
                  <w:marTop w:val="0"/>
                  <w:marBottom w:val="0"/>
                  <w:divBdr>
                    <w:top w:val="single" w:sz="2" w:space="1" w:color="FFFFFF"/>
                    <w:left w:val="single" w:sz="2" w:space="11" w:color="FFFFFF"/>
                    <w:bottom w:val="single" w:sz="2" w:space="1" w:color="FFFFFF"/>
                    <w:right w:val="single" w:sz="2" w:space="4" w:color="FFFFFF"/>
                  </w:divBdr>
                  <w:divsChild>
                    <w:div w:id="1783842440">
                      <w:marLeft w:val="0"/>
                      <w:marRight w:val="0"/>
                      <w:marTop w:val="0"/>
                      <w:marBottom w:val="0"/>
                      <w:divBdr>
                        <w:top w:val="none" w:sz="0" w:space="0" w:color="auto"/>
                        <w:left w:val="none" w:sz="0" w:space="0" w:color="auto"/>
                        <w:bottom w:val="none" w:sz="0" w:space="0" w:color="auto"/>
                        <w:right w:val="none" w:sz="0" w:space="0" w:color="auto"/>
                      </w:divBdr>
                    </w:div>
                  </w:divsChild>
                </w:div>
                <w:div w:id="2059039353">
                  <w:marLeft w:val="0"/>
                  <w:marRight w:val="0"/>
                  <w:marTop w:val="0"/>
                  <w:marBottom w:val="0"/>
                  <w:divBdr>
                    <w:top w:val="single" w:sz="2" w:space="1" w:color="FFFFFF"/>
                    <w:left w:val="single" w:sz="2" w:space="11" w:color="FFFFFF"/>
                    <w:bottom w:val="single" w:sz="2" w:space="1" w:color="FFFFFF"/>
                    <w:right w:val="single" w:sz="2" w:space="4" w:color="FFFFFF"/>
                  </w:divBdr>
                  <w:divsChild>
                    <w:div w:id="143746208">
                      <w:marLeft w:val="0"/>
                      <w:marRight w:val="0"/>
                      <w:marTop w:val="0"/>
                      <w:marBottom w:val="0"/>
                      <w:divBdr>
                        <w:top w:val="none" w:sz="0" w:space="0" w:color="auto"/>
                        <w:left w:val="none" w:sz="0" w:space="0" w:color="auto"/>
                        <w:bottom w:val="none" w:sz="0" w:space="0" w:color="auto"/>
                        <w:right w:val="none" w:sz="0" w:space="0" w:color="auto"/>
                      </w:divBdr>
                    </w:div>
                  </w:divsChild>
                </w:div>
                <w:div w:id="1775124416">
                  <w:marLeft w:val="0"/>
                  <w:marRight w:val="0"/>
                  <w:marTop w:val="0"/>
                  <w:marBottom w:val="0"/>
                  <w:divBdr>
                    <w:top w:val="single" w:sz="2" w:space="1" w:color="FFFFFF"/>
                    <w:left w:val="single" w:sz="2" w:space="11" w:color="FFFFFF"/>
                    <w:bottom w:val="single" w:sz="2" w:space="4" w:color="FFFFFF"/>
                    <w:right w:val="single" w:sz="2" w:space="4" w:color="FFFFFF"/>
                  </w:divBdr>
                  <w:divsChild>
                    <w:div w:id="11453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80441">
          <w:marLeft w:val="0"/>
          <w:marRight w:val="0"/>
          <w:marTop w:val="0"/>
          <w:marBottom w:val="300"/>
          <w:divBdr>
            <w:top w:val="none" w:sz="0" w:space="0" w:color="auto"/>
            <w:left w:val="none" w:sz="0" w:space="0" w:color="auto"/>
            <w:bottom w:val="none" w:sz="0" w:space="0" w:color="auto"/>
            <w:right w:val="none" w:sz="0" w:space="0" w:color="auto"/>
          </w:divBdr>
          <w:divsChild>
            <w:div w:id="812940668">
              <w:marLeft w:val="0"/>
              <w:marRight w:val="0"/>
              <w:marTop w:val="0"/>
              <w:marBottom w:val="0"/>
              <w:divBdr>
                <w:top w:val="none" w:sz="0" w:space="0" w:color="auto"/>
                <w:left w:val="none" w:sz="0" w:space="0" w:color="auto"/>
                <w:bottom w:val="none" w:sz="0" w:space="0" w:color="auto"/>
                <w:right w:val="none" w:sz="0" w:space="0" w:color="auto"/>
              </w:divBdr>
              <w:divsChild>
                <w:div w:id="1008799835">
                  <w:marLeft w:val="0"/>
                  <w:marRight w:val="0"/>
                  <w:marTop w:val="0"/>
                  <w:marBottom w:val="0"/>
                  <w:divBdr>
                    <w:top w:val="single" w:sz="2" w:space="4" w:color="FFFFFF"/>
                    <w:left w:val="single" w:sz="2" w:space="11" w:color="FFFFFF"/>
                    <w:bottom w:val="single" w:sz="2" w:space="1" w:color="FFFFFF"/>
                    <w:right w:val="single" w:sz="2" w:space="4" w:color="FFFFFF"/>
                  </w:divBdr>
                  <w:divsChild>
                    <w:div w:id="997617033">
                      <w:marLeft w:val="0"/>
                      <w:marRight w:val="0"/>
                      <w:marTop w:val="0"/>
                      <w:marBottom w:val="0"/>
                      <w:divBdr>
                        <w:top w:val="none" w:sz="0" w:space="0" w:color="auto"/>
                        <w:left w:val="none" w:sz="0" w:space="0" w:color="auto"/>
                        <w:bottom w:val="none" w:sz="0" w:space="0" w:color="auto"/>
                        <w:right w:val="none" w:sz="0" w:space="0" w:color="auto"/>
                      </w:divBdr>
                    </w:div>
                  </w:divsChild>
                </w:div>
                <w:div w:id="1895894192">
                  <w:marLeft w:val="0"/>
                  <w:marRight w:val="0"/>
                  <w:marTop w:val="0"/>
                  <w:marBottom w:val="0"/>
                  <w:divBdr>
                    <w:top w:val="single" w:sz="2" w:space="1" w:color="FFFFFF"/>
                    <w:left w:val="single" w:sz="2" w:space="11" w:color="FFFFFF"/>
                    <w:bottom w:val="single" w:sz="2" w:space="1" w:color="FFFFFF"/>
                    <w:right w:val="single" w:sz="2" w:space="4" w:color="FFFFFF"/>
                  </w:divBdr>
                  <w:divsChild>
                    <w:div w:id="1995524564">
                      <w:marLeft w:val="0"/>
                      <w:marRight w:val="0"/>
                      <w:marTop w:val="0"/>
                      <w:marBottom w:val="0"/>
                      <w:divBdr>
                        <w:top w:val="none" w:sz="0" w:space="0" w:color="auto"/>
                        <w:left w:val="none" w:sz="0" w:space="0" w:color="auto"/>
                        <w:bottom w:val="none" w:sz="0" w:space="0" w:color="auto"/>
                        <w:right w:val="none" w:sz="0" w:space="0" w:color="auto"/>
                      </w:divBdr>
                    </w:div>
                  </w:divsChild>
                </w:div>
                <w:div w:id="346105188">
                  <w:marLeft w:val="0"/>
                  <w:marRight w:val="0"/>
                  <w:marTop w:val="0"/>
                  <w:marBottom w:val="0"/>
                  <w:divBdr>
                    <w:top w:val="single" w:sz="2" w:space="1" w:color="FFFFFF"/>
                    <w:left w:val="single" w:sz="2" w:space="11" w:color="FFFFFF"/>
                    <w:bottom w:val="single" w:sz="2" w:space="1" w:color="FFFFFF"/>
                    <w:right w:val="single" w:sz="2" w:space="4" w:color="FFFFFF"/>
                  </w:divBdr>
                  <w:divsChild>
                    <w:div w:id="1407534459">
                      <w:marLeft w:val="0"/>
                      <w:marRight w:val="0"/>
                      <w:marTop w:val="0"/>
                      <w:marBottom w:val="0"/>
                      <w:divBdr>
                        <w:top w:val="none" w:sz="0" w:space="0" w:color="auto"/>
                        <w:left w:val="none" w:sz="0" w:space="0" w:color="auto"/>
                        <w:bottom w:val="none" w:sz="0" w:space="0" w:color="auto"/>
                        <w:right w:val="none" w:sz="0" w:space="0" w:color="auto"/>
                      </w:divBdr>
                    </w:div>
                  </w:divsChild>
                </w:div>
                <w:div w:id="470632458">
                  <w:marLeft w:val="0"/>
                  <w:marRight w:val="0"/>
                  <w:marTop w:val="0"/>
                  <w:marBottom w:val="0"/>
                  <w:divBdr>
                    <w:top w:val="single" w:sz="2" w:space="1" w:color="FFFFFF"/>
                    <w:left w:val="single" w:sz="2" w:space="11" w:color="FFFFFF"/>
                    <w:bottom w:val="single" w:sz="2" w:space="1" w:color="FFFFFF"/>
                    <w:right w:val="single" w:sz="2" w:space="4" w:color="FFFFFF"/>
                  </w:divBdr>
                  <w:divsChild>
                    <w:div w:id="70128068">
                      <w:marLeft w:val="0"/>
                      <w:marRight w:val="0"/>
                      <w:marTop w:val="0"/>
                      <w:marBottom w:val="0"/>
                      <w:divBdr>
                        <w:top w:val="none" w:sz="0" w:space="0" w:color="auto"/>
                        <w:left w:val="none" w:sz="0" w:space="0" w:color="auto"/>
                        <w:bottom w:val="none" w:sz="0" w:space="0" w:color="auto"/>
                        <w:right w:val="none" w:sz="0" w:space="0" w:color="auto"/>
                      </w:divBdr>
                    </w:div>
                  </w:divsChild>
                </w:div>
                <w:div w:id="1658530168">
                  <w:marLeft w:val="0"/>
                  <w:marRight w:val="0"/>
                  <w:marTop w:val="0"/>
                  <w:marBottom w:val="0"/>
                  <w:divBdr>
                    <w:top w:val="single" w:sz="2" w:space="1" w:color="FFFFFF"/>
                    <w:left w:val="single" w:sz="2" w:space="11" w:color="FFFFFF"/>
                    <w:bottom w:val="single" w:sz="2" w:space="1" w:color="FFFFFF"/>
                    <w:right w:val="single" w:sz="2" w:space="4" w:color="FFFFFF"/>
                  </w:divBdr>
                  <w:divsChild>
                    <w:div w:id="1038700539">
                      <w:marLeft w:val="0"/>
                      <w:marRight w:val="0"/>
                      <w:marTop w:val="0"/>
                      <w:marBottom w:val="0"/>
                      <w:divBdr>
                        <w:top w:val="none" w:sz="0" w:space="0" w:color="auto"/>
                        <w:left w:val="none" w:sz="0" w:space="0" w:color="auto"/>
                        <w:bottom w:val="none" w:sz="0" w:space="0" w:color="auto"/>
                        <w:right w:val="none" w:sz="0" w:space="0" w:color="auto"/>
                      </w:divBdr>
                    </w:div>
                  </w:divsChild>
                </w:div>
                <w:div w:id="839737449">
                  <w:marLeft w:val="0"/>
                  <w:marRight w:val="0"/>
                  <w:marTop w:val="0"/>
                  <w:marBottom w:val="0"/>
                  <w:divBdr>
                    <w:top w:val="single" w:sz="2" w:space="1" w:color="FFFFFF"/>
                    <w:left w:val="single" w:sz="2" w:space="11" w:color="FFFFFF"/>
                    <w:bottom w:val="single" w:sz="2" w:space="1" w:color="FFFFFF"/>
                    <w:right w:val="single" w:sz="2" w:space="4" w:color="FFFFFF"/>
                  </w:divBdr>
                  <w:divsChild>
                    <w:div w:id="1787655895">
                      <w:marLeft w:val="0"/>
                      <w:marRight w:val="0"/>
                      <w:marTop w:val="0"/>
                      <w:marBottom w:val="0"/>
                      <w:divBdr>
                        <w:top w:val="none" w:sz="0" w:space="0" w:color="auto"/>
                        <w:left w:val="none" w:sz="0" w:space="0" w:color="auto"/>
                        <w:bottom w:val="none" w:sz="0" w:space="0" w:color="auto"/>
                        <w:right w:val="none" w:sz="0" w:space="0" w:color="auto"/>
                      </w:divBdr>
                    </w:div>
                  </w:divsChild>
                </w:div>
                <w:div w:id="1043213060">
                  <w:marLeft w:val="0"/>
                  <w:marRight w:val="0"/>
                  <w:marTop w:val="0"/>
                  <w:marBottom w:val="0"/>
                  <w:divBdr>
                    <w:top w:val="single" w:sz="2" w:space="1" w:color="FFFFFF"/>
                    <w:left w:val="single" w:sz="2" w:space="11" w:color="FFFFFF"/>
                    <w:bottom w:val="single" w:sz="2" w:space="1" w:color="FFFFFF"/>
                    <w:right w:val="single" w:sz="2" w:space="4" w:color="FFFFFF"/>
                  </w:divBdr>
                  <w:divsChild>
                    <w:div w:id="1107427910">
                      <w:marLeft w:val="0"/>
                      <w:marRight w:val="0"/>
                      <w:marTop w:val="0"/>
                      <w:marBottom w:val="0"/>
                      <w:divBdr>
                        <w:top w:val="none" w:sz="0" w:space="0" w:color="auto"/>
                        <w:left w:val="none" w:sz="0" w:space="0" w:color="auto"/>
                        <w:bottom w:val="none" w:sz="0" w:space="0" w:color="auto"/>
                        <w:right w:val="none" w:sz="0" w:space="0" w:color="auto"/>
                      </w:divBdr>
                    </w:div>
                  </w:divsChild>
                </w:div>
                <w:div w:id="1598640418">
                  <w:marLeft w:val="0"/>
                  <w:marRight w:val="0"/>
                  <w:marTop w:val="0"/>
                  <w:marBottom w:val="0"/>
                  <w:divBdr>
                    <w:top w:val="single" w:sz="2" w:space="1" w:color="FFFFFF"/>
                    <w:left w:val="single" w:sz="2" w:space="11" w:color="FFFFFF"/>
                    <w:bottom w:val="single" w:sz="2" w:space="1" w:color="FFFFFF"/>
                    <w:right w:val="single" w:sz="2" w:space="4" w:color="FFFFFF"/>
                  </w:divBdr>
                  <w:divsChild>
                    <w:div w:id="1117413001">
                      <w:marLeft w:val="0"/>
                      <w:marRight w:val="0"/>
                      <w:marTop w:val="0"/>
                      <w:marBottom w:val="0"/>
                      <w:divBdr>
                        <w:top w:val="none" w:sz="0" w:space="0" w:color="auto"/>
                        <w:left w:val="none" w:sz="0" w:space="0" w:color="auto"/>
                        <w:bottom w:val="none" w:sz="0" w:space="0" w:color="auto"/>
                        <w:right w:val="none" w:sz="0" w:space="0" w:color="auto"/>
                      </w:divBdr>
                    </w:div>
                  </w:divsChild>
                </w:div>
                <w:div w:id="1938829325">
                  <w:marLeft w:val="0"/>
                  <w:marRight w:val="0"/>
                  <w:marTop w:val="0"/>
                  <w:marBottom w:val="0"/>
                  <w:divBdr>
                    <w:top w:val="single" w:sz="2" w:space="1" w:color="FFFFFF"/>
                    <w:left w:val="single" w:sz="2" w:space="11" w:color="FFFFFF"/>
                    <w:bottom w:val="single" w:sz="2" w:space="1" w:color="FFFFFF"/>
                    <w:right w:val="single" w:sz="2" w:space="4" w:color="FFFFFF"/>
                  </w:divBdr>
                  <w:divsChild>
                    <w:div w:id="652413375">
                      <w:marLeft w:val="0"/>
                      <w:marRight w:val="0"/>
                      <w:marTop w:val="0"/>
                      <w:marBottom w:val="0"/>
                      <w:divBdr>
                        <w:top w:val="none" w:sz="0" w:space="0" w:color="auto"/>
                        <w:left w:val="none" w:sz="0" w:space="0" w:color="auto"/>
                        <w:bottom w:val="none" w:sz="0" w:space="0" w:color="auto"/>
                        <w:right w:val="none" w:sz="0" w:space="0" w:color="auto"/>
                      </w:divBdr>
                    </w:div>
                  </w:divsChild>
                </w:div>
                <w:div w:id="4063732">
                  <w:marLeft w:val="0"/>
                  <w:marRight w:val="0"/>
                  <w:marTop w:val="0"/>
                  <w:marBottom w:val="0"/>
                  <w:divBdr>
                    <w:top w:val="single" w:sz="2" w:space="1" w:color="FFFFFF"/>
                    <w:left w:val="single" w:sz="2" w:space="11" w:color="FFFFFF"/>
                    <w:bottom w:val="single" w:sz="2" w:space="1" w:color="FFFFFF"/>
                    <w:right w:val="single" w:sz="2" w:space="4" w:color="FFFFFF"/>
                  </w:divBdr>
                  <w:divsChild>
                    <w:div w:id="151335526">
                      <w:marLeft w:val="0"/>
                      <w:marRight w:val="0"/>
                      <w:marTop w:val="0"/>
                      <w:marBottom w:val="0"/>
                      <w:divBdr>
                        <w:top w:val="none" w:sz="0" w:space="0" w:color="auto"/>
                        <w:left w:val="none" w:sz="0" w:space="0" w:color="auto"/>
                        <w:bottom w:val="none" w:sz="0" w:space="0" w:color="auto"/>
                        <w:right w:val="none" w:sz="0" w:space="0" w:color="auto"/>
                      </w:divBdr>
                    </w:div>
                  </w:divsChild>
                </w:div>
                <w:div w:id="737166620">
                  <w:marLeft w:val="0"/>
                  <w:marRight w:val="0"/>
                  <w:marTop w:val="0"/>
                  <w:marBottom w:val="0"/>
                  <w:divBdr>
                    <w:top w:val="single" w:sz="2" w:space="1" w:color="FFFFFF"/>
                    <w:left w:val="single" w:sz="2" w:space="11" w:color="FFFFFF"/>
                    <w:bottom w:val="single" w:sz="2" w:space="1" w:color="FFFFFF"/>
                    <w:right w:val="single" w:sz="2" w:space="4" w:color="FFFFFF"/>
                  </w:divBdr>
                  <w:divsChild>
                    <w:div w:id="2063822076">
                      <w:marLeft w:val="0"/>
                      <w:marRight w:val="0"/>
                      <w:marTop w:val="0"/>
                      <w:marBottom w:val="0"/>
                      <w:divBdr>
                        <w:top w:val="none" w:sz="0" w:space="0" w:color="auto"/>
                        <w:left w:val="none" w:sz="0" w:space="0" w:color="auto"/>
                        <w:bottom w:val="none" w:sz="0" w:space="0" w:color="auto"/>
                        <w:right w:val="none" w:sz="0" w:space="0" w:color="auto"/>
                      </w:divBdr>
                    </w:div>
                  </w:divsChild>
                </w:div>
                <w:div w:id="1400010413">
                  <w:marLeft w:val="0"/>
                  <w:marRight w:val="0"/>
                  <w:marTop w:val="0"/>
                  <w:marBottom w:val="0"/>
                  <w:divBdr>
                    <w:top w:val="single" w:sz="2" w:space="1" w:color="FFFFFF"/>
                    <w:left w:val="single" w:sz="2" w:space="11" w:color="FFFFFF"/>
                    <w:bottom w:val="single" w:sz="2" w:space="1" w:color="FFFFFF"/>
                    <w:right w:val="single" w:sz="2" w:space="4" w:color="FFFFFF"/>
                  </w:divBdr>
                  <w:divsChild>
                    <w:div w:id="1597472692">
                      <w:marLeft w:val="0"/>
                      <w:marRight w:val="0"/>
                      <w:marTop w:val="0"/>
                      <w:marBottom w:val="0"/>
                      <w:divBdr>
                        <w:top w:val="none" w:sz="0" w:space="0" w:color="auto"/>
                        <w:left w:val="none" w:sz="0" w:space="0" w:color="auto"/>
                        <w:bottom w:val="none" w:sz="0" w:space="0" w:color="auto"/>
                        <w:right w:val="none" w:sz="0" w:space="0" w:color="auto"/>
                      </w:divBdr>
                    </w:div>
                  </w:divsChild>
                </w:div>
                <w:div w:id="2005626895">
                  <w:marLeft w:val="0"/>
                  <w:marRight w:val="0"/>
                  <w:marTop w:val="0"/>
                  <w:marBottom w:val="0"/>
                  <w:divBdr>
                    <w:top w:val="single" w:sz="2" w:space="1" w:color="FFFFFF"/>
                    <w:left w:val="single" w:sz="2" w:space="11" w:color="FFFFFF"/>
                    <w:bottom w:val="single" w:sz="2" w:space="1" w:color="FFFFFF"/>
                    <w:right w:val="single" w:sz="2" w:space="4" w:color="FFFFFF"/>
                  </w:divBdr>
                  <w:divsChild>
                    <w:div w:id="1981880398">
                      <w:marLeft w:val="0"/>
                      <w:marRight w:val="0"/>
                      <w:marTop w:val="0"/>
                      <w:marBottom w:val="0"/>
                      <w:divBdr>
                        <w:top w:val="none" w:sz="0" w:space="0" w:color="auto"/>
                        <w:left w:val="none" w:sz="0" w:space="0" w:color="auto"/>
                        <w:bottom w:val="none" w:sz="0" w:space="0" w:color="auto"/>
                        <w:right w:val="none" w:sz="0" w:space="0" w:color="auto"/>
                      </w:divBdr>
                    </w:div>
                  </w:divsChild>
                </w:div>
                <w:div w:id="1371106768">
                  <w:marLeft w:val="0"/>
                  <w:marRight w:val="0"/>
                  <w:marTop w:val="0"/>
                  <w:marBottom w:val="0"/>
                  <w:divBdr>
                    <w:top w:val="single" w:sz="2" w:space="1" w:color="FFFFFF"/>
                    <w:left w:val="single" w:sz="2" w:space="11" w:color="FFFFFF"/>
                    <w:bottom w:val="single" w:sz="2" w:space="1" w:color="FFFFFF"/>
                    <w:right w:val="single" w:sz="2" w:space="4" w:color="FFFFFF"/>
                  </w:divBdr>
                  <w:divsChild>
                    <w:div w:id="628707839">
                      <w:marLeft w:val="0"/>
                      <w:marRight w:val="0"/>
                      <w:marTop w:val="0"/>
                      <w:marBottom w:val="0"/>
                      <w:divBdr>
                        <w:top w:val="none" w:sz="0" w:space="0" w:color="auto"/>
                        <w:left w:val="none" w:sz="0" w:space="0" w:color="auto"/>
                        <w:bottom w:val="none" w:sz="0" w:space="0" w:color="auto"/>
                        <w:right w:val="none" w:sz="0" w:space="0" w:color="auto"/>
                      </w:divBdr>
                    </w:div>
                  </w:divsChild>
                </w:div>
                <w:div w:id="1491796555">
                  <w:marLeft w:val="0"/>
                  <w:marRight w:val="0"/>
                  <w:marTop w:val="0"/>
                  <w:marBottom w:val="0"/>
                  <w:divBdr>
                    <w:top w:val="single" w:sz="2" w:space="1" w:color="FFFFFF"/>
                    <w:left w:val="single" w:sz="2" w:space="11" w:color="FFFFFF"/>
                    <w:bottom w:val="single" w:sz="2" w:space="1" w:color="FFFFFF"/>
                    <w:right w:val="single" w:sz="2" w:space="4" w:color="FFFFFF"/>
                  </w:divBdr>
                  <w:divsChild>
                    <w:div w:id="1898861693">
                      <w:marLeft w:val="0"/>
                      <w:marRight w:val="0"/>
                      <w:marTop w:val="0"/>
                      <w:marBottom w:val="0"/>
                      <w:divBdr>
                        <w:top w:val="none" w:sz="0" w:space="0" w:color="auto"/>
                        <w:left w:val="none" w:sz="0" w:space="0" w:color="auto"/>
                        <w:bottom w:val="none" w:sz="0" w:space="0" w:color="auto"/>
                        <w:right w:val="none" w:sz="0" w:space="0" w:color="auto"/>
                      </w:divBdr>
                    </w:div>
                  </w:divsChild>
                </w:div>
                <w:div w:id="1435782695">
                  <w:marLeft w:val="0"/>
                  <w:marRight w:val="0"/>
                  <w:marTop w:val="0"/>
                  <w:marBottom w:val="0"/>
                  <w:divBdr>
                    <w:top w:val="single" w:sz="2" w:space="1" w:color="FFFFFF"/>
                    <w:left w:val="single" w:sz="2" w:space="11" w:color="FFFFFF"/>
                    <w:bottom w:val="single" w:sz="2" w:space="1" w:color="FFFFFF"/>
                    <w:right w:val="single" w:sz="2" w:space="4" w:color="FFFFFF"/>
                  </w:divBdr>
                  <w:divsChild>
                    <w:div w:id="221600416">
                      <w:marLeft w:val="0"/>
                      <w:marRight w:val="0"/>
                      <w:marTop w:val="0"/>
                      <w:marBottom w:val="0"/>
                      <w:divBdr>
                        <w:top w:val="none" w:sz="0" w:space="0" w:color="auto"/>
                        <w:left w:val="none" w:sz="0" w:space="0" w:color="auto"/>
                        <w:bottom w:val="none" w:sz="0" w:space="0" w:color="auto"/>
                        <w:right w:val="none" w:sz="0" w:space="0" w:color="auto"/>
                      </w:divBdr>
                    </w:div>
                  </w:divsChild>
                </w:div>
                <w:div w:id="750733678">
                  <w:marLeft w:val="0"/>
                  <w:marRight w:val="0"/>
                  <w:marTop w:val="0"/>
                  <w:marBottom w:val="0"/>
                  <w:divBdr>
                    <w:top w:val="single" w:sz="2" w:space="1" w:color="FFFFFF"/>
                    <w:left w:val="single" w:sz="2" w:space="11" w:color="FFFFFF"/>
                    <w:bottom w:val="single" w:sz="2" w:space="1" w:color="FFFFFF"/>
                    <w:right w:val="single" w:sz="2" w:space="4" w:color="FFFFFF"/>
                  </w:divBdr>
                  <w:divsChild>
                    <w:div w:id="1227646053">
                      <w:marLeft w:val="0"/>
                      <w:marRight w:val="0"/>
                      <w:marTop w:val="0"/>
                      <w:marBottom w:val="0"/>
                      <w:divBdr>
                        <w:top w:val="none" w:sz="0" w:space="0" w:color="auto"/>
                        <w:left w:val="none" w:sz="0" w:space="0" w:color="auto"/>
                        <w:bottom w:val="none" w:sz="0" w:space="0" w:color="auto"/>
                        <w:right w:val="none" w:sz="0" w:space="0" w:color="auto"/>
                      </w:divBdr>
                    </w:div>
                  </w:divsChild>
                </w:div>
                <w:div w:id="1228565472">
                  <w:marLeft w:val="0"/>
                  <w:marRight w:val="0"/>
                  <w:marTop w:val="0"/>
                  <w:marBottom w:val="0"/>
                  <w:divBdr>
                    <w:top w:val="single" w:sz="2" w:space="1" w:color="FFFFFF"/>
                    <w:left w:val="single" w:sz="2" w:space="11" w:color="FFFFFF"/>
                    <w:bottom w:val="single" w:sz="2" w:space="1" w:color="FFFFFF"/>
                    <w:right w:val="single" w:sz="2" w:space="4" w:color="FFFFFF"/>
                  </w:divBdr>
                  <w:divsChild>
                    <w:div w:id="519976285">
                      <w:marLeft w:val="0"/>
                      <w:marRight w:val="0"/>
                      <w:marTop w:val="0"/>
                      <w:marBottom w:val="0"/>
                      <w:divBdr>
                        <w:top w:val="none" w:sz="0" w:space="0" w:color="auto"/>
                        <w:left w:val="none" w:sz="0" w:space="0" w:color="auto"/>
                        <w:bottom w:val="none" w:sz="0" w:space="0" w:color="auto"/>
                        <w:right w:val="none" w:sz="0" w:space="0" w:color="auto"/>
                      </w:divBdr>
                    </w:div>
                  </w:divsChild>
                </w:div>
                <w:div w:id="1394155813">
                  <w:marLeft w:val="0"/>
                  <w:marRight w:val="0"/>
                  <w:marTop w:val="0"/>
                  <w:marBottom w:val="0"/>
                  <w:divBdr>
                    <w:top w:val="single" w:sz="2" w:space="1" w:color="FFFFFF"/>
                    <w:left w:val="single" w:sz="2" w:space="11" w:color="FFFFFF"/>
                    <w:bottom w:val="single" w:sz="2" w:space="1" w:color="FFFFFF"/>
                    <w:right w:val="single" w:sz="2" w:space="4" w:color="FFFFFF"/>
                  </w:divBdr>
                  <w:divsChild>
                    <w:div w:id="191043391">
                      <w:marLeft w:val="0"/>
                      <w:marRight w:val="0"/>
                      <w:marTop w:val="0"/>
                      <w:marBottom w:val="0"/>
                      <w:divBdr>
                        <w:top w:val="none" w:sz="0" w:space="0" w:color="auto"/>
                        <w:left w:val="none" w:sz="0" w:space="0" w:color="auto"/>
                        <w:bottom w:val="none" w:sz="0" w:space="0" w:color="auto"/>
                        <w:right w:val="none" w:sz="0" w:space="0" w:color="auto"/>
                      </w:divBdr>
                    </w:div>
                  </w:divsChild>
                </w:div>
                <w:div w:id="1295528868">
                  <w:marLeft w:val="0"/>
                  <w:marRight w:val="0"/>
                  <w:marTop w:val="0"/>
                  <w:marBottom w:val="0"/>
                  <w:divBdr>
                    <w:top w:val="single" w:sz="2" w:space="1" w:color="FFFFFF"/>
                    <w:left w:val="single" w:sz="2" w:space="11" w:color="FFFFFF"/>
                    <w:bottom w:val="single" w:sz="2" w:space="4" w:color="FFFFFF"/>
                    <w:right w:val="single" w:sz="2" w:space="4" w:color="FFFFFF"/>
                  </w:divBdr>
                  <w:divsChild>
                    <w:div w:id="3559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54990">
          <w:marLeft w:val="0"/>
          <w:marRight w:val="0"/>
          <w:marTop w:val="0"/>
          <w:marBottom w:val="300"/>
          <w:divBdr>
            <w:top w:val="none" w:sz="0" w:space="0" w:color="auto"/>
            <w:left w:val="none" w:sz="0" w:space="0" w:color="auto"/>
            <w:bottom w:val="none" w:sz="0" w:space="0" w:color="auto"/>
            <w:right w:val="none" w:sz="0" w:space="0" w:color="auto"/>
          </w:divBdr>
          <w:divsChild>
            <w:div w:id="811485394">
              <w:marLeft w:val="0"/>
              <w:marRight w:val="0"/>
              <w:marTop w:val="0"/>
              <w:marBottom w:val="0"/>
              <w:divBdr>
                <w:top w:val="none" w:sz="0" w:space="0" w:color="auto"/>
                <w:left w:val="none" w:sz="0" w:space="0" w:color="auto"/>
                <w:bottom w:val="none" w:sz="0" w:space="0" w:color="auto"/>
                <w:right w:val="none" w:sz="0" w:space="0" w:color="auto"/>
              </w:divBdr>
              <w:divsChild>
                <w:div w:id="1977293722">
                  <w:marLeft w:val="0"/>
                  <w:marRight w:val="0"/>
                  <w:marTop w:val="0"/>
                  <w:marBottom w:val="0"/>
                  <w:divBdr>
                    <w:top w:val="single" w:sz="2" w:space="4" w:color="FFFFFF"/>
                    <w:left w:val="single" w:sz="2" w:space="11" w:color="FFFFFF"/>
                    <w:bottom w:val="single" w:sz="2" w:space="1" w:color="FFFFFF"/>
                    <w:right w:val="single" w:sz="2" w:space="4" w:color="FFFFFF"/>
                  </w:divBdr>
                  <w:divsChild>
                    <w:div w:id="1666401188">
                      <w:marLeft w:val="0"/>
                      <w:marRight w:val="0"/>
                      <w:marTop w:val="0"/>
                      <w:marBottom w:val="0"/>
                      <w:divBdr>
                        <w:top w:val="none" w:sz="0" w:space="0" w:color="auto"/>
                        <w:left w:val="none" w:sz="0" w:space="0" w:color="auto"/>
                        <w:bottom w:val="none" w:sz="0" w:space="0" w:color="auto"/>
                        <w:right w:val="none" w:sz="0" w:space="0" w:color="auto"/>
                      </w:divBdr>
                    </w:div>
                  </w:divsChild>
                </w:div>
                <w:div w:id="1762527301">
                  <w:marLeft w:val="0"/>
                  <w:marRight w:val="0"/>
                  <w:marTop w:val="0"/>
                  <w:marBottom w:val="0"/>
                  <w:divBdr>
                    <w:top w:val="single" w:sz="2" w:space="1" w:color="FFFFFF"/>
                    <w:left w:val="single" w:sz="2" w:space="11" w:color="FFFFFF"/>
                    <w:bottom w:val="single" w:sz="2" w:space="1" w:color="FFFFFF"/>
                    <w:right w:val="single" w:sz="2" w:space="4" w:color="FFFFFF"/>
                  </w:divBdr>
                  <w:divsChild>
                    <w:div w:id="1784182862">
                      <w:marLeft w:val="0"/>
                      <w:marRight w:val="0"/>
                      <w:marTop w:val="0"/>
                      <w:marBottom w:val="0"/>
                      <w:divBdr>
                        <w:top w:val="none" w:sz="0" w:space="0" w:color="auto"/>
                        <w:left w:val="none" w:sz="0" w:space="0" w:color="auto"/>
                        <w:bottom w:val="none" w:sz="0" w:space="0" w:color="auto"/>
                        <w:right w:val="none" w:sz="0" w:space="0" w:color="auto"/>
                      </w:divBdr>
                    </w:div>
                  </w:divsChild>
                </w:div>
                <w:div w:id="901063614">
                  <w:marLeft w:val="0"/>
                  <w:marRight w:val="0"/>
                  <w:marTop w:val="0"/>
                  <w:marBottom w:val="0"/>
                  <w:divBdr>
                    <w:top w:val="single" w:sz="2" w:space="1" w:color="FFFFFF"/>
                    <w:left w:val="single" w:sz="2" w:space="11" w:color="FFFFFF"/>
                    <w:bottom w:val="single" w:sz="2" w:space="1" w:color="FFFFFF"/>
                    <w:right w:val="single" w:sz="2" w:space="4" w:color="FFFFFF"/>
                  </w:divBdr>
                  <w:divsChild>
                    <w:div w:id="1398242774">
                      <w:marLeft w:val="0"/>
                      <w:marRight w:val="0"/>
                      <w:marTop w:val="0"/>
                      <w:marBottom w:val="0"/>
                      <w:divBdr>
                        <w:top w:val="none" w:sz="0" w:space="0" w:color="auto"/>
                        <w:left w:val="none" w:sz="0" w:space="0" w:color="auto"/>
                        <w:bottom w:val="none" w:sz="0" w:space="0" w:color="auto"/>
                        <w:right w:val="none" w:sz="0" w:space="0" w:color="auto"/>
                      </w:divBdr>
                    </w:div>
                  </w:divsChild>
                </w:div>
                <w:div w:id="226501380">
                  <w:marLeft w:val="0"/>
                  <w:marRight w:val="0"/>
                  <w:marTop w:val="0"/>
                  <w:marBottom w:val="0"/>
                  <w:divBdr>
                    <w:top w:val="single" w:sz="2" w:space="1" w:color="FFFFFF"/>
                    <w:left w:val="single" w:sz="2" w:space="11" w:color="FFFFFF"/>
                    <w:bottom w:val="single" w:sz="2" w:space="1" w:color="FFFFFF"/>
                    <w:right w:val="single" w:sz="2" w:space="4" w:color="FFFFFF"/>
                  </w:divBdr>
                  <w:divsChild>
                    <w:div w:id="1298030896">
                      <w:marLeft w:val="0"/>
                      <w:marRight w:val="0"/>
                      <w:marTop w:val="0"/>
                      <w:marBottom w:val="0"/>
                      <w:divBdr>
                        <w:top w:val="none" w:sz="0" w:space="0" w:color="auto"/>
                        <w:left w:val="none" w:sz="0" w:space="0" w:color="auto"/>
                        <w:bottom w:val="none" w:sz="0" w:space="0" w:color="auto"/>
                        <w:right w:val="none" w:sz="0" w:space="0" w:color="auto"/>
                      </w:divBdr>
                    </w:div>
                  </w:divsChild>
                </w:div>
                <w:div w:id="689601141">
                  <w:marLeft w:val="0"/>
                  <w:marRight w:val="0"/>
                  <w:marTop w:val="0"/>
                  <w:marBottom w:val="0"/>
                  <w:divBdr>
                    <w:top w:val="single" w:sz="2" w:space="1" w:color="FFFFFF"/>
                    <w:left w:val="single" w:sz="2" w:space="11" w:color="FFFFFF"/>
                    <w:bottom w:val="single" w:sz="2" w:space="1" w:color="FFFFFF"/>
                    <w:right w:val="single" w:sz="2" w:space="4" w:color="FFFFFF"/>
                  </w:divBdr>
                  <w:divsChild>
                    <w:div w:id="1436823606">
                      <w:marLeft w:val="0"/>
                      <w:marRight w:val="0"/>
                      <w:marTop w:val="0"/>
                      <w:marBottom w:val="0"/>
                      <w:divBdr>
                        <w:top w:val="none" w:sz="0" w:space="0" w:color="auto"/>
                        <w:left w:val="none" w:sz="0" w:space="0" w:color="auto"/>
                        <w:bottom w:val="none" w:sz="0" w:space="0" w:color="auto"/>
                        <w:right w:val="none" w:sz="0" w:space="0" w:color="auto"/>
                      </w:divBdr>
                    </w:div>
                  </w:divsChild>
                </w:div>
                <w:div w:id="2081902363">
                  <w:marLeft w:val="0"/>
                  <w:marRight w:val="0"/>
                  <w:marTop w:val="0"/>
                  <w:marBottom w:val="0"/>
                  <w:divBdr>
                    <w:top w:val="single" w:sz="2" w:space="1" w:color="FFFFFF"/>
                    <w:left w:val="single" w:sz="2" w:space="11" w:color="FFFFFF"/>
                    <w:bottom w:val="single" w:sz="2" w:space="1" w:color="FFFFFF"/>
                    <w:right w:val="single" w:sz="2" w:space="4" w:color="FFFFFF"/>
                  </w:divBdr>
                  <w:divsChild>
                    <w:div w:id="37440807">
                      <w:marLeft w:val="0"/>
                      <w:marRight w:val="0"/>
                      <w:marTop w:val="0"/>
                      <w:marBottom w:val="0"/>
                      <w:divBdr>
                        <w:top w:val="none" w:sz="0" w:space="0" w:color="auto"/>
                        <w:left w:val="none" w:sz="0" w:space="0" w:color="auto"/>
                        <w:bottom w:val="none" w:sz="0" w:space="0" w:color="auto"/>
                        <w:right w:val="none" w:sz="0" w:space="0" w:color="auto"/>
                      </w:divBdr>
                    </w:div>
                  </w:divsChild>
                </w:div>
                <w:div w:id="1150368166">
                  <w:marLeft w:val="0"/>
                  <w:marRight w:val="0"/>
                  <w:marTop w:val="0"/>
                  <w:marBottom w:val="0"/>
                  <w:divBdr>
                    <w:top w:val="single" w:sz="2" w:space="1" w:color="FFFFFF"/>
                    <w:left w:val="single" w:sz="2" w:space="11" w:color="FFFFFF"/>
                    <w:bottom w:val="single" w:sz="2" w:space="1" w:color="FFFFFF"/>
                    <w:right w:val="single" w:sz="2" w:space="4" w:color="FFFFFF"/>
                  </w:divBdr>
                  <w:divsChild>
                    <w:div w:id="1631593706">
                      <w:marLeft w:val="0"/>
                      <w:marRight w:val="0"/>
                      <w:marTop w:val="0"/>
                      <w:marBottom w:val="0"/>
                      <w:divBdr>
                        <w:top w:val="none" w:sz="0" w:space="0" w:color="auto"/>
                        <w:left w:val="none" w:sz="0" w:space="0" w:color="auto"/>
                        <w:bottom w:val="none" w:sz="0" w:space="0" w:color="auto"/>
                        <w:right w:val="none" w:sz="0" w:space="0" w:color="auto"/>
                      </w:divBdr>
                    </w:div>
                  </w:divsChild>
                </w:div>
                <w:div w:id="1038243296">
                  <w:marLeft w:val="0"/>
                  <w:marRight w:val="0"/>
                  <w:marTop w:val="0"/>
                  <w:marBottom w:val="0"/>
                  <w:divBdr>
                    <w:top w:val="single" w:sz="2" w:space="1" w:color="FFFFFF"/>
                    <w:left w:val="single" w:sz="2" w:space="11" w:color="FFFFFF"/>
                    <w:bottom w:val="single" w:sz="2" w:space="1" w:color="FFFFFF"/>
                    <w:right w:val="single" w:sz="2" w:space="4" w:color="FFFFFF"/>
                  </w:divBdr>
                  <w:divsChild>
                    <w:div w:id="752168448">
                      <w:marLeft w:val="0"/>
                      <w:marRight w:val="0"/>
                      <w:marTop w:val="0"/>
                      <w:marBottom w:val="0"/>
                      <w:divBdr>
                        <w:top w:val="none" w:sz="0" w:space="0" w:color="auto"/>
                        <w:left w:val="none" w:sz="0" w:space="0" w:color="auto"/>
                        <w:bottom w:val="none" w:sz="0" w:space="0" w:color="auto"/>
                        <w:right w:val="none" w:sz="0" w:space="0" w:color="auto"/>
                      </w:divBdr>
                    </w:div>
                  </w:divsChild>
                </w:div>
                <w:div w:id="2059159979">
                  <w:marLeft w:val="0"/>
                  <w:marRight w:val="0"/>
                  <w:marTop w:val="0"/>
                  <w:marBottom w:val="0"/>
                  <w:divBdr>
                    <w:top w:val="single" w:sz="2" w:space="1" w:color="FFFFFF"/>
                    <w:left w:val="single" w:sz="2" w:space="11" w:color="FFFFFF"/>
                    <w:bottom w:val="single" w:sz="2" w:space="1" w:color="FFFFFF"/>
                    <w:right w:val="single" w:sz="2" w:space="4" w:color="FFFFFF"/>
                  </w:divBdr>
                  <w:divsChild>
                    <w:div w:id="543644071">
                      <w:marLeft w:val="0"/>
                      <w:marRight w:val="0"/>
                      <w:marTop w:val="0"/>
                      <w:marBottom w:val="0"/>
                      <w:divBdr>
                        <w:top w:val="none" w:sz="0" w:space="0" w:color="auto"/>
                        <w:left w:val="none" w:sz="0" w:space="0" w:color="auto"/>
                        <w:bottom w:val="none" w:sz="0" w:space="0" w:color="auto"/>
                        <w:right w:val="none" w:sz="0" w:space="0" w:color="auto"/>
                      </w:divBdr>
                    </w:div>
                  </w:divsChild>
                </w:div>
                <w:div w:id="457383697">
                  <w:marLeft w:val="0"/>
                  <w:marRight w:val="0"/>
                  <w:marTop w:val="0"/>
                  <w:marBottom w:val="0"/>
                  <w:divBdr>
                    <w:top w:val="single" w:sz="2" w:space="1" w:color="FFFFFF"/>
                    <w:left w:val="single" w:sz="2" w:space="11" w:color="FFFFFF"/>
                    <w:bottom w:val="single" w:sz="2" w:space="1" w:color="FFFFFF"/>
                    <w:right w:val="single" w:sz="2" w:space="4" w:color="FFFFFF"/>
                  </w:divBdr>
                  <w:divsChild>
                    <w:div w:id="1311908066">
                      <w:marLeft w:val="0"/>
                      <w:marRight w:val="0"/>
                      <w:marTop w:val="0"/>
                      <w:marBottom w:val="0"/>
                      <w:divBdr>
                        <w:top w:val="none" w:sz="0" w:space="0" w:color="auto"/>
                        <w:left w:val="none" w:sz="0" w:space="0" w:color="auto"/>
                        <w:bottom w:val="none" w:sz="0" w:space="0" w:color="auto"/>
                        <w:right w:val="none" w:sz="0" w:space="0" w:color="auto"/>
                      </w:divBdr>
                    </w:div>
                  </w:divsChild>
                </w:div>
                <w:div w:id="109590909">
                  <w:marLeft w:val="0"/>
                  <w:marRight w:val="0"/>
                  <w:marTop w:val="0"/>
                  <w:marBottom w:val="0"/>
                  <w:divBdr>
                    <w:top w:val="single" w:sz="2" w:space="1" w:color="FFFFFF"/>
                    <w:left w:val="single" w:sz="2" w:space="11" w:color="FFFFFF"/>
                    <w:bottom w:val="single" w:sz="2" w:space="1" w:color="FFFFFF"/>
                    <w:right w:val="single" w:sz="2" w:space="4" w:color="FFFFFF"/>
                  </w:divBdr>
                  <w:divsChild>
                    <w:div w:id="1399479983">
                      <w:marLeft w:val="0"/>
                      <w:marRight w:val="0"/>
                      <w:marTop w:val="0"/>
                      <w:marBottom w:val="0"/>
                      <w:divBdr>
                        <w:top w:val="none" w:sz="0" w:space="0" w:color="auto"/>
                        <w:left w:val="none" w:sz="0" w:space="0" w:color="auto"/>
                        <w:bottom w:val="none" w:sz="0" w:space="0" w:color="auto"/>
                        <w:right w:val="none" w:sz="0" w:space="0" w:color="auto"/>
                      </w:divBdr>
                    </w:div>
                  </w:divsChild>
                </w:div>
                <w:div w:id="389695452">
                  <w:marLeft w:val="0"/>
                  <w:marRight w:val="0"/>
                  <w:marTop w:val="0"/>
                  <w:marBottom w:val="0"/>
                  <w:divBdr>
                    <w:top w:val="single" w:sz="2" w:space="1" w:color="FFFFFF"/>
                    <w:left w:val="single" w:sz="2" w:space="11" w:color="FFFFFF"/>
                    <w:bottom w:val="single" w:sz="2" w:space="1" w:color="FFFFFF"/>
                    <w:right w:val="single" w:sz="2" w:space="4" w:color="FFFFFF"/>
                  </w:divBdr>
                  <w:divsChild>
                    <w:div w:id="419369789">
                      <w:marLeft w:val="0"/>
                      <w:marRight w:val="0"/>
                      <w:marTop w:val="0"/>
                      <w:marBottom w:val="0"/>
                      <w:divBdr>
                        <w:top w:val="none" w:sz="0" w:space="0" w:color="auto"/>
                        <w:left w:val="none" w:sz="0" w:space="0" w:color="auto"/>
                        <w:bottom w:val="none" w:sz="0" w:space="0" w:color="auto"/>
                        <w:right w:val="none" w:sz="0" w:space="0" w:color="auto"/>
                      </w:divBdr>
                    </w:div>
                  </w:divsChild>
                </w:div>
                <w:div w:id="1035227897">
                  <w:marLeft w:val="0"/>
                  <w:marRight w:val="0"/>
                  <w:marTop w:val="0"/>
                  <w:marBottom w:val="0"/>
                  <w:divBdr>
                    <w:top w:val="single" w:sz="2" w:space="1" w:color="FFFFFF"/>
                    <w:left w:val="single" w:sz="2" w:space="11" w:color="FFFFFF"/>
                    <w:bottom w:val="single" w:sz="2" w:space="4" w:color="FFFFFF"/>
                    <w:right w:val="single" w:sz="2" w:space="4" w:color="FFFFFF"/>
                  </w:divBdr>
                  <w:divsChild>
                    <w:div w:id="145301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604179">
      <w:bodyDiv w:val="1"/>
      <w:marLeft w:val="0"/>
      <w:marRight w:val="0"/>
      <w:marTop w:val="0"/>
      <w:marBottom w:val="0"/>
      <w:divBdr>
        <w:top w:val="none" w:sz="0" w:space="0" w:color="auto"/>
        <w:left w:val="none" w:sz="0" w:space="0" w:color="auto"/>
        <w:bottom w:val="none" w:sz="0" w:space="0" w:color="auto"/>
        <w:right w:val="none" w:sz="0" w:space="0" w:color="auto"/>
      </w:divBdr>
      <w:divsChild>
        <w:div w:id="289168124">
          <w:marLeft w:val="0"/>
          <w:marRight w:val="0"/>
          <w:marTop w:val="0"/>
          <w:marBottom w:val="0"/>
          <w:divBdr>
            <w:top w:val="none" w:sz="0" w:space="0" w:color="auto"/>
            <w:left w:val="none" w:sz="0" w:space="0" w:color="auto"/>
            <w:bottom w:val="none" w:sz="0" w:space="0" w:color="auto"/>
            <w:right w:val="none" w:sz="0" w:space="0" w:color="auto"/>
          </w:divBdr>
        </w:div>
        <w:div w:id="1734892902">
          <w:marLeft w:val="0"/>
          <w:marRight w:val="0"/>
          <w:marTop w:val="0"/>
          <w:marBottom w:val="300"/>
          <w:divBdr>
            <w:top w:val="none" w:sz="0" w:space="0" w:color="auto"/>
            <w:left w:val="none" w:sz="0" w:space="0" w:color="auto"/>
            <w:bottom w:val="none" w:sz="0" w:space="0" w:color="auto"/>
            <w:right w:val="none" w:sz="0" w:space="0" w:color="auto"/>
          </w:divBdr>
          <w:divsChild>
            <w:div w:id="1347440188">
              <w:marLeft w:val="0"/>
              <w:marRight w:val="0"/>
              <w:marTop w:val="0"/>
              <w:marBottom w:val="0"/>
              <w:divBdr>
                <w:top w:val="none" w:sz="0" w:space="0" w:color="auto"/>
                <w:left w:val="none" w:sz="0" w:space="0" w:color="auto"/>
                <w:bottom w:val="none" w:sz="0" w:space="0" w:color="auto"/>
                <w:right w:val="none" w:sz="0" w:space="0" w:color="auto"/>
              </w:divBdr>
              <w:divsChild>
                <w:div w:id="1799447632">
                  <w:marLeft w:val="0"/>
                  <w:marRight w:val="0"/>
                  <w:marTop w:val="0"/>
                  <w:marBottom w:val="0"/>
                  <w:divBdr>
                    <w:top w:val="single" w:sz="2" w:space="4" w:color="FFFFFF"/>
                    <w:left w:val="single" w:sz="2" w:space="11" w:color="FFFFFF"/>
                    <w:bottom w:val="single" w:sz="2" w:space="1" w:color="FFFFFF"/>
                    <w:right w:val="single" w:sz="2" w:space="4" w:color="FFFFFF"/>
                  </w:divBdr>
                  <w:divsChild>
                    <w:div w:id="220479278">
                      <w:marLeft w:val="0"/>
                      <w:marRight w:val="0"/>
                      <w:marTop w:val="0"/>
                      <w:marBottom w:val="0"/>
                      <w:divBdr>
                        <w:top w:val="none" w:sz="0" w:space="0" w:color="auto"/>
                        <w:left w:val="none" w:sz="0" w:space="0" w:color="auto"/>
                        <w:bottom w:val="none" w:sz="0" w:space="0" w:color="auto"/>
                        <w:right w:val="none" w:sz="0" w:space="0" w:color="auto"/>
                      </w:divBdr>
                    </w:div>
                  </w:divsChild>
                </w:div>
                <w:div w:id="1530221305">
                  <w:marLeft w:val="0"/>
                  <w:marRight w:val="0"/>
                  <w:marTop w:val="0"/>
                  <w:marBottom w:val="0"/>
                  <w:divBdr>
                    <w:top w:val="single" w:sz="2" w:space="1" w:color="FFFFFF"/>
                    <w:left w:val="single" w:sz="2" w:space="11" w:color="FFFFFF"/>
                    <w:bottom w:val="single" w:sz="2" w:space="1" w:color="FFFFFF"/>
                    <w:right w:val="single" w:sz="2" w:space="4" w:color="FFFFFF"/>
                  </w:divBdr>
                  <w:divsChild>
                    <w:div w:id="2081050065">
                      <w:marLeft w:val="0"/>
                      <w:marRight w:val="0"/>
                      <w:marTop w:val="0"/>
                      <w:marBottom w:val="0"/>
                      <w:divBdr>
                        <w:top w:val="none" w:sz="0" w:space="0" w:color="auto"/>
                        <w:left w:val="none" w:sz="0" w:space="0" w:color="auto"/>
                        <w:bottom w:val="none" w:sz="0" w:space="0" w:color="auto"/>
                        <w:right w:val="none" w:sz="0" w:space="0" w:color="auto"/>
                      </w:divBdr>
                    </w:div>
                  </w:divsChild>
                </w:div>
                <w:div w:id="1082993497">
                  <w:marLeft w:val="0"/>
                  <w:marRight w:val="0"/>
                  <w:marTop w:val="0"/>
                  <w:marBottom w:val="0"/>
                  <w:divBdr>
                    <w:top w:val="single" w:sz="2" w:space="1" w:color="FFFFFF"/>
                    <w:left w:val="single" w:sz="2" w:space="11" w:color="FFFFFF"/>
                    <w:bottom w:val="single" w:sz="2" w:space="1" w:color="FFFFFF"/>
                    <w:right w:val="single" w:sz="2" w:space="4" w:color="FFFFFF"/>
                  </w:divBdr>
                  <w:divsChild>
                    <w:div w:id="1011838608">
                      <w:marLeft w:val="0"/>
                      <w:marRight w:val="0"/>
                      <w:marTop w:val="0"/>
                      <w:marBottom w:val="0"/>
                      <w:divBdr>
                        <w:top w:val="none" w:sz="0" w:space="0" w:color="auto"/>
                        <w:left w:val="none" w:sz="0" w:space="0" w:color="auto"/>
                        <w:bottom w:val="none" w:sz="0" w:space="0" w:color="auto"/>
                        <w:right w:val="none" w:sz="0" w:space="0" w:color="auto"/>
                      </w:divBdr>
                    </w:div>
                  </w:divsChild>
                </w:div>
                <w:div w:id="1038311626">
                  <w:marLeft w:val="0"/>
                  <w:marRight w:val="0"/>
                  <w:marTop w:val="0"/>
                  <w:marBottom w:val="0"/>
                  <w:divBdr>
                    <w:top w:val="single" w:sz="2" w:space="1" w:color="FFFFFF"/>
                    <w:left w:val="single" w:sz="2" w:space="11" w:color="FFFFFF"/>
                    <w:bottom w:val="single" w:sz="2" w:space="1" w:color="FFFFFF"/>
                    <w:right w:val="single" w:sz="2" w:space="4" w:color="FFFFFF"/>
                  </w:divBdr>
                  <w:divsChild>
                    <w:div w:id="2144157438">
                      <w:marLeft w:val="0"/>
                      <w:marRight w:val="0"/>
                      <w:marTop w:val="0"/>
                      <w:marBottom w:val="0"/>
                      <w:divBdr>
                        <w:top w:val="none" w:sz="0" w:space="0" w:color="auto"/>
                        <w:left w:val="none" w:sz="0" w:space="0" w:color="auto"/>
                        <w:bottom w:val="none" w:sz="0" w:space="0" w:color="auto"/>
                        <w:right w:val="none" w:sz="0" w:space="0" w:color="auto"/>
                      </w:divBdr>
                    </w:div>
                  </w:divsChild>
                </w:div>
                <w:div w:id="651832592">
                  <w:marLeft w:val="0"/>
                  <w:marRight w:val="0"/>
                  <w:marTop w:val="0"/>
                  <w:marBottom w:val="0"/>
                  <w:divBdr>
                    <w:top w:val="single" w:sz="2" w:space="1" w:color="FFFFFF"/>
                    <w:left w:val="single" w:sz="2" w:space="11" w:color="FFFFFF"/>
                    <w:bottom w:val="single" w:sz="2" w:space="1" w:color="FFFFFF"/>
                    <w:right w:val="single" w:sz="2" w:space="4" w:color="FFFFFF"/>
                  </w:divBdr>
                  <w:divsChild>
                    <w:div w:id="1383360383">
                      <w:marLeft w:val="0"/>
                      <w:marRight w:val="0"/>
                      <w:marTop w:val="0"/>
                      <w:marBottom w:val="0"/>
                      <w:divBdr>
                        <w:top w:val="none" w:sz="0" w:space="0" w:color="auto"/>
                        <w:left w:val="none" w:sz="0" w:space="0" w:color="auto"/>
                        <w:bottom w:val="none" w:sz="0" w:space="0" w:color="auto"/>
                        <w:right w:val="none" w:sz="0" w:space="0" w:color="auto"/>
                      </w:divBdr>
                    </w:div>
                  </w:divsChild>
                </w:div>
                <w:div w:id="417479557">
                  <w:marLeft w:val="0"/>
                  <w:marRight w:val="0"/>
                  <w:marTop w:val="0"/>
                  <w:marBottom w:val="0"/>
                  <w:divBdr>
                    <w:top w:val="single" w:sz="2" w:space="1" w:color="FFFFFF"/>
                    <w:left w:val="single" w:sz="2" w:space="11" w:color="FFFFFF"/>
                    <w:bottom w:val="single" w:sz="2" w:space="1" w:color="FFFFFF"/>
                    <w:right w:val="single" w:sz="2" w:space="4" w:color="FFFFFF"/>
                  </w:divBdr>
                  <w:divsChild>
                    <w:div w:id="1386568447">
                      <w:marLeft w:val="0"/>
                      <w:marRight w:val="0"/>
                      <w:marTop w:val="0"/>
                      <w:marBottom w:val="0"/>
                      <w:divBdr>
                        <w:top w:val="none" w:sz="0" w:space="0" w:color="auto"/>
                        <w:left w:val="none" w:sz="0" w:space="0" w:color="auto"/>
                        <w:bottom w:val="none" w:sz="0" w:space="0" w:color="auto"/>
                        <w:right w:val="none" w:sz="0" w:space="0" w:color="auto"/>
                      </w:divBdr>
                    </w:div>
                  </w:divsChild>
                </w:div>
                <w:div w:id="776799152">
                  <w:marLeft w:val="0"/>
                  <w:marRight w:val="0"/>
                  <w:marTop w:val="0"/>
                  <w:marBottom w:val="0"/>
                  <w:divBdr>
                    <w:top w:val="single" w:sz="2" w:space="1" w:color="FFFFFF"/>
                    <w:left w:val="single" w:sz="2" w:space="11" w:color="FFFFFF"/>
                    <w:bottom w:val="single" w:sz="2" w:space="1" w:color="FFFFFF"/>
                    <w:right w:val="single" w:sz="2" w:space="4" w:color="FFFFFF"/>
                  </w:divBdr>
                  <w:divsChild>
                    <w:div w:id="1791440047">
                      <w:marLeft w:val="0"/>
                      <w:marRight w:val="0"/>
                      <w:marTop w:val="0"/>
                      <w:marBottom w:val="0"/>
                      <w:divBdr>
                        <w:top w:val="none" w:sz="0" w:space="0" w:color="auto"/>
                        <w:left w:val="none" w:sz="0" w:space="0" w:color="auto"/>
                        <w:bottom w:val="none" w:sz="0" w:space="0" w:color="auto"/>
                        <w:right w:val="none" w:sz="0" w:space="0" w:color="auto"/>
                      </w:divBdr>
                    </w:div>
                  </w:divsChild>
                </w:div>
                <w:div w:id="220799797">
                  <w:marLeft w:val="0"/>
                  <w:marRight w:val="0"/>
                  <w:marTop w:val="0"/>
                  <w:marBottom w:val="0"/>
                  <w:divBdr>
                    <w:top w:val="single" w:sz="2" w:space="1" w:color="FFFFFF"/>
                    <w:left w:val="single" w:sz="2" w:space="11" w:color="FFFFFF"/>
                    <w:bottom w:val="single" w:sz="2" w:space="1" w:color="FFFFFF"/>
                    <w:right w:val="single" w:sz="2" w:space="4" w:color="FFFFFF"/>
                  </w:divBdr>
                  <w:divsChild>
                    <w:div w:id="37317797">
                      <w:marLeft w:val="0"/>
                      <w:marRight w:val="0"/>
                      <w:marTop w:val="0"/>
                      <w:marBottom w:val="0"/>
                      <w:divBdr>
                        <w:top w:val="none" w:sz="0" w:space="0" w:color="auto"/>
                        <w:left w:val="none" w:sz="0" w:space="0" w:color="auto"/>
                        <w:bottom w:val="none" w:sz="0" w:space="0" w:color="auto"/>
                        <w:right w:val="none" w:sz="0" w:space="0" w:color="auto"/>
                      </w:divBdr>
                    </w:div>
                  </w:divsChild>
                </w:div>
                <w:div w:id="270286460">
                  <w:marLeft w:val="0"/>
                  <w:marRight w:val="0"/>
                  <w:marTop w:val="0"/>
                  <w:marBottom w:val="0"/>
                  <w:divBdr>
                    <w:top w:val="single" w:sz="2" w:space="1" w:color="FFFFFF"/>
                    <w:left w:val="single" w:sz="2" w:space="11" w:color="FFFFFF"/>
                    <w:bottom w:val="single" w:sz="2" w:space="1" w:color="FFFFFF"/>
                    <w:right w:val="single" w:sz="2" w:space="4" w:color="FFFFFF"/>
                  </w:divBdr>
                  <w:divsChild>
                    <w:div w:id="809204858">
                      <w:marLeft w:val="0"/>
                      <w:marRight w:val="0"/>
                      <w:marTop w:val="0"/>
                      <w:marBottom w:val="0"/>
                      <w:divBdr>
                        <w:top w:val="none" w:sz="0" w:space="0" w:color="auto"/>
                        <w:left w:val="none" w:sz="0" w:space="0" w:color="auto"/>
                        <w:bottom w:val="none" w:sz="0" w:space="0" w:color="auto"/>
                        <w:right w:val="none" w:sz="0" w:space="0" w:color="auto"/>
                      </w:divBdr>
                    </w:div>
                  </w:divsChild>
                </w:div>
                <w:div w:id="1123309086">
                  <w:marLeft w:val="0"/>
                  <w:marRight w:val="0"/>
                  <w:marTop w:val="0"/>
                  <w:marBottom w:val="0"/>
                  <w:divBdr>
                    <w:top w:val="single" w:sz="2" w:space="1" w:color="FFFFFF"/>
                    <w:left w:val="single" w:sz="2" w:space="11" w:color="FFFFFF"/>
                    <w:bottom w:val="single" w:sz="2" w:space="1" w:color="FFFFFF"/>
                    <w:right w:val="single" w:sz="2" w:space="4" w:color="FFFFFF"/>
                  </w:divBdr>
                  <w:divsChild>
                    <w:div w:id="698556423">
                      <w:marLeft w:val="0"/>
                      <w:marRight w:val="0"/>
                      <w:marTop w:val="0"/>
                      <w:marBottom w:val="0"/>
                      <w:divBdr>
                        <w:top w:val="none" w:sz="0" w:space="0" w:color="auto"/>
                        <w:left w:val="none" w:sz="0" w:space="0" w:color="auto"/>
                        <w:bottom w:val="none" w:sz="0" w:space="0" w:color="auto"/>
                        <w:right w:val="none" w:sz="0" w:space="0" w:color="auto"/>
                      </w:divBdr>
                    </w:div>
                  </w:divsChild>
                </w:div>
                <w:div w:id="1234437147">
                  <w:marLeft w:val="0"/>
                  <w:marRight w:val="0"/>
                  <w:marTop w:val="0"/>
                  <w:marBottom w:val="0"/>
                  <w:divBdr>
                    <w:top w:val="single" w:sz="2" w:space="1" w:color="FFFFFF"/>
                    <w:left w:val="single" w:sz="2" w:space="11" w:color="FFFFFF"/>
                    <w:bottom w:val="single" w:sz="2" w:space="1" w:color="FFFFFF"/>
                    <w:right w:val="single" w:sz="2" w:space="4" w:color="FFFFFF"/>
                  </w:divBdr>
                  <w:divsChild>
                    <w:div w:id="1663122304">
                      <w:marLeft w:val="0"/>
                      <w:marRight w:val="0"/>
                      <w:marTop w:val="0"/>
                      <w:marBottom w:val="0"/>
                      <w:divBdr>
                        <w:top w:val="none" w:sz="0" w:space="0" w:color="auto"/>
                        <w:left w:val="none" w:sz="0" w:space="0" w:color="auto"/>
                        <w:bottom w:val="none" w:sz="0" w:space="0" w:color="auto"/>
                        <w:right w:val="none" w:sz="0" w:space="0" w:color="auto"/>
                      </w:divBdr>
                    </w:div>
                  </w:divsChild>
                </w:div>
                <w:div w:id="1540434973">
                  <w:marLeft w:val="0"/>
                  <w:marRight w:val="0"/>
                  <w:marTop w:val="0"/>
                  <w:marBottom w:val="0"/>
                  <w:divBdr>
                    <w:top w:val="single" w:sz="2" w:space="1" w:color="FFFFFF"/>
                    <w:left w:val="single" w:sz="2" w:space="11" w:color="FFFFFF"/>
                    <w:bottom w:val="single" w:sz="2" w:space="1" w:color="FFFFFF"/>
                    <w:right w:val="single" w:sz="2" w:space="4" w:color="FFFFFF"/>
                  </w:divBdr>
                  <w:divsChild>
                    <w:div w:id="84962591">
                      <w:marLeft w:val="0"/>
                      <w:marRight w:val="0"/>
                      <w:marTop w:val="0"/>
                      <w:marBottom w:val="0"/>
                      <w:divBdr>
                        <w:top w:val="none" w:sz="0" w:space="0" w:color="auto"/>
                        <w:left w:val="none" w:sz="0" w:space="0" w:color="auto"/>
                        <w:bottom w:val="none" w:sz="0" w:space="0" w:color="auto"/>
                        <w:right w:val="none" w:sz="0" w:space="0" w:color="auto"/>
                      </w:divBdr>
                    </w:div>
                  </w:divsChild>
                </w:div>
                <w:div w:id="561908095">
                  <w:marLeft w:val="0"/>
                  <w:marRight w:val="0"/>
                  <w:marTop w:val="0"/>
                  <w:marBottom w:val="0"/>
                  <w:divBdr>
                    <w:top w:val="single" w:sz="2" w:space="1" w:color="FFFFFF"/>
                    <w:left w:val="single" w:sz="2" w:space="11" w:color="FFFFFF"/>
                    <w:bottom w:val="single" w:sz="2" w:space="4" w:color="FFFFFF"/>
                    <w:right w:val="single" w:sz="2" w:space="4" w:color="FFFFFF"/>
                  </w:divBdr>
                  <w:divsChild>
                    <w:div w:id="152398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21417">
          <w:marLeft w:val="0"/>
          <w:marRight w:val="0"/>
          <w:marTop w:val="0"/>
          <w:marBottom w:val="300"/>
          <w:divBdr>
            <w:top w:val="none" w:sz="0" w:space="0" w:color="auto"/>
            <w:left w:val="none" w:sz="0" w:space="0" w:color="auto"/>
            <w:bottom w:val="none" w:sz="0" w:space="0" w:color="auto"/>
            <w:right w:val="none" w:sz="0" w:space="0" w:color="auto"/>
          </w:divBdr>
          <w:divsChild>
            <w:div w:id="57435383">
              <w:marLeft w:val="0"/>
              <w:marRight w:val="0"/>
              <w:marTop w:val="0"/>
              <w:marBottom w:val="0"/>
              <w:divBdr>
                <w:top w:val="none" w:sz="0" w:space="0" w:color="auto"/>
                <w:left w:val="none" w:sz="0" w:space="0" w:color="auto"/>
                <w:bottom w:val="none" w:sz="0" w:space="0" w:color="auto"/>
                <w:right w:val="none" w:sz="0" w:space="0" w:color="auto"/>
              </w:divBdr>
              <w:divsChild>
                <w:div w:id="1900510920">
                  <w:marLeft w:val="0"/>
                  <w:marRight w:val="0"/>
                  <w:marTop w:val="0"/>
                  <w:marBottom w:val="0"/>
                  <w:divBdr>
                    <w:top w:val="single" w:sz="2" w:space="4" w:color="FFFFFF"/>
                    <w:left w:val="single" w:sz="2" w:space="11" w:color="FFFFFF"/>
                    <w:bottom w:val="single" w:sz="2" w:space="1" w:color="FFFFFF"/>
                    <w:right w:val="single" w:sz="2" w:space="4" w:color="FFFFFF"/>
                  </w:divBdr>
                  <w:divsChild>
                    <w:div w:id="794718579">
                      <w:marLeft w:val="0"/>
                      <w:marRight w:val="0"/>
                      <w:marTop w:val="0"/>
                      <w:marBottom w:val="0"/>
                      <w:divBdr>
                        <w:top w:val="none" w:sz="0" w:space="0" w:color="auto"/>
                        <w:left w:val="none" w:sz="0" w:space="0" w:color="auto"/>
                        <w:bottom w:val="none" w:sz="0" w:space="0" w:color="auto"/>
                        <w:right w:val="none" w:sz="0" w:space="0" w:color="auto"/>
                      </w:divBdr>
                    </w:div>
                  </w:divsChild>
                </w:div>
                <w:div w:id="73168882">
                  <w:marLeft w:val="0"/>
                  <w:marRight w:val="0"/>
                  <w:marTop w:val="0"/>
                  <w:marBottom w:val="0"/>
                  <w:divBdr>
                    <w:top w:val="single" w:sz="2" w:space="1" w:color="FFFFFF"/>
                    <w:left w:val="single" w:sz="2" w:space="11" w:color="FFFFFF"/>
                    <w:bottom w:val="single" w:sz="2" w:space="1" w:color="FFFFFF"/>
                    <w:right w:val="single" w:sz="2" w:space="4" w:color="FFFFFF"/>
                  </w:divBdr>
                  <w:divsChild>
                    <w:div w:id="1887375591">
                      <w:marLeft w:val="0"/>
                      <w:marRight w:val="0"/>
                      <w:marTop w:val="0"/>
                      <w:marBottom w:val="0"/>
                      <w:divBdr>
                        <w:top w:val="none" w:sz="0" w:space="0" w:color="auto"/>
                        <w:left w:val="none" w:sz="0" w:space="0" w:color="auto"/>
                        <w:bottom w:val="none" w:sz="0" w:space="0" w:color="auto"/>
                        <w:right w:val="none" w:sz="0" w:space="0" w:color="auto"/>
                      </w:divBdr>
                    </w:div>
                  </w:divsChild>
                </w:div>
                <w:div w:id="1664383863">
                  <w:marLeft w:val="0"/>
                  <w:marRight w:val="0"/>
                  <w:marTop w:val="0"/>
                  <w:marBottom w:val="0"/>
                  <w:divBdr>
                    <w:top w:val="single" w:sz="2" w:space="1" w:color="FFFFFF"/>
                    <w:left w:val="single" w:sz="2" w:space="11" w:color="FFFFFF"/>
                    <w:bottom w:val="single" w:sz="2" w:space="1" w:color="FFFFFF"/>
                    <w:right w:val="single" w:sz="2" w:space="4" w:color="FFFFFF"/>
                  </w:divBdr>
                  <w:divsChild>
                    <w:div w:id="674574639">
                      <w:marLeft w:val="0"/>
                      <w:marRight w:val="0"/>
                      <w:marTop w:val="0"/>
                      <w:marBottom w:val="0"/>
                      <w:divBdr>
                        <w:top w:val="none" w:sz="0" w:space="0" w:color="auto"/>
                        <w:left w:val="none" w:sz="0" w:space="0" w:color="auto"/>
                        <w:bottom w:val="none" w:sz="0" w:space="0" w:color="auto"/>
                        <w:right w:val="none" w:sz="0" w:space="0" w:color="auto"/>
                      </w:divBdr>
                    </w:div>
                  </w:divsChild>
                </w:div>
                <w:div w:id="1145898997">
                  <w:marLeft w:val="0"/>
                  <w:marRight w:val="0"/>
                  <w:marTop w:val="0"/>
                  <w:marBottom w:val="0"/>
                  <w:divBdr>
                    <w:top w:val="single" w:sz="2" w:space="1" w:color="FFFFFF"/>
                    <w:left w:val="single" w:sz="2" w:space="11" w:color="FFFFFF"/>
                    <w:bottom w:val="single" w:sz="2" w:space="1" w:color="FFFFFF"/>
                    <w:right w:val="single" w:sz="2" w:space="4" w:color="FFFFFF"/>
                  </w:divBdr>
                  <w:divsChild>
                    <w:div w:id="1021276883">
                      <w:marLeft w:val="0"/>
                      <w:marRight w:val="0"/>
                      <w:marTop w:val="0"/>
                      <w:marBottom w:val="0"/>
                      <w:divBdr>
                        <w:top w:val="none" w:sz="0" w:space="0" w:color="auto"/>
                        <w:left w:val="none" w:sz="0" w:space="0" w:color="auto"/>
                        <w:bottom w:val="none" w:sz="0" w:space="0" w:color="auto"/>
                        <w:right w:val="none" w:sz="0" w:space="0" w:color="auto"/>
                      </w:divBdr>
                    </w:div>
                  </w:divsChild>
                </w:div>
                <w:div w:id="379981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517111">
                      <w:marLeft w:val="0"/>
                      <w:marRight w:val="0"/>
                      <w:marTop w:val="0"/>
                      <w:marBottom w:val="0"/>
                      <w:divBdr>
                        <w:top w:val="none" w:sz="0" w:space="0" w:color="auto"/>
                        <w:left w:val="none" w:sz="0" w:space="0" w:color="auto"/>
                        <w:bottom w:val="none" w:sz="0" w:space="0" w:color="auto"/>
                        <w:right w:val="none" w:sz="0" w:space="0" w:color="auto"/>
                      </w:divBdr>
                    </w:div>
                  </w:divsChild>
                </w:div>
                <w:div w:id="1800830633">
                  <w:marLeft w:val="0"/>
                  <w:marRight w:val="0"/>
                  <w:marTop w:val="0"/>
                  <w:marBottom w:val="0"/>
                  <w:divBdr>
                    <w:top w:val="single" w:sz="2" w:space="1" w:color="FFFFFF"/>
                    <w:left w:val="single" w:sz="2" w:space="11" w:color="FFFFFF"/>
                    <w:bottom w:val="single" w:sz="2" w:space="1" w:color="FFFFFF"/>
                    <w:right w:val="single" w:sz="2" w:space="4" w:color="FFFFFF"/>
                  </w:divBdr>
                  <w:divsChild>
                    <w:div w:id="72246425">
                      <w:marLeft w:val="0"/>
                      <w:marRight w:val="0"/>
                      <w:marTop w:val="0"/>
                      <w:marBottom w:val="0"/>
                      <w:divBdr>
                        <w:top w:val="none" w:sz="0" w:space="0" w:color="auto"/>
                        <w:left w:val="none" w:sz="0" w:space="0" w:color="auto"/>
                        <w:bottom w:val="none" w:sz="0" w:space="0" w:color="auto"/>
                        <w:right w:val="none" w:sz="0" w:space="0" w:color="auto"/>
                      </w:divBdr>
                    </w:div>
                  </w:divsChild>
                </w:div>
                <w:div w:id="990598942">
                  <w:marLeft w:val="0"/>
                  <w:marRight w:val="0"/>
                  <w:marTop w:val="0"/>
                  <w:marBottom w:val="0"/>
                  <w:divBdr>
                    <w:top w:val="single" w:sz="2" w:space="1" w:color="FFFFFF"/>
                    <w:left w:val="single" w:sz="2" w:space="11" w:color="FFFFFF"/>
                    <w:bottom w:val="single" w:sz="2" w:space="1" w:color="FFFFFF"/>
                    <w:right w:val="single" w:sz="2" w:space="4" w:color="FFFFFF"/>
                  </w:divBdr>
                  <w:divsChild>
                    <w:div w:id="1420563455">
                      <w:marLeft w:val="0"/>
                      <w:marRight w:val="0"/>
                      <w:marTop w:val="0"/>
                      <w:marBottom w:val="0"/>
                      <w:divBdr>
                        <w:top w:val="none" w:sz="0" w:space="0" w:color="auto"/>
                        <w:left w:val="none" w:sz="0" w:space="0" w:color="auto"/>
                        <w:bottom w:val="none" w:sz="0" w:space="0" w:color="auto"/>
                        <w:right w:val="none" w:sz="0" w:space="0" w:color="auto"/>
                      </w:divBdr>
                    </w:div>
                  </w:divsChild>
                </w:div>
                <w:div w:id="751701228">
                  <w:marLeft w:val="0"/>
                  <w:marRight w:val="0"/>
                  <w:marTop w:val="0"/>
                  <w:marBottom w:val="0"/>
                  <w:divBdr>
                    <w:top w:val="single" w:sz="2" w:space="1" w:color="FFFFFF"/>
                    <w:left w:val="single" w:sz="2" w:space="11" w:color="FFFFFF"/>
                    <w:bottom w:val="single" w:sz="2" w:space="1" w:color="FFFFFF"/>
                    <w:right w:val="single" w:sz="2" w:space="4" w:color="FFFFFF"/>
                  </w:divBdr>
                  <w:divsChild>
                    <w:div w:id="1020162110">
                      <w:marLeft w:val="0"/>
                      <w:marRight w:val="0"/>
                      <w:marTop w:val="0"/>
                      <w:marBottom w:val="0"/>
                      <w:divBdr>
                        <w:top w:val="none" w:sz="0" w:space="0" w:color="auto"/>
                        <w:left w:val="none" w:sz="0" w:space="0" w:color="auto"/>
                        <w:bottom w:val="none" w:sz="0" w:space="0" w:color="auto"/>
                        <w:right w:val="none" w:sz="0" w:space="0" w:color="auto"/>
                      </w:divBdr>
                    </w:div>
                  </w:divsChild>
                </w:div>
                <w:div w:id="1799761461">
                  <w:marLeft w:val="0"/>
                  <w:marRight w:val="0"/>
                  <w:marTop w:val="0"/>
                  <w:marBottom w:val="0"/>
                  <w:divBdr>
                    <w:top w:val="single" w:sz="2" w:space="1" w:color="FFFFFF"/>
                    <w:left w:val="single" w:sz="2" w:space="11" w:color="FFFFFF"/>
                    <w:bottom w:val="single" w:sz="2" w:space="1" w:color="FFFFFF"/>
                    <w:right w:val="single" w:sz="2" w:space="4" w:color="FFFFFF"/>
                  </w:divBdr>
                  <w:divsChild>
                    <w:div w:id="1234437220">
                      <w:marLeft w:val="0"/>
                      <w:marRight w:val="0"/>
                      <w:marTop w:val="0"/>
                      <w:marBottom w:val="0"/>
                      <w:divBdr>
                        <w:top w:val="none" w:sz="0" w:space="0" w:color="auto"/>
                        <w:left w:val="none" w:sz="0" w:space="0" w:color="auto"/>
                        <w:bottom w:val="none" w:sz="0" w:space="0" w:color="auto"/>
                        <w:right w:val="none" w:sz="0" w:space="0" w:color="auto"/>
                      </w:divBdr>
                    </w:div>
                  </w:divsChild>
                </w:div>
                <w:div w:id="2015455203">
                  <w:marLeft w:val="0"/>
                  <w:marRight w:val="0"/>
                  <w:marTop w:val="0"/>
                  <w:marBottom w:val="0"/>
                  <w:divBdr>
                    <w:top w:val="single" w:sz="2" w:space="1" w:color="FFFFFF"/>
                    <w:left w:val="single" w:sz="2" w:space="11" w:color="FFFFFF"/>
                    <w:bottom w:val="single" w:sz="2" w:space="1" w:color="FFFFFF"/>
                    <w:right w:val="single" w:sz="2" w:space="4" w:color="FFFFFF"/>
                  </w:divBdr>
                  <w:divsChild>
                    <w:div w:id="1100225918">
                      <w:marLeft w:val="0"/>
                      <w:marRight w:val="0"/>
                      <w:marTop w:val="0"/>
                      <w:marBottom w:val="0"/>
                      <w:divBdr>
                        <w:top w:val="none" w:sz="0" w:space="0" w:color="auto"/>
                        <w:left w:val="none" w:sz="0" w:space="0" w:color="auto"/>
                        <w:bottom w:val="none" w:sz="0" w:space="0" w:color="auto"/>
                        <w:right w:val="none" w:sz="0" w:space="0" w:color="auto"/>
                      </w:divBdr>
                    </w:div>
                  </w:divsChild>
                </w:div>
                <w:div w:id="2140032370">
                  <w:marLeft w:val="0"/>
                  <w:marRight w:val="0"/>
                  <w:marTop w:val="0"/>
                  <w:marBottom w:val="0"/>
                  <w:divBdr>
                    <w:top w:val="single" w:sz="2" w:space="1" w:color="FFFFFF"/>
                    <w:left w:val="single" w:sz="2" w:space="11" w:color="FFFFFF"/>
                    <w:bottom w:val="single" w:sz="2" w:space="1" w:color="FFFFFF"/>
                    <w:right w:val="single" w:sz="2" w:space="4" w:color="FFFFFF"/>
                  </w:divBdr>
                  <w:divsChild>
                    <w:div w:id="301883328">
                      <w:marLeft w:val="0"/>
                      <w:marRight w:val="0"/>
                      <w:marTop w:val="0"/>
                      <w:marBottom w:val="0"/>
                      <w:divBdr>
                        <w:top w:val="none" w:sz="0" w:space="0" w:color="auto"/>
                        <w:left w:val="none" w:sz="0" w:space="0" w:color="auto"/>
                        <w:bottom w:val="none" w:sz="0" w:space="0" w:color="auto"/>
                        <w:right w:val="none" w:sz="0" w:space="0" w:color="auto"/>
                      </w:divBdr>
                    </w:div>
                  </w:divsChild>
                </w:div>
                <w:div w:id="1099837015">
                  <w:marLeft w:val="0"/>
                  <w:marRight w:val="0"/>
                  <w:marTop w:val="0"/>
                  <w:marBottom w:val="0"/>
                  <w:divBdr>
                    <w:top w:val="single" w:sz="2" w:space="1" w:color="FFFFFF"/>
                    <w:left w:val="single" w:sz="2" w:space="11" w:color="FFFFFF"/>
                    <w:bottom w:val="single" w:sz="2" w:space="1" w:color="FFFFFF"/>
                    <w:right w:val="single" w:sz="2" w:space="4" w:color="FFFFFF"/>
                  </w:divBdr>
                  <w:divsChild>
                    <w:div w:id="654071769">
                      <w:marLeft w:val="0"/>
                      <w:marRight w:val="0"/>
                      <w:marTop w:val="0"/>
                      <w:marBottom w:val="0"/>
                      <w:divBdr>
                        <w:top w:val="none" w:sz="0" w:space="0" w:color="auto"/>
                        <w:left w:val="none" w:sz="0" w:space="0" w:color="auto"/>
                        <w:bottom w:val="none" w:sz="0" w:space="0" w:color="auto"/>
                        <w:right w:val="none" w:sz="0" w:space="0" w:color="auto"/>
                      </w:divBdr>
                    </w:div>
                  </w:divsChild>
                </w:div>
                <w:div w:id="1728532828">
                  <w:marLeft w:val="0"/>
                  <w:marRight w:val="0"/>
                  <w:marTop w:val="0"/>
                  <w:marBottom w:val="0"/>
                  <w:divBdr>
                    <w:top w:val="single" w:sz="2" w:space="1" w:color="FFFFFF"/>
                    <w:left w:val="single" w:sz="2" w:space="11" w:color="FFFFFF"/>
                    <w:bottom w:val="single" w:sz="2" w:space="1" w:color="FFFFFF"/>
                    <w:right w:val="single" w:sz="2" w:space="4" w:color="FFFFFF"/>
                  </w:divBdr>
                  <w:divsChild>
                    <w:div w:id="1367559203">
                      <w:marLeft w:val="0"/>
                      <w:marRight w:val="0"/>
                      <w:marTop w:val="0"/>
                      <w:marBottom w:val="0"/>
                      <w:divBdr>
                        <w:top w:val="none" w:sz="0" w:space="0" w:color="auto"/>
                        <w:left w:val="none" w:sz="0" w:space="0" w:color="auto"/>
                        <w:bottom w:val="none" w:sz="0" w:space="0" w:color="auto"/>
                        <w:right w:val="none" w:sz="0" w:space="0" w:color="auto"/>
                      </w:divBdr>
                    </w:div>
                  </w:divsChild>
                </w:div>
                <w:div w:id="650595177">
                  <w:marLeft w:val="0"/>
                  <w:marRight w:val="0"/>
                  <w:marTop w:val="0"/>
                  <w:marBottom w:val="0"/>
                  <w:divBdr>
                    <w:top w:val="single" w:sz="2" w:space="1" w:color="FFFFFF"/>
                    <w:left w:val="single" w:sz="2" w:space="11" w:color="FFFFFF"/>
                    <w:bottom w:val="single" w:sz="2" w:space="1" w:color="FFFFFF"/>
                    <w:right w:val="single" w:sz="2" w:space="4" w:color="FFFFFF"/>
                  </w:divBdr>
                  <w:divsChild>
                    <w:div w:id="1186213809">
                      <w:marLeft w:val="0"/>
                      <w:marRight w:val="0"/>
                      <w:marTop w:val="0"/>
                      <w:marBottom w:val="0"/>
                      <w:divBdr>
                        <w:top w:val="none" w:sz="0" w:space="0" w:color="auto"/>
                        <w:left w:val="none" w:sz="0" w:space="0" w:color="auto"/>
                        <w:bottom w:val="none" w:sz="0" w:space="0" w:color="auto"/>
                        <w:right w:val="none" w:sz="0" w:space="0" w:color="auto"/>
                      </w:divBdr>
                    </w:div>
                  </w:divsChild>
                </w:div>
                <w:div w:id="66730576">
                  <w:marLeft w:val="0"/>
                  <w:marRight w:val="0"/>
                  <w:marTop w:val="0"/>
                  <w:marBottom w:val="0"/>
                  <w:divBdr>
                    <w:top w:val="single" w:sz="2" w:space="1" w:color="FFFFFF"/>
                    <w:left w:val="single" w:sz="2" w:space="11" w:color="FFFFFF"/>
                    <w:bottom w:val="single" w:sz="2" w:space="1" w:color="FFFFFF"/>
                    <w:right w:val="single" w:sz="2" w:space="4" w:color="FFFFFF"/>
                  </w:divBdr>
                  <w:divsChild>
                    <w:div w:id="355467578">
                      <w:marLeft w:val="0"/>
                      <w:marRight w:val="0"/>
                      <w:marTop w:val="0"/>
                      <w:marBottom w:val="0"/>
                      <w:divBdr>
                        <w:top w:val="none" w:sz="0" w:space="0" w:color="auto"/>
                        <w:left w:val="none" w:sz="0" w:space="0" w:color="auto"/>
                        <w:bottom w:val="none" w:sz="0" w:space="0" w:color="auto"/>
                        <w:right w:val="none" w:sz="0" w:space="0" w:color="auto"/>
                      </w:divBdr>
                    </w:div>
                  </w:divsChild>
                </w:div>
                <w:div w:id="1041318094">
                  <w:marLeft w:val="0"/>
                  <w:marRight w:val="0"/>
                  <w:marTop w:val="0"/>
                  <w:marBottom w:val="0"/>
                  <w:divBdr>
                    <w:top w:val="single" w:sz="2" w:space="1" w:color="FFFFFF"/>
                    <w:left w:val="single" w:sz="2" w:space="11" w:color="FFFFFF"/>
                    <w:bottom w:val="single" w:sz="2" w:space="1" w:color="FFFFFF"/>
                    <w:right w:val="single" w:sz="2" w:space="4" w:color="FFFFFF"/>
                  </w:divBdr>
                  <w:divsChild>
                    <w:div w:id="750011422">
                      <w:marLeft w:val="0"/>
                      <w:marRight w:val="0"/>
                      <w:marTop w:val="0"/>
                      <w:marBottom w:val="0"/>
                      <w:divBdr>
                        <w:top w:val="none" w:sz="0" w:space="0" w:color="auto"/>
                        <w:left w:val="none" w:sz="0" w:space="0" w:color="auto"/>
                        <w:bottom w:val="none" w:sz="0" w:space="0" w:color="auto"/>
                        <w:right w:val="none" w:sz="0" w:space="0" w:color="auto"/>
                      </w:divBdr>
                    </w:div>
                  </w:divsChild>
                </w:div>
                <w:div w:id="788428587">
                  <w:marLeft w:val="0"/>
                  <w:marRight w:val="0"/>
                  <w:marTop w:val="0"/>
                  <w:marBottom w:val="0"/>
                  <w:divBdr>
                    <w:top w:val="single" w:sz="2" w:space="1" w:color="FFFFFF"/>
                    <w:left w:val="single" w:sz="2" w:space="11" w:color="FFFFFF"/>
                    <w:bottom w:val="single" w:sz="2" w:space="1" w:color="FFFFFF"/>
                    <w:right w:val="single" w:sz="2" w:space="4" w:color="FFFFFF"/>
                  </w:divBdr>
                  <w:divsChild>
                    <w:div w:id="1054157861">
                      <w:marLeft w:val="0"/>
                      <w:marRight w:val="0"/>
                      <w:marTop w:val="0"/>
                      <w:marBottom w:val="0"/>
                      <w:divBdr>
                        <w:top w:val="none" w:sz="0" w:space="0" w:color="auto"/>
                        <w:left w:val="none" w:sz="0" w:space="0" w:color="auto"/>
                        <w:bottom w:val="none" w:sz="0" w:space="0" w:color="auto"/>
                        <w:right w:val="none" w:sz="0" w:space="0" w:color="auto"/>
                      </w:divBdr>
                    </w:div>
                  </w:divsChild>
                </w:div>
                <w:div w:id="1515995410">
                  <w:marLeft w:val="0"/>
                  <w:marRight w:val="0"/>
                  <w:marTop w:val="0"/>
                  <w:marBottom w:val="0"/>
                  <w:divBdr>
                    <w:top w:val="single" w:sz="2" w:space="1" w:color="FFFFFF"/>
                    <w:left w:val="single" w:sz="2" w:space="11" w:color="FFFFFF"/>
                    <w:bottom w:val="single" w:sz="2" w:space="1" w:color="FFFFFF"/>
                    <w:right w:val="single" w:sz="2" w:space="4" w:color="FFFFFF"/>
                  </w:divBdr>
                  <w:divsChild>
                    <w:div w:id="1488856853">
                      <w:marLeft w:val="0"/>
                      <w:marRight w:val="0"/>
                      <w:marTop w:val="0"/>
                      <w:marBottom w:val="0"/>
                      <w:divBdr>
                        <w:top w:val="none" w:sz="0" w:space="0" w:color="auto"/>
                        <w:left w:val="none" w:sz="0" w:space="0" w:color="auto"/>
                        <w:bottom w:val="none" w:sz="0" w:space="0" w:color="auto"/>
                        <w:right w:val="none" w:sz="0" w:space="0" w:color="auto"/>
                      </w:divBdr>
                    </w:div>
                  </w:divsChild>
                </w:div>
                <w:div w:id="1504315783">
                  <w:marLeft w:val="0"/>
                  <w:marRight w:val="0"/>
                  <w:marTop w:val="0"/>
                  <w:marBottom w:val="0"/>
                  <w:divBdr>
                    <w:top w:val="single" w:sz="2" w:space="1" w:color="FFFFFF"/>
                    <w:left w:val="single" w:sz="2" w:space="11" w:color="FFFFFF"/>
                    <w:bottom w:val="single" w:sz="2" w:space="4" w:color="FFFFFF"/>
                    <w:right w:val="single" w:sz="2" w:space="4" w:color="FFFFFF"/>
                  </w:divBdr>
                  <w:divsChild>
                    <w:div w:id="15530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69449">
          <w:marLeft w:val="0"/>
          <w:marRight w:val="0"/>
          <w:marTop w:val="0"/>
          <w:marBottom w:val="300"/>
          <w:divBdr>
            <w:top w:val="none" w:sz="0" w:space="0" w:color="auto"/>
            <w:left w:val="none" w:sz="0" w:space="0" w:color="auto"/>
            <w:bottom w:val="none" w:sz="0" w:space="0" w:color="auto"/>
            <w:right w:val="none" w:sz="0" w:space="0" w:color="auto"/>
          </w:divBdr>
          <w:divsChild>
            <w:div w:id="1808084513">
              <w:marLeft w:val="0"/>
              <w:marRight w:val="0"/>
              <w:marTop w:val="0"/>
              <w:marBottom w:val="0"/>
              <w:divBdr>
                <w:top w:val="none" w:sz="0" w:space="0" w:color="auto"/>
                <w:left w:val="none" w:sz="0" w:space="0" w:color="auto"/>
                <w:bottom w:val="none" w:sz="0" w:space="0" w:color="auto"/>
                <w:right w:val="none" w:sz="0" w:space="0" w:color="auto"/>
              </w:divBdr>
              <w:divsChild>
                <w:div w:id="209003600">
                  <w:marLeft w:val="0"/>
                  <w:marRight w:val="0"/>
                  <w:marTop w:val="0"/>
                  <w:marBottom w:val="0"/>
                  <w:divBdr>
                    <w:top w:val="single" w:sz="2" w:space="4" w:color="FFFFFF"/>
                    <w:left w:val="single" w:sz="2" w:space="11" w:color="FFFFFF"/>
                    <w:bottom w:val="single" w:sz="2" w:space="1" w:color="FFFFFF"/>
                    <w:right w:val="single" w:sz="2" w:space="4" w:color="FFFFFF"/>
                  </w:divBdr>
                  <w:divsChild>
                    <w:div w:id="789250582">
                      <w:marLeft w:val="0"/>
                      <w:marRight w:val="0"/>
                      <w:marTop w:val="0"/>
                      <w:marBottom w:val="0"/>
                      <w:divBdr>
                        <w:top w:val="none" w:sz="0" w:space="0" w:color="auto"/>
                        <w:left w:val="none" w:sz="0" w:space="0" w:color="auto"/>
                        <w:bottom w:val="none" w:sz="0" w:space="0" w:color="auto"/>
                        <w:right w:val="none" w:sz="0" w:space="0" w:color="auto"/>
                      </w:divBdr>
                    </w:div>
                  </w:divsChild>
                </w:div>
                <w:div w:id="189418117">
                  <w:marLeft w:val="0"/>
                  <w:marRight w:val="0"/>
                  <w:marTop w:val="0"/>
                  <w:marBottom w:val="0"/>
                  <w:divBdr>
                    <w:top w:val="single" w:sz="2" w:space="1" w:color="FFFFFF"/>
                    <w:left w:val="single" w:sz="2" w:space="11" w:color="FFFFFF"/>
                    <w:bottom w:val="single" w:sz="2" w:space="1" w:color="FFFFFF"/>
                    <w:right w:val="single" w:sz="2" w:space="4" w:color="FFFFFF"/>
                  </w:divBdr>
                  <w:divsChild>
                    <w:div w:id="469441745">
                      <w:marLeft w:val="0"/>
                      <w:marRight w:val="0"/>
                      <w:marTop w:val="0"/>
                      <w:marBottom w:val="0"/>
                      <w:divBdr>
                        <w:top w:val="none" w:sz="0" w:space="0" w:color="auto"/>
                        <w:left w:val="none" w:sz="0" w:space="0" w:color="auto"/>
                        <w:bottom w:val="none" w:sz="0" w:space="0" w:color="auto"/>
                        <w:right w:val="none" w:sz="0" w:space="0" w:color="auto"/>
                      </w:divBdr>
                    </w:div>
                  </w:divsChild>
                </w:div>
                <w:div w:id="450246432">
                  <w:marLeft w:val="0"/>
                  <w:marRight w:val="0"/>
                  <w:marTop w:val="0"/>
                  <w:marBottom w:val="0"/>
                  <w:divBdr>
                    <w:top w:val="single" w:sz="2" w:space="1" w:color="FFFFFF"/>
                    <w:left w:val="single" w:sz="2" w:space="11" w:color="FFFFFF"/>
                    <w:bottom w:val="single" w:sz="2" w:space="1" w:color="FFFFFF"/>
                    <w:right w:val="single" w:sz="2" w:space="4" w:color="FFFFFF"/>
                  </w:divBdr>
                  <w:divsChild>
                    <w:div w:id="1985816719">
                      <w:marLeft w:val="0"/>
                      <w:marRight w:val="0"/>
                      <w:marTop w:val="0"/>
                      <w:marBottom w:val="0"/>
                      <w:divBdr>
                        <w:top w:val="none" w:sz="0" w:space="0" w:color="auto"/>
                        <w:left w:val="none" w:sz="0" w:space="0" w:color="auto"/>
                        <w:bottom w:val="none" w:sz="0" w:space="0" w:color="auto"/>
                        <w:right w:val="none" w:sz="0" w:space="0" w:color="auto"/>
                      </w:divBdr>
                    </w:div>
                  </w:divsChild>
                </w:div>
                <w:div w:id="877473534">
                  <w:marLeft w:val="0"/>
                  <w:marRight w:val="0"/>
                  <w:marTop w:val="0"/>
                  <w:marBottom w:val="0"/>
                  <w:divBdr>
                    <w:top w:val="single" w:sz="2" w:space="1" w:color="FFFFFF"/>
                    <w:left w:val="single" w:sz="2" w:space="11" w:color="FFFFFF"/>
                    <w:bottom w:val="single" w:sz="2" w:space="1" w:color="FFFFFF"/>
                    <w:right w:val="single" w:sz="2" w:space="4" w:color="FFFFFF"/>
                  </w:divBdr>
                  <w:divsChild>
                    <w:div w:id="1614171963">
                      <w:marLeft w:val="0"/>
                      <w:marRight w:val="0"/>
                      <w:marTop w:val="0"/>
                      <w:marBottom w:val="0"/>
                      <w:divBdr>
                        <w:top w:val="none" w:sz="0" w:space="0" w:color="auto"/>
                        <w:left w:val="none" w:sz="0" w:space="0" w:color="auto"/>
                        <w:bottom w:val="none" w:sz="0" w:space="0" w:color="auto"/>
                        <w:right w:val="none" w:sz="0" w:space="0" w:color="auto"/>
                      </w:divBdr>
                    </w:div>
                  </w:divsChild>
                </w:div>
                <w:div w:id="2073036258">
                  <w:marLeft w:val="0"/>
                  <w:marRight w:val="0"/>
                  <w:marTop w:val="0"/>
                  <w:marBottom w:val="0"/>
                  <w:divBdr>
                    <w:top w:val="single" w:sz="2" w:space="1" w:color="FFFFFF"/>
                    <w:left w:val="single" w:sz="2" w:space="11" w:color="FFFFFF"/>
                    <w:bottom w:val="single" w:sz="2" w:space="1" w:color="FFFFFF"/>
                    <w:right w:val="single" w:sz="2" w:space="4" w:color="FFFFFF"/>
                  </w:divBdr>
                  <w:divsChild>
                    <w:div w:id="1764299620">
                      <w:marLeft w:val="0"/>
                      <w:marRight w:val="0"/>
                      <w:marTop w:val="0"/>
                      <w:marBottom w:val="0"/>
                      <w:divBdr>
                        <w:top w:val="none" w:sz="0" w:space="0" w:color="auto"/>
                        <w:left w:val="none" w:sz="0" w:space="0" w:color="auto"/>
                        <w:bottom w:val="none" w:sz="0" w:space="0" w:color="auto"/>
                        <w:right w:val="none" w:sz="0" w:space="0" w:color="auto"/>
                      </w:divBdr>
                    </w:div>
                  </w:divsChild>
                </w:div>
                <w:div w:id="1449739950">
                  <w:marLeft w:val="0"/>
                  <w:marRight w:val="0"/>
                  <w:marTop w:val="0"/>
                  <w:marBottom w:val="0"/>
                  <w:divBdr>
                    <w:top w:val="single" w:sz="2" w:space="1" w:color="FFFFFF"/>
                    <w:left w:val="single" w:sz="2" w:space="11" w:color="FFFFFF"/>
                    <w:bottom w:val="single" w:sz="2" w:space="1" w:color="FFFFFF"/>
                    <w:right w:val="single" w:sz="2" w:space="4" w:color="FFFFFF"/>
                  </w:divBdr>
                  <w:divsChild>
                    <w:div w:id="1100836400">
                      <w:marLeft w:val="0"/>
                      <w:marRight w:val="0"/>
                      <w:marTop w:val="0"/>
                      <w:marBottom w:val="0"/>
                      <w:divBdr>
                        <w:top w:val="none" w:sz="0" w:space="0" w:color="auto"/>
                        <w:left w:val="none" w:sz="0" w:space="0" w:color="auto"/>
                        <w:bottom w:val="none" w:sz="0" w:space="0" w:color="auto"/>
                        <w:right w:val="none" w:sz="0" w:space="0" w:color="auto"/>
                      </w:divBdr>
                    </w:div>
                  </w:divsChild>
                </w:div>
                <w:div w:id="505442359">
                  <w:marLeft w:val="0"/>
                  <w:marRight w:val="0"/>
                  <w:marTop w:val="0"/>
                  <w:marBottom w:val="0"/>
                  <w:divBdr>
                    <w:top w:val="single" w:sz="2" w:space="1" w:color="FFFFFF"/>
                    <w:left w:val="single" w:sz="2" w:space="11" w:color="FFFFFF"/>
                    <w:bottom w:val="single" w:sz="2" w:space="1" w:color="FFFFFF"/>
                    <w:right w:val="single" w:sz="2" w:space="4" w:color="FFFFFF"/>
                  </w:divBdr>
                  <w:divsChild>
                    <w:div w:id="191459717">
                      <w:marLeft w:val="0"/>
                      <w:marRight w:val="0"/>
                      <w:marTop w:val="0"/>
                      <w:marBottom w:val="0"/>
                      <w:divBdr>
                        <w:top w:val="none" w:sz="0" w:space="0" w:color="auto"/>
                        <w:left w:val="none" w:sz="0" w:space="0" w:color="auto"/>
                        <w:bottom w:val="none" w:sz="0" w:space="0" w:color="auto"/>
                        <w:right w:val="none" w:sz="0" w:space="0" w:color="auto"/>
                      </w:divBdr>
                    </w:div>
                  </w:divsChild>
                </w:div>
                <w:div w:id="588737405">
                  <w:marLeft w:val="0"/>
                  <w:marRight w:val="0"/>
                  <w:marTop w:val="0"/>
                  <w:marBottom w:val="0"/>
                  <w:divBdr>
                    <w:top w:val="single" w:sz="2" w:space="1" w:color="FFFFFF"/>
                    <w:left w:val="single" w:sz="2" w:space="11" w:color="FFFFFF"/>
                    <w:bottom w:val="single" w:sz="2" w:space="1" w:color="FFFFFF"/>
                    <w:right w:val="single" w:sz="2" w:space="4" w:color="FFFFFF"/>
                  </w:divBdr>
                  <w:divsChild>
                    <w:div w:id="674573186">
                      <w:marLeft w:val="0"/>
                      <w:marRight w:val="0"/>
                      <w:marTop w:val="0"/>
                      <w:marBottom w:val="0"/>
                      <w:divBdr>
                        <w:top w:val="none" w:sz="0" w:space="0" w:color="auto"/>
                        <w:left w:val="none" w:sz="0" w:space="0" w:color="auto"/>
                        <w:bottom w:val="none" w:sz="0" w:space="0" w:color="auto"/>
                        <w:right w:val="none" w:sz="0" w:space="0" w:color="auto"/>
                      </w:divBdr>
                    </w:div>
                  </w:divsChild>
                </w:div>
                <w:div w:id="1681200109">
                  <w:marLeft w:val="0"/>
                  <w:marRight w:val="0"/>
                  <w:marTop w:val="0"/>
                  <w:marBottom w:val="0"/>
                  <w:divBdr>
                    <w:top w:val="single" w:sz="2" w:space="1" w:color="FFFFFF"/>
                    <w:left w:val="single" w:sz="2" w:space="11" w:color="FFFFFF"/>
                    <w:bottom w:val="single" w:sz="2" w:space="1" w:color="FFFFFF"/>
                    <w:right w:val="single" w:sz="2" w:space="4" w:color="FFFFFF"/>
                  </w:divBdr>
                  <w:divsChild>
                    <w:div w:id="1356157393">
                      <w:marLeft w:val="0"/>
                      <w:marRight w:val="0"/>
                      <w:marTop w:val="0"/>
                      <w:marBottom w:val="0"/>
                      <w:divBdr>
                        <w:top w:val="none" w:sz="0" w:space="0" w:color="auto"/>
                        <w:left w:val="none" w:sz="0" w:space="0" w:color="auto"/>
                        <w:bottom w:val="none" w:sz="0" w:space="0" w:color="auto"/>
                        <w:right w:val="none" w:sz="0" w:space="0" w:color="auto"/>
                      </w:divBdr>
                    </w:div>
                  </w:divsChild>
                </w:div>
                <w:div w:id="1850174728">
                  <w:marLeft w:val="0"/>
                  <w:marRight w:val="0"/>
                  <w:marTop w:val="0"/>
                  <w:marBottom w:val="0"/>
                  <w:divBdr>
                    <w:top w:val="single" w:sz="2" w:space="1" w:color="FFFFFF"/>
                    <w:left w:val="single" w:sz="2" w:space="11" w:color="FFFFFF"/>
                    <w:bottom w:val="single" w:sz="2" w:space="1" w:color="FFFFFF"/>
                    <w:right w:val="single" w:sz="2" w:space="4" w:color="FFFFFF"/>
                  </w:divBdr>
                  <w:divsChild>
                    <w:div w:id="124783753">
                      <w:marLeft w:val="0"/>
                      <w:marRight w:val="0"/>
                      <w:marTop w:val="0"/>
                      <w:marBottom w:val="0"/>
                      <w:divBdr>
                        <w:top w:val="none" w:sz="0" w:space="0" w:color="auto"/>
                        <w:left w:val="none" w:sz="0" w:space="0" w:color="auto"/>
                        <w:bottom w:val="none" w:sz="0" w:space="0" w:color="auto"/>
                        <w:right w:val="none" w:sz="0" w:space="0" w:color="auto"/>
                      </w:divBdr>
                    </w:div>
                  </w:divsChild>
                </w:div>
                <w:div w:id="518668327">
                  <w:marLeft w:val="0"/>
                  <w:marRight w:val="0"/>
                  <w:marTop w:val="0"/>
                  <w:marBottom w:val="0"/>
                  <w:divBdr>
                    <w:top w:val="single" w:sz="2" w:space="1" w:color="FFFFFF"/>
                    <w:left w:val="single" w:sz="2" w:space="11" w:color="FFFFFF"/>
                    <w:bottom w:val="single" w:sz="2" w:space="1" w:color="FFFFFF"/>
                    <w:right w:val="single" w:sz="2" w:space="4" w:color="FFFFFF"/>
                  </w:divBdr>
                  <w:divsChild>
                    <w:div w:id="1920402837">
                      <w:marLeft w:val="0"/>
                      <w:marRight w:val="0"/>
                      <w:marTop w:val="0"/>
                      <w:marBottom w:val="0"/>
                      <w:divBdr>
                        <w:top w:val="none" w:sz="0" w:space="0" w:color="auto"/>
                        <w:left w:val="none" w:sz="0" w:space="0" w:color="auto"/>
                        <w:bottom w:val="none" w:sz="0" w:space="0" w:color="auto"/>
                        <w:right w:val="none" w:sz="0" w:space="0" w:color="auto"/>
                      </w:divBdr>
                    </w:div>
                  </w:divsChild>
                </w:div>
                <w:div w:id="371468482">
                  <w:marLeft w:val="0"/>
                  <w:marRight w:val="0"/>
                  <w:marTop w:val="0"/>
                  <w:marBottom w:val="0"/>
                  <w:divBdr>
                    <w:top w:val="single" w:sz="2" w:space="1" w:color="FFFFFF"/>
                    <w:left w:val="single" w:sz="2" w:space="11" w:color="FFFFFF"/>
                    <w:bottom w:val="single" w:sz="2" w:space="1" w:color="FFFFFF"/>
                    <w:right w:val="single" w:sz="2" w:space="4" w:color="FFFFFF"/>
                  </w:divBdr>
                  <w:divsChild>
                    <w:div w:id="1094282612">
                      <w:marLeft w:val="0"/>
                      <w:marRight w:val="0"/>
                      <w:marTop w:val="0"/>
                      <w:marBottom w:val="0"/>
                      <w:divBdr>
                        <w:top w:val="none" w:sz="0" w:space="0" w:color="auto"/>
                        <w:left w:val="none" w:sz="0" w:space="0" w:color="auto"/>
                        <w:bottom w:val="none" w:sz="0" w:space="0" w:color="auto"/>
                        <w:right w:val="none" w:sz="0" w:space="0" w:color="auto"/>
                      </w:divBdr>
                    </w:div>
                  </w:divsChild>
                </w:div>
                <w:div w:id="855076875">
                  <w:marLeft w:val="0"/>
                  <w:marRight w:val="0"/>
                  <w:marTop w:val="0"/>
                  <w:marBottom w:val="0"/>
                  <w:divBdr>
                    <w:top w:val="single" w:sz="2" w:space="1" w:color="FFFFFF"/>
                    <w:left w:val="single" w:sz="2" w:space="11" w:color="FFFFFF"/>
                    <w:bottom w:val="single" w:sz="2" w:space="1" w:color="FFFFFF"/>
                    <w:right w:val="single" w:sz="2" w:space="4" w:color="FFFFFF"/>
                  </w:divBdr>
                  <w:divsChild>
                    <w:div w:id="822820623">
                      <w:marLeft w:val="0"/>
                      <w:marRight w:val="0"/>
                      <w:marTop w:val="0"/>
                      <w:marBottom w:val="0"/>
                      <w:divBdr>
                        <w:top w:val="none" w:sz="0" w:space="0" w:color="auto"/>
                        <w:left w:val="none" w:sz="0" w:space="0" w:color="auto"/>
                        <w:bottom w:val="none" w:sz="0" w:space="0" w:color="auto"/>
                        <w:right w:val="none" w:sz="0" w:space="0" w:color="auto"/>
                      </w:divBdr>
                    </w:div>
                  </w:divsChild>
                </w:div>
                <w:div w:id="2134010411">
                  <w:marLeft w:val="0"/>
                  <w:marRight w:val="0"/>
                  <w:marTop w:val="0"/>
                  <w:marBottom w:val="0"/>
                  <w:divBdr>
                    <w:top w:val="single" w:sz="2" w:space="1" w:color="FFFFFF"/>
                    <w:left w:val="single" w:sz="2" w:space="11" w:color="FFFFFF"/>
                    <w:bottom w:val="single" w:sz="2" w:space="1" w:color="FFFFFF"/>
                    <w:right w:val="single" w:sz="2" w:space="4" w:color="FFFFFF"/>
                  </w:divBdr>
                  <w:divsChild>
                    <w:div w:id="58524345">
                      <w:marLeft w:val="0"/>
                      <w:marRight w:val="0"/>
                      <w:marTop w:val="0"/>
                      <w:marBottom w:val="0"/>
                      <w:divBdr>
                        <w:top w:val="none" w:sz="0" w:space="0" w:color="auto"/>
                        <w:left w:val="none" w:sz="0" w:space="0" w:color="auto"/>
                        <w:bottom w:val="none" w:sz="0" w:space="0" w:color="auto"/>
                        <w:right w:val="none" w:sz="0" w:space="0" w:color="auto"/>
                      </w:divBdr>
                    </w:div>
                  </w:divsChild>
                </w:div>
                <w:div w:id="2137016568">
                  <w:marLeft w:val="0"/>
                  <w:marRight w:val="0"/>
                  <w:marTop w:val="0"/>
                  <w:marBottom w:val="0"/>
                  <w:divBdr>
                    <w:top w:val="single" w:sz="2" w:space="1" w:color="FFFFFF"/>
                    <w:left w:val="single" w:sz="2" w:space="11" w:color="FFFFFF"/>
                    <w:bottom w:val="single" w:sz="2" w:space="1" w:color="FFFFFF"/>
                    <w:right w:val="single" w:sz="2" w:space="4" w:color="FFFFFF"/>
                  </w:divBdr>
                  <w:divsChild>
                    <w:div w:id="315912213">
                      <w:marLeft w:val="0"/>
                      <w:marRight w:val="0"/>
                      <w:marTop w:val="0"/>
                      <w:marBottom w:val="0"/>
                      <w:divBdr>
                        <w:top w:val="none" w:sz="0" w:space="0" w:color="auto"/>
                        <w:left w:val="none" w:sz="0" w:space="0" w:color="auto"/>
                        <w:bottom w:val="none" w:sz="0" w:space="0" w:color="auto"/>
                        <w:right w:val="none" w:sz="0" w:space="0" w:color="auto"/>
                      </w:divBdr>
                    </w:div>
                  </w:divsChild>
                </w:div>
                <w:div w:id="1715427932">
                  <w:marLeft w:val="0"/>
                  <w:marRight w:val="0"/>
                  <w:marTop w:val="0"/>
                  <w:marBottom w:val="0"/>
                  <w:divBdr>
                    <w:top w:val="single" w:sz="2" w:space="1" w:color="FFFFFF"/>
                    <w:left w:val="single" w:sz="2" w:space="11" w:color="FFFFFF"/>
                    <w:bottom w:val="single" w:sz="2" w:space="1" w:color="FFFFFF"/>
                    <w:right w:val="single" w:sz="2" w:space="4" w:color="FFFFFF"/>
                  </w:divBdr>
                  <w:divsChild>
                    <w:div w:id="1745642923">
                      <w:marLeft w:val="0"/>
                      <w:marRight w:val="0"/>
                      <w:marTop w:val="0"/>
                      <w:marBottom w:val="0"/>
                      <w:divBdr>
                        <w:top w:val="none" w:sz="0" w:space="0" w:color="auto"/>
                        <w:left w:val="none" w:sz="0" w:space="0" w:color="auto"/>
                        <w:bottom w:val="none" w:sz="0" w:space="0" w:color="auto"/>
                        <w:right w:val="none" w:sz="0" w:space="0" w:color="auto"/>
                      </w:divBdr>
                    </w:div>
                  </w:divsChild>
                </w:div>
                <w:div w:id="721365588">
                  <w:marLeft w:val="0"/>
                  <w:marRight w:val="0"/>
                  <w:marTop w:val="0"/>
                  <w:marBottom w:val="0"/>
                  <w:divBdr>
                    <w:top w:val="single" w:sz="2" w:space="1" w:color="FFFFFF"/>
                    <w:left w:val="single" w:sz="2" w:space="11" w:color="FFFFFF"/>
                    <w:bottom w:val="single" w:sz="2" w:space="1" w:color="FFFFFF"/>
                    <w:right w:val="single" w:sz="2" w:space="4" w:color="FFFFFF"/>
                  </w:divBdr>
                  <w:divsChild>
                    <w:div w:id="408775335">
                      <w:marLeft w:val="0"/>
                      <w:marRight w:val="0"/>
                      <w:marTop w:val="0"/>
                      <w:marBottom w:val="0"/>
                      <w:divBdr>
                        <w:top w:val="none" w:sz="0" w:space="0" w:color="auto"/>
                        <w:left w:val="none" w:sz="0" w:space="0" w:color="auto"/>
                        <w:bottom w:val="none" w:sz="0" w:space="0" w:color="auto"/>
                        <w:right w:val="none" w:sz="0" w:space="0" w:color="auto"/>
                      </w:divBdr>
                    </w:div>
                  </w:divsChild>
                </w:div>
                <w:div w:id="751121875">
                  <w:marLeft w:val="0"/>
                  <w:marRight w:val="0"/>
                  <w:marTop w:val="0"/>
                  <w:marBottom w:val="0"/>
                  <w:divBdr>
                    <w:top w:val="single" w:sz="2" w:space="1" w:color="FFFFFF"/>
                    <w:left w:val="single" w:sz="2" w:space="11" w:color="FFFFFF"/>
                    <w:bottom w:val="single" w:sz="2" w:space="1" w:color="FFFFFF"/>
                    <w:right w:val="single" w:sz="2" w:space="4" w:color="FFFFFF"/>
                  </w:divBdr>
                  <w:divsChild>
                    <w:div w:id="1658848401">
                      <w:marLeft w:val="0"/>
                      <w:marRight w:val="0"/>
                      <w:marTop w:val="0"/>
                      <w:marBottom w:val="0"/>
                      <w:divBdr>
                        <w:top w:val="none" w:sz="0" w:space="0" w:color="auto"/>
                        <w:left w:val="none" w:sz="0" w:space="0" w:color="auto"/>
                        <w:bottom w:val="none" w:sz="0" w:space="0" w:color="auto"/>
                        <w:right w:val="none" w:sz="0" w:space="0" w:color="auto"/>
                      </w:divBdr>
                    </w:div>
                  </w:divsChild>
                </w:div>
                <w:div w:id="1475021669">
                  <w:marLeft w:val="0"/>
                  <w:marRight w:val="0"/>
                  <w:marTop w:val="0"/>
                  <w:marBottom w:val="0"/>
                  <w:divBdr>
                    <w:top w:val="single" w:sz="2" w:space="1" w:color="FFFFFF"/>
                    <w:left w:val="single" w:sz="2" w:space="11" w:color="FFFFFF"/>
                    <w:bottom w:val="single" w:sz="2" w:space="1" w:color="FFFFFF"/>
                    <w:right w:val="single" w:sz="2" w:space="4" w:color="FFFFFF"/>
                  </w:divBdr>
                  <w:divsChild>
                    <w:div w:id="92634373">
                      <w:marLeft w:val="0"/>
                      <w:marRight w:val="0"/>
                      <w:marTop w:val="0"/>
                      <w:marBottom w:val="0"/>
                      <w:divBdr>
                        <w:top w:val="none" w:sz="0" w:space="0" w:color="auto"/>
                        <w:left w:val="none" w:sz="0" w:space="0" w:color="auto"/>
                        <w:bottom w:val="none" w:sz="0" w:space="0" w:color="auto"/>
                        <w:right w:val="none" w:sz="0" w:space="0" w:color="auto"/>
                      </w:divBdr>
                    </w:div>
                  </w:divsChild>
                </w:div>
                <w:div w:id="56638182">
                  <w:marLeft w:val="0"/>
                  <w:marRight w:val="0"/>
                  <w:marTop w:val="0"/>
                  <w:marBottom w:val="0"/>
                  <w:divBdr>
                    <w:top w:val="single" w:sz="2" w:space="1" w:color="FFFFFF"/>
                    <w:left w:val="single" w:sz="2" w:space="11" w:color="FFFFFF"/>
                    <w:bottom w:val="single" w:sz="2" w:space="1" w:color="FFFFFF"/>
                    <w:right w:val="single" w:sz="2" w:space="4" w:color="FFFFFF"/>
                  </w:divBdr>
                  <w:divsChild>
                    <w:div w:id="524053084">
                      <w:marLeft w:val="0"/>
                      <w:marRight w:val="0"/>
                      <w:marTop w:val="0"/>
                      <w:marBottom w:val="0"/>
                      <w:divBdr>
                        <w:top w:val="none" w:sz="0" w:space="0" w:color="auto"/>
                        <w:left w:val="none" w:sz="0" w:space="0" w:color="auto"/>
                        <w:bottom w:val="none" w:sz="0" w:space="0" w:color="auto"/>
                        <w:right w:val="none" w:sz="0" w:space="0" w:color="auto"/>
                      </w:divBdr>
                    </w:div>
                  </w:divsChild>
                </w:div>
                <w:div w:id="1576090621">
                  <w:marLeft w:val="0"/>
                  <w:marRight w:val="0"/>
                  <w:marTop w:val="0"/>
                  <w:marBottom w:val="0"/>
                  <w:divBdr>
                    <w:top w:val="single" w:sz="2" w:space="1" w:color="FFFFFF"/>
                    <w:left w:val="single" w:sz="2" w:space="11" w:color="FFFFFF"/>
                    <w:bottom w:val="single" w:sz="2" w:space="1" w:color="FFFFFF"/>
                    <w:right w:val="single" w:sz="2" w:space="4" w:color="FFFFFF"/>
                  </w:divBdr>
                  <w:divsChild>
                    <w:div w:id="382557777">
                      <w:marLeft w:val="0"/>
                      <w:marRight w:val="0"/>
                      <w:marTop w:val="0"/>
                      <w:marBottom w:val="0"/>
                      <w:divBdr>
                        <w:top w:val="none" w:sz="0" w:space="0" w:color="auto"/>
                        <w:left w:val="none" w:sz="0" w:space="0" w:color="auto"/>
                        <w:bottom w:val="none" w:sz="0" w:space="0" w:color="auto"/>
                        <w:right w:val="none" w:sz="0" w:space="0" w:color="auto"/>
                      </w:divBdr>
                    </w:div>
                  </w:divsChild>
                </w:div>
                <w:div w:id="1392269488">
                  <w:marLeft w:val="0"/>
                  <w:marRight w:val="0"/>
                  <w:marTop w:val="0"/>
                  <w:marBottom w:val="0"/>
                  <w:divBdr>
                    <w:top w:val="single" w:sz="2" w:space="1" w:color="FFFFFF"/>
                    <w:left w:val="single" w:sz="2" w:space="11" w:color="FFFFFF"/>
                    <w:bottom w:val="single" w:sz="2" w:space="1" w:color="FFFFFF"/>
                    <w:right w:val="single" w:sz="2" w:space="4" w:color="FFFFFF"/>
                  </w:divBdr>
                  <w:divsChild>
                    <w:div w:id="88353644">
                      <w:marLeft w:val="0"/>
                      <w:marRight w:val="0"/>
                      <w:marTop w:val="0"/>
                      <w:marBottom w:val="0"/>
                      <w:divBdr>
                        <w:top w:val="none" w:sz="0" w:space="0" w:color="auto"/>
                        <w:left w:val="none" w:sz="0" w:space="0" w:color="auto"/>
                        <w:bottom w:val="none" w:sz="0" w:space="0" w:color="auto"/>
                        <w:right w:val="none" w:sz="0" w:space="0" w:color="auto"/>
                      </w:divBdr>
                    </w:div>
                  </w:divsChild>
                </w:div>
                <w:div w:id="919027355">
                  <w:marLeft w:val="0"/>
                  <w:marRight w:val="0"/>
                  <w:marTop w:val="0"/>
                  <w:marBottom w:val="0"/>
                  <w:divBdr>
                    <w:top w:val="single" w:sz="2" w:space="1" w:color="FFFFFF"/>
                    <w:left w:val="single" w:sz="2" w:space="11" w:color="FFFFFF"/>
                    <w:bottom w:val="single" w:sz="2" w:space="1" w:color="FFFFFF"/>
                    <w:right w:val="single" w:sz="2" w:space="4" w:color="FFFFFF"/>
                  </w:divBdr>
                  <w:divsChild>
                    <w:div w:id="123738842">
                      <w:marLeft w:val="0"/>
                      <w:marRight w:val="0"/>
                      <w:marTop w:val="0"/>
                      <w:marBottom w:val="0"/>
                      <w:divBdr>
                        <w:top w:val="none" w:sz="0" w:space="0" w:color="auto"/>
                        <w:left w:val="none" w:sz="0" w:space="0" w:color="auto"/>
                        <w:bottom w:val="none" w:sz="0" w:space="0" w:color="auto"/>
                        <w:right w:val="none" w:sz="0" w:space="0" w:color="auto"/>
                      </w:divBdr>
                    </w:div>
                  </w:divsChild>
                </w:div>
                <w:div w:id="1799907546">
                  <w:marLeft w:val="0"/>
                  <w:marRight w:val="0"/>
                  <w:marTop w:val="0"/>
                  <w:marBottom w:val="0"/>
                  <w:divBdr>
                    <w:top w:val="single" w:sz="2" w:space="1" w:color="FFFFFF"/>
                    <w:left w:val="single" w:sz="2" w:space="11" w:color="FFFFFF"/>
                    <w:bottom w:val="single" w:sz="2" w:space="1" w:color="FFFFFF"/>
                    <w:right w:val="single" w:sz="2" w:space="4" w:color="FFFFFF"/>
                  </w:divBdr>
                  <w:divsChild>
                    <w:div w:id="1632976746">
                      <w:marLeft w:val="0"/>
                      <w:marRight w:val="0"/>
                      <w:marTop w:val="0"/>
                      <w:marBottom w:val="0"/>
                      <w:divBdr>
                        <w:top w:val="none" w:sz="0" w:space="0" w:color="auto"/>
                        <w:left w:val="none" w:sz="0" w:space="0" w:color="auto"/>
                        <w:bottom w:val="none" w:sz="0" w:space="0" w:color="auto"/>
                        <w:right w:val="none" w:sz="0" w:space="0" w:color="auto"/>
                      </w:divBdr>
                    </w:div>
                  </w:divsChild>
                </w:div>
                <w:div w:id="1430735627">
                  <w:marLeft w:val="0"/>
                  <w:marRight w:val="0"/>
                  <w:marTop w:val="0"/>
                  <w:marBottom w:val="0"/>
                  <w:divBdr>
                    <w:top w:val="single" w:sz="2" w:space="1" w:color="FFFFFF"/>
                    <w:left w:val="single" w:sz="2" w:space="11" w:color="FFFFFF"/>
                    <w:bottom w:val="single" w:sz="2" w:space="1" w:color="FFFFFF"/>
                    <w:right w:val="single" w:sz="2" w:space="4" w:color="FFFFFF"/>
                  </w:divBdr>
                  <w:divsChild>
                    <w:div w:id="549192433">
                      <w:marLeft w:val="0"/>
                      <w:marRight w:val="0"/>
                      <w:marTop w:val="0"/>
                      <w:marBottom w:val="0"/>
                      <w:divBdr>
                        <w:top w:val="none" w:sz="0" w:space="0" w:color="auto"/>
                        <w:left w:val="none" w:sz="0" w:space="0" w:color="auto"/>
                        <w:bottom w:val="none" w:sz="0" w:space="0" w:color="auto"/>
                        <w:right w:val="none" w:sz="0" w:space="0" w:color="auto"/>
                      </w:divBdr>
                    </w:div>
                  </w:divsChild>
                </w:div>
                <w:div w:id="726992167">
                  <w:marLeft w:val="0"/>
                  <w:marRight w:val="0"/>
                  <w:marTop w:val="0"/>
                  <w:marBottom w:val="0"/>
                  <w:divBdr>
                    <w:top w:val="single" w:sz="2" w:space="1" w:color="FFFFFF"/>
                    <w:left w:val="single" w:sz="2" w:space="11" w:color="FFFFFF"/>
                    <w:bottom w:val="single" w:sz="2" w:space="1" w:color="FFFFFF"/>
                    <w:right w:val="single" w:sz="2" w:space="4" w:color="FFFFFF"/>
                  </w:divBdr>
                  <w:divsChild>
                    <w:div w:id="300769021">
                      <w:marLeft w:val="0"/>
                      <w:marRight w:val="0"/>
                      <w:marTop w:val="0"/>
                      <w:marBottom w:val="0"/>
                      <w:divBdr>
                        <w:top w:val="none" w:sz="0" w:space="0" w:color="auto"/>
                        <w:left w:val="none" w:sz="0" w:space="0" w:color="auto"/>
                        <w:bottom w:val="none" w:sz="0" w:space="0" w:color="auto"/>
                        <w:right w:val="none" w:sz="0" w:space="0" w:color="auto"/>
                      </w:divBdr>
                    </w:div>
                  </w:divsChild>
                </w:div>
                <w:div w:id="1160534662">
                  <w:marLeft w:val="0"/>
                  <w:marRight w:val="0"/>
                  <w:marTop w:val="0"/>
                  <w:marBottom w:val="0"/>
                  <w:divBdr>
                    <w:top w:val="single" w:sz="2" w:space="1" w:color="FFFFFF"/>
                    <w:left w:val="single" w:sz="2" w:space="11" w:color="FFFFFF"/>
                    <w:bottom w:val="single" w:sz="2" w:space="1" w:color="FFFFFF"/>
                    <w:right w:val="single" w:sz="2" w:space="4" w:color="FFFFFF"/>
                  </w:divBdr>
                  <w:divsChild>
                    <w:div w:id="1066227663">
                      <w:marLeft w:val="0"/>
                      <w:marRight w:val="0"/>
                      <w:marTop w:val="0"/>
                      <w:marBottom w:val="0"/>
                      <w:divBdr>
                        <w:top w:val="none" w:sz="0" w:space="0" w:color="auto"/>
                        <w:left w:val="none" w:sz="0" w:space="0" w:color="auto"/>
                        <w:bottom w:val="none" w:sz="0" w:space="0" w:color="auto"/>
                        <w:right w:val="none" w:sz="0" w:space="0" w:color="auto"/>
                      </w:divBdr>
                    </w:div>
                  </w:divsChild>
                </w:div>
                <w:div w:id="1520851974">
                  <w:marLeft w:val="0"/>
                  <w:marRight w:val="0"/>
                  <w:marTop w:val="0"/>
                  <w:marBottom w:val="0"/>
                  <w:divBdr>
                    <w:top w:val="single" w:sz="2" w:space="1" w:color="FFFFFF"/>
                    <w:left w:val="single" w:sz="2" w:space="11" w:color="FFFFFF"/>
                    <w:bottom w:val="single" w:sz="2" w:space="4" w:color="FFFFFF"/>
                    <w:right w:val="single" w:sz="2" w:space="4" w:color="FFFFFF"/>
                  </w:divBdr>
                  <w:divsChild>
                    <w:div w:id="16061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298270">
          <w:marLeft w:val="0"/>
          <w:marRight w:val="0"/>
          <w:marTop w:val="0"/>
          <w:marBottom w:val="300"/>
          <w:divBdr>
            <w:top w:val="none" w:sz="0" w:space="0" w:color="auto"/>
            <w:left w:val="none" w:sz="0" w:space="0" w:color="auto"/>
            <w:bottom w:val="none" w:sz="0" w:space="0" w:color="auto"/>
            <w:right w:val="none" w:sz="0" w:space="0" w:color="auto"/>
          </w:divBdr>
          <w:divsChild>
            <w:div w:id="287972284">
              <w:marLeft w:val="0"/>
              <w:marRight w:val="0"/>
              <w:marTop w:val="0"/>
              <w:marBottom w:val="0"/>
              <w:divBdr>
                <w:top w:val="none" w:sz="0" w:space="0" w:color="auto"/>
                <w:left w:val="none" w:sz="0" w:space="0" w:color="auto"/>
                <w:bottom w:val="none" w:sz="0" w:space="0" w:color="auto"/>
                <w:right w:val="none" w:sz="0" w:space="0" w:color="auto"/>
              </w:divBdr>
              <w:divsChild>
                <w:div w:id="1770806917">
                  <w:marLeft w:val="0"/>
                  <w:marRight w:val="0"/>
                  <w:marTop w:val="0"/>
                  <w:marBottom w:val="0"/>
                  <w:divBdr>
                    <w:top w:val="single" w:sz="2" w:space="4" w:color="FFFFFF"/>
                    <w:left w:val="single" w:sz="2" w:space="11" w:color="FFFFFF"/>
                    <w:bottom w:val="single" w:sz="2" w:space="1" w:color="FFFFFF"/>
                    <w:right w:val="single" w:sz="2" w:space="4" w:color="FFFFFF"/>
                  </w:divBdr>
                  <w:divsChild>
                    <w:div w:id="1989892602">
                      <w:marLeft w:val="0"/>
                      <w:marRight w:val="0"/>
                      <w:marTop w:val="0"/>
                      <w:marBottom w:val="0"/>
                      <w:divBdr>
                        <w:top w:val="none" w:sz="0" w:space="0" w:color="auto"/>
                        <w:left w:val="none" w:sz="0" w:space="0" w:color="auto"/>
                        <w:bottom w:val="none" w:sz="0" w:space="0" w:color="auto"/>
                        <w:right w:val="none" w:sz="0" w:space="0" w:color="auto"/>
                      </w:divBdr>
                    </w:div>
                  </w:divsChild>
                </w:div>
                <w:div w:id="737749009">
                  <w:marLeft w:val="0"/>
                  <w:marRight w:val="0"/>
                  <w:marTop w:val="0"/>
                  <w:marBottom w:val="0"/>
                  <w:divBdr>
                    <w:top w:val="single" w:sz="2" w:space="1" w:color="FFFFFF"/>
                    <w:left w:val="single" w:sz="2" w:space="11" w:color="FFFFFF"/>
                    <w:bottom w:val="single" w:sz="2" w:space="1" w:color="FFFFFF"/>
                    <w:right w:val="single" w:sz="2" w:space="4" w:color="FFFFFF"/>
                  </w:divBdr>
                  <w:divsChild>
                    <w:div w:id="925922817">
                      <w:marLeft w:val="0"/>
                      <w:marRight w:val="0"/>
                      <w:marTop w:val="0"/>
                      <w:marBottom w:val="0"/>
                      <w:divBdr>
                        <w:top w:val="none" w:sz="0" w:space="0" w:color="auto"/>
                        <w:left w:val="none" w:sz="0" w:space="0" w:color="auto"/>
                        <w:bottom w:val="none" w:sz="0" w:space="0" w:color="auto"/>
                        <w:right w:val="none" w:sz="0" w:space="0" w:color="auto"/>
                      </w:divBdr>
                    </w:div>
                  </w:divsChild>
                </w:div>
                <w:div w:id="83843630">
                  <w:marLeft w:val="0"/>
                  <w:marRight w:val="0"/>
                  <w:marTop w:val="0"/>
                  <w:marBottom w:val="0"/>
                  <w:divBdr>
                    <w:top w:val="single" w:sz="2" w:space="1" w:color="FFFFFF"/>
                    <w:left w:val="single" w:sz="2" w:space="11" w:color="FFFFFF"/>
                    <w:bottom w:val="single" w:sz="2" w:space="1" w:color="FFFFFF"/>
                    <w:right w:val="single" w:sz="2" w:space="4" w:color="FFFFFF"/>
                  </w:divBdr>
                  <w:divsChild>
                    <w:div w:id="926351367">
                      <w:marLeft w:val="0"/>
                      <w:marRight w:val="0"/>
                      <w:marTop w:val="0"/>
                      <w:marBottom w:val="0"/>
                      <w:divBdr>
                        <w:top w:val="none" w:sz="0" w:space="0" w:color="auto"/>
                        <w:left w:val="none" w:sz="0" w:space="0" w:color="auto"/>
                        <w:bottom w:val="none" w:sz="0" w:space="0" w:color="auto"/>
                        <w:right w:val="none" w:sz="0" w:space="0" w:color="auto"/>
                      </w:divBdr>
                    </w:div>
                  </w:divsChild>
                </w:div>
                <w:div w:id="754742072">
                  <w:marLeft w:val="0"/>
                  <w:marRight w:val="0"/>
                  <w:marTop w:val="0"/>
                  <w:marBottom w:val="0"/>
                  <w:divBdr>
                    <w:top w:val="single" w:sz="2" w:space="1" w:color="FFFFFF"/>
                    <w:left w:val="single" w:sz="2" w:space="11" w:color="FFFFFF"/>
                    <w:bottom w:val="single" w:sz="2" w:space="1" w:color="FFFFFF"/>
                    <w:right w:val="single" w:sz="2" w:space="4" w:color="FFFFFF"/>
                  </w:divBdr>
                  <w:divsChild>
                    <w:div w:id="645934751">
                      <w:marLeft w:val="0"/>
                      <w:marRight w:val="0"/>
                      <w:marTop w:val="0"/>
                      <w:marBottom w:val="0"/>
                      <w:divBdr>
                        <w:top w:val="none" w:sz="0" w:space="0" w:color="auto"/>
                        <w:left w:val="none" w:sz="0" w:space="0" w:color="auto"/>
                        <w:bottom w:val="none" w:sz="0" w:space="0" w:color="auto"/>
                        <w:right w:val="none" w:sz="0" w:space="0" w:color="auto"/>
                      </w:divBdr>
                    </w:div>
                  </w:divsChild>
                </w:div>
                <w:div w:id="140736175">
                  <w:marLeft w:val="0"/>
                  <w:marRight w:val="0"/>
                  <w:marTop w:val="0"/>
                  <w:marBottom w:val="0"/>
                  <w:divBdr>
                    <w:top w:val="single" w:sz="2" w:space="1" w:color="FFFFFF"/>
                    <w:left w:val="single" w:sz="2" w:space="11" w:color="FFFFFF"/>
                    <w:bottom w:val="single" w:sz="2" w:space="1" w:color="FFFFFF"/>
                    <w:right w:val="single" w:sz="2" w:space="4" w:color="FFFFFF"/>
                  </w:divBdr>
                  <w:divsChild>
                    <w:div w:id="1163617687">
                      <w:marLeft w:val="0"/>
                      <w:marRight w:val="0"/>
                      <w:marTop w:val="0"/>
                      <w:marBottom w:val="0"/>
                      <w:divBdr>
                        <w:top w:val="none" w:sz="0" w:space="0" w:color="auto"/>
                        <w:left w:val="none" w:sz="0" w:space="0" w:color="auto"/>
                        <w:bottom w:val="none" w:sz="0" w:space="0" w:color="auto"/>
                        <w:right w:val="none" w:sz="0" w:space="0" w:color="auto"/>
                      </w:divBdr>
                    </w:div>
                  </w:divsChild>
                </w:div>
                <w:div w:id="259067366">
                  <w:marLeft w:val="0"/>
                  <w:marRight w:val="0"/>
                  <w:marTop w:val="0"/>
                  <w:marBottom w:val="0"/>
                  <w:divBdr>
                    <w:top w:val="single" w:sz="2" w:space="1" w:color="FFFFFF"/>
                    <w:left w:val="single" w:sz="2" w:space="11" w:color="FFFFFF"/>
                    <w:bottom w:val="single" w:sz="2" w:space="1" w:color="FFFFFF"/>
                    <w:right w:val="single" w:sz="2" w:space="4" w:color="FFFFFF"/>
                  </w:divBdr>
                  <w:divsChild>
                    <w:div w:id="866064309">
                      <w:marLeft w:val="0"/>
                      <w:marRight w:val="0"/>
                      <w:marTop w:val="0"/>
                      <w:marBottom w:val="0"/>
                      <w:divBdr>
                        <w:top w:val="none" w:sz="0" w:space="0" w:color="auto"/>
                        <w:left w:val="none" w:sz="0" w:space="0" w:color="auto"/>
                        <w:bottom w:val="none" w:sz="0" w:space="0" w:color="auto"/>
                        <w:right w:val="none" w:sz="0" w:space="0" w:color="auto"/>
                      </w:divBdr>
                    </w:div>
                  </w:divsChild>
                </w:div>
                <w:div w:id="1269436018">
                  <w:marLeft w:val="0"/>
                  <w:marRight w:val="0"/>
                  <w:marTop w:val="0"/>
                  <w:marBottom w:val="0"/>
                  <w:divBdr>
                    <w:top w:val="single" w:sz="2" w:space="1" w:color="FFFFFF"/>
                    <w:left w:val="single" w:sz="2" w:space="11" w:color="FFFFFF"/>
                    <w:bottom w:val="single" w:sz="2" w:space="1" w:color="FFFFFF"/>
                    <w:right w:val="single" w:sz="2" w:space="4" w:color="FFFFFF"/>
                  </w:divBdr>
                  <w:divsChild>
                    <w:div w:id="707609880">
                      <w:marLeft w:val="0"/>
                      <w:marRight w:val="0"/>
                      <w:marTop w:val="0"/>
                      <w:marBottom w:val="0"/>
                      <w:divBdr>
                        <w:top w:val="none" w:sz="0" w:space="0" w:color="auto"/>
                        <w:left w:val="none" w:sz="0" w:space="0" w:color="auto"/>
                        <w:bottom w:val="none" w:sz="0" w:space="0" w:color="auto"/>
                        <w:right w:val="none" w:sz="0" w:space="0" w:color="auto"/>
                      </w:divBdr>
                    </w:div>
                  </w:divsChild>
                </w:div>
                <w:div w:id="611745296">
                  <w:marLeft w:val="0"/>
                  <w:marRight w:val="0"/>
                  <w:marTop w:val="0"/>
                  <w:marBottom w:val="0"/>
                  <w:divBdr>
                    <w:top w:val="single" w:sz="2" w:space="1" w:color="FFFFFF"/>
                    <w:left w:val="single" w:sz="2" w:space="11" w:color="FFFFFF"/>
                    <w:bottom w:val="single" w:sz="2" w:space="1" w:color="FFFFFF"/>
                    <w:right w:val="single" w:sz="2" w:space="4" w:color="FFFFFF"/>
                  </w:divBdr>
                  <w:divsChild>
                    <w:div w:id="1000700671">
                      <w:marLeft w:val="0"/>
                      <w:marRight w:val="0"/>
                      <w:marTop w:val="0"/>
                      <w:marBottom w:val="0"/>
                      <w:divBdr>
                        <w:top w:val="none" w:sz="0" w:space="0" w:color="auto"/>
                        <w:left w:val="none" w:sz="0" w:space="0" w:color="auto"/>
                        <w:bottom w:val="none" w:sz="0" w:space="0" w:color="auto"/>
                        <w:right w:val="none" w:sz="0" w:space="0" w:color="auto"/>
                      </w:divBdr>
                    </w:div>
                  </w:divsChild>
                </w:div>
                <w:div w:id="345787256">
                  <w:marLeft w:val="0"/>
                  <w:marRight w:val="0"/>
                  <w:marTop w:val="0"/>
                  <w:marBottom w:val="0"/>
                  <w:divBdr>
                    <w:top w:val="single" w:sz="2" w:space="1" w:color="FFFFFF"/>
                    <w:left w:val="single" w:sz="2" w:space="11" w:color="FFFFFF"/>
                    <w:bottom w:val="single" w:sz="2" w:space="1" w:color="FFFFFF"/>
                    <w:right w:val="single" w:sz="2" w:space="4" w:color="FFFFFF"/>
                  </w:divBdr>
                  <w:divsChild>
                    <w:div w:id="1217931701">
                      <w:marLeft w:val="0"/>
                      <w:marRight w:val="0"/>
                      <w:marTop w:val="0"/>
                      <w:marBottom w:val="0"/>
                      <w:divBdr>
                        <w:top w:val="none" w:sz="0" w:space="0" w:color="auto"/>
                        <w:left w:val="none" w:sz="0" w:space="0" w:color="auto"/>
                        <w:bottom w:val="none" w:sz="0" w:space="0" w:color="auto"/>
                        <w:right w:val="none" w:sz="0" w:space="0" w:color="auto"/>
                      </w:divBdr>
                    </w:div>
                  </w:divsChild>
                </w:div>
                <w:div w:id="659580934">
                  <w:marLeft w:val="0"/>
                  <w:marRight w:val="0"/>
                  <w:marTop w:val="0"/>
                  <w:marBottom w:val="0"/>
                  <w:divBdr>
                    <w:top w:val="single" w:sz="2" w:space="1" w:color="FFFFFF"/>
                    <w:left w:val="single" w:sz="2" w:space="11" w:color="FFFFFF"/>
                    <w:bottom w:val="single" w:sz="2" w:space="1" w:color="FFFFFF"/>
                    <w:right w:val="single" w:sz="2" w:space="4" w:color="FFFFFF"/>
                  </w:divBdr>
                  <w:divsChild>
                    <w:div w:id="1701935070">
                      <w:marLeft w:val="0"/>
                      <w:marRight w:val="0"/>
                      <w:marTop w:val="0"/>
                      <w:marBottom w:val="0"/>
                      <w:divBdr>
                        <w:top w:val="none" w:sz="0" w:space="0" w:color="auto"/>
                        <w:left w:val="none" w:sz="0" w:space="0" w:color="auto"/>
                        <w:bottom w:val="none" w:sz="0" w:space="0" w:color="auto"/>
                        <w:right w:val="none" w:sz="0" w:space="0" w:color="auto"/>
                      </w:divBdr>
                    </w:div>
                  </w:divsChild>
                </w:div>
                <w:div w:id="2006663150">
                  <w:marLeft w:val="0"/>
                  <w:marRight w:val="0"/>
                  <w:marTop w:val="0"/>
                  <w:marBottom w:val="0"/>
                  <w:divBdr>
                    <w:top w:val="single" w:sz="2" w:space="1" w:color="FFFFFF"/>
                    <w:left w:val="single" w:sz="2" w:space="11" w:color="FFFFFF"/>
                    <w:bottom w:val="single" w:sz="2" w:space="1" w:color="FFFFFF"/>
                    <w:right w:val="single" w:sz="2" w:space="4" w:color="FFFFFF"/>
                  </w:divBdr>
                  <w:divsChild>
                    <w:div w:id="1124927909">
                      <w:marLeft w:val="0"/>
                      <w:marRight w:val="0"/>
                      <w:marTop w:val="0"/>
                      <w:marBottom w:val="0"/>
                      <w:divBdr>
                        <w:top w:val="none" w:sz="0" w:space="0" w:color="auto"/>
                        <w:left w:val="none" w:sz="0" w:space="0" w:color="auto"/>
                        <w:bottom w:val="none" w:sz="0" w:space="0" w:color="auto"/>
                        <w:right w:val="none" w:sz="0" w:space="0" w:color="auto"/>
                      </w:divBdr>
                    </w:div>
                  </w:divsChild>
                </w:div>
                <w:div w:id="1755475816">
                  <w:marLeft w:val="0"/>
                  <w:marRight w:val="0"/>
                  <w:marTop w:val="0"/>
                  <w:marBottom w:val="0"/>
                  <w:divBdr>
                    <w:top w:val="single" w:sz="2" w:space="1" w:color="FFFFFF"/>
                    <w:left w:val="single" w:sz="2" w:space="11" w:color="FFFFFF"/>
                    <w:bottom w:val="single" w:sz="2" w:space="1" w:color="FFFFFF"/>
                    <w:right w:val="single" w:sz="2" w:space="4" w:color="FFFFFF"/>
                  </w:divBdr>
                  <w:divsChild>
                    <w:div w:id="540938657">
                      <w:marLeft w:val="0"/>
                      <w:marRight w:val="0"/>
                      <w:marTop w:val="0"/>
                      <w:marBottom w:val="0"/>
                      <w:divBdr>
                        <w:top w:val="none" w:sz="0" w:space="0" w:color="auto"/>
                        <w:left w:val="none" w:sz="0" w:space="0" w:color="auto"/>
                        <w:bottom w:val="none" w:sz="0" w:space="0" w:color="auto"/>
                        <w:right w:val="none" w:sz="0" w:space="0" w:color="auto"/>
                      </w:divBdr>
                    </w:div>
                  </w:divsChild>
                </w:div>
                <w:div w:id="1235430791">
                  <w:marLeft w:val="0"/>
                  <w:marRight w:val="0"/>
                  <w:marTop w:val="0"/>
                  <w:marBottom w:val="0"/>
                  <w:divBdr>
                    <w:top w:val="single" w:sz="2" w:space="1" w:color="FFFFFF"/>
                    <w:left w:val="single" w:sz="2" w:space="11" w:color="FFFFFF"/>
                    <w:bottom w:val="single" w:sz="2" w:space="1" w:color="FFFFFF"/>
                    <w:right w:val="single" w:sz="2" w:space="4" w:color="FFFFFF"/>
                  </w:divBdr>
                  <w:divsChild>
                    <w:div w:id="586770952">
                      <w:marLeft w:val="0"/>
                      <w:marRight w:val="0"/>
                      <w:marTop w:val="0"/>
                      <w:marBottom w:val="0"/>
                      <w:divBdr>
                        <w:top w:val="none" w:sz="0" w:space="0" w:color="auto"/>
                        <w:left w:val="none" w:sz="0" w:space="0" w:color="auto"/>
                        <w:bottom w:val="none" w:sz="0" w:space="0" w:color="auto"/>
                        <w:right w:val="none" w:sz="0" w:space="0" w:color="auto"/>
                      </w:divBdr>
                    </w:div>
                  </w:divsChild>
                </w:div>
                <w:div w:id="881480563">
                  <w:marLeft w:val="0"/>
                  <w:marRight w:val="0"/>
                  <w:marTop w:val="0"/>
                  <w:marBottom w:val="0"/>
                  <w:divBdr>
                    <w:top w:val="single" w:sz="2" w:space="1" w:color="FFFFFF"/>
                    <w:left w:val="single" w:sz="2" w:space="11" w:color="FFFFFF"/>
                    <w:bottom w:val="single" w:sz="2" w:space="1" w:color="FFFFFF"/>
                    <w:right w:val="single" w:sz="2" w:space="4" w:color="FFFFFF"/>
                  </w:divBdr>
                  <w:divsChild>
                    <w:div w:id="434130377">
                      <w:marLeft w:val="0"/>
                      <w:marRight w:val="0"/>
                      <w:marTop w:val="0"/>
                      <w:marBottom w:val="0"/>
                      <w:divBdr>
                        <w:top w:val="none" w:sz="0" w:space="0" w:color="auto"/>
                        <w:left w:val="none" w:sz="0" w:space="0" w:color="auto"/>
                        <w:bottom w:val="none" w:sz="0" w:space="0" w:color="auto"/>
                        <w:right w:val="none" w:sz="0" w:space="0" w:color="auto"/>
                      </w:divBdr>
                    </w:div>
                  </w:divsChild>
                </w:div>
                <w:div w:id="1490634172">
                  <w:marLeft w:val="0"/>
                  <w:marRight w:val="0"/>
                  <w:marTop w:val="0"/>
                  <w:marBottom w:val="0"/>
                  <w:divBdr>
                    <w:top w:val="single" w:sz="2" w:space="1" w:color="FFFFFF"/>
                    <w:left w:val="single" w:sz="2" w:space="11" w:color="FFFFFF"/>
                    <w:bottom w:val="single" w:sz="2" w:space="1" w:color="FFFFFF"/>
                    <w:right w:val="single" w:sz="2" w:space="4" w:color="FFFFFF"/>
                  </w:divBdr>
                  <w:divsChild>
                    <w:div w:id="2137991887">
                      <w:marLeft w:val="0"/>
                      <w:marRight w:val="0"/>
                      <w:marTop w:val="0"/>
                      <w:marBottom w:val="0"/>
                      <w:divBdr>
                        <w:top w:val="none" w:sz="0" w:space="0" w:color="auto"/>
                        <w:left w:val="none" w:sz="0" w:space="0" w:color="auto"/>
                        <w:bottom w:val="none" w:sz="0" w:space="0" w:color="auto"/>
                        <w:right w:val="none" w:sz="0" w:space="0" w:color="auto"/>
                      </w:divBdr>
                    </w:div>
                  </w:divsChild>
                </w:div>
                <w:div w:id="1502965603">
                  <w:marLeft w:val="0"/>
                  <w:marRight w:val="0"/>
                  <w:marTop w:val="0"/>
                  <w:marBottom w:val="0"/>
                  <w:divBdr>
                    <w:top w:val="single" w:sz="2" w:space="1" w:color="FFFFFF"/>
                    <w:left w:val="single" w:sz="2" w:space="11" w:color="FFFFFF"/>
                    <w:bottom w:val="single" w:sz="2" w:space="1" w:color="FFFFFF"/>
                    <w:right w:val="single" w:sz="2" w:space="4" w:color="FFFFFF"/>
                  </w:divBdr>
                  <w:divsChild>
                    <w:div w:id="1817257195">
                      <w:marLeft w:val="0"/>
                      <w:marRight w:val="0"/>
                      <w:marTop w:val="0"/>
                      <w:marBottom w:val="0"/>
                      <w:divBdr>
                        <w:top w:val="none" w:sz="0" w:space="0" w:color="auto"/>
                        <w:left w:val="none" w:sz="0" w:space="0" w:color="auto"/>
                        <w:bottom w:val="none" w:sz="0" w:space="0" w:color="auto"/>
                        <w:right w:val="none" w:sz="0" w:space="0" w:color="auto"/>
                      </w:divBdr>
                    </w:div>
                  </w:divsChild>
                </w:div>
                <w:div w:id="112678213">
                  <w:marLeft w:val="0"/>
                  <w:marRight w:val="0"/>
                  <w:marTop w:val="0"/>
                  <w:marBottom w:val="0"/>
                  <w:divBdr>
                    <w:top w:val="single" w:sz="2" w:space="1" w:color="FFFFFF"/>
                    <w:left w:val="single" w:sz="2" w:space="11" w:color="FFFFFF"/>
                    <w:bottom w:val="single" w:sz="2" w:space="1" w:color="FFFFFF"/>
                    <w:right w:val="single" w:sz="2" w:space="4" w:color="FFFFFF"/>
                  </w:divBdr>
                  <w:divsChild>
                    <w:div w:id="1151096114">
                      <w:marLeft w:val="0"/>
                      <w:marRight w:val="0"/>
                      <w:marTop w:val="0"/>
                      <w:marBottom w:val="0"/>
                      <w:divBdr>
                        <w:top w:val="none" w:sz="0" w:space="0" w:color="auto"/>
                        <w:left w:val="none" w:sz="0" w:space="0" w:color="auto"/>
                        <w:bottom w:val="none" w:sz="0" w:space="0" w:color="auto"/>
                        <w:right w:val="none" w:sz="0" w:space="0" w:color="auto"/>
                      </w:divBdr>
                    </w:div>
                  </w:divsChild>
                </w:div>
                <w:div w:id="921111805">
                  <w:marLeft w:val="0"/>
                  <w:marRight w:val="0"/>
                  <w:marTop w:val="0"/>
                  <w:marBottom w:val="0"/>
                  <w:divBdr>
                    <w:top w:val="single" w:sz="2" w:space="1" w:color="FFFFFF"/>
                    <w:left w:val="single" w:sz="2" w:space="11" w:color="FFFFFF"/>
                    <w:bottom w:val="single" w:sz="2" w:space="1" w:color="FFFFFF"/>
                    <w:right w:val="single" w:sz="2" w:space="4" w:color="FFFFFF"/>
                  </w:divBdr>
                  <w:divsChild>
                    <w:div w:id="1313947474">
                      <w:marLeft w:val="0"/>
                      <w:marRight w:val="0"/>
                      <w:marTop w:val="0"/>
                      <w:marBottom w:val="0"/>
                      <w:divBdr>
                        <w:top w:val="none" w:sz="0" w:space="0" w:color="auto"/>
                        <w:left w:val="none" w:sz="0" w:space="0" w:color="auto"/>
                        <w:bottom w:val="none" w:sz="0" w:space="0" w:color="auto"/>
                        <w:right w:val="none" w:sz="0" w:space="0" w:color="auto"/>
                      </w:divBdr>
                    </w:div>
                  </w:divsChild>
                </w:div>
                <w:div w:id="743449394">
                  <w:marLeft w:val="0"/>
                  <w:marRight w:val="0"/>
                  <w:marTop w:val="0"/>
                  <w:marBottom w:val="0"/>
                  <w:divBdr>
                    <w:top w:val="single" w:sz="2" w:space="1" w:color="FFFFFF"/>
                    <w:left w:val="single" w:sz="2" w:space="11" w:color="FFFFFF"/>
                    <w:bottom w:val="single" w:sz="2" w:space="1" w:color="FFFFFF"/>
                    <w:right w:val="single" w:sz="2" w:space="4" w:color="FFFFFF"/>
                  </w:divBdr>
                  <w:divsChild>
                    <w:div w:id="1287662616">
                      <w:marLeft w:val="0"/>
                      <w:marRight w:val="0"/>
                      <w:marTop w:val="0"/>
                      <w:marBottom w:val="0"/>
                      <w:divBdr>
                        <w:top w:val="none" w:sz="0" w:space="0" w:color="auto"/>
                        <w:left w:val="none" w:sz="0" w:space="0" w:color="auto"/>
                        <w:bottom w:val="none" w:sz="0" w:space="0" w:color="auto"/>
                        <w:right w:val="none" w:sz="0" w:space="0" w:color="auto"/>
                      </w:divBdr>
                    </w:div>
                  </w:divsChild>
                </w:div>
                <w:div w:id="1947884212">
                  <w:marLeft w:val="0"/>
                  <w:marRight w:val="0"/>
                  <w:marTop w:val="0"/>
                  <w:marBottom w:val="0"/>
                  <w:divBdr>
                    <w:top w:val="single" w:sz="2" w:space="1" w:color="FFFFFF"/>
                    <w:left w:val="single" w:sz="2" w:space="11" w:color="FFFFFF"/>
                    <w:bottom w:val="single" w:sz="2" w:space="1" w:color="FFFFFF"/>
                    <w:right w:val="single" w:sz="2" w:space="4" w:color="FFFFFF"/>
                  </w:divBdr>
                  <w:divsChild>
                    <w:div w:id="905067480">
                      <w:marLeft w:val="0"/>
                      <w:marRight w:val="0"/>
                      <w:marTop w:val="0"/>
                      <w:marBottom w:val="0"/>
                      <w:divBdr>
                        <w:top w:val="none" w:sz="0" w:space="0" w:color="auto"/>
                        <w:left w:val="none" w:sz="0" w:space="0" w:color="auto"/>
                        <w:bottom w:val="none" w:sz="0" w:space="0" w:color="auto"/>
                        <w:right w:val="none" w:sz="0" w:space="0" w:color="auto"/>
                      </w:divBdr>
                    </w:div>
                  </w:divsChild>
                </w:div>
                <w:div w:id="1650597953">
                  <w:marLeft w:val="0"/>
                  <w:marRight w:val="0"/>
                  <w:marTop w:val="0"/>
                  <w:marBottom w:val="0"/>
                  <w:divBdr>
                    <w:top w:val="single" w:sz="2" w:space="1" w:color="FFFFFF"/>
                    <w:left w:val="single" w:sz="2" w:space="11" w:color="FFFFFF"/>
                    <w:bottom w:val="single" w:sz="2" w:space="1" w:color="FFFFFF"/>
                    <w:right w:val="single" w:sz="2" w:space="4" w:color="FFFFFF"/>
                  </w:divBdr>
                  <w:divsChild>
                    <w:div w:id="1164324743">
                      <w:marLeft w:val="0"/>
                      <w:marRight w:val="0"/>
                      <w:marTop w:val="0"/>
                      <w:marBottom w:val="0"/>
                      <w:divBdr>
                        <w:top w:val="none" w:sz="0" w:space="0" w:color="auto"/>
                        <w:left w:val="none" w:sz="0" w:space="0" w:color="auto"/>
                        <w:bottom w:val="none" w:sz="0" w:space="0" w:color="auto"/>
                        <w:right w:val="none" w:sz="0" w:space="0" w:color="auto"/>
                      </w:divBdr>
                    </w:div>
                  </w:divsChild>
                </w:div>
                <w:div w:id="783577752">
                  <w:marLeft w:val="0"/>
                  <w:marRight w:val="0"/>
                  <w:marTop w:val="0"/>
                  <w:marBottom w:val="0"/>
                  <w:divBdr>
                    <w:top w:val="single" w:sz="2" w:space="1" w:color="FFFFFF"/>
                    <w:left w:val="single" w:sz="2" w:space="11" w:color="FFFFFF"/>
                    <w:bottom w:val="single" w:sz="2" w:space="1" w:color="FFFFFF"/>
                    <w:right w:val="single" w:sz="2" w:space="4" w:color="FFFFFF"/>
                  </w:divBdr>
                  <w:divsChild>
                    <w:div w:id="1986549223">
                      <w:marLeft w:val="0"/>
                      <w:marRight w:val="0"/>
                      <w:marTop w:val="0"/>
                      <w:marBottom w:val="0"/>
                      <w:divBdr>
                        <w:top w:val="none" w:sz="0" w:space="0" w:color="auto"/>
                        <w:left w:val="none" w:sz="0" w:space="0" w:color="auto"/>
                        <w:bottom w:val="none" w:sz="0" w:space="0" w:color="auto"/>
                        <w:right w:val="none" w:sz="0" w:space="0" w:color="auto"/>
                      </w:divBdr>
                    </w:div>
                  </w:divsChild>
                </w:div>
                <w:div w:id="179122459">
                  <w:marLeft w:val="0"/>
                  <w:marRight w:val="0"/>
                  <w:marTop w:val="0"/>
                  <w:marBottom w:val="0"/>
                  <w:divBdr>
                    <w:top w:val="single" w:sz="2" w:space="1" w:color="FFFFFF"/>
                    <w:left w:val="single" w:sz="2" w:space="11" w:color="FFFFFF"/>
                    <w:bottom w:val="single" w:sz="2" w:space="1" w:color="FFFFFF"/>
                    <w:right w:val="single" w:sz="2" w:space="4" w:color="FFFFFF"/>
                  </w:divBdr>
                  <w:divsChild>
                    <w:div w:id="1423185852">
                      <w:marLeft w:val="0"/>
                      <w:marRight w:val="0"/>
                      <w:marTop w:val="0"/>
                      <w:marBottom w:val="0"/>
                      <w:divBdr>
                        <w:top w:val="none" w:sz="0" w:space="0" w:color="auto"/>
                        <w:left w:val="none" w:sz="0" w:space="0" w:color="auto"/>
                        <w:bottom w:val="none" w:sz="0" w:space="0" w:color="auto"/>
                        <w:right w:val="none" w:sz="0" w:space="0" w:color="auto"/>
                      </w:divBdr>
                    </w:div>
                  </w:divsChild>
                </w:div>
                <w:div w:id="1667515054">
                  <w:marLeft w:val="0"/>
                  <w:marRight w:val="0"/>
                  <w:marTop w:val="0"/>
                  <w:marBottom w:val="0"/>
                  <w:divBdr>
                    <w:top w:val="single" w:sz="2" w:space="1" w:color="FFFFFF"/>
                    <w:left w:val="single" w:sz="2" w:space="11" w:color="FFFFFF"/>
                    <w:bottom w:val="single" w:sz="2" w:space="1" w:color="FFFFFF"/>
                    <w:right w:val="single" w:sz="2" w:space="4" w:color="FFFFFF"/>
                  </w:divBdr>
                  <w:divsChild>
                    <w:div w:id="1747611305">
                      <w:marLeft w:val="0"/>
                      <w:marRight w:val="0"/>
                      <w:marTop w:val="0"/>
                      <w:marBottom w:val="0"/>
                      <w:divBdr>
                        <w:top w:val="none" w:sz="0" w:space="0" w:color="auto"/>
                        <w:left w:val="none" w:sz="0" w:space="0" w:color="auto"/>
                        <w:bottom w:val="none" w:sz="0" w:space="0" w:color="auto"/>
                        <w:right w:val="none" w:sz="0" w:space="0" w:color="auto"/>
                      </w:divBdr>
                    </w:div>
                  </w:divsChild>
                </w:div>
                <w:div w:id="1541433517">
                  <w:marLeft w:val="0"/>
                  <w:marRight w:val="0"/>
                  <w:marTop w:val="0"/>
                  <w:marBottom w:val="0"/>
                  <w:divBdr>
                    <w:top w:val="single" w:sz="2" w:space="1" w:color="FFFFFF"/>
                    <w:left w:val="single" w:sz="2" w:space="11" w:color="FFFFFF"/>
                    <w:bottom w:val="single" w:sz="2" w:space="1" w:color="FFFFFF"/>
                    <w:right w:val="single" w:sz="2" w:space="4" w:color="FFFFFF"/>
                  </w:divBdr>
                  <w:divsChild>
                    <w:div w:id="452553548">
                      <w:marLeft w:val="0"/>
                      <w:marRight w:val="0"/>
                      <w:marTop w:val="0"/>
                      <w:marBottom w:val="0"/>
                      <w:divBdr>
                        <w:top w:val="none" w:sz="0" w:space="0" w:color="auto"/>
                        <w:left w:val="none" w:sz="0" w:space="0" w:color="auto"/>
                        <w:bottom w:val="none" w:sz="0" w:space="0" w:color="auto"/>
                        <w:right w:val="none" w:sz="0" w:space="0" w:color="auto"/>
                      </w:divBdr>
                    </w:div>
                  </w:divsChild>
                </w:div>
                <w:div w:id="1503279656">
                  <w:marLeft w:val="0"/>
                  <w:marRight w:val="0"/>
                  <w:marTop w:val="0"/>
                  <w:marBottom w:val="0"/>
                  <w:divBdr>
                    <w:top w:val="single" w:sz="2" w:space="1" w:color="FFFFFF"/>
                    <w:left w:val="single" w:sz="2" w:space="11" w:color="FFFFFF"/>
                    <w:bottom w:val="single" w:sz="2" w:space="1" w:color="FFFFFF"/>
                    <w:right w:val="single" w:sz="2" w:space="4" w:color="FFFFFF"/>
                  </w:divBdr>
                  <w:divsChild>
                    <w:div w:id="1489635751">
                      <w:marLeft w:val="0"/>
                      <w:marRight w:val="0"/>
                      <w:marTop w:val="0"/>
                      <w:marBottom w:val="0"/>
                      <w:divBdr>
                        <w:top w:val="none" w:sz="0" w:space="0" w:color="auto"/>
                        <w:left w:val="none" w:sz="0" w:space="0" w:color="auto"/>
                        <w:bottom w:val="none" w:sz="0" w:space="0" w:color="auto"/>
                        <w:right w:val="none" w:sz="0" w:space="0" w:color="auto"/>
                      </w:divBdr>
                    </w:div>
                  </w:divsChild>
                </w:div>
                <w:div w:id="1390880513">
                  <w:marLeft w:val="0"/>
                  <w:marRight w:val="0"/>
                  <w:marTop w:val="0"/>
                  <w:marBottom w:val="0"/>
                  <w:divBdr>
                    <w:top w:val="single" w:sz="2" w:space="1" w:color="FFFFFF"/>
                    <w:left w:val="single" w:sz="2" w:space="11" w:color="FFFFFF"/>
                    <w:bottom w:val="single" w:sz="2" w:space="1" w:color="FFFFFF"/>
                    <w:right w:val="single" w:sz="2" w:space="4" w:color="FFFFFF"/>
                  </w:divBdr>
                  <w:divsChild>
                    <w:div w:id="1016469534">
                      <w:marLeft w:val="0"/>
                      <w:marRight w:val="0"/>
                      <w:marTop w:val="0"/>
                      <w:marBottom w:val="0"/>
                      <w:divBdr>
                        <w:top w:val="none" w:sz="0" w:space="0" w:color="auto"/>
                        <w:left w:val="none" w:sz="0" w:space="0" w:color="auto"/>
                        <w:bottom w:val="none" w:sz="0" w:space="0" w:color="auto"/>
                        <w:right w:val="none" w:sz="0" w:space="0" w:color="auto"/>
                      </w:divBdr>
                    </w:div>
                  </w:divsChild>
                </w:div>
                <w:div w:id="2098094178">
                  <w:marLeft w:val="0"/>
                  <w:marRight w:val="0"/>
                  <w:marTop w:val="0"/>
                  <w:marBottom w:val="0"/>
                  <w:divBdr>
                    <w:top w:val="single" w:sz="2" w:space="1" w:color="FFFFFF"/>
                    <w:left w:val="single" w:sz="2" w:space="11" w:color="FFFFFF"/>
                    <w:bottom w:val="single" w:sz="2" w:space="1" w:color="FFFFFF"/>
                    <w:right w:val="single" w:sz="2" w:space="4" w:color="FFFFFF"/>
                  </w:divBdr>
                  <w:divsChild>
                    <w:div w:id="1641105409">
                      <w:marLeft w:val="0"/>
                      <w:marRight w:val="0"/>
                      <w:marTop w:val="0"/>
                      <w:marBottom w:val="0"/>
                      <w:divBdr>
                        <w:top w:val="none" w:sz="0" w:space="0" w:color="auto"/>
                        <w:left w:val="none" w:sz="0" w:space="0" w:color="auto"/>
                        <w:bottom w:val="none" w:sz="0" w:space="0" w:color="auto"/>
                        <w:right w:val="none" w:sz="0" w:space="0" w:color="auto"/>
                      </w:divBdr>
                    </w:div>
                  </w:divsChild>
                </w:div>
                <w:div w:id="1682078072">
                  <w:marLeft w:val="0"/>
                  <w:marRight w:val="0"/>
                  <w:marTop w:val="0"/>
                  <w:marBottom w:val="0"/>
                  <w:divBdr>
                    <w:top w:val="single" w:sz="2" w:space="1" w:color="FFFFFF"/>
                    <w:left w:val="single" w:sz="2" w:space="11" w:color="FFFFFF"/>
                    <w:bottom w:val="single" w:sz="2" w:space="4" w:color="FFFFFF"/>
                    <w:right w:val="single" w:sz="2" w:space="4" w:color="FFFFFF"/>
                  </w:divBdr>
                  <w:divsChild>
                    <w:div w:id="11389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7202">
      <w:bodyDiv w:val="1"/>
      <w:marLeft w:val="0"/>
      <w:marRight w:val="0"/>
      <w:marTop w:val="0"/>
      <w:marBottom w:val="0"/>
      <w:divBdr>
        <w:top w:val="none" w:sz="0" w:space="0" w:color="auto"/>
        <w:left w:val="none" w:sz="0" w:space="0" w:color="auto"/>
        <w:bottom w:val="none" w:sz="0" w:space="0" w:color="auto"/>
        <w:right w:val="none" w:sz="0" w:space="0" w:color="auto"/>
      </w:divBdr>
      <w:divsChild>
        <w:div w:id="1441952599">
          <w:marLeft w:val="0"/>
          <w:marRight w:val="0"/>
          <w:marTop w:val="0"/>
          <w:marBottom w:val="0"/>
          <w:divBdr>
            <w:top w:val="none" w:sz="0" w:space="0" w:color="auto"/>
            <w:left w:val="none" w:sz="0" w:space="0" w:color="auto"/>
            <w:bottom w:val="none" w:sz="0" w:space="0" w:color="auto"/>
            <w:right w:val="none" w:sz="0" w:space="0" w:color="auto"/>
          </w:divBdr>
        </w:div>
        <w:div w:id="1878006652">
          <w:marLeft w:val="0"/>
          <w:marRight w:val="0"/>
          <w:marTop w:val="0"/>
          <w:marBottom w:val="300"/>
          <w:divBdr>
            <w:top w:val="none" w:sz="0" w:space="0" w:color="auto"/>
            <w:left w:val="none" w:sz="0" w:space="0" w:color="auto"/>
            <w:bottom w:val="none" w:sz="0" w:space="0" w:color="auto"/>
            <w:right w:val="none" w:sz="0" w:space="0" w:color="auto"/>
          </w:divBdr>
          <w:divsChild>
            <w:div w:id="187062898">
              <w:marLeft w:val="0"/>
              <w:marRight w:val="0"/>
              <w:marTop w:val="0"/>
              <w:marBottom w:val="0"/>
              <w:divBdr>
                <w:top w:val="none" w:sz="0" w:space="0" w:color="auto"/>
                <w:left w:val="none" w:sz="0" w:space="0" w:color="auto"/>
                <w:bottom w:val="none" w:sz="0" w:space="0" w:color="auto"/>
                <w:right w:val="none" w:sz="0" w:space="0" w:color="auto"/>
              </w:divBdr>
              <w:divsChild>
                <w:div w:id="472530820">
                  <w:marLeft w:val="0"/>
                  <w:marRight w:val="0"/>
                  <w:marTop w:val="0"/>
                  <w:marBottom w:val="0"/>
                  <w:divBdr>
                    <w:top w:val="single" w:sz="2" w:space="4" w:color="FFFFFF"/>
                    <w:left w:val="single" w:sz="2" w:space="11" w:color="FFFFFF"/>
                    <w:bottom w:val="single" w:sz="2" w:space="1" w:color="FFFFFF"/>
                    <w:right w:val="single" w:sz="2" w:space="4" w:color="FFFFFF"/>
                  </w:divBdr>
                  <w:divsChild>
                    <w:div w:id="1982420248">
                      <w:marLeft w:val="0"/>
                      <w:marRight w:val="0"/>
                      <w:marTop w:val="0"/>
                      <w:marBottom w:val="0"/>
                      <w:divBdr>
                        <w:top w:val="none" w:sz="0" w:space="0" w:color="auto"/>
                        <w:left w:val="none" w:sz="0" w:space="0" w:color="auto"/>
                        <w:bottom w:val="none" w:sz="0" w:space="0" w:color="auto"/>
                        <w:right w:val="none" w:sz="0" w:space="0" w:color="auto"/>
                      </w:divBdr>
                    </w:div>
                  </w:divsChild>
                </w:div>
                <w:div w:id="408116598">
                  <w:marLeft w:val="0"/>
                  <w:marRight w:val="0"/>
                  <w:marTop w:val="0"/>
                  <w:marBottom w:val="0"/>
                  <w:divBdr>
                    <w:top w:val="single" w:sz="2" w:space="1" w:color="FFFFFF"/>
                    <w:left w:val="single" w:sz="2" w:space="11" w:color="FFFFFF"/>
                    <w:bottom w:val="single" w:sz="2" w:space="1" w:color="FFFFFF"/>
                    <w:right w:val="single" w:sz="2" w:space="4" w:color="FFFFFF"/>
                  </w:divBdr>
                  <w:divsChild>
                    <w:div w:id="1348093831">
                      <w:marLeft w:val="0"/>
                      <w:marRight w:val="0"/>
                      <w:marTop w:val="0"/>
                      <w:marBottom w:val="0"/>
                      <w:divBdr>
                        <w:top w:val="none" w:sz="0" w:space="0" w:color="auto"/>
                        <w:left w:val="none" w:sz="0" w:space="0" w:color="auto"/>
                        <w:bottom w:val="none" w:sz="0" w:space="0" w:color="auto"/>
                        <w:right w:val="none" w:sz="0" w:space="0" w:color="auto"/>
                      </w:divBdr>
                    </w:div>
                  </w:divsChild>
                </w:div>
                <w:div w:id="756755491">
                  <w:marLeft w:val="0"/>
                  <w:marRight w:val="0"/>
                  <w:marTop w:val="0"/>
                  <w:marBottom w:val="0"/>
                  <w:divBdr>
                    <w:top w:val="single" w:sz="2" w:space="1" w:color="FFFFFF"/>
                    <w:left w:val="single" w:sz="2" w:space="11" w:color="FFFFFF"/>
                    <w:bottom w:val="single" w:sz="2" w:space="1" w:color="FFFFFF"/>
                    <w:right w:val="single" w:sz="2" w:space="4" w:color="FFFFFF"/>
                  </w:divBdr>
                  <w:divsChild>
                    <w:div w:id="182868315">
                      <w:marLeft w:val="0"/>
                      <w:marRight w:val="0"/>
                      <w:marTop w:val="0"/>
                      <w:marBottom w:val="0"/>
                      <w:divBdr>
                        <w:top w:val="none" w:sz="0" w:space="0" w:color="auto"/>
                        <w:left w:val="none" w:sz="0" w:space="0" w:color="auto"/>
                        <w:bottom w:val="none" w:sz="0" w:space="0" w:color="auto"/>
                        <w:right w:val="none" w:sz="0" w:space="0" w:color="auto"/>
                      </w:divBdr>
                    </w:div>
                  </w:divsChild>
                </w:div>
                <w:div w:id="1714622382">
                  <w:marLeft w:val="0"/>
                  <w:marRight w:val="0"/>
                  <w:marTop w:val="0"/>
                  <w:marBottom w:val="0"/>
                  <w:divBdr>
                    <w:top w:val="single" w:sz="2" w:space="1" w:color="FFFFFF"/>
                    <w:left w:val="single" w:sz="2" w:space="11" w:color="FFFFFF"/>
                    <w:bottom w:val="single" w:sz="2" w:space="1" w:color="FFFFFF"/>
                    <w:right w:val="single" w:sz="2" w:space="4" w:color="FFFFFF"/>
                  </w:divBdr>
                  <w:divsChild>
                    <w:div w:id="1517378943">
                      <w:marLeft w:val="0"/>
                      <w:marRight w:val="0"/>
                      <w:marTop w:val="0"/>
                      <w:marBottom w:val="0"/>
                      <w:divBdr>
                        <w:top w:val="none" w:sz="0" w:space="0" w:color="auto"/>
                        <w:left w:val="none" w:sz="0" w:space="0" w:color="auto"/>
                        <w:bottom w:val="none" w:sz="0" w:space="0" w:color="auto"/>
                        <w:right w:val="none" w:sz="0" w:space="0" w:color="auto"/>
                      </w:divBdr>
                    </w:div>
                  </w:divsChild>
                </w:div>
                <w:div w:id="1184591143">
                  <w:marLeft w:val="0"/>
                  <w:marRight w:val="0"/>
                  <w:marTop w:val="0"/>
                  <w:marBottom w:val="0"/>
                  <w:divBdr>
                    <w:top w:val="single" w:sz="2" w:space="1" w:color="FFFFFF"/>
                    <w:left w:val="single" w:sz="2" w:space="11" w:color="FFFFFF"/>
                    <w:bottom w:val="single" w:sz="2" w:space="1" w:color="FFFFFF"/>
                    <w:right w:val="single" w:sz="2" w:space="4" w:color="FFFFFF"/>
                  </w:divBdr>
                  <w:divsChild>
                    <w:div w:id="615789460">
                      <w:marLeft w:val="0"/>
                      <w:marRight w:val="0"/>
                      <w:marTop w:val="0"/>
                      <w:marBottom w:val="0"/>
                      <w:divBdr>
                        <w:top w:val="none" w:sz="0" w:space="0" w:color="auto"/>
                        <w:left w:val="none" w:sz="0" w:space="0" w:color="auto"/>
                        <w:bottom w:val="none" w:sz="0" w:space="0" w:color="auto"/>
                        <w:right w:val="none" w:sz="0" w:space="0" w:color="auto"/>
                      </w:divBdr>
                    </w:div>
                  </w:divsChild>
                </w:div>
                <w:div w:id="1752388410">
                  <w:marLeft w:val="0"/>
                  <w:marRight w:val="0"/>
                  <w:marTop w:val="0"/>
                  <w:marBottom w:val="0"/>
                  <w:divBdr>
                    <w:top w:val="single" w:sz="2" w:space="1" w:color="FFFFFF"/>
                    <w:left w:val="single" w:sz="2" w:space="11" w:color="FFFFFF"/>
                    <w:bottom w:val="single" w:sz="2" w:space="1" w:color="FFFFFF"/>
                    <w:right w:val="single" w:sz="2" w:space="4" w:color="FFFFFF"/>
                  </w:divBdr>
                  <w:divsChild>
                    <w:div w:id="610089664">
                      <w:marLeft w:val="0"/>
                      <w:marRight w:val="0"/>
                      <w:marTop w:val="0"/>
                      <w:marBottom w:val="0"/>
                      <w:divBdr>
                        <w:top w:val="none" w:sz="0" w:space="0" w:color="auto"/>
                        <w:left w:val="none" w:sz="0" w:space="0" w:color="auto"/>
                        <w:bottom w:val="none" w:sz="0" w:space="0" w:color="auto"/>
                        <w:right w:val="none" w:sz="0" w:space="0" w:color="auto"/>
                      </w:divBdr>
                    </w:div>
                  </w:divsChild>
                </w:div>
                <w:div w:id="2069717725">
                  <w:marLeft w:val="0"/>
                  <w:marRight w:val="0"/>
                  <w:marTop w:val="0"/>
                  <w:marBottom w:val="0"/>
                  <w:divBdr>
                    <w:top w:val="single" w:sz="2" w:space="1" w:color="FFFFFF"/>
                    <w:left w:val="single" w:sz="2" w:space="11" w:color="FFFFFF"/>
                    <w:bottom w:val="single" w:sz="2" w:space="1" w:color="FFFFFF"/>
                    <w:right w:val="single" w:sz="2" w:space="4" w:color="FFFFFF"/>
                  </w:divBdr>
                  <w:divsChild>
                    <w:div w:id="1942950069">
                      <w:marLeft w:val="0"/>
                      <w:marRight w:val="0"/>
                      <w:marTop w:val="0"/>
                      <w:marBottom w:val="0"/>
                      <w:divBdr>
                        <w:top w:val="none" w:sz="0" w:space="0" w:color="auto"/>
                        <w:left w:val="none" w:sz="0" w:space="0" w:color="auto"/>
                        <w:bottom w:val="none" w:sz="0" w:space="0" w:color="auto"/>
                        <w:right w:val="none" w:sz="0" w:space="0" w:color="auto"/>
                      </w:divBdr>
                    </w:div>
                  </w:divsChild>
                </w:div>
                <w:div w:id="487594544">
                  <w:marLeft w:val="0"/>
                  <w:marRight w:val="0"/>
                  <w:marTop w:val="0"/>
                  <w:marBottom w:val="0"/>
                  <w:divBdr>
                    <w:top w:val="single" w:sz="2" w:space="1" w:color="FFFFFF"/>
                    <w:left w:val="single" w:sz="2" w:space="11" w:color="FFFFFF"/>
                    <w:bottom w:val="single" w:sz="2" w:space="1" w:color="FFFFFF"/>
                    <w:right w:val="single" w:sz="2" w:space="4" w:color="FFFFFF"/>
                  </w:divBdr>
                  <w:divsChild>
                    <w:div w:id="1318614165">
                      <w:marLeft w:val="0"/>
                      <w:marRight w:val="0"/>
                      <w:marTop w:val="0"/>
                      <w:marBottom w:val="0"/>
                      <w:divBdr>
                        <w:top w:val="none" w:sz="0" w:space="0" w:color="auto"/>
                        <w:left w:val="none" w:sz="0" w:space="0" w:color="auto"/>
                        <w:bottom w:val="none" w:sz="0" w:space="0" w:color="auto"/>
                        <w:right w:val="none" w:sz="0" w:space="0" w:color="auto"/>
                      </w:divBdr>
                    </w:div>
                  </w:divsChild>
                </w:div>
                <w:div w:id="340545226">
                  <w:marLeft w:val="0"/>
                  <w:marRight w:val="0"/>
                  <w:marTop w:val="0"/>
                  <w:marBottom w:val="0"/>
                  <w:divBdr>
                    <w:top w:val="single" w:sz="2" w:space="1" w:color="FFFFFF"/>
                    <w:left w:val="single" w:sz="2" w:space="11" w:color="FFFFFF"/>
                    <w:bottom w:val="single" w:sz="2" w:space="1" w:color="FFFFFF"/>
                    <w:right w:val="single" w:sz="2" w:space="4" w:color="FFFFFF"/>
                  </w:divBdr>
                  <w:divsChild>
                    <w:div w:id="958610333">
                      <w:marLeft w:val="0"/>
                      <w:marRight w:val="0"/>
                      <w:marTop w:val="0"/>
                      <w:marBottom w:val="0"/>
                      <w:divBdr>
                        <w:top w:val="none" w:sz="0" w:space="0" w:color="auto"/>
                        <w:left w:val="none" w:sz="0" w:space="0" w:color="auto"/>
                        <w:bottom w:val="none" w:sz="0" w:space="0" w:color="auto"/>
                        <w:right w:val="none" w:sz="0" w:space="0" w:color="auto"/>
                      </w:divBdr>
                    </w:div>
                  </w:divsChild>
                </w:div>
                <w:div w:id="1620604368">
                  <w:marLeft w:val="0"/>
                  <w:marRight w:val="0"/>
                  <w:marTop w:val="0"/>
                  <w:marBottom w:val="0"/>
                  <w:divBdr>
                    <w:top w:val="single" w:sz="2" w:space="1" w:color="FFFFFF"/>
                    <w:left w:val="single" w:sz="2" w:space="11" w:color="FFFFFF"/>
                    <w:bottom w:val="single" w:sz="2" w:space="1" w:color="FFFFFF"/>
                    <w:right w:val="single" w:sz="2" w:space="4" w:color="FFFFFF"/>
                  </w:divBdr>
                  <w:divsChild>
                    <w:div w:id="864295693">
                      <w:marLeft w:val="0"/>
                      <w:marRight w:val="0"/>
                      <w:marTop w:val="0"/>
                      <w:marBottom w:val="0"/>
                      <w:divBdr>
                        <w:top w:val="none" w:sz="0" w:space="0" w:color="auto"/>
                        <w:left w:val="none" w:sz="0" w:space="0" w:color="auto"/>
                        <w:bottom w:val="none" w:sz="0" w:space="0" w:color="auto"/>
                        <w:right w:val="none" w:sz="0" w:space="0" w:color="auto"/>
                      </w:divBdr>
                    </w:div>
                  </w:divsChild>
                </w:div>
                <w:div w:id="1725828401">
                  <w:marLeft w:val="0"/>
                  <w:marRight w:val="0"/>
                  <w:marTop w:val="0"/>
                  <w:marBottom w:val="0"/>
                  <w:divBdr>
                    <w:top w:val="single" w:sz="2" w:space="1" w:color="FFFFFF"/>
                    <w:left w:val="single" w:sz="2" w:space="11" w:color="FFFFFF"/>
                    <w:bottom w:val="single" w:sz="2" w:space="1" w:color="FFFFFF"/>
                    <w:right w:val="single" w:sz="2" w:space="4" w:color="FFFFFF"/>
                  </w:divBdr>
                  <w:divsChild>
                    <w:div w:id="1455909758">
                      <w:marLeft w:val="0"/>
                      <w:marRight w:val="0"/>
                      <w:marTop w:val="0"/>
                      <w:marBottom w:val="0"/>
                      <w:divBdr>
                        <w:top w:val="none" w:sz="0" w:space="0" w:color="auto"/>
                        <w:left w:val="none" w:sz="0" w:space="0" w:color="auto"/>
                        <w:bottom w:val="none" w:sz="0" w:space="0" w:color="auto"/>
                        <w:right w:val="none" w:sz="0" w:space="0" w:color="auto"/>
                      </w:divBdr>
                    </w:div>
                  </w:divsChild>
                </w:div>
                <w:div w:id="1695155270">
                  <w:marLeft w:val="0"/>
                  <w:marRight w:val="0"/>
                  <w:marTop w:val="0"/>
                  <w:marBottom w:val="0"/>
                  <w:divBdr>
                    <w:top w:val="single" w:sz="2" w:space="1" w:color="FFFFFF"/>
                    <w:left w:val="single" w:sz="2" w:space="11" w:color="FFFFFF"/>
                    <w:bottom w:val="single" w:sz="2" w:space="1" w:color="FFFFFF"/>
                    <w:right w:val="single" w:sz="2" w:space="4" w:color="FFFFFF"/>
                  </w:divBdr>
                  <w:divsChild>
                    <w:div w:id="370695330">
                      <w:marLeft w:val="0"/>
                      <w:marRight w:val="0"/>
                      <w:marTop w:val="0"/>
                      <w:marBottom w:val="0"/>
                      <w:divBdr>
                        <w:top w:val="none" w:sz="0" w:space="0" w:color="auto"/>
                        <w:left w:val="none" w:sz="0" w:space="0" w:color="auto"/>
                        <w:bottom w:val="none" w:sz="0" w:space="0" w:color="auto"/>
                        <w:right w:val="none" w:sz="0" w:space="0" w:color="auto"/>
                      </w:divBdr>
                    </w:div>
                  </w:divsChild>
                </w:div>
                <w:div w:id="2019237250">
                  <w:marLeft w:val="0"/>
                  <w:marRight w:val="0"/>
                  <w:marTop w:val="0"/>
                  <w:marBottom w:val="0"/>
                  <w:divBdr>
                    <w:top w:val="single" w:sz="2" w:space="1" w:color="FFFFFF"/>
                    <w:left w:val="single" w:sz="2" w:space="11" w:color="FFFFFF"/>
                    <w:bottom w:val="single" w:sz="2" w:space="1" w:color="FFFFFF"/>
                    <w:right w:val="single" w:sz="2" w:space="4" w:color="FFFFFF"/>
                  </w:divBdr>
                  <w:divsChild>
                    <w:div w:id="126778033">
                      <w:marLeft w:val="0"/>
                      <w:marRight w:val="0"/>
                      <w:marTop w:val="0"/>
                      <w:marBottom w:val="0"/>
                      <w:divBdr>
                        <w:top w:val="none" w:sz="0" w:space="0" w:color="auto"/>
                        <w:left w:val="none" w:sz="0" w:space="0" w:color="auto"/>
                        <w:bottom w:val="none" w:sz="0" w:space="0" w:color="auto"/>
                        <w:right w:val="none" w:sz="0" w:space="0" w:color="auto"/>
                      </w:divBdr>
                    </w:div>
                  </w:divsChild>
                </w:div>
                <w:div w:id="2140370195">
                  <w:marLeft w:val="0"/>
                  <w:marRight w:val="0"/>
                  <w:marTop w:val="0"/>
                  <w:marBottom w:val="0"/>
                  <w:divBdr>
                    <w:top w:val="single" w:sz="2" w:space="1" w:color="FFFFFF"/>
                    <w:left w:val="single" w:sz="2" w:space="11" w:color="FFFFFF"/>
                    <w:bottom w:val="single" w:sz="2" w:space="4" w:color="FFFFFF"/>
                    <w:right w:val="single" w:sz="2" w:space="4" w:color="FFFFFF"/>
                  </w:divBdr>
                  <w:divsChild>
                    <w:div w:id="3803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81595">
          <w:marLeft w:val="0"/>
          <w:marRight w:val="0"/>
          <w:marTop w:val="0"/>
          <w:marBottom w:val="300"/>
          <w:divBdr>
            <w:top w:val="none" w:sz="0" w:space="0" w:color="auto"/>
            <w:left w:val="none" w:sz="0" w:space="0" w:color="auto"/>
            <w:bottom w:val="none" w:sz="0" w:space="0" w:color="auto"/>
            <w:right w:val="none" w:sz="0" w:space="0" w:color="auto"/>
          </w:divBdr>
          <w:divsChild>
            <w:div w:id="1266619463">
              <w:marLeft w:val="0"/>
              <w:marRight w:val="0"/>
              <w:marTop w:val="0"/>
              <w:marBottom w:val="0"/>
              <w:divBdr>
                <w:top w:val="none" w:sz="0" w:space="0" w:color="auto"/>
                <w:left w:val="none" w:sz="0" w:space="0" w:color="auto"/>
                <w:bottom w:val="none" w:sz="0" w:space="0" w:color="auto"/>
                <w:right w:val="none" w:sz="0" w:space="0" w:color="auto"/>
              </w:divBdr>
              <w:divsChild>
                <w:div w:id="1627471079">
                  <w:marLeft w:val="0"/>
                  <w:marRight w:val="0"/>
                  <w:marTop w:val="0"/>
                  <w:marBottom w:val="0"/>
                  <w:divBdr>
                    <w:top w:val="single" w:sz="2" w:space="4" w:color="FFFFFF"/>
                    <w:left w:val="single" w:sz="2" w:space="11" w:color="FFFFFF"/>
                    <w:bottom w:val="single" w:sz="2" w:space="1" w:color="FFFFFF"/>
                    <w:right w:val="single" w:sz="2" w:space="4" w:color="FFFFFF"/>
                  </w:divBdr>
                  <w:divsChild>
                    <w:div w:id="2028947136">
                      <w:marLeft w:val="0"/>
                      <w:marRight w:val="0"/>
                      <w:marTop w:val="0"/>
                      <w:marBottom w:val="0"/>
                      <w:divBdr>
                        <w:top w:val="none" w:sz="0" w:space="0" w:color="auto"/>
                        <w:left w:val="none" w:sz="0" w:space="0" w:color="auto"/>
                        <w:bottom w:val="none" w:sz="0" w:space="0" w:color="auto"/>
                        <w:right w:val="none" w:sz="0" w:space="0" w:color="auto"/>
                      </w:divBdr>
                    </w:div>
                  </w:divsChild>
                </w:div>
                <w:div w:id="711922381">
                  <w:marLeft w:val="0"/>
                  <w:marRight w:val="0"/>
                  <w:marTop w:val="0"/>
                  <w:marBottom w:val="0"/>
                  <w:divBdr>
                    <w:top w:val="single" w:sz="2" w:space="1" w:color="FFFFFF"/>
                    <w:left w:val="single" w:sz="2" w:space="11" w:color="FFFFFF"/>
                    <w:bottom w:val="single" w:sz="2" w:space="1" w:color="FFFFFF"/>
                    <w:right w:val="single" w:sz="2" w:space="4" w:color="FFFFFF"/>
                  </w:divBdr>
                  <w:divsChild>
                    <w:div w:id="2014138084">
                      <w:marLeft w:val="0"/>
                      <w:marRight w:val="0"/>
                      <w:marTop w:val="0"/>
                      <w:marBottom w:val="0"/>
                      <w:divBdr>
                        <w:top w:val="none" w:sz="0" w:space="0" w:color="auto"/>
                        <w:left w:val="none" w:sz="0" w:space="0" w:color="auto"/>
                        <w:bottom w:val="none" w:sz="0" w:space="0" w:color="auto"/>
                        <w:right w:val="none" w:sz="0" w:space="0" w:color="auto"/>
                      </w:divBdr>
                    </w:div>
                  </w:divsChild>
                </w:div>
                <w:div w:id="315844776">
                  <w:marLeft w:val="0"/>
                  <w:marRight w:val="0"/>
                  <w:marTop w:val="0"/>
                  <w:marBottom w:val="0"/>
                  <w:divBdr>
                    <w:top w:val="single" w:sz="2" w:space="1" w:color="FFFFFF"/>
                    <w:left w:val="single" w:sz="2" w:space="11" w:color="FFFFFF"/>
                    <w:bottom w:val="single" w:sz="2" w:space="1" w:color="FFFFFF"/>
                    <w:right w:val="single" w:sz="2" w:space="4" w:color="FFFFFF"/>
                  </w:divBdr>
                  <w:divsChild>
                    <w:div w:id="1041589379">
                      <w:marLeft w:val="0"/>
                      <w:marRight w:val="0"/>
                      <w:marTop w:val="0"/>
                      <w:marBottom w:val="0"/>
                      <w:divBdr>
                        <w:top w:val="none" w:sz="0" w:space="0" w:color="auto"/>
                        <w:left w:val="none" w:sz="0" w:space="0" w:color="auto"/>
                        <w:bottom w:val="none" w:sz="0" w:space="0" w:color="auto"/>
                        <w:right w:val="none" w:sz="0" w:space="0" w:color="auto"/>
                      </w:divBdr>
                    </w:div>
                  </w:divsChild>
                </w:div>
                <w:div w:id="1945916347">
                  <w:marLeft w:val="0"/>
                  <w:marRight w:val="0"/>
                  <w:marTop w:val="0"/>
                  <w:marBottom w:val="0"/>
                  <w:divBdr>
                    <w:top w:val="single" w:sz="2" w:space="1" w:color="FFFFFF"/>
                    <w:left w:val="single" w:sz="2" w:space="11" w:color="FFFFFF"/>
                    <w:bottom w:val="single" w:sz="2" w:space="1" w:color="FFFFFF"/>
                    <w:right w:val="single" w:sz="2" w:space="4" w:color="FFFFFF"/>
                  </w:divBdr>
                  <w:divsChild>
                    <w:div w:id="346299770">
                      <w:marLeft w:val="0"/>
                      <w:marRight w:val="0"/>
                      <w:marTop w:val="0"/>
                      <w:marBottom w:val="0"/>
                      <w:divBdr>
                        <w:top w:val="none" w:sz="0" w:space="0" w:color="auto"/>
                        <w:left w:val="none" w:sz="0" w:space="0" w:color="auto"/>
                        <w:bottom w:val="none" w:sz="0" w:space="0" w:color="auto"/>
                        <w:right w:val="none" w:sz="0" w:space="0" w:color="auto"/>
                      </w:divBdr>
                    </w:div>
                  </w:divsChild>
                </w:div>
                <w:div w:id="1830904514">
                  <w:marLeft w:val="0"/>
                  <w:marRight w:val="0"/>
                  <w:marTop w:val="0"/>
                  <w:marBottom w:val="0"/>
                  <w:divBdr>
                    <w:top w:val="single" w:sz="2" w:space="1" w:color="FFFFFF"/>
                    <w:left w:val="single" w:sz="2" w:space="11" w:color="FFFFFF"/>
                    <w:bottom w:val="single" w:sz="2" w:space="1" w:color="FFFFFF"/>
                    <w:right w:val="single" w:sz="2" w:space="4" w:color="FFFFFF"/>
                  </w:divBdr>
                  <w:divsChild>
                    <w:div w:id="1254313278">
                      <w:marLeft w:val="0"/>
                      <w:marRight w:val="0"/>
                      <w:marTop w:val="0"/>
                      <w:marBottom w:val="0"/>
                      <w:divBdr>
                        <w:top w:val="none" w:sz="0" w:space="0" w:color="auto"/>
                        <w:left w:val="none" w:sz="0" w:space="0" w:color="auto"/>
                        <w:bottom w:val="none" w:sz="0" w:space="0" w:color="auto"/>
                        <w:right w:val="none" w:sz="0" w:space="0" w:color="auto"/>
                      </w:divBdr>
                    </w:div>
                  </w:divsChild>
                </w:div>
                <w:div w:id="1593511080">
                  <w:marLeft w:val="0"/>
                  <w:marRight w:val="0"/>
                  <w:marTop w:val="0"/>
                  <w:marBottom w:val="0"/>
                  <w:divBdr>
                    <w:top w:val="single" w:sz="2" w:space="1" w:color="FFFFFF"/>
                    <w:left w:val="single" w:sz="2" w:space="11" w:color="FFFFFF"/>
                    <w:bottom w:val="single" w:sz="2" w:space="1" w:color="FFFFFF"/>
                    <w:right w:val="single" w:sz="2" w:space="4" w:color="FFFFFF"/>
                  </w:divBdr>
                  <w:divsChild>
                    <w:div w:id="1568416870">
                      <w:marLeft w:val="0"/>
                      <w:marRight w:val="0"/>
                      <w:marTop w:val="0"/>
                      <w:marBottom w:val="0"/>
                      <w:divBdr>
                        <w:top w:val="none" w:sz="0" w:space="0" w:color="auto"/>
                        <w:left w:val="none" w:sz="0" w:space="0" w:color="auto"/>
                        <w:bottom w:val="none" w:sz="0" w:space="0" w:color="auto"/>
                        <w:right w:val="none" w:sz="0" w:space="0" w:color="auto"/>
                      </w:divBdr>
                    </w:div>
                  </w:divsChild>
                </w:div>
                <w:div w:id="480003209">
                  <w:marLeft w:val="0"/>
                  <w:marRight w:val="0"/>
                  <w:marTop w:val="0"/>
                  <w:marBottom w:val="0"/>
                  <w:divBdr>
                    <w:top w:val="single" w:sz="2" w:space="1" w:color="FFFFFF"/>
                    <w:left w:val="single" w:sz="2" w:space="11" w:color="FFFFFF"/>
                    <w:bottom w:val="single" w:sz="2" w:space="1" w:color="FFFFFF"/>
                    <w:right w:val="single" w:sz="2" w:space="4" w:color="FFFFFF"/>
                  </w:divBdr>
                  <w:divsChild>
                    <w:div w:id="203910986">
                      <w:marLeft w:val="0"/>
                      <w:marRight w:val="0"/>
                      <w:marTop w:val="0"/>
                      <w:marBottom w:val="0"/>
                      <w:divBdr>
                        <w:top w:val="none" w:sz="0" w:space="0" w:color="auto"/>
                        <w:left w:val="none" w:sz="0" w:space="0" w:color="auto"/>
                        <w:bottom w:val="none" w:sz="0" w:space="0" w:color="auto"/>
                        <w:right w:val="none" w:sz="0" w:space="0" w:color="auto"/>
                      </w:divBdr>
                    </w:div>
                  </w:divsChild>
                </w:div>
                <w:div w:id="1277253460">
                  <w:marLeft w:val="0"/>
                  <w:marRight w:val="0"/>
                  <w:marTop w:val="0"/>
                  <w:marBottom w:val="0"/>
                  <w:divBdr>
                    <w:top w:val="single" w:sz="2" w:space="1" w:color="FFFFFF"/>
                    <w:left w:val="single" w:sz="2" w:space="11" w:color="FFFFFF"/>
                    <w:bottom w:val="single" w:sz="2" w:space="1" w:color="FFFFFF"/>
                    <w:right w:val="single" w:sz="2" w:space="4" w:color="FFFFFF"/>
                  </w:divBdr>
                  <w:divsChild>
                    <w:div w:id="1333800071">
                      <w:marLeft w:val="0"/>
                      <w:marRight w:val="0"/>
                      <w:marTop w:val="0"/>
                      <w:marBottom w:val="0"/>
                      <w:divBdr>
                        <w:top w:val="none" w:sz="0" w:space="0" w:color="auto"/>
                        <w:left w:val="none" w:sz="0" w:space="0" w:color="auto"/>
                        <w:bottom w:val="none" w:sz="0" w:space="0" w:color="auto"/>
                        <w:right w:val="none" w:sz="0" w:space="0" w:color="auto"/>
                      </w:divBdr>
                    </w:div>
                  </w:divsChild>
                </w:div>
                <w:div w:id="1710495946">
                  <w:marLeft w:val="0"/>
                  <w:marRight w:val="0"/>
                  <w:marTop w:val="0"/>
                  <w:marBottom w:val="0"/>
                  <w:divBdr>
                    <w:top w:val="single" w:sz="2" w:space="1" w:color="FFFFFF"/>
                    <w:left w:val="single" w:sz="2" w:space="11" w:color="FFFFFF"/>
                    <w:bottom w:val="single" w:sz="2" w:space="1" w:color="FFFFFF"/>
                    <w:right w:val="single" w:sz="2" w:space="4" w:color="FFFFFF"/>
                  </w:divBdr>
                  <w:divsChild>
                    <w:div w:id="1123766013">
                      <w:marLeft w:val="0"/>
                      <w:marRight w:val="0"/>
                      <w:marTop w:val="0"/>
                      <w:marBottom w:val="0"/>
                      <w:divBdr>
                        <w:top w:val="none" w:sz="0" w:space="0" w:color="auto"/>
                        <w:left w:val="none" w:sz="0" w:space="0" w:color="auto"/>
                        <w:bottom w:val="none" w:sz="0" w:space="0" w:color="auto"/>
                        <w:right w:val="none" w:sz="0" w:space="0" w:color="auto"/>
                      </w:divBdr>
                    </w:div>
                  </w:divsChild>
                </w:div>
                <w:div w:id="904800741">
                  <w:marLeft w:val="0"/>
                  <w:marRight w:val="0"/>
                  <w:marTop w:val="0"/>
                  <w:marBottom w:val="0"/>
                  <w:divBdr>
                    <w:top w:val="single" w:sz="2" w:space="1" w:color="FFFFFF"/>
                    <w:left w:val="single" w:sz="2" w:space="11" w:color="FFFFFF"/>
                    <w:bottom w:val="single" w:sz="2" w:space="4" w:color="FFFFFF"/>
                    <w:right w:val="single" w:sz="2" w:space="4" w:color="FFFFFF"/>
                  </w:divBdr>
                  <w:divsChild>
                    <w:div w:id="46349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82244">
          <w:marLeft w:val="0"/>
          <w:marRight w:val="0"/>
          <w:marTop w:val="0"/>
          <w:marBottom w:val="300"/>
          <w:divBdr>
            <w:top w:val="none" w:sz="0" w:space="0" w:color="auto"/>
            <w:left w:val="none" w:sz="0" w:space="0" w:color="auto"/>
            <w:bottom w:val="none" w:sz="0" w:space="0" w:color="auto"/>
            <w:right w:val="none" w:sz="0" w:space="0" w:color="auto"/>
          </w:divBdr>
          <w:divsChild>
            <w:div w:id="1499541752">
              <w:marLeft w:val="0"/>
              <w:marRight w:val="0"/>
              <w:marTop w:val="0"/>
              <w:marBottom w:val="0"/>
              <w:divBdr>
                <w:top w:val="none" w:sz="0" w:space="0" w:color="auto"/>
                <w:left w:val="none" w:sz="0" w:space="0" w:color="auto"/>
                <w:bottom w:val="none" w:sz="0" w:space="0" w:color="auto"/>
                <w:right w:val="none" w:sz="0" w:space="0" w:color="auto"/>
              </w:divBdr>
              <w:divsChild>
                <w:div w:id="312564551">
                  <w:marLeft w:val="0"/>
                  <w:marRight w:val="0"/>
                  <w:marTop w:val="0"/>
                  <w:marBottom w:val="0"/>
                  <w:divBdr>
                    <w:top w:val="single" w:sz="2" w:space="4" w:color="FFFFFF"/>
                    <w:left w:val="single" w:sz="2" w:space="11" w:color="FFFFFF"/>
                    <w:bottom w:val="single" w:sz="2" w:space="1" w:color="FFFFFF"/>
                    <w:right w:val="single" w:sz="2" w:space="4" w:color="FFFFFF"/>
                  </w:divBdr>
                  <w:divsChild>
                    <w:div w:id="1552229949">
                      <w:marLeft w:val="0"/>
                      <w:marRight w:val="0"/>
                      <w:marTop w:val="0"/>
                      <w:marBottom w:val="0"/>
                      <w:divBdr>
                        <w:top w:val="none" w:sz="0" w:space="0" w:color="auto"/>
                        <w:left w:val="none" w:sz="0" w:space="0" w:color="auto"/>
                        <w:bottom w:val="none" w:sz="0" w:space="0" w:color="auto"/>
                        <w:right w:val="none" w:sz="0" w:space="0" w:color="auto"/>
                      </w:divBdr>
                    </w:div>
                  </w:divsChild>
                </w:div>
                <w:div w:id="556281729">
                  <w:marLeft w:val="0"/>
                  <w:marRight w:val="0"/>
                  <w:marTop w:val="0"/>
                  <w:marBottom w:val="0"/>
                  <w:divBdr>
                    <w:top w:val="single" w:sz="2" w:space="1" w:color="FFFFFF"/>
                    <w:left w:val="single" w:sz="2" w:space="11" w:color="FFFFFF"/>
                    <w:bottom w:val="single" w:sz="2" w:space="1" w:color="FFFFFF"/>
                    <w:right w:val="single" w:sz="2" w:space="4" w:color="FFFFFF"/>
                  </w:divBdr>
                  <w:divsChild>
                    <w:div w:id="1260454786">
                      <w:marLeft w:val="0"/>
                      <w:marRight w:val="0"/>
                      <w:marTop w:val="0"/>
                      <w:marBottom w:val="0"/>
                      <w:divBdr>
                        <w:top w:val="none" w:sz="0" w:space="0" w:color="auto"/>
                        <w:left w:val="none" w:sz="0" w:space="0" w:color="auto"/>
                        <w:bottom w:val="none" w:sz="0" w:space="0" w:color="auto"/>
                        <w:right w:val="none" w:sz="0" w:space="0" w:color="auto"/>
                      </w:divBdr>
                    </w:div>
                  </w:divsChild>
                </w:div>
                <w:div w:id="1213418125">
                  <w:marLeft w:val="0"/>
                  <w:marRight w:val="0"/>
                  <w:marTop w:val="0"/>
                  <w:marBottom w:val="0"/>
                  <w:divBdr>
                    <w:top w:val="single" w:sz="2" w:space="1" w:color="FFFFFF"/>
                    <w:left w:val="single" w:sz="2" w:space="11" w:color="FFFFFF"/>
                    <w:bottom w:val="single" w:sz="2" w:space="1" w:color="FFFFFF"/>
                    <w:right w:val="single" w:sz="2" w:space="4" w:color="FFFFFF"/>
                  </w:divBdr>
                  <w:divsChild>
                    <w:div w:id="52193579">
                      <w:marLeft w:val="0"/>
                      <w:marRight w:val="0"/>
                      <w:marTop w:val="0"/>
                      <w:marBottom w:val="0"/>
                      <w:divBdr>
                        <w:top w:val="none" w:sz="0" w:space="0" w:color="auto"/>
                        <w:left w:val="none" w:sz="0" w:space="0" w:color="auto"/>
                        <w:bottom w:val="none" w:sz="0" w:space="0" w:color="auto"/>
                        <w:right w:val="none" w:sz="0" w:space="0" w:color="auto"/>
                      </w:divBdr>
                    </w:div>
                  </w:divsChild>
                </w:div>
                <w:div w:id="987320633">
                  <w:marLeft w:val="0"/>
                  <w:marRight w:val="0"/>
                  <w:marTop w:val="0"/>
                  <w:marBottom w:val="0"/>
                  <w:divBdr>
                    <w:top w:val="single" w:sz="2" w:space="1" w:color="FFFFFF"/>
                    <w:left w:val="single" w:sz="2" w:space="11" w:color="FFFFFF"/>
                    <w:bottom w:val="single" w:sz="2" w:space="1" w:color="FFFFFF"/>
                    <w:right w:val="single" w:sz="2" w:space="4" w:color="FFFFFF"/>
                  </w:divBdr>
                  <w:divsChild>
                    <w:div w:id="414866527">
                      <w:marLeft w:val="0"/>
                      <w:marRight w:val="0"/>
                      <w:marTop w:val="0"/>
                      <w:marBottom w:val="0"/>
                      <w:divBdr>
                        <w:top w:val="none" w:sz="0" w:space="0" w:color="auto"/>
                        <w:left w:val="none" w:sz="0" w:space="0" w:color="auto"/>
                        <w:bottom w:val="none" w:sz="0" w:space="0" w:color="auto"/>
                        <w:right w:val="none" w:sz="0" w:space="0" w:color="auto"/>
                      </w:divBdr>
                    </w:div>
                  </w:divsChild>
                </w:div>
                <w:div w:id="1205941525">
                  <w:marLeft w:val="0"/>
                  <w:marRight w:val="0"/>
                  <w:marTop w:val="0"/>
                  <w:marBottom w:val="0"/>
                  <w:divBdr>
                    <w:top w:val="single" w:sz="2" w:space="1" w:color="FFFFFF"/>
                    <w:left w:val="single" w:sz="2" w:space="11" w:color="FFFFFF"/>
                    <w:bottom w:val="single" w:sz="2" w:space="1" w:color="FFFFFF"/>
                    <w:right w:val="single" w:sz="2" w:space="4" w:color="FFFFFF"/>
                  </w:divBdr>
                  <w:divsChild>
                    <w:div w:id="168908391">
                      <w:marLeft w:val="0"/>
                      <w:marRight w:val="0"/>
                      <w:marTop w:val="0"/>
                      <w:marBottom w:val="0"/>
                      <w:divBdr>
                        <w:top w:val="none" w:sz="0" w:space="0" w:color="auto"/>
                        <w:left w:val="none" w:sz="0" w:space="0" w:color="auto"/>
                        <w:bottom w:val="none" w:sz="0" w:space="0" w:color="auto"/>
                        <w:right w:val="none" w:sz="0" w:space="0" w:color="auto"/>
                      </w:divBdr>
                    </w:div>
                  </w:divsChild>
                </w:div>
                <w:div w:id="2103839807">
                  <w:marLeft w:val="0"/>
                  <w:marRight w:val="0"/>
                  <w:marTop w:val="0"/>
                  <w:marBottom w:val="0"/>
                  <w:divBdr>
                    <w:top w:val="single" w:sz="2" w:space="1" w:color="FFFFFF"/>
                    <w:left w:val="single" w:sz="2" w:space="11" w:color="FFFFFF"/>
                    <w:bottom w:val="single" w:sz="2" w:space="1" w:color="FFFFFF"/>
                    <w:right w:val="single" w:sz="2" w:space="4" w:color="FFFFFF"/>
                  </w:divBdr>
                  <w:divsChild>
                    <w:div w:id="1895777521">
                      <w:marLeft w:val="0"/>
                      <w:marRight w:val="0"/>
                      <w:marTop w:val="0"/>
                      <w:marBottom w:val="0"/>
                      <w:divBdr>
                        <w:top w:val="none" w:sz="0" w:space="0" w:color="auto"/>
                        <w:left w:val="none" w:sz="0" w:space="0" w:color="auto"/>
                        <w:bottom w:val="none" w:sz="0" w:space="0" w:color="auto"/>
                        <w:right w:val="none" w:sz="0" w:space="0" w:color="auto"/>
                      </w:divBdr>
                    </w:div>
                  </w:divsChild>
                </w:div>
                <w:div w:id="1093935230">
                  <w:marLeft w:val="0"/>
                  <w:marRight w:val="0"/>
                  <w:marTop w:val="0"/>
                  <w:marBottom w:val="0"/>
                  <w:divBdr>
                    <w:top w:val="single" w:sz="2" w:space="1" w:color="FFFFFF"/>
                    <w:left w:val="single" w:sz="2" w:space="11" w:color="FFFFFF"/>
                    <w:bottom w:val="single" w:sz="2" w:space="1" w:color="FFFFFF"/>
                    <w:right w:val="single" w:sz="2" w:space="4" w:color="FFFFFF"/>
                  </w:divBdr>
                  <w:divsChild>
                    <w:div w:id="1577862354">
                      <w:marLeft w:val="0"/>
                      <w:marRight w:val="0"/>
                      <w:marTop w:val="0"/>
                      <w:marBottom w:val="0"/>
                      <w:divBdr>
                        <w:top w:val="none" w:sz="0" w:space="0" w:color="auto"/>
                        <w:left w:val="none" w:sz="0" w:space="0" w:color="auto"/>
                        <w:bottom w:val="none" w:sz="0" w:space="0" w:color="auto"/>
                        <w:right w:val="none" w:sz="0" w:space="0" w:color="auto"/>
                      </w:divBdr>
                    </w:div>
                  </w:divsChild>
                </w:div>
                <w:div w:id="240605680">
                  <w:marLeft w:val="0"/>
                  <w:marRight w:val="0"/>
                  <w:marTop w:val="0"/>
                  <w:marBottom w:val="0"/>
                  <w:divBdr>
                    <w:top w:val="single" w:sz="2" w:space="1" w:color="FFFFFF"/>
                    <w:left w:val="single" w:sz="2" w:space="11" w:color="FFFFFF"/>
                    <w:bottom w:val="single" w:sz="2" w:space="1" w:color="FFFFFF"/>
                    <w:right w:val="single" w:sz="2" w:space="4" w:color="FFFFFF"/>
                  </w:divBdr>
                  <w:divsChild>
                    <w:div w:id="529883280">
                      <w:marLeft w:val="0"/>
                      <w:marRight w:val="0"/>
                      <w:marTop w:val="0"/>
                      <w:marBottom w:val="0"/>
                      <w:divBdr>
                        <w:top w:val="none" w:sz="0" w:space="0" w:color="auto"/>
                        <w:left w:val="none" w:sz="0" w:space="0" w:color="auto"/>
                        <w:bottom w:val="none" w:sz="0" w:space="0" w:color="auto"/>
                        <w:right w:val="none" w:sz="0" w:space="0" w:color="auto"/>
                      </w:divBdr>
                    </w:div>
                  </w:divsChild>
                </w:div>
                <w:div w:id="763845342">
                  <w:marLeft w:val="0"/>
                  <w:marRight w:val="0"/>
                  <w:marTop w:val="0"/>
                  <w:marBottom w:val="0"/>
                  <w:divBdr>
                    <w:top w:val="single" w:sz="2" w:space="1" w:color="FFFFFF"/>
                    <w:left w:val="single" w:sz="2" w:space="11" w:color="FFFFFF"/>
                    <w:bottom w:val="single" w:sz="2" w:space="1" w:color="FFFFFF"/>
                    <w:right w:val="single" w:sz="2" w:space="4" w:color="FFFFFF"/>
                  </w:divBdr>
                  <w:divsChild>
                    <w:div w:id="1839029959">
                      <w:marLeft w:val="0"/>
                      <w:marRight w:val="0"/>
                      <w:marTop w:val="0"/>
                      <w:marBottom w:val="0"/>
                      <w:divBdr>
                        <w:top w:val="none" w:sz="0" w:space="0" w:color="auto"/>
                        <w:left w:val="none" w:sz="0" w:space="0" w:color="auto"/>
                        <w:bottom w:val="none" w:sz="0" w:space="0" w:color="auto"/>
                        <w:right w:val="none" w:sz="0" w:space="0" w:color="auto"/>
                      </w:divBdr>
                    </w:div>
                  </w:divsChild>
                </w:div>
                <w:div w:id="1006250812">
                  <w:marLeft w:val="0"/>
                  <w:marRight w:val="0"/>
                  <w:marTop w:val="0"/>
                  <w:marBottom w:val="0"/>
                  <w:divBdr>
                    <w:top w:val="single" w:sz="2" w:space="1" w:color="FFFFFF"/>
                    <w:left w:val="single" w:sz="2" w:space="11" w:color="FFFFFF"/>
                    <w:bottom w:val="single" w:sz="2" w:space="1" w:color="FFFFFF"/>
                    <w:right w:val="single" w:sz="2" w:space="4" w:color="FFFFFF"/>
                  </w:divBdr>
                  <w:divsChild>
                    <w:div w:id="487946383">
                      <w:marLeft w:val="0"/>
                      <w:marRight w:val="0"/>
                      <w:marTop w:val="0"/>
                      <w:marBottom w:val="0"/>
                      <w:divBdr>
                        <w:top w:val="none" w:sz="0" w:space="0" w:color="auto"/>
                        <w:left w:val="none" w:sz="0" w:space="0" w:color="auto"/>
                        <w:bottom w:val="none" w:sz="0" w:space="0" w:color="auto"/>
                        <w:right w:val="none" w:sz="0" w:space="0" w:color="auto"/>
                      </w:divBdr>
                    </w:div>
                  </w:divsChild>
                </w:div>
                <w:div w:id="1992712302">
                  <w:marLeft w:val="0"/>
                  <w:marRight w:val="0"/>
                  <w:marTop w:val="0"/>
                  <w:marBottom w:val="0"/>
                  <w:divBdr>
                    <w:top w:val="single" w:sz="2" w:space="1" w:color="FFFFFF"/>
                    <w:left w:val="single" w:sz="2" w:space="11" w:color="FFFFFF"/>
                    <w:bottom w:val="single" w:sz="2" w:space="1" w:color="FFFFFF"/>
                    <w:right w:val="single" w:sz="2" w:space="4" w:color="FFFFFF"/>
                  </w:divBdr>
                  <w:divsChild>
                    <w:div w:id="604582385">
                      <w:marLeft w:val="0"/>
                      <w:marRight w:val="0"/>
                      <w:marTop w:val="0"/>
                      <w:marBottom w:val="0"/>
                      <w:divBdr>
                        <w:top w:val="none" w:sz="0" w:space="0" w:color="auto"/>
                        <w:left w:val="none" w:sz="0" w:space="0" w:color="auto"/>
                        <w:bottom w:val="none" w:sz="0" w:space="0" w:color="auto"/>
                        <w:right w:val="none" w:sz="0" w:space="0" w:color="auto"/>
                      </w:divBdr>
                    </w:div>
                  </w:divsChild>
                </w:div>
                <w:div w:id="1500341188">
                  <w:marLeft w:val="0"/>
                  <w:marRight w:val="0"/>
                  <w:marTop w:val="0"/>
                  <w:marBottom w:val="0"/>
                  <w:divBdr>
                    <w:top w:val="single" w:sz="2" w:space="1" w:color="FFFFFF"/>
                    <w:left w:val="single" w:sz="2" w:space="11" w:color="FFFFFF"/>
                    <w:bottom w:val="single" w:sz="2" w:space="1" w:color="FFFFFF"/>
                    <w:right w:val="single" w:sz="2" w:space="4" w:color="FFFFFF"/>
                  </w:divBdr>
                  <w:divsChild>
                    <w:div w:id="2119794365">
                      <w:marLeft w:val="0"/>
                      <w:marRight w:val="0"/>
                      <w:marTop w:val="0"/>
                      <w:marBottom w:val="0"/>
                      <w:divBdr>
                        <w:top w:val="none" w:sz="0" w:space="0" w:color="auto"/>
                        <w:left w:val="none" w:sz="0" w:space="0" w:color="auto"/>
                        <w:bottom w:val="none" w:sz="0" w:space="0" w:color="auto"/>
                        <w:right w:val="none" w:sz="0" w:space="0" w:color="auto"/>
                      </w:divBdr>
                    </w:div>
                  </w:divsChild>
                </w:div>
                <w:div w:id="238249573">
                  <w:marLeft w:val="0"/>
                  <w:marRight w:val="0"/>
                  <w:marTop w:val="0"/>
                  <w:marBottom w:val="0"/>
                  <w:divBdr>
                    <w:top w:val="single" w:sz="2" w:space="1" w:color="FFFFFF"/>
                    <w:left w:val="single" w:sz="2" w:space="11" w:color="FFFFFF"/>
                    <w:bottom w:val="single" w:sz="2" w:space="1" w:color="FFFFFF"/>
                    <w:right w:val="single" w:sz="2" w:space="4" w:color="FFFFFF"/>
                  </w:divBdr>
                  <w:divsChild>
                    <w:div w:id="2075932729">
                      <w:marLeft w:val="0"/>
                      <w:marRight w:val="0"/>
                      <w:marTop w:val="0"/>
                      <w:marBottom w:val="0"/>
                      <w:divBdr>
                        <w:top w:val="none" w:sz="0" w:space="0" w:color="auto"/>
                        <w:left w:val="none" w:sz="0" w:space="0" w:color="auto"/>
                        <w:bottom w:val="none" w:sz="0" w:space="0" w:color="auto"/>
                        <w:right w:val="none" w:sz="0" w:space="0" w:color="auto"/>
                      </w:divBdr>
                    </w:div>
                  </w:divsChild>
                </w:div>
                <w:div w:id="101805758">
                  <w:marLeft w:val="0"/>
                  <w:marRight w:val="0"/>
                  <w:marTop w:val="0"/>
                  <w:marBottom w:val="0"/>
                  <w:divBdr>
                    <w:top w:val="single" w:sz="2" w:space="1" w:color="FFFFFF"/>
                    <w:left w:val="single" w:sz="2" w:space="11" w:color="FFFFFF"/>
                    <w:bottom w:val="single" w:sz="2" w:space="1" w:color="FFFFFF"/>
                    <w:right w:val="single" w:sz="2" w:space="4" w:color="FFFFFF"/>
                  </w:divBdr>
                  <w:divsChild>
                    <w:div w:id="1522937536">
                      <w:marLeft w:val="0"/>
                      <w:marRight w:val="0"/>
                      <w:marTop w:val="0"/>
                      <w:marBottom w:val="0"/>
                      <w:divBdr>
                        <w:top w:val="none" w:sz="0" w:space="0" w:color="auto"/>
                        <w:left w:val="none" w:sz="0" w:space="0" w:color="auto"/>
                        <w:bottom w:val="none" w:sz="0" w:space="0" w:color="auto"/>
                        <w:right w:val="none" w:sz="0" w:space="0" w:color="auto"/>
                      </w:divBdr>
                    </w:div>
                  </w:divsChild>
                </w:div>
                <w:div w:id="1741323869">
                  <w:marLeft w:val="0"/>
                  <w:marRight w:val="0"/>
                  <w:marTop w:val="0"/>
                  <w:marBottom w:val="0"/>
                  <w:divBdr>
                    <w:top w:val="single" w:sz="2" w:space="1" w:color="FFFFFF"/>
                    <w:left w:val="single" w:sz="2" w:space="11" w:color="FFFFFF"/>
                    <w:bottom w:val="single" w:sz="2" w:space="4" w:color="FFFFFF"/>
                    <w:right w:val="single" w:sz="2" w:space="4" w:color="FFFFFF"/>
                  </w:divBdr>
                  <w:divsChild>
                    <w:div w:id="4127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8379">
          <w:marLeft w:val="0"/>
          <w:marRight w:val="0"/>
          <w:marTop w:val="0"/>
          <w:marBottom w:val="300"/>
          <w:divBdr>
            <w:top w:val="none" w:sz="0" w:space="0" w:color="auto"/>
            <w:left w:val="none" w:sz="0" w:space="0" w:color="auto"/>
            <w:bottom w:val="none" w:sz="0" w:space="0" w:color="auto"/>
            <w:right w:val="none" w:sz="0" w:space="0" w:color="auto"/>
          </w:divBdr>
          <w:divsChild>
            <w:div w:id="1888253018">
              <w:marLeft w:val="0"/>
              <w:marRight w:val="0"/>
              <w:marTop w:val="0"/>
              <w:marBottom w:val="0"/>
              <w:divBdr>
                <w:top w:val="none" w:sz="0" w:space="0" w:color="auto"/>
                <w:left w:val="none" w:sz="0" w:space="0" w:color="auto"/>
                <w:bottom w:val="none" w:sz="0" w:space="0" w:color="auto"/>
                <w:right w:val="none" w:sz="0" w:space="0" w:color="auto"/>
              </w:divBdr>
              <w:divsChild>
                <w:div w:id="392042637">
                  <w:marLeft w:val="0"/>
                  <w:marRight w:val="0"/>
                  <w:marTop w:val="0"/>
                  <w:marBottom w:val="0"/>
                  <w:divBdr>
                    <w:top w:val="single" w:sz="2" w:space="4" w:color="FFFFFF"/>
                    <w:left w:val="single" w:sz="2" w:space="11" w:color="FFFFFF"/>
                    <w:bottom w:val="single" w:sz="2" w:space="1" w:color="FFFFFF"/>
                    <w:right w:val="single" w:sz="2" w:space="4" w:color="FFFFFF"/>
                  </w:divBdr>
                  <w:divsChild>
                    <w:div w:id="1583493601">
                      <w:marLeft w:val="0"/>
                      <w:marRight w:val="0"/>
                      <w:marTop w:val="0"/>
                      <w:marBottom w:val="0"/>
                      <w:divBdr>
                        <w:top w:val="none" w:sz="0" w:space="0" w:color="auto"/>
                        <w:left w:val="none" w:sz="0" w:space="0" w:color="auto"/>
                        <w:bottom w:val="none" w:sz="0" w:space="0" w:color="auto"/>
                        <w:right w:val="none" w:sz="0" w:space="0" w:color="auto"/>
                      </w:divBdr>
                    </w:div>
                  </w:divsChild>
                </w:div>
                <w:div w:id="1107505798">
                  <w:marLeft w:val="0"/>
                  <w:marRight w:val="0"/>
                  <w:marTop w:val="0"/>
                  <w:marBottom w:val="0"/>
                  <w:divBdr>
                    <w:top w:val="single" w:sz="2" w:space="1" w:color="FFFFFF"/>
                    <w:left w:val="single" w:sz="2" w:space="11" w:color="FFFFFF"/>
                    <w:bottom w:val="single" w:sz="2" w:space="1" w:color="FFFFFF"/>
                    <w:right w:val="single" w:sz="2" w:space="4" w:color="FFFFFF"/>
                  </w:divBdr>
                  <w:divsChild>
                    <w:div w:id="1904438214">
                      <w:marLeft w:val="0"/>
                      <w:marRight w:val="0"/>
                      <w:marTop w:val="0"/>
                      <w:marBottom w:val="0"/>
                      <w:divBdr>
                        <w:top w:val="none" w:sz="0" w:space="0" w:color="auto"/>
                        <w:left w:val="none" w:sz="0" w:space="0" w:color="auto"/>
                        <w:bottom w:val="none" w:sz="0" w:space="0" w:color="auto"/>
                        <w:right w:val="none" w:sz="0" w:space="0" w:color="auto"/>
                      </w:divBdr>
                    </w:div>
                  </w:divsChild>
                </w:div>
                <w:div w:id="1018846923">
                  <w:marLeft w:val="0"/>
                  <w:marRight w:val="0"/>
                  <w:marTop w:val="0"/>
                  <w:marBottom w:val="0"/>
                  <w:divBdr>
                    <w:top w:val="single" w:sz="2" w:space="1" w:color="FFFFFF"/>
                    <w:left w:val="single" w:sz="2" w:space="11" w:color="FFFFFF"/>
                    <w:bottom w:val="single" w:sz="2" w:space="1" w:color="FFFFFF"/>
                    <w:right w:val="single" w:sz="2" w:space="4" w:color="FFFFFF"/>
                  </w:divBdr>
                  <w:divsChild>
                    <w:div w:id="1482190390">
                      <w:marLeft w:val="0"/>
                      <w:marRight w:val="0"/>
                      <w:marTop w:val="0"/>
                      <w:marBottom w:val="0"/>
                      <w:divBdr>
                        <w:top w:val="none" w:sz="0" w:space="0" w:color="auto"/>
                        <w:left w:val="none" w:sz="0" w:space="0" w:color="auto"/>
                        <w:bottom w:val="none" w:sz="0" w:space="0" w:color="auto"/>
                        <w:right w:val="none" w:sz="0" w:space="0" w:color="auto"/>
                      </w:divBdr>
                    </w:div>
                  </w:divsChild>
                </w:div>
                <w:div w:id="1431508335">
                  <w:marLeft w:val="0"/>
                  <w:marRight w:val="0"/>
                  <w:marTop w:val="0"/>
                  <w:marBottom w:val="0"/>
                  <w:divBdr>
                    <w:top w:val="single" w:sz="2" w:space="1" w:color="FFFFFF"/>
                    <w:left w:val="single" w:sz="2" w:space="11" w:color="FFFFFF"/>
                    <w:bottom w:val="single" w:sz="2" w:space="1" w:color="FFFFFF"/>
                    <w:right w:val="single" w:sz="2" w:space="4" w:color="FFFFFF"/>
                  </w:divBdr>
                  <w:divsChild>
                    <w:div w:id="1018199598">
                      <w:marLeft w:val="0"/>
                      <w:marRight w:val="0"/>
                      <w:marTop w:val="0"/>
                      <w:marBottom w:val="0"/>
                      <w:divBdr>
                        <w:top w:val="none" w:sz="0" w:space="0" w:color="auto"/>
                        <w:left w:val="none" w:sz="0" w:space="0" w:color="auto"/>
                        <w:bottom w:val="none" w:sz="0" w:space="0" w:color="auto"/>
                        <w:right w:val="none" w:sz="0" w:space="0" w:color="auto"/>
                      </w:divBdr>
                    </w:div>
                  </w:divsChild>
                </w:div>
                <w:div w:id="472017518">
                  <w:marLeft w:val="0"/>
                  <w:marRight w:val="0"/>
                  <w:marTop w:val="0"/>
                  <w:marBottom w:val="0"/>
                  <w:divBdr>
                    <w:top w:val="single" w:sz="2" w:space="1" w:color="FFFFFF"/>
                    <w:left w:val="single" w:sz="2" w:space="11" w:color="FFFFFF"/>
                    <w:bottom w:val="single" w:sz="2" w:space="1" w:color="FFFFFF"/>
                    <w:right w:val="single" w:sz="2" w:space="4" w:color="FFFFFF"/>
                  </w:divBdr>
                  <w:divsChild>
                    <w:div w:id="1433672923">
                      <w:marLeft w:val="0"/>
                      <w:marRight w:val="0"/>
                      <w:marTop w:val="0"/>
                      <w:marBottom w:val="0"/>
                      <w:divBdr>
                        <w:top w:val="none" w:sz="0" w:space="0" w:color="auto"/>
                        <w:left w:val="none" w:sz="0" w:space="0" w:color="auto"/>
                        <w:bottom w:val="none" w:sz="0" w:space="0" w:color="auto"/>
                        <w:right w:val="none" w:sz="0" w:space="0" w:color="auto"/>
                      </w:divBdr>
                    </w:div>
                  </w:divsChild>
                </w:div>
                <w:div w:id="1437015268">
                  <w:marLeft w:val="0"/>
                  <w:marRight w:val="0"/>
                  <w:marTop w:val="0"/>
                  <w:marBottom w:val="0"/>
                  <w:divBdr>
                    <w:top w:val="single" w:sz="2" w:space="1" w:color="FFFFFF"/>
                    <w:left w:val="single" w:sz="2" w:space="11" w:color="FFFFFF"/>
                    <w:bottom w:val="single" w:sz="2" w:space="1" w:color="FFFFFF"/>
                    <w:right w:val="single" w:sz="2" w:space="4" w:color="FFFFFF"/>
                  </w:divBdr>
                  <w:divsChild>
                    <w:div w:id="512230452">
                      <w:marLeft w:val="0"/>
                      <w:marRight w:val="0"/>
                      <w:marTop w:val="0"/>
                      <w:marBottom w:val="0"/>
                      <w:divBdr>
                        <w:top w:val="none" w:sz="0" w:space="0" w:color="auto"/>
                        <w:left w:val="none" w:sz="0" w:space="0" w:color="auto"/>
                        <w:bottom w:val="none" w:sz="0" w:space="0" w:color="auto"/>
                        <w:right w:val="none" w:sz="0" w:space="0" w:color="auto"/>
                      </w:divBdr>
                    </w:div>
                  </w:divsChild>
                </w:div>
                <w:div w:id="1346130905">
                  <w:marLeft w:val="0"/>
                  <w:marRight w:val="0"/>
                  <w:marTop w:val="0"/>
                  <w:marBottom w:val="0"/>
                  <w:divBdr>
                    <w:top w:val="single" w:sz="2" w:space="1" w:color="FFFFFF"/>
                    <w:left w:val="single" w:sz="2" w:space="11" w:color="FFFFFF"/>
                    <w:bottom w:val="single" w:sz="2" w:space="1" w:color="FFFFFF"/>
                    <w:right w:val="single" w:sz="2" w:space="4" w:color="FFFFFF"/>
                  </w:divBdr>
                  <w:divsChild>
                    <w:div w:id="1880430592">
                      <w:marLeft w:val="0"/>
                      <w:marRight w:val="0"/>
                      <w:marTop w:val="0"/>
                      <w:marBottom w:val="0"/>
                      <w:divBdr>
                        <w:top w:val="none" w:sz="0" w:space="0" w:color="auto"/>
                        <w:left w:val="none" w:sz="0" w:space="0" w:color="auto"/>
                        <w:bottom w:val="none" w:sz="0" w:space="0" w:color="auto"/>
                        <w:right w:val="none" w:sz="0" w:space="0" w:color="auto"/>
                      </w:divBdr>
                    </w:div>
                  </w:divsChild>
                </w:div>
                <w:div w:id="1426923302">
                  <w:marLeft w:val="0"/>
                  <w:marRight w:val="0"/>
                  <w:marTop w:val="0"/>
                  <w:marBottom w:val="0"/>
                  <w:divBdr>
                    <w:top w:val="single" w:sz="2" w:space="1" w:color="FFFFFF"/>
                    <w:left w:val="single" w:sz="2" w:space="11" w:color="FFFFFF"/>
                    <w:bottom w:val="single" w:sz="2" w:space="1" w:color="FFFFFF"/>
                    <w:right w:val="single" w:sz="2" w:space="4" w:color="FFFFFF"/>
                  </w:divBdr>
                  <w:divsChild>
                    <w:div w:id="1106080751">
                      <w:marLeft w:val="0"/>
                      <w:marRight w:val="0"/>
                      <w:marTop w:val="0"/>
                      <w:marBottom w:val="0"/>
                      <w:divBdr>
                        <w:top w:val="none" w:sz="0" w:space="0" w:color="auto"/>
                        <w:left w:val="none" w:sz="0" w:space="0" w:color="auto"/>
                        <w:bottom w:val="none" w:sz="0" w:space="0" w:color="auto"/>
                        <w:right w:val="none" w:sz="0" w:space="0" w:color="auto"/>
                      </w:divBdr>
                    </w:div>
                  </w:divsChild>
                </w:div>
                <w:div w:id="144784958">
                  <w:marLeft w:val="0"/>
                  <w:marRight w:val="0"/>
                  <w:marTop w:val="0"/>
                  <w:marBottom w:val="0"/>
                  <w:divBdr>
                    <w:top w:val="single" w:sz="2" w:space="1" w:color="FFFFFF"/>
                    <w:left w:val="single" w:sz="2" w:space="11" w:color="FFFFFF"/>
                    <w:bottom w:val="single" w:sz="2" w:space="1" w:color="FFFFFF"/>
                    <w:right w:val="single" w:sz="2" w:space="4" w:color="FFFFFF"/>
                  </w:divBdr>
                  <w:divsChild>
                    <w:div w:id="236211152">
                      <w:marLeft w:val="0"/>
                      <w:marRight w:val="0"/>
                      <w:marTop w:val="0"/>
                      <w:marBottom w:val="0"/>
                      <w:divBdr>
                        <w:top w:val="none" w:sz="0" w:space="0" w:color="auto"/>
                        <w:left w:val="none" w:sz="0" w:space="0" w:color="auto"/>
                        <w:bottom w:val="none" w:sz="0" w:space="0" w:color="auto"/>
                        <w:right w:val="none" w:sz="0" w:space="0" w:color="auto"/>
                      </w:divBdr>
                    </w:div>
                  </w:divsChild>
                </w:div>
                <w:div w:id="1496191443">
                  <w:marLeft w:val="0"/>
                  <w:marRight w:val="0"/>
                  <w:marTop w:val="0"/>
                  <w:marBottom w:val="0"/>
                  <w:divBdr>
                    <w:top w:val="single" w:sz="2" w:space="1" w:color="FFFFFF"/>
                    <w:left w:val="single" w:sz="2" w:space="11" w:color="FFFFFF"/>
                    <w:bottom w:val="single" w:sz="2" w:space="1" w:color="FFFFFF"/>
                    <w:right w:val="single" w:sz="2" w:space="4" w:color="FFFFFF"/>
                  </w:divBdr>
                  <w:divsChild>
                    <w:div w:id="1848523879">
                      <w:marLeft w:val="0"/>
                      <w:marRight w:val="0"/>
                      <w:marTop w:val="0"/>
                      <w:marBottom w:val="0"/>
                      <w:divBdr>
                        <w:top w:val="none" w:sz="0" w:space="0" w:color="auto"/>
                        <w:left w:val="none" w:sz="0" w:space="0" w:color="auto"/>
                        <w:bottom w:val="none" w:sz="0" w:space="0" w:color="auto"/>
                        <w:right w:val="none" w:sz="0" w:space="0" w:color="auto"/>
                      </w:divBdr>
                    </w:div>
                  </w:divsChild>
                </w:div>
                <w:div w:id="778180923">
                  <w:marLeft w:val="0"/>
                  <w:marRight w:val="0"/>
                  <w:marTop w:val="0"/>
                  <w:marBottom w:val="0"/>
                  <w:divBdr>
                    <w:top w:val="single" w:sz="2" w:space="1" w:color="FFFFFF"/>
                    <w:left w:val="single" w:sz="2" w:space="11" w:color="FFFFFF"/>
                    <w:bottom w:val="single" w:sz="2" w:space="1" w:color="FFFFFF"/>
                    <w:right w:val="single" w:sz="2" w:space="4" w:color="FFFFFF"/>
                  </w:divBdr>
                  <w:divsChild>
                    <w:div w:id="1417283078">
                      <w:marLeft w:val="0"/>
                      <w:marRight w:val="0"/>
                      <w:marTop w:val="0"/>
                      <w:marBottom w:val="0"/>
                      <w:divBdr>
                        <w:top w:val="none" w:sz="0" w:space="0" w:color="auto"/>
                        <w:left w:val="none" w:sz="0" w:space="0" w:color="auto"/>
                        <w:bottom w:val="none" w:sz="0" w:space="0" w:color="auto"/>
                        <w:right w:val="none" w:sz="0" w:space="0" w:color="auto"/>
                      </w:divBdr>
                    </w:div>
                  </w:divsChild>
                </w:div>
                <w:div w:id="1439714413">
                  <w:marLeft w:val="0"/>
                  <w:marRight w:val="0"/>
                  <w:marTop w:val="0"/>
                  <w:marBottom w:val="0"/>
                  <w:divBdr>
                    <w:top w:val="single" w:sz="2" w:space="1" w:color="FFFFFF"/>
                    <w:left w:val="single" w:sz="2" w:space="11" w:color="FFFFFF"/>
                    <w:bottom w:val="single" w:sz="2" w:space="1" w:color="FFFFFF"/>
                    <w:right w:val="single" w:sz="2" w:space="4" w:color="FFFFFF"/>
                  </w:divBdr>
                  <w:divsChild>
                    <w:div w:id="156532210">
                      <w:marLeft w:val="0"/>
                      <w:marRight w:val="0"/>
                      <w:marTop w:val="0"/>
                      <w:marBottom w:val="0"/>
                      <w:divBdr>
                        <w:top w:val="none" w:sz="0" w:space="0" w:color="auto"/>
                        <w:left w:val="none" w:sz="0" w:space="0" w:color="auto"/>
                        <w:bottom w:val="none" w:sz="0" w:space="0" w:color="auto"/>
                        <w:right w:val="none" w:sz="0" w:space="0" w:color="auto"/>
                      </w:divBdr>
                    </w:div>
                  </w:divsChild>
                </w:div>
                <w:div w:id="1944919894">
                  <w:marLeft w:val="0"/>
                  <w:marRight w:val="0"/>
                  <w:marTop w:val="0"/>
                  <w:marBottom w:val="0"/>
                  <w:divBdr>
                    <w:top w:val="single" w:sz="2" w:space="1" w:color="FFFFFF"/>
                    <w:left w:val="single" w:sz="2" w:space="11" w:color="FFFFFF"/>
                    <w:bottom w:val="single" w:sz="2" w:space="1" w:color="FFFFFF"/>
                    <w:right w:val="single" w:sz="2" w:space="4" w:color="FFFFFF"/>
                  </w:divBdr>
                  <w:divsChild>
                    <w:div w:id="85805871">
                      <w:marLeft w:val="0"/>
                      <w:marRight w:val="0"/>
                      <w:marTop w:val="0"/>
                      <w:marBottom w:val="0"/>
                      <w:divBdr>
                        <w:top w:val="none" w:sz="0" w:space="0" w:color="auto"/>
                        <w:left w:val="none" w:sz="0" w:space="0" w:color="auto"/>
                        <w:bottom w:val="none" w:sz="0" w:space="0" w:color="auto"/>
                        <w:right w:val="none" w:sz="0" w:space="0" w:color="auto"/>
                      </w:divBdr>
                    </w:div>
                  </w:divsChild>
                </w:div>
                <w:div w:id="1368482939">
                  <w:marLeft w:val="0"/>
                  <w:marRight w:val="0"/>
                  <w:marTop w:val="0"/>
                  <w:marBottom w:val="0"/>
                  <w:divBdr>
                    <w:top w:val="single" w:sz="2" w:space="1" w:color="FFFFFF"/>
                    <w:left w:val="single" w:sz="2" w:space="11" w:color="FFFFFF"/>
                    <w:bottom w:val="single" w:sz="2" w:space="1" w:color="FFFFFF"/>
                    <w:right w:val="single" w:sz="2" w:space="4" w:color="FFFFFF"/>
                  </w:divBdr>
                  <w:divsChild>
                    <w:div w:id="850029781">
                      <w:marLeft w:val="0"/>
                      <w:marRight w:val="0"/>
                      <w:marTop w:val="0"/>
                      <w:marBottom w:val="0"/>
                      <w:divBdr>
                        <w:top w:val="none" w:sz="0" w:space="0" w:color="auto"/>
                        <w:left w:val="none" w:sz="0" w:space="0" w:color="auto"/>
                        <w:bottom w:val="none" w:sz="0" w:space="0" w:color="auto"/>
                        <w:right w:val="none" w:sz="0" w:space="0" w:color="auto"/>
                      </w:divBdr>
                    </w:div>
                  </w:divsChild>
                </w:div>
                <w:div w:id="606237550">
                  <w:marLeft w:val="0"/>
                  <w:marRight w:val="0"/>
                  <w:marTop w:val="0"/>
                  <w:marBottom w:val="0"/>
                  <w:divBdr>
                    <w:top w:val="single" w:sz="2" w:space="1" w:color="FFFFFF"/>
                    <w:left w:val="single" w:sz="2" w:space="11" w:color="FFFFFF"/>
                    <w:bottom w:val="single" w:sz="2" w:space="4" w:color="FFFFFF"/>
                    <w:right w:val="single" w:sz="2" w:space="4" w:color="FFFFFF"/>
                  </w:divBdr>
                  <w:divsChild>
                    <w:div w:id="19668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tnettutorials.net/lesson/textbox-html-helper-mvc/" TargetMode="External"/><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dotnettutorials.net/lesson/custom-html-helpers-mvc/"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10708</Words>
  <Characters>61040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Ravindra</cp:lastModifiedBy>
  <cp:revision>3</cp:revision>
  <dcterms:created xsi:type="dcterms:W3CDTF">2024-05-17T02:49:00Z</dcterms:created>
  <dcterms:modified xsi:type="dcterms:W3CDTF">2024-05-17T02:49:00Z</dcterms:modified>
</cp:coreProperties>
</file>