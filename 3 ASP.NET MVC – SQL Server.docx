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6A86" w:rsidRPr="00536A86" w:rsidRDefault="00536A86" w:rsidP="0015081F">
      <w:pPr>
        <w:spacing w:after="48" w:line="240" w:lineRule="auto"/>
        <w:textAlignment w:val="baseline"/>
        <w:outlineLvl w:val="0"/>
        <w:rPr>
          <w:rFonts w:ascii="Maiandra GD" w:eastAsia="Times New Roman" w:hAnsi="Maiandra GD" w:cs="Times New Roman"/>
          <w:b/>
          <w:color w:val="3A3A3A"/>
          <w:kern w:val="36"/>
        </w:rPr>
      </w:pPr>
      <w:r w:rsidRPr="00536A86">
        <w:rPr>
          <w:rFonts w:ascii="Maiandra GD" w:eastAsia="Times New Roman" w:hAnsi="Maiandra GD" w:cs="Times New Roman"/>
          <w:b/>
          <w:color w:val="3A3A3A"/>
          <w:kern w:val="36"/>
          <w:highlight w:val="yellow"/>
        </w:rPr>
        <w:t>Entity Framework in ASP.NET MVC</w:t>
      </w:r>
    </w:p>
    <w:p w:rsidR="00536A86" w:rsidRPr="00536A86" w:rsidRDefault="00271522" w:rsidP="0015081F">
      <w:p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Segoe UI"/>
          <w:color w:val="212529"/>
        </w:rPr>
        <w:t xml:space="preserve"> </w:t>
      </w:r>
    </w:p>
    <w:p w:rsidR="00271522" w:rsidRPr="00536A86" w:rsidRDefault="00536A86" w:rsidP="0015081F">
      <w:pPr>
        <w:shd w:val="clear" w:color="auto" w:fill="FFFFFF"/>
        <w:spacing w:after="0" w:line="240" w:lineRule="auto"/>
        <w:textAlignment w:val="baseline"/>
        <w:outlineLvl w:val="1"/>
        <w:rPr>
          <w:rFonts w:ascii="Maiandra GD" w:eastAsia="Times New Roman" w:hAnsi="Maiandra GD" w:cs="Segoe UI"/>
          <w:color w:val="3A3A3A"/>
        </w:rPr>
      </w:pPr>
      <w:r w:rsidRPr="00271522">
        <w:rPr>
          <w:rFonts w:ascii="Maiandra GD" w:eastAsia="Times New Roman" w:hAnsi="Maiandra GD" w:cs="Arial"/>
          <w:b/>
          <w:bCs/>
          <w:color w:val="000000"/>
        </w:rPr>
        <w:t>Entity Framework in ASP.NET MVC</w:t>
      </w:r>
      <w:r w:rsidR="00271522" w:rsidRPr="00271522">
        <w:rPr>
          <w:rFonts w:ascii="Maiandra GD" w:eastAsia="Times New Roman" w:hAnsi="Maiandra GD" w:cs="Arial"/>
          <w:b/>
          <w:bCs/>
          <w:color w:val="000000"/>
        </w:rPr>
        <w:t xml:space="preserve"> </w:t>
      </w:r>
    </w:p>
    <w:p w:rsidR="00536A86" w:rsidRPr="00536A86" w:rsidRDefault="00271522" w:rsidP="0015081F">
      <w:p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color w:val="000000"/>
          <w:bdr w:val="none" w:sz="0" w:space="0" w:color="auto" w:frame="1"/>
        </w:rPr>
        <w:t xml:space="preserve"> </w:t>
      </w:r>
    </w:p>
    <w:p w:rsidR="00536A86" w:rsidRPr="00536A86" w:rsidRDefault="00536A86"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Creating the Database with Required Table and Data:</w:t>
      </w:r>
    </w:p>
    <w:p w:rsidR="00536A86" w:rsidRDefault="00536A86" w:rsidP="0015081F">
      <w:pPr>
        <w:shd w:val="clear" w:color="auto" w:fill="FFFFFF"/>
        <w:spacing w:after="0" w:line="240" w:lineRule="auto"/>
        <w:textAlignment w:val="baseline"/>
        <w:rPr>
          <w:rFonts w:ascii="Maiandra GD" w:eastAsia="Times New Roman" w:hAnsi="Maiandra GD" w:cs="Arial"/>
          <w:color w:val="000000"/>
          <w:bdr w:val="none" w:sz="0" w:space="0" w:color="auto" w:frame="1"/>
        </w:rPr>
      </w:pPr>
      <w:r w:rsidRPr="00536A86">
        <w:rPr>
          <w:rFonts w:ascii="Maiandra GD" w:eastAsia="Times New Roman" w:hAnsi="Maiandra GD" w:cs="Arial"/>
          <w:color w:val="000000"/>
          <w:bdr w:val="none" w:sz="0" w:space="0" w:color="auto" w:frame="1"/>
        </w:rPr>
        <w:t>Please use below SQL Script to create the</w:t>
      </w:r>
      <w:proofErr w:type="gramStart"/>
      <w:r w:rsidRPr="00536A86">
        <w:rPr>
          <w:rFonts w:ascii="Maiandra GD" w:eastAsia="Times New Roman" w:hAnsi="Maiandra GD" w:cs="Arial"/>
          <w:color w:val="000000"/>
          <w:bdr w:val="none" w:sz="0" w:space="0" w:color="auto" w:frame="1"/>
        </w:rPr>
        <w:t>  </w:t>
      </w:r>
      <w:r w:rsidRPr="00271522">
        <w:rPr>
          <w:rFonts w:ascii="Maiandra GD" w:eastAsia="Times New Roman" w:hAnsi="Maiandra GD" w:cs="Arial"/>
          <w:b/>
          <w:bCs/>
          <w:color w:val="000000"/>
        </w:rPr>
        <w:t>MVC</w:t>
      </w:r>
      <w:proofErr w:type="gramEnd"/>
      <w:r w:rsidRPr="00271522">
        <w:rPr>
          <w:rFonts w:ascii="Maiandra GD" w:eastAsia="Times New Roman" w:hAnsi="Maiandra GD" w:cs="Arial"/>
          <w:b/>
          <w:bCs/>
          <w:color w:val="000000"/>
        </w:rPr>
        <w:t>_DB </w:t>
      </w:r>
      <w:r w:rsidRPr="00536A86">
        <w:rPr>
          <w:rFonts w:ascii="Maiandra GD" w:eastAsia="Times New Roman" w:hAnsi="Maiandra GD" w:cs="Arial"/>
          <w:color w:val="000000"/>
          <w:bdr w:val="none" w:sz="0" w:space="0" w:color="auto" w:frame="1"/>
        </w:rPr>
        <w:t>Database, </w:t>
      </w:r>
      <w:r w:rsidRPr="00271522">
        <w:rPr>
          <w:rFonts w:ascii="Maiandra GD" w:eastAsia="Times New Roman" w:hAnsi="Maiandra GD" w:cs="Arial"/>
          <w:b/>
          <w:bCs/>
          <w:color w:val="000000"/>
        </w:rPr>
        <w:t>Employee</w:t>
      </w:r>
      <w:r w:rsidRPr="00536A86">
        <w:rPr>
          <w:rFonts w:ascii="Maiandra GD" w:eastAsia="Times New Roman" w:hAnsi="Maiandra GD" w:cs="Arial"/>
          <w:color w:val="000000"/>
          <w:bdr w:val="none" w:sz="0" w:space="0" w:color="auto" w:frame="1"/>
        </w:rPr>
        <w:t> table and populate the Employee table with test data:</w:t>
      </w:r>
    </w:p>
    <w:p w:rsidR="005C1D46" w:rsidRPr="00536A86" w:rsidRDefault="005C1D46" w:rsidP="0015081F">
      <w:pPr>
        <w:shd w:val="clear" w:color="auto" w:fill="FFFFFF"/>
        <w:spacing w:after="0" w:line="240" w:lineRule="auto"/>
        <w:textAlignment w:val="baseline"/>
        <w:rPr>
          <w:rFonts w:ascii="Maiandra GD" w:eastAsia="Times New Roman" w:hAnsi="Maiandra GD" w:cs="Segoe UI"/>
          <w:color w:val="212529"/>
        </w:rPr>
      </w:pP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6B7C8B"/>
        </w:rPr>
        <w:t>--Create a database called MVC_DB</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CREATE</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DATABASE</w:t>
      </w:r>
      <w:r w:rsidRPr="00271522">
        <w:rPr>
          <w:rFonts w:ascii="Maiandra GD" w:eastAsia="Times New Roman" w:hAnsi="Maiandra GD" w:cs="Consolas"/>
          <w:color w:val="CFD5E0"/>
        </w:rPr>
        <w:t xml:space="preserve"> MVC_DB</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GO</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6B7C8B"/>
        </w:rPr>
        <w:t>--Use MVC_DB</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USE</w:t>
      </w:r>
      <w:r w:rsidRPr="00271522">
        <w:rPr>
          <w:rFonts w:ascii="Maiandra GD" w:eastAsia="Times New Roman" w:hAnsi="Maiandra GD" w:cs="Consolas"/>
          <w:color w:val="CFD5E0"/>
        </w:rPr>
        <w:t xml:space="preserve"> MVC_DB</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GO</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6B7C8B"/>
        </w:rPr>
        <w:t>--Create a Table called Employee</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CREATE</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TABLE</w:t>
      </w:r>
      <w:r w:rsidRPr="00271522">
        <w:rPr>
          <w:rFonts w:ascii="Maiandra GD" w:eastAsia="Times New Roman" w:hAnsi="Maiandra GD" w:cs="Consolas"/>
          <w:color w:val="CFD5E0"/>
        </w:rPr>
        <w:t xml:space="preserve"> Employee</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EmployeeId int Primary Key </w:t>
      </w:r>
      <w:proofErr w:type="gramStart"/>
      <w:r w:rsidRPr="00271522">
        <w:rPr>
          <w:rFonts w:ascii="Maiandra GD" w:eastAsia="Times New Roman" w:hAnsi="Maiandra GD" w:cs="Consolas"/>
          <w:color w:val="CFD5E0"/>
        </w:rPr>
        <w:t>Identity(</w:t>
      </w:r>
      <w:proofErr w:type="gramEnd"/>
      <w:r w:rsidRPr="00271522">
        <w:rPr>
          <w:rFonts w:ascii="Maiandra GD" w:eastAsia="Times New Roman" w:hAnsi="Maiandra GD" w:cs="Consolas"/>
          <w:color w:val="D19A66"/>
        </w:rPr>
        <w:t>1</w:t>
      </w:r>
      <w:r w:rsidRPr="00271522">
        <w:rPr>
          <w:rFonts w:ascii="Maiandra GD" w:eastAsia="Times New Roman" w:hAnsi="Maiandra GD" w:cs="Consolas"/>
          <w:color w:val="CFD5E0"/>
        </w:rPr>
        <w:t>,</w:t>
      </w:r>
      <w:r w:rsidRPr="00271522">
        <w:rPr>
          <w:rFonts w:ascii="Maiandra GD" w:eastAsia="Times New Roman" w:hAnsi="Maiandra GD" w:cs="Consolas"/>
          <w:color w:val="D19A66"/>
        </w:rPr>
        <w:t>1</w:t>
      </w:r>
      <w:r w:rsidRPr="00271522">
        <w:rPr>
          <w:rFonts w:ascii="Maiandra GD" w:eastAsia="Times New Roman" w:hAnsi="Maiandra GD" w:cs="Consolas"/>
          <w:color w:val="CFD5E0"/>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Name </w:t>
      </w:r>
      <w:proofErr w:type="gramStart"/>
      <w:r w:rsidRPr="00271522">
        <w:rPr>
          <w:rFonts w:ascii="Maiandra GD" w:eastAsia="Times New Roman" w:hAnsi="Maiandra GD" w:cs="Consolas"/>
          <w:color w:val="CFD5E0"/>
        </w:rPr>
        <w:t>nvarchar(</w:t>
      </w:r>
      <w:proofErr w:type="gramEnd"/>
      <w:r w:rsidRPr="00271522">
        <w:rPr>
          <w:rFonts w:ascii="Maiandra GD" w:eastAsia="Times New Roman" w:hAnsi="Maiandra GD" w:cs="Consolas"/>
          <w:color w:val="D19A66"/>
        </w:rPr>
        <w:t>50</w:t>
      </w:r>
      <w:r w:rsidRPr="00271522">
        <w:rPr>
          <w:rFonts w:ascii="Maiandra GD" w:eastAsia="Times New Roman" w:hAnsi="Maiandra GD" w:cs="Consolas"/>
          <w:color w:val="CFD5E0"/>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Gender </w:t>
      </w:r>
      <w:proofErr w:type="gramStart"/>
      <w:r w:rsidRPr="00271522">
        <w:rPr>
          <w:rFonts w:ascii="Maiandra GD" w:eastAsia="Times New Roman" w:hAnsi="Maiandra GD" w:cs="Consolas"/>
          <w:color w:val="CFD5E0"/>
        </w:rPr>
        <w:t>nvarchar(</w:t>
      </w:r>
      <w:proofErr w:type="gramEnd"/>
      <w:r w:rsidRPr="00271522">
        <w:rPr>
          <w:rFonts w:ascii="Maiandra GD" w:eastAsia="Times New Roman" w:hAnsi="Maiandra GD" w:cs="Consolas"/>
          <w:color w:val="D19A66"/>
        </w:rPr>
        <w:t>10</w:t>
      </w:r>
      <w:r w:rsidRPr="00271522">
        <w:rPr>
          <w:rFonts w:ascii="Maiandra GD" w:eastAsia="Times New Roman" w:hAnsi="Maiandra GD" w:cs="Consolas"/>
          <w:color w:val="CFD5E0"/>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City </w:t>
      </w:r>
      <w:proofErr w:type="gramStart"/>
      <w:r w:rsidRPr="00271522">
        <w:rPr>
          <w:rFonts w:ascii="Maiandra GD" w:eastAsia="Times New Roman" w:hAnsi="Maiandra GD" w:cs="Consolas"/>
          <w:color w:val="CFD5E0"/>
        </w:rPr>
        <w:t>nvarchar(</w:t>
      </w:r>
      <w:proofErr w:type="gramEnd"/>
      <w:r w:rsidRPr="00271522">
        <w:rPr>
          <w:rFonts w:ascii="Maiandra GD" w:eastAsia="Times New Roman" w:hAnsi="Maiandra GD" w:cs="Consolas"/>
          <w:color w:val="D19A66"/>
        </w:rPr>
        <w:t>50</w:t>
      </w:r>
      <w:r w:rsidRPr="00271522">
        <w:rPr>
          <w:rFonts w:ascii="Maiandra GD" w:eastAsia="Times New Roman" w:hAnsi="Maiandra GD" w:cs="Consolas"/>
          <w:color w:val="CFD5E0"/>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Salary </w:t>
      </w:r>
      <w:proofErr w:type="gramStart"/>
      <w:r w:rsidRPr="00271522">
        <w:rPr>
          <w:rFonts w:ascii="Maiandra GD" w:eastAsia="Times New Roman" w:hAnsi="Maiandra GD" w:cs="Consolas"/>
          <w:color w:val="CFD5E0"/>
        </w:rPr>
        <w:t>decimal(</w:t>
      </w:r>
      <w:proofErr w:type="gramEnd"/>
      <w:r w:rsidRPr="00271522">
        <w:rPr>
          <w:rFonts w:ascii="Maiandra GD" w:eastAsia="Times New Roman" w:hAnsi="Maiandra GD" w:cs="Consolas"/>
          <w:color w:val="D19A66"/>
        </w:rPr>
        <w:t>18</w:t>
      </w:r>
      <w:r w:rsidRPr="00271522">
        <w:rPr>
          <w:rFonts w:ascii="Maiandra GD" w:eastAsia="Times New Roman" w:hAnsi="Maiandra GD" w:cs="Consolas"/>
          <w:color w:val="CFD5E0"/>
        </w:rPr>
        <w:t>,</w:t>
      </w:r>
      <w:r w:rsidRPr="00271522">
        <w:rPr>
          <w:rFonts w:ascii="Maiandra GD" w:eastAsia="Times New Roman" w:hAnsi="Maiandra GD" w:cs="Consolas"/>
          <w:color w:val="D19A66"/>
        </w:rPr>
        <w:t>2</w:t>
      </w:r>
      <w:r w:rsidRPr="00271522">
        <w:rPr>
          <w:rFonts w:ascii="Maiandra GD" w:eastAsia="Times New Roman" w:hAnsi="Maiandra GD" w:cs="Consolas"/>
          <w:color w:val="CFD5E0"/>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GO</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6B7C8B"/>
        </w:rPr>
        <w:t>--Insert some values into Employee Table</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INSERT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INTO</w:t>
      </w:r>
      <w:r w:rsidRPr="00271522">
        <w:rPr>
          <w:rFonts w:ascii="Maiandra GD" w:eastAsia="Times New Roman" w:hAnsi="Maiandra GD" w:cs="Consolas"/>
          <w:color w:val="CFD5E0"/>
        </w:rPr>
        <w:t xml:space="preserve"> Employee </w:t>
      </w:r>
      <w:proofErr w:type="gramStart"/>
      <w:r w:rsidRPr="00271522">
        <w:rPr>
          <w:rFonts w:ascii="Maiandra GD" w:eastAsia="Times New Roman" w:hAnsi="Maiandra GD" w:cs="Consolas"/>
          <w:color w:val="CFD5E0"/>
        </w:rPr>
        <w:t>values(</w:t>
      </w:r>
      <w:proofErr w:type="gramEnd"/>
      <w:r w:rsidRPr="00271522">
        <w:rPr>
          <w:rFonts w:ascii="Maiandra GD" w:eastAsia="Times New Roman" w:hAnsi="Maiandra GD" w:cs="Consolas"/>
          <w:color w:val="7CC379"/>
        </w:rPr>
        <w:t>'Pranaya'</w:t>
      </w:r>
      <w:r w:rsidRPr="00271522">
        <w:rPr>
          <w:rFonts w:ascii="Maiandra GD" w:eastAsia="Times New Roman" w:hAnsi="Maiandra GD" w:cs="Consolas"/>
          <w:color w:val="CFD5E0"/>
        </w:rPr>
        <w:t>,</w:t>
      </w:r>
      <w:r w:rsidRPr="00271522">
        <w:rPr>
          <w:rFonts w:ascii="Maiandra GD" w:eastAsia="Times New Roman" w:hAnsi="Maiandra GD" w:cs="Consolas"/>
          <w:color w:val="7CC379"/>
        </w:rPr>
        <w:t>'Male'</w:t>
      </w:r>
      <w:r w:rsidRPr="00271522">
        <w:rPr>
          <w:rFonts w:ascii="Maiandra GD" w:eastAsia="Times New Roman" w:hAnsi="Maiandra GD" w:cs="Consolas"/>
          <w:color w:val="CFD5E0"/>
        </w:rPr>
        <w:t>,</w:t>
      </w:r>
      <w:r w:rsidRPr="00271522">
        <w:rPr>
          <w:rFonts w:ascii="Maiandra GD" w:eastAsia="Times New Roman" w:hAnsi="Maiandra GD" w:cs="Consolas"/>
          <w:color w:val="7CC379"/>
        </w:rPr>
        <w:t>'Mumbai'</w:t>
      </w:r>
      <w:r w:rsidRPr="00271522">
        <w:rPr>
          <w:rFonts w:ascii="Maiandra GD" w:eastAsia="Times New Roman" w:hAnsi="Maiandra GD" w:cs="Consolas"/>
          <w:color w:val="CFD5E0"/>
        </w:rPr>
        <w:t xml:space="preserve">, </w:t>
      </w:r>
      <w:r w:rsidRPr="00271522">
        <w:rPr>
          <w:rFonts w:ascii="Maiandra GD" w:eastAsia="Times New Roman" w:hAnsi="Maiandra GD" w:cs="Consolas"/>
          <w:color w:val="D19A66"/>
        </w:rPr>
        <w:t>2000</w:t>
      </w:r>
      <w:r w:rsidRPr="00271522">
        <w:rPr>
          <w:rFonts w:ascii="Maiandra GD" w:eastAsia="Times New Roman" w:hAnsi="Maiandra GD" w:cs="Consolas"/>
          <w:color w:val="CFD5E0"/>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INSERT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INTO</w:t>
      </w:r>
      <w:r w:rsidRPr="00271522">
        <w:rPr>
          <w:rFonts w:ascii="Maiandra GD" w:eastAsia="Times New Roman" w:hAnsi="Maiandra GD" w:cs="Consolas"/>
          <w:color w:val="CFD5E0"/>
        </w:rPr>
        <w:t xml:space="preserve"> Employee </w:t>
      </w:r>
      <w:proofErr w:type="gramStart"/>
      <w:r w:rsidRPr="00271522">
        <w:rPr>
          <w:rFonts w:ascii="Maiandra GD" w:eastAsia="Times New Roman" w:hAnsi="Maiandra GD" w:cs="Consolas"/>
          <w:color w:val="CFD5E0"/>
        </w:rPr>
        <w:t>values(</w:t>
      </w:r>
      <w:proofErr w:type="gramEnd"/>
      <w:r w:rsidRPr="00271522">
        <w:rPr>
          <w:rFonts w:ascii="Maiandra GD" w:eastAsia="Times New Roman" w:hAnsi="Maiandra GD" w:cs="Consolas"/>
          <w:color w:val="7CC379"/>
        </w:rPr>
        <w:t>'Sambit'</w:t>
      </w:r>
      <w:r w:rsidRPr="00271522">
        <w:rPr>
          <w:rFonts w:ascii="Maiandra GD" w:eastAsia="Times New Roman" w:hAnsi="Maiandra GD" w:cs="Consolas"/>
          <w:color w:val="CFD5E0"/>
        </w:rPr>
        <w:t>,</w:t>
      </w:r>
      <w:r w:rsidRPr="00271522">
        <w:rPr>
          <w:rFonts w:ascii="Maiandra GD" w:eastAsia="Times New Roman" w:hAnsi="Maiandra GD" w:cs="Consolas"/>
          <w:color w:val="7CC379"/>
        </w:rPr>
        <w:t>'Male'</w:t>
      </w:r>
      <w:r w:rsidRPr="00271522">
        <w:rPr>
          <w:rFonts w:ascii="Maiandra GD" w:eastAsia="Times New Roman" w:hAnsi="Maiandra GD" w:cs="Consolas"/>
          <w:color w:val="CFD5E0"/>
        </w:rPr>
        <w:t>,</w:t>
      </w:r>
      <w:r w:rsidRPr="00271522">
        <w:rPr>
          <w:rFonts w:ascii="Maiandra GD" w:eastAsia="Times New Roman" w:hAnsi="Maiandra GD" w:cs="Consolas"/>
          <w:color w:val="7CC379"/>
        </w:rPr>
        <w:t>'Chennai'</w:t>
      </w:r>
      <w:r w:rsidRPr="00271522">
        <w:rPr>
          <w:rFonts w:ascii="Maiandra GD" w:eastAsia="Times New Roman" w:hAnsi="Maiandra GD" w:cs="Consolas"/>
          <w:color w:val="CFD5E0"/>
        </w:rPr>
        <w:t xml:space="preserve">, </w:t>
      </w:r>
      <w:r w:rsidRPr="00271522">
        <w:rPr>
          <w:rFonts w:ascii="Maiandra GD" w:eastAsia="Times New Roman" w:hAnsi="Maiandra GD" w:cs="Consolas"/>
          <w:color w:val="D19A66"/>
        </w:rPr>
        <w:t>3000</w:t>
      </w:r>
      <w:r w:rsidRPr="00271522">
        <w:rPr>
          <w:rFonts w:ascii="Maiandra GD" w:eastAsia="Times New Roman" w:hAnsi="Maiandra GD" w:cs="Consolas"/>
          <w:color w:val="CFD5E0"/>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INSERT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INTO</w:t>
      </w:r>
      <w:r w:rsidRPr="00271522">
        <w:rPr>
          <w:rFonts w:ascii="Maiandra GD" w:eastAsia="Times New Roman" w:hAnsi="Maiandra GD" w:cs="Consolas"/>
          <w:color w:val="CFD5E0"/>
        </w:rPr>
        <w:t xml:space="preserve"> Employee </w:t>
      </w:r>
      <w:proofErr w:type="gramStart"/>
      <w:r w:rsidRPr="00271522">
        <w:rPr>
          <w:rFonts w:ascii="Maiandra GD" w:eastAsia="Times New Roman" w:hAnsi="Maiandra GD" w:cs="Consolas"/>
          <w:color w:val="CFD5E0"/>
        </w:rPr>
        <w:t>values(</w:t>
      </w:r>
      <w:proofErr w:type="gramEnd"/>
      <w:r w:rsidRPr="00271522">
        <w:rPr>
          <w:rFonts w:ascii="Maiandra GD" w:eastAsia="Times New Roman" w:hAnsi="Maiandra GD" w:cs="Consolas"/>
          <w:color w:val="7CC379"/>
        </w:rPr>
        <w:t>'Priyanka'</w:t>
      </w:r>
      <w:r w:rsidRPr="00271522">
        <w:rPr>
          <w:rFonts w:ascii="Maiandra GD" w:eastAsia="Times New Roman" w:hAnsi="Maiandra GD" w:cs="Consolas"/>
          <w:color w:val="CFD5E0"/>
        </w:rPr>
        <w:t>,</w:t>
      </w:r>
      <w:r w:rsidRPr="00271522">
        <w:rPr>
          <w:rFonts w:ascii="Maiandra GD" w:eastAsia="Times New Roman" w:hAnsi="Maiandra GD" w:cs="Consolas"/>
          <w:color w:val="7CC379"/>
        </w:rPr>
        <w:t>'Female'</w:t>
      </w:r>
      <w:r w:rsidRPr="00271522">
        <w:rPr>
          <w:rFonts w:ascii="Maiandra GD" w:eastAsia="Times New Roman" w:hAnsi="Maiandra GD" w:cs="Consolas"/>
          <w:color w:val="CFD5E0"/>
        </w:rPr>
        <w:t>,</w:t>
      </w:r>
      <w:r w:rsidRPr="00271522">
        <w:rPr>
          <w:rFonts w:ascii="Maiandra GD" w:eastAsia="Times New Roman" w:hAnsi="Maiandra GD" w:cs="Consolas"/>
          <w:color w:val="7CC379"/>
        </w:rPr>
        <w:t>'Hydrabad'</w:t>
      </w:r>
      <w:r w:rsidRPr="00271522">
        <w:rPr>
          <w:rFonts w:ascii="Maiandra GD" w:eastAsia="Times New Roman" w:hAnsi="Maiandra GD" w:cs="Consolas"/>
          <w:color w:val="CFD5E0"/>
        </w:rPr>
        <w:t xml:space="preserve">, </w:t>
      </w:r>
      <w:r w:rsidRPr="00271522">
        <w:rPr>
          <w:rFonts w:ascii="Maiandra GD" w:eastAsia="Times New Roman" w:hAnsi="Maiandra GD" w:cs="Consolas"/>
          <w:color w:val="D19A66"/>
        </w:rPr>
        <w:t>4000</w:t>
      </w:r>
      <w:r w:rsidRPr="00271522">
        <w:rPr>
          <w:rFonts w:ascii="Maiandra GD" w:eastAsia="Times New Roman" w:hAnsi="Maiandra GD" w:cs="Consolas"/>
          <w:color w:val="CFD5E0"/>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INSERT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INTO</w:t>
      </w:r>
      <w:r w:rsidRPr="00271522">
        <w:rPr>
          <w:rFonts w:ascii="Maiandra GD" w:eastAsia="Times New Roman" w:hAnsi="Maiandra GD" w:cs="Consolas"/>
          <w:color w:val="CFD5E0"/>
        </w:rPr>
        <w:t xml:space="preserve"> Employee </w:t>
      </w:r>
      <w:proofErr w:type="gramStart"/>
      <w:r w:rsidRPr="00271522">
        <w:rPr>
          <w:rFonts w:ascii="Maiandra GD" w:eastAsia="Times New Roman" w:hAnsi="Maiandra GD" w:cs="Consolas"/>
          <w:color w:val="CFD5E0"/>
        </w:rPr>
        <w:t>values(</w:t>
      </w:r>
      <w:proofErr w:type="gramEnd"/>
      <w:r w:rsidRPr="00271522">
        <w:rPr>
          <w:rFonts w:ascii="Maiandra GD" w:eastAsia="Times New Roman" w:hAnsi="Maiandra GD" w:cs="Consolas"/>
          <w:color w:val="7CC379"/>
        </w:rPr>
        <w:t>'Anurag'</w:t>
      </w:r>
      <w:r w:rsidRPr="00271522">
        <w:rPr>
          <w:rFonts w:ascii="Maiandra GD" w:eastAsia="Times New Roman" w:hAnsi="Maiandra GD" w:cs="Consolas"/>
          <w:color w:val="CFD5E0"/>
        </w:rPr>
        <w:t>,</w:t>
      </w:r>
      <w:r w:rsidRPr="00271522">
        <w:rPr>
          <w:rFonts w:ascii="Maiandra GD" w:eastAsia="Times New Roman" w:hAnsi="Maiandra GD" w:cs="Consolas"/>
          <w:color w:val="7CC379"/>
        </w:rPr>
        <w:t>'Male'</w:t>
      </w:r>
      <w:r w:rsidRPr="00271522">
        <w:rPr>
          <w:rFonts w:ascii="Maiandra GD" w:eastAsia="Times New Roman" w:hAnsi="Maiandra GD" w:cs="Consolas"/>
          <w:color w:val="CFD5E0"/>
        </w:rPr>
        <w:t>,</w:t>
      </w:r>
      <w:r w:rsidRPr="00271522">
        <w:rPr>
          <w:rFonts w:ascii="Maiandra GD" w:eastAsia="Times New Roman" w:hAnsi="Maiandra GD" w:cs="Consolas"/>
          <w:color w:val="7CC379"/>
        </w:rPr>
        <w:t>'Cheenai'</w:t>
      </w:r>
      <w:r w:rsidRPr="00271522">
        <w:rPr>
          <w:rFonts w:ascii="Maiandra GD" w:eastAsia="Times New Roman" w:hAnsi="Maiandra GD" w:cs="Consolas"/>
          <w:color w:val="CFD5E0"/>
        </w:rPr>
        <w:t xml:space="preserve">, </w:t>
      </w:r>
      <w:r w:rsidRPr="00271522">
        <w:rPr>
          <w:rFonts w:ascii="Maiandra GD" w:eastAsia="Times New Roman" w:hAnsi="Maiandra GD" w:cs="Consolas"/>
          <w:color w:val="D19A66"/>
        </w:rPr>
        <w:t>4000</w:t>
      </w:r>
      <w:r w:rsidRPr="00271522">
        <w:rPr>
          <w:rFonts w:ascii="Maiandra GD" w:eastAsia="Times New Roman" w:hAnsi="Maiandra GD" w:cs="Consolas"/>
          <w:color w:val="CFD5E0"/>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INSERT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INTO</w:t>
      </w:r>
      <w:r w:rsidRPr="00271522">
        <w:rPr>
          <w:rFonts w:ascii="Maiandra GD" w:eastAsia="Times New Roman" w:hAnsi="Maiandra GD" w:cs="Consolas"/>
          <w:color w:val="CFD5E0"/>
        </w:rPr>
        <w:t xml:space="preserve"> Employee </w:t>
      </w:r>
      <w:proofErr w:type="gramStart"/>
      <w:r w:rsidRPr="00271522">
        <w:rPr>
          <w:rFonts w:ascii="Maiandra GD" w:eastAsia="Times New Roman" w:hAnsi="Maiandra GD" w:cs="Consolas"/>
          <w:color w:val="CFD5E0"/>
        </w:rPr>
        <w:t>values(</w:t>
      </w:r>
      <w:proofErr w:type="gramEnd"/>
      <w:r w:rsidRPr="00271522">
        <w:rPr>
          <w:rFonts w:ascii="Maiandra GD" w:eastAsia="Times New Roman" w:hAnsi="Maiandra GD" w:cs="Consolas"/>
          <w:color w:val="7CC379"/>
        </w:rPr>
        <w:t>'Subrat'</w:t>
      </w:r>
      <w:r w:rsidRPr="00271522">
        <w:rPr>
          <w:rFonts w:ascii="Maiandra GD" w:eastAsia="Times New Roman" w:hAnsi="Maiandra GD" w:cs="Consolas"/>
          <w:color w:val="CFD5E0"/>
        </w:rPr>
        <w:t>,</w:t>
      </w:r>
      <w:r w:rsidRPr="00271522">
        <w:rPr>
          <w:rFonts w:ascii="Maiandra GD" w:eastAsia="Times New Roman" w:hAnsi="Maiandra GD" w:cs="Consolas"/>
          <w:color w:val="7CC379"/>
        </w:rPr>
        <w:t>'Male'</w:t>
      </w:r>
      <w:r w:rsidRPr="00271522">
        <w:rPr>
          <w:rFonts w:ascii="Maiandra GD" w:eastAsia="Times New Roman" w:hAnsi="Maiandra GD" w:cs="Consolas"/>
          <w:color w:val="CFD5E0"/>
        </w:rPr>
        <w:t>,</w:t>
      </w:r>
      <w:r w:rsidRPr="00271522">
        <w:rPr>
          <w:rFonts w:ascii="Maiandra GD" w:eastAsia="Times New Roman" w:hAnsi="Maiandra GD" w:cs="Consolas"/>
          <w:color w:val="7CC379"/>
        </w:rPr>
        <w:t>'Mumbai'</w:t>
      </w:r>
      <w:r w:rsidRPr="00271522">
        <w:rPr>
          <w:rFonts w:ascii="Maiandra GD" w:eastAsia="Times New Roman" w:hAnsi="Maiandra GD" w:cs="Consolas"/>
          <w:color w:val="CFD5E0"/>
        </w:rPr>
        <w:t xml:space="preserve">, </w:t>
      </w:r>
      <w:r w:rsidRPr="00271522">
        <w:rPr>
          <w:rFonts w:ascii="Maiandra GD" w:eastAsia="Times New Roman" w:hAnsi="Maiandra GD" w:cs="Consolas"/>
          <w:color w:val="D19A66"/>
        </w:rPr>
        <w:t>3000</w:t>
      </w:r>
      <w:r w:rsidRPr="00271522">
        <w:rPr>
          <w:rFonts w:ascii="Maiandra GD" w:eastAsia="Times New Roman" w:hAnsi="Maiandra GD" w:cs="Consolas"/>
          <w:color w:val="CFD5E0"/>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INSERT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INTO</w:t>
      </w:r>
      <w:r w:rsidRPr="00271522">
        <w:rPr>
          <w:rFonts w:ascii="Maiandra GD" w:eastAsia="Times New Roman" w:hAnsi="Maiandra GD" w:cs="Consolas"/>
          <w:color w:val="CFD5E0"/>
        </w:rPr>
        <w:t xml:space="preserve"> Employee </w:t>
      </w:r>
      <w:proofErr w:type="gramStart"/>
      <w:r w:rsidRPr="00271522">
        <w:rPr>
          <w:rFonts w:ascii="Maiandra GD" w:eastAsia="Times New Roman" w:hAnsi="Maiandra GD" w:cs="Consolas"/>
          <w:color w:val="CFD5E0"/>
        </w:rPr>
        <w:t>values(</w:t>
      </w:r>
      <w:proofErr w:type="gramEnd"/>
      <w:r w:rsidRPr="00271522">
        <w:rPr>
          <w:rFonts w:ascii="Maiandra GD" w:eastAsia="Times New Roman" w:hAnsi="Maiandra GD" w:cs="Consolas"/>
          <w:color w:val="7CC379"/>
        </w:rPr>
        <w:t>'Preety'</w:t>
      </w:r>
      <w:r w:rsidRPr="00271522">
        <w:rPr>
          <w:rFonts w:ascii="Maiandra GD" w:eastAsia="Times New Roman" w:hAnsi="Maiandra GD" w:cs="Consolas"/>
          <w:color w:val="CFD5E0"/>
        </w:rPr>
        <w:t>,</w:t>
      </w:r>
      <w:r w:rsidRPr="00271522">
        <w:rPr>
          <w:rFonts w:ascii="Maiandra GD" w:eastAsia="Times New Roman" w:hAnsi="Maiandra GD" w:cs="Consolas"/>
          <w:color w:val="7CC379"/>
        </w:rPr>
        <w:t>'Female'</w:t>
      </w:r>
      <w:r w:rsidRPr="00271522">
        <w:rPr>
          <w:rFonts w:ascii="Maiandra GD" w:eastAsia="Times New Roman" w:hAnsi="Maiandra GD" w:cs="Consolas"/>
          <w:color w:val="CFD5E0"/>
        </w:rPr>
        <w:t>,</w:t>
      </w:r>
      <w:r w:rsidRPr="00271522">
        <w:rPr>
          <w:rFonts w:ascii="Maiandra GD" w:eastAsia="Times New Roman" w:hAnsi="Maiandra GD" w:cs="Consolas"/>
          <w:color w:val="7CC379"/>
        </w:rPr>
        <w:t>'Mumbai'</w:t>
      </w:r>
      <w:r w:rsidRPr="00271522">
        <w:rPr>
          <w:rFonts w:ascii="Maiandra GD" w:eastAsia="Times New Roman" w:hAnsi="Maiandra GD" w:cs="Consolas"/>
          <w:color w:val="CFD5E0"/>
        </w:rPr>
        <w:t xml:space="preserve">, </w:t>
      </w:r>
      <w:r w:rsidRPr="00271522">
        <w:rPr>
          <w:rFonts w:ascii="Maiandra GD" w:eastAsia="Times New Roman" w:hAnsi="Maiandra GD" w:cs="Consolas"/>
          <w:color w:val="D19A66"/>
        </w:rPr>
        <w:t>2000</w:t>
      </w:r>
      <w:r w:rsidRPr="00271522">
        <w:rPr>
          <w:rFonts w:ascii="Maiandra GD" w:eastAsia="Times New Roman" w:hAnsi="Maiandra GD" w:cs="Consolas"/>
          <w:color w:val="CFD5E0"/>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INSERT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INTO</w:t>
      </w:r>
      <w:r w:rsidRPr="00271522">
        <w:rPr>
          <w:rFonts w:ascii="Maiandra GD" w:eastAsia="Times New Roman" w:hAnsi="Maiandra GD" w:cs="Consolas"/>
          <w:color w:val="CFD5E0"/>
        </w:rPr>
        <w:t xml:space="preserve"> Employee </w:t>
      </w:r>
      <w:proofErr w:type="gramStart"/>
      <w:r w:rsidRPr="00271522">
        <w:rPr>
          <w:rFonts w:ascii="Maiandra GD" w:eastAsia="Times New Roman" w:hAnsi="Maiandra GD" w:cs="Consolas"/>
          <w:color w:val="CFD5E0"/>
        </w:rPr>
        <w:t>values(</w:t>
      </w:r>
      <w:proofErr w:type="gramEnd"/>
      <w:r w:rsidRPr="00271522">
        <w:rPr>
          <w:rFonts w:ascii="Maiandra GD" w:eastAsia="Times New Roman" w:hAnsi="Maiandra GD" w:cs="Consolas"/>
          <w:color w:val="7CC379"/>
        </w:rPr>
        <w:t>'Trupti'</w:t>
      </w:r>
      <w:r w:rsidRPr="00271522">
        <w:rPr>
          <w:rFonts w:ascii="Maiandra GD" w:eastAsia="Times New Roman" w:hAnsi="Maiandra GD" w:cs="Consolas"/>
          <w:color w:val="CFD5E0"/>
        </w:rPr>
        <w:t>,</w:t>
      </w:r>
      <w:r w:rsidRPr="00271522">
        <w:rPr>
          <w:rFonts w:ascii="Maiandra GD" w:eastAsia="Times New Roman" w:hAnsi="Maiandra GD" w:cs="Consolas"/>
          <w:color w:val="7CC379"/>
        </w:rPr>
        <w:t>'Female'</w:t>
      </w:r>
      <w:r w:rsidRPr="00271522">
        <w:rPr>
          <w:rFonts w:ascii="Maiandra GD" w:eastAsia="Times New Roman" w:hAnsi="Maiandra GD" w:cs="Consolas"/>
          <w:color w:val="CFD5E0"/>
        </w:rPr>
        <w:t>,</w:t>
      </w:r>
      <w:r w:rsidRPr="00271522">
        <w:rPr>
          <w:rFonts w:ascii="Maiandra GD" w:eastAsia="Times New Roman" w:hAnsi="Maiandra GD" w:cs="Consolas"/>
          <w:color w:val="7CC379"/>
        </w:rPr>
        <w:t>'Hyderabad'</w:t>
      </w:r>
      <w:r w:rsidRPr="00271522">
        <w:rPr>
          <w:rFonts w:ascii="Maiandra GD" w:eastAsia="Times New Roman" w:hAnsi="Maiandra GD" w:cs="Consolas"/>
          <w:color w:val="CFD5E0"/>
        </w:rPr>
        <w:t xml:space="preserve">, </w:t>
      </w:r>
      <w:r w:rsidRPr="00271522">
        <w:rPr>
          <w:rFonts w:ascii="Maiandra GD" w:eastAsia="Times New Roman" w:hAnsi="Maiandra GD" w:cs="Consolas"/>
          <w:color w:val="D19A66"/>
        </w:rPr>
        <w:t>5000</w:t>
      </w:r>
      <w:r w:rsidRPr="00271522">
        <w:rPr>
          <w:rFonts w:ascii="Maiandra GD" w:eastAsia="Times New Roman" w:hAnsi="Maiandra GD" w:cs="Consolas"/>
          <w:color w:val="CFD5E0"/>
        </w:rPr>
        <w:t>)</w:t>
      </w:r>
    </w:p>
    <w:p w:rsidR="00536A86" w:rsidRPr="00536A86" w:rsidRDefault="00536A86"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GO</w:t>
      </w:r>
    </w:p>
    <w:p w:rsidR="00536A86" w:rsidRPr="00536A86" w:rsidRDefault="00536A86" w:rsidP="0015081F">
      <w:pPr>
        <w:shd w:val="clear" w:color="auto" w:fill="FFFFFF"/>
        <w:spacing w:after="0" w:line="240" w:lineRule="auto"/>
        <w:textAlignment w:val="baseline"/>
        <w:rPr>
          <w:rFonts w:ascii="Maiandra GD" w:eastAsia="Times New Roman" w:hAnsi="Maiandra GD" w:cs="Segoe UI"/>
          <w:color w:val="212529"/>
        </w:rPr>
      </w:pPr>
      <w:r w:rsidRPr="00536A86">
        <w:rPr>
          <w:rFonts w:ascii="Maiandra GD" w:eastAsia="Times New Roman" w:hAnsi="Maiandra GD" w:cs="Arial"/>
          <w:color w:val="000000"/>
          <w:bdr w:val="none" w:sz="0" w:space="0" w:color="auto" w:frame="1"/>
        </w:rPr>
        <w:t>Let us understand how to use Entity Framework in ASP.NET MVC Application step by step.</w:t>
      </w:r>
    </w:p>
    <w:p w:rsidR="005C1D46" w:rsidRDefault="005C1D46" w:rsidP="0015081F">
      <w:pPr>
        <w:shd w:val="clear" w:color="auto" w:fill="FFFFFF"/>
        <w:spacing w:after="0" w:line="240" w:lineRule="auto"/>
        <w:textAlignment w:val="baseline"/>
        <w:outlineLvl w:val="4"/>
        <w:rPr>
          <w:rFonts w:ascii="Maiandra GD" w:eastAsia="Times New Roman" w:hAnsi="Maiandra GD" w:cs="Arial"/>
          <w:b/>
          <w:bCs/>
          <w:color w:val="000000"/>
        </w:rPr>
      </w:pPr>
    </w:p>
    <w:p w:rsidR="005C1D46" w:rsidRDefault="005C1D46" w:rsidP="0015081F">
      <w:pPr>
        <w:shd w:val="clear" w:color="auto" w:fill="FFFFFF"/>
        <w:spacing w:after="0" w:line="240" w:lineRule="auto"/>
        <w:textAlignment w:val="baseline"/>
        <w:outlineLvl w:val="4"/>
        <w:rPr>
          <w:rFonts w:ascii="Maiandra GD" w:eastAsia="Times New Roman" w:hAnsi="Maiandra GD" w:cs="Arial"/>
          <w:b/>
          <w:bCs/>
          <w:color w:val="000000"/>
        </w:rPr>
      </w:pPr>
    </w:p>
    <w:p w:rsidR="00536A86" w:rsidRPr="00536A86" w:rsidRDefault="00536A86"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lastRenderedPageBreak/>
        <w:t>Step1: Create a new Empty ASP.NET MVC Application</w:t>
      </w:r>
    </w:p>
    <w:p w:rsidR="00536A86" w:rsidRPr="00536A86" w:rsidRDefault="00536A86" w:rsidP="0015081F">
      <w:pPr>
        <w:shd w:val="clear" w:color="auto" w:fill="FFFFFF"/>
        <w:spacing w:after="0" w:line="240" w:lineRule="auto"/>
        <w:textAlignment w:val="baseline"/>
        <w:rPr>
          <w:rFonts w:ascii="Maiandra GD" w:eastAsia="Times New Roman" w:hAnsi="Maiandra GD" w:cs="Segoe UI"/>
          <w:color w:val="212529"/>
        </w:rPr>
      </w:pPr>
      <w:r w:rsidRPr="00536A86">
        <w:rPr>
          <w:rFonts w:ascii="Maiandra GD" w:eastAsia="Times New Roman" w:hAnsi="Maiandra GD" w:cs="Arial"/>
          <w:color w:val="000000"/>
          <w:bdr w:val="none" w:sz="0" w:space="0" w:color="auto" w:frame="1"/>
        </w:rPr>
        <w:t>Open Visual Studio and click on the New Project link on the Startup page as shown below. Alternatively, you can also select the File menu -&gt; New Project option from the Context menu.</w:t>
      </w:r>
    </w:p>
    <w:p w:rsidR="00536A86" w:rsidRPr="00536A86" w:rsidRDefault="00536A86"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6334125" cy="2371725"/>
            <wp:effectExtent l="19050" t="0" r="9525" b="0"/>
            <wp:docPr id="1" name="Picture 1" descr="Creating an Empty MVC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an Empty MVC Project"/>
                    <pic:cNvPicPr>
                      <a:picLocks noChangeAspect="1" noChangeArrowheads="1"/>
                    </pic:cNvPicPr>
                  </pic:nvPicPr>
                  <pic:blipFill>
                    <a:blip r:embed="rId5"/>
                    <a:srcRect/>
                    <a:stretch>
                      <a:fillRect/>
                    </a:stretch>
                  </pic:blipFill>
                  <pic:spPr bwMode="auto">
                    <a:xfrm>
                      <a:off x="0" y="0"/>
                      <a:ext cx="6334125" cy="2371725"/>
                    </a:xfrm>
                    <a:prstGeom prst="rect">
                      <a:avLst/>
                    </a:prstGeom>
                    <a:noFill/>
                    <a:ln w="9525">
                      <a:noFill/>
                      <a:miter lim="800000"/>
                      <a:headEnd/>
                      <a:tailEnd/>
                    </a:ln>
                  </pic:spPr>
                </pic:pic>
              </a:graphicData>
            </a:graphic>
          </wp:inline>
        </w:drawing>
      </w:r>
    </w:p>
    <w:p w:rsidR="00536A86" w:rsidRDefault="00536A86" w:rsidP="0015081F">
      <w:pPr>
        <w:shd w:val="clear" w:color="auto" w:fill="FFFFFF"/>
        <w:spacing w:after="0" w:line="240" w:lineRule="auto"/>
        <w:textAlignment w:val="baseline"/>
        <w:rPr>
          <w:rFonts w:ascii="Maiandra GD" w:eastAsia="Times New Roman" w:hAnsi="Maiandra GD" w:cs="Arial"/>
          <w:color w:val="000000"/>
          <w:bdr w:val="none" w:sz="0" w:space="0" w:color="auto" w:frame="1"/>
        </w:rPr>
      </w:pPr>
      <w:r w:rsidRPr="00536A86">
        <w:rPr>
          <w:rFonts w:ascii="Maiandra GD" w:eastAsia="Times New Roman" w:hAnsi="Maiandra GD" w:cs="Arial"/>
          <w:color w:val="000000"/>
          <w:bdr w:val="none" w:sz="0" w:space="0" w:color="auto" w:frame="1"/>
        </w:rPr>
        <w:t>From the New Project window as shown in the below image, expand the Visual C# node and select Web from the left pane. From the middle pane select ASP.NET Web Application. Provide a meaningful name to your project such as </w:t>
      </w:r>
      <w:r w:rsidRPr="00271522">
        <w:rPr>
          <w:rFonts w:ascii="Maiandra GD" w:eastAsia="Times New Roman" w:hAnsi="Maiandra GD" w:cs="Arial"/>
          <w:b/>
          <w:bCs/>
          <w:color w:val="000000"/>
        </w:rPr>
        <w:t>CRUD_OperationsInMVC</w:t>
      </w:r>
      <w:r w:rsidRPr="00536A86">
        <w:rPr>
          <w:rFonts w:ascii="Maiandra GD" w:eastAsia="Times New Roman" w:hAnsi="Maiandra GD" w:cs="Arial"/>
          <w:color w:val="000000"/>
          <w:bdr w:val="none" w:sz="0" w:space="0" w:color="auto" w:frame="1"/>
        </w:rPr>
        <w:t>. Select the location where you want to create the project by clicking on the Browse button. Finally, click on the OK button as shown in the below image.</w:t>
      </w:r>
    </w:p>
    <w:p w:rsidR="005C1D46" w:rsidRPr="00536A86" w:rsidRDefault="005C1D46" w:rsidP="0015081F">
      <w:pPr>
        <w:shd w:val="clear" w:color="auto" w:fill="FFFFFF"/>
        <w:spacing w:after="0" w:line="240" w:lineRule="auto"/>
        <w:textAlignment w:val="baseline"/>
        <w:rPr>
          <w:rFonts w:ascii="Maiandra GD" w:eastAsia="Times New Roman" w:hAnsi="Maiandra GD" w:cs="Segoe UI"/>
          <w:color w:val="212529"/>
        </w:rPr>
      </w:pPr>
    </w:p>
    <w:p w:rsidR="00536A86" w:rsidRPr="00536A86" w:rsidRDefault="00536A86"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5514975" cy="3438525"/>
            <wp:effectExtent l="19050" t="0" r="9525" b="0"/>
            <wp:docPr id="2" name="Picture 2" descr="Selecting The Project Type as ASP.NET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ing The Project Type as ASP.NET Web Application"/>
                    <pic:cNvPicPr>
                      <a:picLocks noChangeAspect="1" noChangeArrowheads="1"/>
                    </pic:cNvPicPr>
                  </pic:nvPicPr>
                  <pic:blipFill>
                    <a:blip r:embed="rId6"/>
                    <a:srcRect/>
                    <a:stretch>
                      <a:fillRect/>
                    </a:stretch>
                  </pic:blipFill>
                  <pic:spPr bwMode="auto">
                    <a:xfrm>
                      <a:off x="0" y="0"/>
                      <a:ext cx="5519467" cy="3441326"/>
                    </a:xfrm>
                    <a:prstGeom prst="rect">
                      <a:avLst/>
                    </a:prstGeom>
                    <a:noFill/>
                    <a:ln w="9525">
                      <a:noFill/>
                      <a:miter lim="800000"/>
                      <a:headEnd/>
                      <a:tailEnd/>
                    </a:ln>
                  </pic:spPr>
                </pic:pic>
              </a:graphicData>
            </a:graphic>
          </wp:inline>
        </w:drawing>
      </w:r>
    </w:p>
    <w:p w:rsidR="00536A86" w:rsidRPr="00536A86" w:rsidRDefault="00536A86" w:rsidP="0015081F">
      <w:pPr>
        <w:shd w:val="clear" w:color="auto" w:fill="FFFFFF"/>
        <w:spacing w:after="0" w:line="240" w:lineRule="auto"/>
        <w:textAlignment w:val="baseline"/>
        <w:rPr>
          <w:rFonts w:ascii="Maiandra GD" w:eastAsia="Times New Roman" w:hAnsi="Maiandra GD" w:cs="Segoe UI"/>
          <w:color w:val="212529"/>
        </w:rPr>
      </w:pPr>
      <w:r w:rsidRPr="00536A86">
        <w:rPr>
          <w:rFonts w:ascii="Maiandra GD" w:eastAsia="Times New Roman" w:hAnsi="Maiandra GD" w:cs="Arial"/>
          <w:color w:val="000000"/>
          <w:bdr w:val="none" w:sz="0" w:space="0" w:color="auto" w:frame="1"/>
        </w:rPr>
        <w:lastRenderedPageBreak/>
        <w:t>Once you click on the OK button a new dialog will pop up for selecting project Templates as shown in the below image. From the below window, we are going to choose the Empty Project Template and Select MVC from Add Folders and core reference section.</w:t>
      </w:r>
    </w:p>
    <w:p w:rsidR="00536A86" w:rsidRPr="00536A86" w:rsidRDefault="00536A86"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5495925" cy="3914775"/>
            <wp:effectExtent l="19050" t="0" r="9525" b="0"/>
            <wp:docPr id="3" name="Picture 3" descr="Selecting MVC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ng MVC Template"/>
                    <pic:cNvPicPr>
                      <a:picLocks noChangeAspect="1" noChangeArrowheads="1"/>
                    </pic:cNvPicPr>
                  </pic:nvPicPr>
                  <pic:blipFill>
                    <a:blip r:embed="rId7"/>
                    <a:srcRect/>
                    <a:stretch>
                      <a:fillRect/>
                    </a:stretch>
                  </pic:blipFill>
                  <pic:spPr bwMode="auto">
                    <a:xfrm>
                      <a:off x="0" y="0"/>
                      <a:ext cx="5497794" cy="3916106"/>
                    </a:xfrm>
                    <a:prstGeom prst="rect">
                      <a:avLst/>
                    </a:prstGeom>
                    <a:noFill/>
                    <a:ln w="9525">
                      <a:noFill/>
                      <a:miter lim="800000"/>
                      <a:headEnd/>
                      <a:tailEnd/>
                    </a:ln>
                  </pic:spPr>
                </pic:pic>
              </a:graphicData>
            </a:graphic>
          </wp:inline>
        </w:drawing>
      </w:r>
    </w:p>
    <w:p w:rsidR="00536A86" w:rsidRPr="00536A86" w:rsidRDefault="00536A86" w:rsidP="0015081F">
      <w:pPr>
        <w:shd w:val="clear" w:color="auto" w:fill="FFFFFF"/>
        <w:spacing w:after="0" w:line="240" w:lineRule="auto"/>
        <w:textAlignment w:val="baseline"/>
        <w:rPr>
          <w:rFonts w:ascii="Maiandra GD" w:eastAsia="Times New Roman" w:hAnsi="Maiandra GD" w:cs="Segoe UI"/>
          <w:color w:val="212529"/>
        </w:rPr>
      </w:pPr>
      <w:r w:rsidRPr="00536A86">
        <w:rPr>
          <w:rFonts w:ascii="Maiandra GD" w:eastAsia="Times New Roman" w:hAnsi="Maiandra GD" w:cs="Arial"/>
          <w:color w:val="000000"/>
          <w:bdr w:val="none" w:sz="0" w:space="0" w:color="auto" w:frame="1"/>
        </w:rPr>
        <w:t>You can also change the authentication by clicking on the </w:t>
      </w:r>
      <w:r w:rsidRPr="00271522">
        <w:rPr>
          <w:rFonts w:ascii="Maiandra GD" w:eastAsia="Times New Roman" w:hAnsi="Maiandra GD" w:cs="Arial"/>
          <w:b/>
          <w:bCs/>
          <w:color w:val="000000"/>
        </w:rPr>
        <w:t>Change Authentication</w:t>
      </w:r>
      <w:r w:rsidRPr="00536A86">
        <w:rPr>
          <w:rFonts w:ascii="Maiandra GD" w:eastAsia="Times New Roman" w:hAnsi="Maiandra GD" w:cs="Arial"/>
          <w:color w:val="000000"/>
          <w:bdr w:val="none" w:sz="0" w:space="0" w:color="auto" w:frame="1"/>
        </w:rPr>
        <w:t> button. You can select the appropriate authentication mode for your application. Here, we are not going to have any authentication for our application. So select the </w:t>
      </w:r>
      <w:r w:rsidRPr="00271522">
        <w:rPr>
          <w:rFonts w:ascii="Maiandra GD" w:eastAsia="Times New Roman" w:hAnsi="Maiandra GD" w:cs="Arial"/>
          <w:b/>
          <w:bCs/>
          <w:color w:val="000000"/>
        </w:rPr>
        <w:t>No Authentication</w:t>
      </w:r>
      <w:r w:rsidRPr="00536A86">
        <w:rPr>
          <w:rFonts w:ascii="Maiandra GD" w:eastAsia="Times New Roman" w:hAnsi="Maiandra GD" w:cs="Arial"/>
          <w:color w:val="000000"/>
          <w:bdr w:val="none" w:sz="0" w:space="0" w:color="auto" w:frame="1"/>
        </w:rPr>
        <w:t> radio button and click </w:t>
      </w:r>
      <w:r w:rsidRPr="00271522">
        <w:rPr>
          <w:rFonts w:ascii="Maiandra GD" w:eastAsia="Times New Roman" w:hAnsi="Maiandra GD" w:cs="Arial"/>
          <w:b/>
          <w:bCs/>
          <w:color w:val="000000"/>
        </w:rPr>
        <w:t>OK</w:t>
      </w:r>
      <w:r w:rsidRPr="00536A86">
        <w:rPr>
          <w:rFonts w:ascii="Maiandra GD" w:eastAsia="Times New Roman" w:hAnsi="Maiandra GD" w:cs="Arial"/>
          <w:color w:val="000000"/>
          <w:bdr w:val="none" w:sz="0" w:space="0" w:color="auto" w:frame="1"/>
        </w:rPr>
        <w:t>. (By default, Individual User Accounts would be selected to authenticate users stored in the SQL Server database.)</w:t>
      </w:r>
    </w:p>
    <w:p w:rsidR="00536A86" w:rsidRPr="00536A86" w:rsidRDefault="00536A86"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5048250" cy="2286000"/>
            <wp:effectExtent l="19050" t="0" r="0" b="0"/>
            <wp:docPr id="4" name="Picture 4" descr="Selecting the Authentication Type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ing the Authentication Type in ASP.NET MVC Application"/>
                    <pic:cNvPicPr>
                      <a:picLocks noChangeAspect="1" noChangeArrowheads="1"/>
                    </pic:cNvPicPr>
                  </pic:nvPicPr>
                  <pic:blipFill>
                    <a:blip r:embed="rId8"/>
                    <a:srcRect/>
                    <a:stretch>
                      <a:fillRect/>
                    </a:stretch>
                  </pic:blipFill>
                  <pic:spPr bwMode="auto">
                    <a:xfrm>
                      <a:off x="0" y="0"/>
                      <a:ext cx="5048250" cy="2286000"/>
                    </a:xfrm>
                    <a:prstGeom prst="rect">
                      <a:avLst/>
                    </a:prstGeom>
                    <a:noFill/>
                    <a:ln w="9525">
                      <a:noFill/>
                      <a:miter lim="800000"/>
                      <a:headEnd/>
                      <a:tailEnd/>
                    </a:ln>
                  </pic:spPr>
                </pic:pic>
              </a:graphicData>
            </a:graphic>
          </wp:inline>
        </w:drawing>
      </w:r>
    </w:p>
    <w:p w:rsidR="00536A86" w:rsidRPr="00536A86" w:rsidRDefault="00536A86" w:rsidP="0015081F">
      <w:pPr>
        <w:shd w:val="clear" w:color="auto" w:fill="FFFFFF"/>
        <w:spacing w:after="0" w:line="240" w:lineRule="auto"/>
        <w:textAlignment w:val="baseline"/>
        <w:rPr>
          <w:rFonts w:ascii="Maiandra GD" w:eastAsia="Times New Roman" w:hAnsi="Maiandra GD" w:cs="Segoe UI"/>
          <w:color w:val="212529"/>
        </w:rPr>
      </w:pPr>
      <w:r w:rsidRPr="00536A86">
        <w:rPr>
          <w:rFonts w:ascii="Maiandra GD" w:eastAsia="Times New Roman" w:hAnsi="Maiandra GD" w:cs="Arial"/>
          <w:color w:val="000000"/>
          <w:bdr w:val="none" w:sz="0" w:space="0" w:color="auto" w:frame="1"/>
        </w:rPr>
        <w:t>Wait for some time till Visual Studio creates a simple MVC project using the default template.</w:t>
      </w:r>
    </w:p>
    <w:p w:rsidR="00536A86" w:rsidRDefault="00536A86" w:rsidP="0015081F">
      <w:pPr>
        <w:shd w:val="clear" w:color="auto" w:fill="FFFFFF"/>
        <w:spacing w:after="0" w:line="240" w:lineRule="auto"/>
        <w:textAlignment w:val="baseline"/>
        <w:outlineLvl w:val="4"/>
        <w:rPr>
          <w:rFonts w:ascii="Maiandra GD" w:eastAsia="Times New Roman" w:hAnsi="Maiandra GD" w:cs="Arial"/>
          <w:b/>
          <w:bCs/>
          <w:color w:val="000000"/>
        </w:rPr>
      </w:pPr>
      <w:r w:rsidRPr="00271522">
        <w:rPr>
          <w:rFonts w:ascii="Maiandra GD" w:eastAsia="Times New Roman" w:hAnsi="Maiandra GD" w:cs="Arial"/>
          <w:b/>
          <w:bCs/>
          <w:color w:val="000000"/>
        </w:rPr>
        <w:lastRenderedPageBreak/>
        <w:t>Step2: Adding ADO.NET Entity Data Model in ASP.NET MVC Application</w:t>
      </w:r>
    </w:p>
    <w:p w:rsidR="005C1D46" w:rsidRPr="00536A86" w:rsidRDefault="005C1D46" w:rsidP="0015081F">
      <w:pPr>
        <w:shd w:val="clear" w:color="auto" w:fill="FFFFFF"/>
        <w:spacing w:after="0" w:line="240" w:lineRule="auto"/>
        <w:textAlignment w:val="baseline"/>
        <w:outlineLvl w:val="4"/>
        <w:rPr>
          <w:rFonts w:ascii="Maiandra GD" w:eastAsia="Times New Roman" w:hAnsi="Maiandra GD" w:cs="Segoe UI"/>
          <w:color w:val="3A3A3A"/>
        </w:rPr>
      </w:pPr>
    </w:p>
    <w:p w:rsidR="00536A86" w:rsidRPr="00536A86" w:rsidRDefault="00536A86" w:rsidP="0015081F">
      <w:pPr>
        <w:shd w:val="clear" w:color="auto" w:fill="FFFFFF"/>
        <w:spacing w:after="0" w:line="240" w:lineRule="auto"/>
        <w:textAlignment w:val="baseline"/>
        <w:rPr>
          <w:rFonts w:ascii="Maiandra GD" w:eastAsia="Times New Roman" w:hAnsi="Maiandra GD" w:cs="Segoe UI"/>
          <w:color w:val="212529"/>
        </w:rPr>
      </w:pPr>
      <w:r w:rsidRPr="00536A86">
        <w:rPr>
          <w:rFonts w:ascii="Maiandra GD" w:eastAsia="Times New Roman" w:hAnsi="Maiandra GD" w:cs="Arial"/>
          <w:color w:val="000000"/>
          <w:bdr w:val="none" w:sz="0" w:space="0" w:color="auto" w:frame="1"/>
        </w:rPr>
        <w:t>Right-Click on Models Folder, and then select </w:t>
      </w:r>
      <w:r w:rsidRPr="00271522">
        <w:rPr>
          <w:rFonts w:ascii="Maiandra GD" w:eastAsia="Times New Roman" w:hAnsi="Maiandra GD" w:cs="Arial"/>
          <w:b/>
          <w:bCs/>
          <w:color w:val="000000"/>
        </w:rPr>
        <w:t>Add =&gt; New Item</w:t>
      </w:r>
      <w:r w:rsidRPr="00536A86">
        <w:rPr>
          <w:rFonts w:ascii="Maiandra GD" w:eastAsia="Times New Roman" w:hAnsi="Maiandra GD" w:cs="Arial"/>
          <w:color w:val="000000"/>
          <w:bdr w:val="none" w:sz="0" w:space="0" w:color="auto" w:frame="1"/>
        </w:rPr>
        <w:t> from the context menu which will open the Add New Item window. From the “Add New Item” window, from the left pane expand </w:t>
      </w:r>
      <w:r w:rsidRPr="00271522">
        <w:rPr>
          <w:rFonts w:ascii="Maiandra GD" w:eastAsia="Times New Roman" w:hAnsi="Maiandra GD" w:cs="Arial"/>
          <w:b/>
          <w:bCs/>
          <w:color w:val="000000"/>
        </w:rPr>
        <w:t>Installed =&gt; Visual C# =&gt; Data</w:t>
      </w:r>
      <w:r w:rsidRPr="00536A86">
        <w:rPr>
          <w:rFonts w:ascii="Maiandra GD" w:eastAsia="Times New Roman" w:hAnsi="Maiandra GD" w:cs="Arial"/>
          <w:color w:val="000000"/>
          <w:bdr w:val="none" w:sz="0" w:space="0" w:color="auto" w:frame="1"/>
        </w:rPr>
        <w:t> option. From the middle pane select the ADO.NET Entity Data Model template. Provide a meaningful name to your data model such as </w:t>
      </w:r>
      <w:r w:rsidRPr="00271522">
        <w:rPr>
          <w:rFonts w:ascii="Maiandra GD" w:eastAsia="Times New Roman" w:hAnsi="Maiandra GD" w:cs="Arial"/>
          <w:b/>
          <w:bCs/>
          <w:color w:val="000000"/>
        </w:rPr>
        <w:t>EmployeeDataModel </w:t>
      </w:r>
      <w:r w:rsidRPr="00536A86">
        <w:rPr>
          <w:rFonts w:ascii="Maiandra GD" w:eastAsia="Times New Roman" w:hAnsi="Maiandra GD" w:cs="Arial"/>
          <w:color w:val="000000"/>
          <w:bdr w:val="none" w:sz="0" w:space="0" w:color="auto" w:frame="1"/>
        </w:rPr>
        <w:t>and finally click on the</w:t>
      </w:r>
      <w:r w:rsidRPr="00271522">
        <w:rPr>
          <w:rFonts w:ascii="Maiandra GD" w:eastAsia="Times New Roman" w:hAnsi="Maiandra GD" w:cs="Arial"/>
          <w:b/>
          <w:bCs/>
          <w:color w:val="000000"/>
        </w:rPr>
        <w:t> Add </w:t>
      </w:r>
      <w:r w:rsidRPr="00536A86">
        <w:rPr>
          <w:rFonts w:ascii="Maiandra GD" w:eastAsia="Times New Roman" w:hAnsi="Maiandra GD" w:cs="Arial"/>
          <w:color w:val="000000"/>
          <w:bdr w:val="none" w:sz="0" w:space="0" w:color="auto" w:frame="1"/>
        </w:rPr>
        <w:t>button as shown in the below image.</w:t>
      </w:r>
    </w:p>
    <w:p w:rsidR="00536A86" w:rsidRPr="00536A86" w:rsidRDefault="00536A86"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5867400" cy="2743200"/>
            <wp:effectExtent l="19050" t="0" r="0" b="0"/>
            <wp:docPr id="5" name="Picture 5" descr="Adding ADO.NET Entity Data Model in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ing ADO.NET Entity Data Model in MVC Application"/>
                    <pic:cNvPicPr>
                      <a:picLocks noChangeAspect="1" noChangeArrowheads="1"/>
                    </pic:cNvPicPr>
                  </pic:nvPicPr>
                  <pic:blipFill>
                    <a:blip r:embed="rId9"/>
                    <a:srcRect/>
                    <a:stretch>
                      <a:fillRect/>
                    </a:stretch>
                  </pic:blipFill>
                  <pic:spPr bwMode="auto">
                    <a:xfrm>
                      <a:off x="0" y="0"/>
                      <a:ext cx="5867400" cy="2743200"/>
                    </a:xfrm>
                    <a:prstGeom prst="rect">
                      <a:avLst/>
                    </a:prstGeom>
                    <a:noFill/>
                    <a:ln w="9525">
                      <a:noFill/>
                      <a:miter lim="800000"/>
                      <a:headEnd/>
                      <a:tailEnd/>
                    </a:ln>
                  </pic:spPr>
                </pic:pic>
              </a:graphicData>
            </a:graphic>
          </wp:inline>
        </w:drawing>
      </w:r>
    </w:p>
    <w:p w:rsidR="00536A86" w:rsidRPr="00536A86" w:rsidRDefault="00536A86" w:rsidP="0015081F">
      <w:pPr>
        <w:shd w:val="clear" w:color="auto" w:fill="FFFFFF"/>
        <w:spacing w:after="0" w:line="240" w:lineRule="auto"/>
        <w:textAlignment w:val="baseline"/>
        <w:rPr>
          <w:rFonts w:ascii="Maiandra GD" w:eastAsia="Times New Roman" w:hAnsi="Maiandra GD" w:cs="Segoe UI"/>
          <w:color w:val="212529"/>
        </w:rPr>
      </w:pPr>
      <w:r w:rsidRPr="00536A86">
        <w:rPr>
          <w:rFonts w:ascii="Maiandra GD" w:eastAsia="Times New Roman" w:hAnsi="Maiandra GD" w:cs="Arial"/>
          <w:color w:val="000000"/>
          <w:bdr w:val="none" w:sz="0" w:space="0" w:color="auto" w:frame="1"/>
        </w:rPr>
        <w:t>From the next Entity Data Model Wizard screen, as we are going to use the </w:t>
      </w:r>
      <w:r w:rsidRPr="00271522">
        <w:rPr>
          <w:rFonts w:ascii="Maiandra GD" w:eastAsia="Times New Roman" w:hAnsi="Maiandra GD" w:cs="Arial"/>
          <w:b/>
          <w:bCs/>
          <w:color w:val="000000"/>
        </w:rPr>
        <w:t>Entity Framework Database First</w:t>
      </w:r>
      <w:r w:rsidRPr="00536A86">
        <w:rPr>
          <w:rFonts w:ascii="Maiandra GD" w:eastAsia="Times New Roman" w:hAnsi="Maiandra GD" w:cs="Arial"/>
          <w:color w:val="000000"/>
          <w:bdr w:val="none" w:sz="0" w:space="0" w:color="auto" w:frame="1"/>
        </w:rPr>
        <w:t> approach, so select</w:t>
      </w:r>
      <w:r w:rsidRPr="00271522">
        <w:rPr>
          <w:rFonts w:ascii="Maiandra GD" w:eastAsia="Times New Roman" w:hAnsi="Maiandra GD" w:cs="Arial"/>
          <w:b/>
          <w:bCs/>
          <w:color w:val="000000"/>
        </w:rPr>
        <w:t> EF Designer from Database </w:t>
      </w:r>
      <w:r w:rsidRPr="00536A86">
        <w:rPr>
          <w:rFonts w:ascii="Maiandra GD" w:eastAsia="Times New Roman" w:hAnsi="Maiandra GD" w:cs="Arial"/>
          <w:color w:val="000000"/>
          <w:bdr w:val="none" w:sz="0" w:space="0" w:color="auto" w:frame="1"/>
        </w:rPr>
        <w:t>option and click on the </w:t>
      </w:r>
      <w:r w:rsidRPr="00271522">
        <w:rPr>
          <w:rFonts w:ascii="Maiandra GD" w:eastAsia="Times New Roman" w:hAnsi="Maiandra GD" w:cs="Arial"/>
          <w:b/>
          <w:bCs/>
          <w:color w:val="000000"/>
        </w:rPr>
        <w:t>Next</w:t>
      </w:r>
      <w:r w:rsidRPr="00536A86">
        <w:rPr>
          <w:rFonts w:ascii="Maiandra GD" w:eastAsia="Times New Roman" w:hAnsi="Maiandra GD" w:cs="Arial"/>
          <w:color w:val="000000"/>
          <w:bdr w:val="none" w:sz="0" w:space="0" w:color="auto" w:frame="1"/>
        </w:rPr>
        <w:t> button as shown in the image below.</w:t>
      </w:r>
    </w:p>
    <w:p w:rsidR="00536A86" w:rsidRPr="00536A86" w:rsidRDefault="00536A86"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5638800" cy="3124200"/>
            <wp:effectExtent l="19050" t="0" r="0" b="0"/>
            <wp:docPr id="6" name="Picture 6" descr="Selecting Entity Framework Database First Approach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ing Entity Framework Database First Approach in ASP.NET MVC Application"/>
                    <pic:cNvPicPr>
                      <a:picLocks noChangeAspect="1" noChangeArrowheads="1"/>
                    </pic:cNvPicPr>
                  </pic:nvPicPr>
                  <pic:blipFill>
                    <a:blip r:embed="rId10"/>
                    <a:srcRect/>
                    <a:stretch>
                      <a:fillRect/>
                    </a:stretch>
                  </pic:blipFill>
                  <pic:spPr bwMode="auto">
                    <a:xfrm>
                      <a:off x="0" y="0"/>
                      <a:ext cx="5638800" cy="3124200"/>
                    </a:xfrm>
                    <a:prstGeom prst="rect">
                      <a:avLst/>
                    </a:prstGeom>
                    <a:noFill/>
                    <a:ln w="9525">
                      <a:noFill/>
                      <a:miter lim="800000"/>
                      <a:headEnd/>
                      <a:tailEnd/>
                    </a:ln>
                  </pic:spPr>
                </pic:pic>
              </a:graphicData>
            </a:graphic>
          </wp:inline>
        </w:drawing>
      </w:r>
    </w:p>
    <w:p w:rsidR="00536A86" w:rsidRPr="00536A86" w:rsidRDefault="00536A86" w:rsidP="0015081F">
      <w:pPr>
        <w:shd w:val="clear" w:color="auto" w:fill="FFFFFF"/>
        <w:spacing w:after="0" w:line="240" w:lineRule="auto"/>
        <w:textAlignment w:val="baseline"/>
        <w:rPr>
          <w:rFonts w:ascii="Maiandra GD" w:eastAsia="Times New Roman" w:hAnsi="Maiandra GD" w:cs="Segoe UI"/>
          <w:color w:val="212529"/>
        </w:rPr>
      </w:pPr>
      <w:r w:rsidRPr="00536A86">
        <w:rPr>
          <w:rFonts w:ascii="Maiandra GD" w:eastAsia="Times New Roman" w:hAnsi="Maiandra GD" w:cs="Arial"/>
          <w:color w:val="000000"/>
          <w:bdr w:val="none" w:sz="0" w:space="0" w:color="auto" w:frame="1"/>
        </w:rPr>
        <w:lastRenderedPageBreak/>
        <w:t>In the next step, click on the new connection From Choose your data connection wizard as shown below.</w:t>
      </w:r>
    </w:p>
    <w:p w:rsidR="00536A86" w:rsidRPr="00536A86" w:rsidRDefault="00536A86"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4762500" cy="1571625"/>
            <wp:effectExtent l="19050" t="0" r="0" b="0"/>
            <wp:docPr id="7" name="Picture 7" descr="Creating new connection in Entity Framework Database First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ing new connection in Entity Framework Database First Approach"/>
                    <pic:cNvPicPr>
                      <a:picLocks noChangeAspect="1" noChangeArrowheads="1"/>
                    </pic:cNvPicPr>
                  </pic:nvPicPr>
                  <pic:blipFill>
                    <a:blip r:embed="rId11"/>
                    <a:srcRect/>
                    <a:stretch>
                      <a:fillRect/>
                    </a:stretch>
                  </pic:blipFill>
                  <pic:spPr bwMode="auto">
                    <a:xfrm>
                      <a:off x="0" y="0"/>
                      <a:ext cx="4762500" cy="1571625"/>
                    </a:xfrm>
                    <a:prstGeom prst="rect">
                      <a:avLst/>
                    </a:prstGeom>
                    <a:noFill/>
                    <a:ln w="9525">
                      <a:noFill/>
                      <a:miter lim="800000"/>
                      <a:headEnd/>
                      <a:tailEnd/>
                    </a:ln>
                  </pic:spPr>
                </pic:pic>
              </a:graphicData>
            </a:graphic>
          </wp:inline>
        </w:drawing>
      </w:r>
    </w:p>
    <w:p w:rsidR="00536A86" w:rsidRPr="00536A86" w:rsidRDefault="00536A86" w:rsidP="0015081F">
      <w:pPr>
        <w:shd w:val="clear" w:color="auto" w:fill="FFFFFF"/>
        <w:spacing w:after="0" w:line="240" w:lineRule="auto"/>
        <w:textAlignment w:val="baseline"/>
        <w:rPr>
          <w:rFonts w:ascii="Maiandra GD" w:eastAsia="Times New Roman" w:hAnsi="Maiandra GD" w:cs="Segoe UI"/>
          <w:color w:val="212529"/>
        </w:rPr>
      </w:pPr>
      <w:r w:rsidRPr="00536A86">
        <w:rPr>
          <w:rFonts w:ascii="Maiandra GD" w:eastAsia="Times New Roman" w:hAnsi="Maiandra GD" w:cs="Arial"/>
          <w:color w:val="000000"/>
          <w:bdr w:val="none" w:sz="0" w:space="0" w:color="auto" w:frame="1"/>
        </w:rPr>
        <w:t>Provide the necessary details to communicate with the database such as</w:t>
      </w:r>
      <w:r w:rsidRPr="00271522">
        <w:rPr>
          <w:rFonts w:ascii="Maiandra GD" w:eastAsia="Times New Roman" w:hAnsi="Maiandra GD" w:cs="Arial"/>
          <w:b/>
          <w:bCs/>
          <w:color w:val="000000"/>
        </w:rPr>
        <w:t> Server name</w:t>
      </w:r>
      <w:r w:rsidRPr="00536A86">
        <w:rPr>
          <w:rFonts w:ascii="Maiandra GD" w:eastAsia="Times New Roman" w:hAnsi="Maiandra GD" w:cs="Arial"/>
          <w:color w:val="000000"/>
          <w:bdr w:val="none" w:sz="0" w:space="0" w:color="auto" w:frame="1"/>
        </w:rPr>
        <w:t>, select the </w:t>
      </w:r>
      <w:r w:rsidRPr="00271522">
        <w:rPr>
          <w:rFonts w:ascii="Maiandra GD" w:eastAsia="Times New Roman" w:hAnsi="Maiandra GD" w:cs="Arial"/>
          <w:b/>
          <w:bCs/>
          <w:color w:val="000000"/>
        </w:rPr>
        <w:t>Authentication Type</w:t>
      </w:r>
      <w:r w:rsidRPr="00536A86">
        <w:rPr>
          <w:rFonts w:ascii="Maiandra GD" w:eastAsia="Times New Roman" w:hAnsi="Maiandra GD" w:cs="Arial"/>
          <w:color w:val="000000"/>
          <w:bdr w:val="none" w:sz="0" w:space="0" w:color="auto" w:frame="1"/>
        </w:rPr>
        <w:t>, select the </w:t>
      </w:r>
      <w:r w:rsidRPr="00271522">
        <w:rPr>
          <w:rFonts w:ascii="Maiandra GD" w:eastAsia="Times New Roman" w:hAnsi="Maiandra GD" w:cs="Arial"/>
          <w:b/>
          <w:bCs/>
          <w:color w:val="000000"/>
        </w:rPr>
        <w:t>Database</w:t>
      </w:r>
      <w:r w:rsidRPr="00536A86">
        <w:rPr>
          <w:rFonts w:ascii="Maiandra GD" w:eastAsia="Times New Roman" w:hAnsi="Maiandra GD" w:cs="Arial"/>
          <w:color w:val="000000"/>
          <w:bdr w:val="none" w:sz="0" w:space="0" w:color="auto" w:frame="1"/>
        </w:rPr>
        <w:t> and click on the </w:t>
      </w:r>
      <w:r w:rsidRPr="00271522">
        <w:rPr>
          <w:rFonts w:ascii="Maiandra GD" w:eastAsia="Times New Roman" w:hAnsi="Maiandra GD" w:cs="Arial"/>
          <w:b/>
          <w:bCs/>
          <w:color w:val="000000"/>
        </w:rPr>
        <w:t>Ok </w:t>
      </w:r>
      <w:r w:rsidRPr="00536A86">
        <w:rPr>
          <w:rFonts w:ascii="Maiandra GD" w:eastAsia="Times New Roman" w:hAnsi="Maiandra GD" w:cs="Arial"/>
          <w:color w:val="000000"/>
          <w:bdr w:val="none" w:sz="0" w:space="0" w:color="auto" w:frame="1"/>
        </w:rPr>
        <w:t>button as shown below.</w:t>
      </w:r>
    </w:p>
    <w:p w:rsidR="00536A86" w:rsidRPr="00536A86" w:rsidRDefault="00536A86"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4676775" cy="5105400"/>
            <wp:effectExtent l="19050" t="0" r="9525" b="0"/>
            <wp:docPr id="8" name="Picture 8" descr="Providing Connection Details for SQL Server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viding Connection Details for SQL Server Database"/>
                    <pic:cNvPicPr>
                      <a:picLocks noChangeAspect="1" noChangeArrowheads="1"/>
                    </pic:cNvPicPr>
                  </pic:nvPicPr>
                  <pic:blipFill>
                    <a:blip r:embed="rId12"/>
                    <a:srcRect/>
                    <a:stretch>
                      <a:fillRect/>
                    </a:stretch>
                  </pic:blipFill>
                  <pic:spPr bwMode="auto">
                    <a:xfrm>
                      <a:off x="0" y="0"/>
                      <a:ext cx="4676775" cy="5105400"/>
                    </a:xfrm>
                    <a:prstGeom prst="rect">
                      <a:avLst/>
                    </a:prstGeom>
                    <a:noFill/>
                    <a:ln w="9525">
                      <a:noFill/>
                      <a:miter lim="800000"/>
                      <a:headEnd/>
                      <a:tailEnd/>
                    </a:ln>
                  </pic:spPr>
                </pic:pic>
              </a:graphicData>
            </a:graphic>
          </wp:inline>
        </w:drawing>
      </w:r>
    </w:p>
    <w:p w:rsidR="00536A86" w:rsidRPr="00536A86" w:rsidRDefault="00536A86" w:rsidP="0015081F">
      <w:pPr>
        <w:shd w:val="clear" w:color="auto" w:fill="FFFFFF"/>
        <w:spacing w:after="0" w:line="240" w:lineRule="auto"/>
        <w:textAlignment w:val="baseline"/>
        <w:rPr>
          <w:rFonts w:ascii="Maiandra GD" w:eastAsia="Times New Roman" w:hAnsi="Maiandra GD" w:cs="Segoe UI"/>
          <w:color w:val="212529"/>
        </w:rPr>
      </w:pPr>
      <w:r w:rsidRPr="00536A86">
        <w:rPr>
          <w:rFonts w:ascii="Maiandra GD" w:eastAsia="Times New Roman" w:hAnsi="Maiandra GD" w:cs="Arial"/>
          <w:color w:val="000000"/>
          <w:bdr w:val="none" w:sz="0" w:space="0" w:color="auto" w:frame="1"/>
        </w:rPr>
        <w:lastRenderedPageBreak/>
        <w:t>Then provide a meaningful name for the connection string that is going to save in the </w:t>
      </w:r>
      <w:r w:rsidRPr="00271522">
        <w:rPr>
          <w:rFonts w:ascii="Maiandra GD" w:eastAsia="Times New Roman" w:hAnsi="Maiandra GD" w:cs="Arial"/>
          <w:b/>
          <w:bCs/>
          <w:color w:val="000000"/>
        </w:rPr>
        <w:t>web.config</w:t>
      </w:r>
      <w:r w:rsidRPr="00536A86">
        <w:rPr>
          <w:rFonts w:ascii="Maiandra GD" w:eastAsia="Times New Roman" w:hAnsi="Maiandra GD" w:cs="Arial"/>
          <w:color w:val="000000"/>
          <w:bdr w:val="none" w:sz="0" w:space="0" w:color="auto" w:frame="1"/>
        </w:rPr>
        <w:t> file. Here, I am naming the connection string as </w:t>
      </w:r>
      <w:r w:rsidRPr="00271522">
        <w:rPr>
          <w:rFonts w:ascii="Maiandra GD" w:eastAsia="Times New Roman" w:hAnsi="Maiandra GD" w:cs="Arial"/>
          <w:b/>
          <w:bCs/>
          <w:color w:val="000000"/>
        </w:rPr>
        <w:t>EmployeeDBContext</w:t>
      </w:r>
      <w:r w:rsidRPr="00536A86">
        <w:rPr>
          <w:rFonts w:ascii="Maiandra GD" w:eastAsia="Times New Roman" w:hAnsi="Maiandra GD" w:cs="Arial"/>
          <w:color w:val="000000"/>
          <w:bdr w:val="none" w:sz="0" w:space="0" w:color="auto" w:frame="1"/>
        </w:rPr>
        <w:t> and then click on the </w:t>
      </w:r>
      <w:r w:rsidRPr="00271522">
        <w:rPr>
          <w:rFonts w:ascii="Maiandra GD" w:eastAsia="Times New Roman" w:hAnsi="Maiandra GD" w:cs="Arial"/>
          <w:b/>
          <w:bCs/>
          <w:color w:val="000000"/>
        </w:rPr>
        <w:t>Next</w:t>
      </w:r>
      <w:r w:rsidRPr="00536A86">
        <w:rPr>
          <w:rFonts w:ascii="Maiandra GD" w:eastAsia="Times New Roman" w:hAnsi="Maiandra GD" w:cs="Arial"/>
          <w:color w:val="000000"/>
          <w:bdr w:val="none" w:sz="0" w:space="0" w:color="auto" w:frame="1"/>
        </w:rPr>
        <w:t> button as shown in the below image.</w:t>
      </w:r>
    </w:p>
    <w:p w:rsidR="00536A86" w:rsidRPr="00536A86" w:rsidRDefault="00536A86"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5962650" cy="4991100"/>
            <wp:effectExtent l="19050" t="0" r="0" b="0"/>
            <wp:docPr id="9" name="Picture 9" descr="Creating Connection String in Entity Framework Database First Apprach in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ing Connection String in Entity Framework Database First Apprach in MVC Application"/>
                    <pic:cNvPicPr>
                      <a:picLocks noChangeAspect="1" noChangeArrowheads="1"/>
                    </pic:cNvPicPr>
                  </pic:nvPicPr>
                  <pic:blipFill>
                    <a:blip r:embed="rId13"/>
                    <a:srcRect/>
                    <a:stretch>
                      <a:fillRect/>
                    </a:stretch>
                  </pic:blipFill>
                  <pic:spPr bwMode="auto">
                    <a:xfrm>
                      <a:off x="0" y="0"/>
                      <a:ext cx="5962650" cy="4991100"/>
                    </a:xfrm>
                    <a:prstGeom prst="rect">
                      <a:avLst/>
                    </a:prstGeom>
                    <a:noFill/>
                    <a:ln w="9525">
                      <a:noFill/>
                      <a:miter lim="800000"/>
                      <a:headEnd/>
                      <a:tailEnd/>
                    </a:ln>
                  </pic:spPr>
                </pic:pic>
              </a:graphicData>
            </a:graphic>
          </wp:inline>
        </w:drawing>
      </w:r>
    </w:p>
    <w:p w:rsidR="00536A86" w:rsidRPr="00536A86" w:rsidRDefault="00536A86"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Select the version of Entity Framework</w:t>
      </w:r>
    </w:p>
    <w:p w:rsidR="00536A86" w:rsidRPr="00536A86" w:rsidRDefault="00536A86" w:rsidP="0015081F">
      <w:pPr>
        <w:shd w:val="clear" w:color="auto" w:fill="FFFFFF"/>
        <w:spacing w:after="0" w:line="240" w:lineRule="auto"/>
        <w:textAlignment w:val="baseline"/>
        <w:rPr>
          <w:rFonts w:ascii="Maiandra GD" w:eastAsia="Times New Roman" w:hAnsi="Maiandra GD" w:cs="Segoe UI"/>
          <w:color w:val="212529"/>
        </w:rPr>
      </w:pPr>
      <w:r w:rsidRPr="00536A86">
        <w:rPr>
          <w:rFonts w:ascii="Maiandra GD" w:eastAsia="Times New Roman" w:hAnsi="Maiandra GD" w:cs="Arial"/>
          <w:color w:val="000000"/>
          <w:bdr w:val="none" w:sz="0" w:space="0" w:color="auto" w:frame="1"/>
        </w:rPr>
        <w:t>Here I am going to use </w:t>
      </w:r>
      <w:r w:rsidRPr="00271522">
        <w:rPr>
          <w:rFonts w:ascii="Maiandra GD" w:eastAsia="Times New Roman" w:hAnsi="Maiandra GD" w:cs="Arial"/>
          <w:b/>
          <w:bCs/>
          <w:color w:val="000000"/>
        </w:rPr>
        <w:t>Entity Framework 6.x,</w:t>
      </w:r>
      <w:r w:rsidRPr="00536A86">
        <w:rPr>
          <w:rFonts w:ascii="Maiandra GD" w:eastAsia="Times New Roman" w:hAnsi="Maiandra GD" w:cs="Arial"/>
          <w:color w:val="000000"/>
          <w:bdr w:val="none" w:sz="0" w:space="0" w:color="auto" w:frame="1"/>
        </w:rPr>
        <w:t> so I am selecting the </w:t>
      </w:r>
      <w:r w:rsidRPr="00271522">
        <w:rPr>
          <w:rFonts w:ascii="Maiandra GD" w:eastAsia="Times New Roman" w:hAnsi="Maiandra GD" w:cs="Arial"/>
          <w:b/>
          <w:bCs/>
          <w:color w:val="000000"/>
        </w:rPr>
        <w:t>Entity Framework 6.x</w:t>
      </w:r>
      <w:r w:rsidRPr="00536A86">
        <w:rPr>
          <w:rFonts w:ascii="Maiandra GD" w:eastAsia="Times New Roman" w:hAnsi="Maiandra GD" w:cs="Arial"/>
          <w:color w:val="000000"/>
          <w:bdr w:val="none" w:sz="0" w:space="0" w:color="auto" w:frame="1"/>
        </w:rPr>
        <w:t> radio button and click on the </w:t>
      </w:r>
      <w:r w:rsidRPr="00271522">
        <w:rPr>
          <w:rFonts w:ascii="Maiandra GD" w:eastAsia="Times New Roman" w:hAnsi="Maiandra GD" w:cs="Arial"/>
          <w:b/>
          <w:bCs/>
          <w:color w:val="000000"/>
        </w:rPr>
        <w:t>Next</w:t>
      </w:r>
      <w:r w:rsidRPr="00536A86">
        <w:rPr>
          <w:rFonts w:ascii="Maiandra GD" w:eastAsia="Times New Roman" w:hAnsi="Maiandra GD" w:cs="Arial"/>
          <w:color w:val="000000"/>
          <w:bdr w:val="none" w:sz="0" w:space="0" w:color="auto" w:frame="1"/>
        </w:rPr>
        <w:t> button as shown in the below image.</w:t>
      </w:r>
    </w:p>
    <w:p w:rsidR="00536A86" w:rsidRPr="00536A86" w:rsidRDefault="00536A86"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lastRenderedPageBreak/>
        <w:drawing>
          <wp:inline distT="0" distB="0" distL="0" distR="0">
            <wp:extent cx="5362575" cy="2800350"/>
            <wp:effectExtent l="19050" t="0" r="9525" b="0"/>
            <wp:docPr id="10" name="Picture 10" descr="Selecting the Entity Framework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ing the Entity Framework Version"/>
                    <pic:cNvPicPr>
                      <a:picLocks noChangeAspect="1" noChangeArrowheads="1"/>
                    </pic:cNvPicPr>
                  </pic:nvPicPr>
                  <pic:blipFill>
                    <a:blip r:embed="rId14"/>
                    <a:srcRect/>
                    <a:stretch>
                      <a:fillRect/>
                    </a:stretch>
                  </pic:blipFill>
                  <pic:spPr bwMode="auto">
                    <a:xfrm>
                      <a:off x="0" y="0"/>
                      <a:ext cx="5362575" cy="2800350"/>
                    </a:xfrm>
                    <a:prstGeom prst="rect">
                      <a:avLst/>
                    </a:prstGeom>
                    <a:noFill/>
                    <a:ln w="9525">
                      <a:noFill/>
                      <a:miter lim="800000"/>
                      <a:headEnd/>
                      <a:tailEnd/>
                    </a:ln>
                  </pic:spPr>
                </pic:pic>
              </a:graphicData>
            </a:graphic>
          </wp:inline>
        </w:drawing>
      </w:r>
    </w:p>
    <w:p w:rsidR="00536A86" w:rsidRPr="00536A86" w:rsidRDefault="00536A86"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Selecting the Database Objects</w:t>
      </w:r>
    </w:p>
    <w:p w:rsidR="00536A86" w:rsidRPr="00536A86" w:rsidRDefault="00536A86" w:rsidP="0015081F">
      <w:pPr>
        <w:shd w:val="clear" w:color="auto" w:fill="FFFFFF"/>
        <w:spacing w:after="0" w:line="240" w:lineRule="auto"/>
        <w:textAlignment w:val="baseline"/>
        <w:rPr>
          <w:rFonts w:ascii="Maiandra GD" w:eastAsia="Times New Roman" w:hAnsi="Maiandra GD" w:cs="Segoe UI"/>
          <w:color w:val="212529"/>
        </w:rPr>
      </w:pPr>
      <w:r w:rsidRPr="00536A86">
        <w:rPr>
          <w:rFonts w:ascii="Maiandra GD" w:eastAsia="Times New Roman" w:hAnsi="Maiandra GD" w:cs="Arial"/>
          <w:color w:val="000000"/>
          <w:bdr w:val="none" w:sz="0" w:space="0" w:color="auto" w:frame="1"/>
        </w:rPr>
        <w:t>Then we need to select the database object for our application. As our database has one table, so we need to select that </w:t>
      </w:r>
      <w:r w:rsidRPr="00271522">
        <w:rPr>
          <w:rFonts w:ascii="Maiandra GD" w:eastAsia="Times New Roman" w:hAnsi="Maiandra GD" w:cs="Arial"/>
          <w:b/>
          <w:bCs/>
          <w:color w:val="000000"/>
        </w:rPr>
        <w:t>Employee</w:t>
      </w:r>
      <w:r w:rsidRPr="00536A86">
        <w:rPr>
          <w:rFonts w:ascii="Maiandra GD" w:eastAsia="Times New Roman" w:hAnsi="Maiandra GD" w:cs="Arial"/>
          <w:color w:val="000000"/>
          <w:bdr w:val="none" w:sz="0" w:space="0" w:color="auto" w:frame="1"/>
        </w:rPr>
        <w:t> Table. Provide a meaningful namespace to your </w:t>
      </w:r>
      <w:r w:rsidRPr="00271522">
        <w:rPr>
          <w:rFonts w:ascii="Maiandra GD" w:eastAsia="Times New Roman" w:hAnsi="Maiandra GD" w:cs="Arial"/>
          <w:b/>
          <w:bCs/>
          <w:color w:val="000000"/>
        </w:rPr>
        <w:t>EDMX</w:t>
      </w:r>
      <w:r w:rsidRPr="00536A86">
        <w:rPr>
          <w:rFonts w:ascii="Maiandra GD" w:eastAsia="Times New Roman" w:hAnsi="Maiandra GD" w:cs="Arial"/>
          <w:color w:val="000000"/>
          <w:bdr w:val="none" w:sz="0" w:space="0" w:color="auto" w:frame="1"/>
        </w:rPr>
        <w:t> file and finally click on the </w:t>
      </w:r>
      <w:r w:rsidRPr="00271522">
        <w:rPr>
          <w:rFonts w:ascii="Maiandra GD" w:eastAsia="Times New Roman" w:hAnsi="Maiandra GD" w:cs="Arial"/>
          <w:b/>
          <w:bCs/>
          <w:color w:val="000000"/>
        </w:rPr>
        <w:t>Finish</w:t>
      </w:r>
      <w:r w:rsidRPr="00536A86">
        <w:rPr>
          <w:rFonts w:ascii="Maiandra GD" w:eastAsia="Times New Roman" w:hAnsi="Maiandra GD" w:cs="Arial"/>
          <w:color w:val="000000"/>
          <w:bdr w:val="none" w:sz="0" w:space="0" w:color="auto" w:frame="1"/>
        </w:rPr>
        <w:t> button as shown in the below image.</w:t>
      </w:r>
    </w:p>
    <w:p w:rsidR="00536A86" w:rsidRPr="00536A86" w:rsidRDefault="00536A86"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5181600" cy="3028950"/>
            <wp:effectExtent l="19050" t="0" r="0" b="0"/>
            <wp:docPr id="11" name="Picture 11" descr="Selecting the Database Object in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ing the Database Object in Entity Framework"/>
                    <pic:cNvPicPr>
                      <a:picLocks noChangeAspect="1" noChangeArrowheads="1"/>
                    </pic:cNvPicPr>
                  </pic:nvPicPr>
                  <pic:blipFill>
                    <a:blip r:embed="rId15"/>
                    <a:srcRect/>
                    <a:stretch>
                      <a:fillRect/>
                    </a:stretch>
                  </pic:blipFill>
                  <pic:spPr bwMode="auto">
                    <a:xfrm>
                      <a:off x="0" y="0"/>
                      <a:ext cx="5181600" cy="3028950"/>
                    </a:xfrm>
                    <a:prstGeom prst="rect">
                      <a:avLst/>
                    </a:prstGeom>
                    <a:noFill/>
                    <a:ln w="9525">
                      <a:noFill/>
                      <a:miter lim="800000"/>
                      <a:headEnd/>
                      <a:tailEnd/>
                    </a:ln>
                  </pic:spPr>
                </pic:pic>
              </a:graphicData>
            </a:graphic>
          </wp:inline>
        </w:drawing>
      </w:r>
    </w:p>
    <w:p w:rsidR="00536A86" w:rsidRPr="00536A86" w:rsidRDefault="00536A86" w:rsidP="0015081F">
      <w:pPr>
        <w:shd w:val="clear" w:color="auto" w:fill="FFFFFF"/>
        <w:spacing w:after="0" w:line="240" w:lineRule="auto"/>
        <w:textAlignment w:val="baseline"/>
        <w:rPr>
          <w:rFonts w:ascii="Maiandra GD" w:eastAsia="Times New Roman" w:hAnsi="Maiandra GD" w:cs="Segoe UI"/>
          <w:color w:val="212529"/>
        </w:rPr>
      </w:pPr>
      <w:r w:rsidRPr="00536A86">
        <w:rPr>
          <w:rFonts w:ascii="Maiandra GD" w:eastAsia="Times New Roman" w:hAnsi="Maiandra GD" w:cs="Arial"/>
          <w:color w:val="000000"/>
          <w:bdr w:val="none" w:sz="0" w:space="0" w:color="auto" w:frame="1"/>
        </w:rPr>
        <w:t>Once you click on the </w:t>
      </w:r>
      <w:r w:rsidRPr="00271522">
        <w:rPr>
          <w:rFonts w:ascii="Maiandra GD" w:eastAsia="Times New Roman" w:hAnsi="Maiandra GD" w:cs="Arial"/>
          <w:b/>
          <w:bCs/>
          <w:color w:val="000000"/>
        </w:rPr>
        <w:t>Finish</w:t>
      </w:r>
      <w:r w:rsidRPr="00536A86">
        <w:rPr>
          <w:rFonts w:ascii="Maiandra GD" w:eastAsia="Times New Roman" w:hAnsi="Maiandra GD" w:cs="Arial"/>
          <w:color w:val="000000"/>
          <w:bdr w:val="none" w:sz="0" w:space="0" w:color="auto" w:frame="1"/>
        </w:rPr>
        <w:t> button, let’s see what the things are created by Entity Framework. It will add the reference to the Entity Framework in the reference folder.</w:t>
      </w:r>
    </w:p>
    <w:p w:rsidR="00536A86" w:rsidRPr="00536A86" w:rsidRDefault="00536A86"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lastRenderedPageBreak/>
        <w:drawing>
          <wp:inline distT="0" distB="0" distL="0" distR="0">
            <wp:extent cx="3009900" cy="1514475"/>
            <wp:effectExtent l="19050" t="0" r="0" b="0"/>
            <wp:docPr id="12" name="Picture 12" descr="Entity Framework References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ntity Framework References in ASP.NET MVC Application"/>
                    <pic:cNvPicPr>
                      <a:picLocks noChangeAspect="1" noChangeArrowheads="1"/>
                    </pic:cNvPicPr>
                  </pic:nvPicPr>
                  <pic:blipFill>
                    <a:blip r:embed="rId16"/>
                    <a:srcRect/>
                    <a:stretch>
                      <a:fillRect/>
                    </a:stretch>
                  </pic:blipFill>
                  <pic:spPr bwMode="auto">
                    <a:xfrm>
                      <a:off x="0" y="0"/>
                      <a:ext cx="3009900" cy="1514475"/>
                    </a:xfrm>
                    <a:prstGeom prst="rect">
                      <a:avLst/>
                    </a:prstGeom>
                    <a:noFill/>
                    <a:ln w="9525">
                      <a:noFill/>
                      <a:miter lim="800000"/>
                      <a:headEnd/>
                      <a:tailEnd/>
                    </a:ln>
                  </pic:spPr>
                </pic:pic>
              </a:graphicData>
            </a:graphic>
          </wp:inline>
        </w:drawing>
      </w:r>
    </w:p>
    <w:p w:rsidR="00536A86" w:rsidRPr="00536A86" w:rsidRDefault="00536A86" w:rsidP="0015081F">
      <w:pPr>
        <w:shd w:val="clear" w:color="auto" w:fill="FFFFFF"/>
        <w:spacing w:after="0" w:line="240" w:lineRule="auto"/>
        <w:textAlignment w:val="baseline"/>
        <w:rPr>
          <w:rFonts w:ascii="Maiandra GD" w:eastAsia="Times New Roman" w:hAnsi="Maiandra GD" w:cs="Segoe UI"/>
          <w:color w:val="212529"/>
        </w:rPr>
      </w:pPr>
      <w:r w:rsidRPr="00536A86">
        <w:rPr>
          <w:rFonts w:ascii="Maiandra GD" w:eastAsia="Times New Roman" w:hAnsi="Maiandra GD" w:cs="Arial"/>
          <w:color w:val="000000"/>
          <w:bdr w:val="none" w:sz="0" w:space="0" w:color="auto" w:frame="1"/>
        </w:rPr>
        <w:t>The framework will create the EDMX file within the Models folder.</w:t>
      </w:r>
    </w:p>
    <w:p w:rsidR="00536A86" w:rsidRPr="00536A86" w:rsidRDefault="00536A86"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4105275" cy="2085975"/>
            <wp:effectExtent l="19050" t="0" r="9525" b="0"/>
            <wp:docPr id="13" name="Picture 13" descr="Edmx File in Models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mx File in Models Folder"/>
                    <pic:cNvPicPr>
                      <a:picLocks noChangeAspect="1" noChangeArrowheads="1"/>
                    </pic:cNvPicPr>
                  </pic:nvPicPr>
                  <pic:blipFill>
                    <a:blip r:embed="rId17"/>
                    <a:srcRect/>
                    <a:stretch>
                      <a:fillRect/>
                    </a:stretch>
                  </pic:blipFill>
                  <pic:spPr bwMode="auto">
                    <a:xfrm>
                      <a:off x="0" y="0"/>
                      <a:ext cx="4105275" cy="2085975"/>
                    </a:xfrm>
                    <a:prstGeom prst="rect">
                      <a:avLst/>
                    </a:prstGeom>
                    <a:noFill/>
                    <a:ln w="9525">
                      <a:noFill/>
                      <a:miter lim="800000"/>
                      <a:headEnd/>
                      <a:tailEnd/>
                    </a:ln>
                  </pic:spPr>
                </pic:pic>
              </a:graphicData>
            </a:graphic>
          </wp:inline>
        </w:drawing>
      </w:r>
    </w:p>
    <w:p w:rsidR="00536A86" w:rsidRPr="00536A86" w:rsidRDefault="00536A86"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It will create the Employee Model.</w:t>
      </w:r>
    </w:p>
    <w:p w:rsidR="00536A86" w:rsidRPr="00536A86" w:rsidRDefault="00536A86" w:rsidP="0015081F">
      <w:pPr>
        <w:shd w:val="clear" w:color="auto" w:fill="FFFFFF"/>
        <w:spacing w:after="0" w:line="240" w:lineRule="auto"/>
        <w:textAlignment w:val="baseline"/>
        <w:rPr>
          <w:rFonts w:ascii="Maiandra GD" w:eastAsia="Times New Roman" w:hAnsi="Maiandra GD" w:cs="Segoe UI"/>
          <w:color w:val="212529"/>
        </w:rPr>
      </w:pPr>
      <w:r w:rsidRPr="00536A86">
        <w:rPr>
          <w:rFonts w:ascii="Maiandra GD" w:eastAsia="Times New Roman" w:hAnsi="Maiandra GD" w:cs="Arial"/>
          <w:color w:val="000000"/>
          <w:bdr w:val="none" w:sz="0" w:space="0" w:color="auto" w:frame="1"/>
        </w:rPr>
        <w:t>To see the Employee Model click on </w:t>
      </w:r>
      <w:r w:rsidRPr="00271522">
        <w:rPr>
          <w:rFonts w:ascii="Maiandra GD" w:eastAsia="Times New Roman" w:hAnsi="Maiandra GD" w:cs="Arial"/>
          <w:b/>
          <w:bCs/>
          <w:color w:val="000000"/>
        </w:rPr>
        <w:t>Employee.cs</w:t>
      </w:r>
      <w:r w:rsidRPr="00536A86">
        <w:rPr>
          <w:rFonts w:ascii="Maiandra GD" w:eastAsia="Times New Roman" w:hAnsi="Maiandra GD" w:cs="Arial"/>
          <w:color w:val="000000"/>
          <w:bdr w:val="none" w:sz="0" w:space="0" w:color="auto" w:frame="1"/>
        </w:rPr>
        <w:t> file, this is inside the </w:t>
      </w:r>
      <w:r w:rsidRPr="00271522">
        <w:rPr>
          <w:rFonts w:ascii="Maiandra GD" w:eastAsia="Times New Roman" w:hAnsi="Maiandra GD" w:cs="Arial"/>
          <w:b/>
          <w:bCs/>
          <w:color w:val="000000"/>
        </w:rPr>
        <w:t>EmployeeDataModel.tt</w:t>
      </w:r>
      <w:r w:rsidRPr="00536A86">
        <w:rPr>
          <w:rFonts w:ascii="Maiandra GD" w:eastAsia="Times New Roman" w:hAnsi="Maiandra GD" w:cs="Arial"/>
          <w:color w:val="000000"/>
          <w:bdr w:val="none" w:sz="0" w:space="0" w:color="auto" w:frame="1"/>
        </w:rPr>
        <w:t> File</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namespace</w:t>
      </w:r>
      <w:proofErr w:type="gramEnd"/>
      <w:r w:rsidRPr="00271522">
        <w:rPr>
          <w:rFonts w:ascii="Maiandra GD" w:eastAsia="Times New Roman" w:hAnsi="Maiandra GD" w:cs="Consolas"/>
          <w:b/>
          <w:bCs/>
          <w:color w:val="D171DD"/>
        </w:rPr>
        <w:t xml:space="preserve"> </w:t>
      </w:r>
      <w:r w:rsidRPr="00271522">
        <w:rPr>
          <w:rFonts w:ascii="Maiandra GD" w:eastAsia="Times New Roman" w:hAnsi="Maiandra GD" w:cs="Consolas"/>
          <w:i/>
          <w:iCs/>
          <w:color w:val="4284AE"/>
        </w:rPr>
        <w:t>CRUD_OperationsInMVC.Models</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using</w:t>
      </w:r>
      <w:proofErr w:type="gramEnd"/>
      <w:r w:rsidRPr="00271522">
        <w:rPr>
          <w:rFonts w:ascii="Maiandra GD" w:eastAsia="Times New Roman" w:hAnsi="Maiandra GD" w:cs="Consolas"/>
          <w:color w:val="CFD5E0"/>
        </w:rPr>
        <w:t xml:space="preserve"> System;</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using</w:t>
      </w:r>
      <w:proofErr w:type="gramEnd"/>
      <w:r w:rsidRPr="00271522">
        <w:rPr>
          <w:rFonts w:ascii="Maiandra GD" w:eastAsia="Times New Roman" w:hAnsi="Maiandra GD" w:cs="Consolas"/>
          <w:color w:val="CFD5E0"/>
        </w:rPr>
        <w:t xml:space="preserve"> System.</w:t>
      </w:r>
      <w:r w:rsidRPr="00271522">
        <w:rPr>
          <w:rFonts w:ascii="Maiandra GD" w:eastAsia="Times New Roman" w:hAnsi="Maiandra GD" w:cs="Consolas"/>
          <w:color w:val="4284AE"/>
        </w:rPr>
        <w:t>Collections</w:t>
      </w:r>
      <w:r w:rsidRPr="00271522">
        <w:rPr>
          <w:rFonts w:ascii="Maiandra GD" w:eastAsia="Times New Roman" w:hAnsi="Maiandra GD" w:cs="Consolas"/>
          <w:color w:val="CFD5E0"/>
        </w:rPr>
        <w:t>.</w:t>
      </w:r>
      <w:r w:rsidRPr="00271522">
        <w:rPr>
          <w:rFonts w:ascii="Maiandra GD" w:eastAsia="Times New Roman" w:hAnsi="Maiandra GD" w:cs="Consolas"/>
          <w:color w:val="4284AE"/>
        </w:rPr>
        <w:t>Generic</w:t>
      </w:r>
      <w:r w:rsidRPr="00271522">
        <w:rPr>
          <w:rFonts w:ascii="Maiandra GD" w:eastAsia="Times New Roman" w:hAnsi="Maiandra GD" w:cs="Consolas"/>
          <w:color w:val="CFD5E0"/>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partial</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class</w:t>
      </w:r>
      <w:r w:rsidRPr="00271522">
        <w:rPr>
          <w:rFonts w:ascii="Maiandra GD" w:eastAsia="Times New Roman" w:hAnsi="Maiandra GD" w:cs="Consolas"/>
          <w:color w:val="CFD5E0"/>
        </w:rPr>
        <w:t xml:space="preserve"> Employee</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int</w:t>
      </w:r>
      <w:r w:rsidRPr="00271522">
        <w:rPr>
          <w:rFonts w:ascii="Maiandra GD" w:eastAsia="Times New Roman" w:hAnsi="Maiandra GD" w:cs="Consolas"/>
          <w:color w:val="CFD5E0"/>
        </w:rPr>
        <w:t xml:space="preserve"> EmployeeId </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get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set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string Name </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get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set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string Gender </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get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set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string City </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get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set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Nullable</w:t>
      </w: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decimal</w:t>
      </w:r>
      <w:r w:rsidRPr="00271522">
        <w:rPr>
          <w:rFonts w:ascii="Maiandra GD" w:eastAsia="Times New Roman" w:hAnsi="Maiandra GD" w:cs="Consolas"/>
          <w:b/>
          <w:bCs/>
          <w:color w:val="6B7C8B"/>
        </w:rPr>
        <w:t>&gt;</w:t>
      </w:r>
      <w:r w:rsidRPr="00271522">
        <w:rPr>
          <w:rFonts w:ascii="Maiandra GD" w:eastAsia="Times New Roman" w:hAnsi="Maiandra GD" w:cs="Consolas"/>
          <w:color w:val="CFD5E0"/>
        </w:rPr>
        <w:t xml:space="preserve"> Salary </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get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set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536A86" w:rsidRPr="00536A86" w:rsidRDefault="00536A86"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536A86" w:rsidRPr="00536A86" w:rsidRDefault="00536A86" w:rsidP="0015081F">
      <w:p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00"/>
        </w:rPr>
        <w:t>It will create the connection string in the web.config file as shown below.</w:t>
      </w:r>
    </w:p>
    <w:p w:rsidR="00536A86" w:rsidRPr="00536A86" w:rsidRDefault="00536A86"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lastRenderedPageBreak/>
        <w:drawing>
          <wp:inline distT="0" distB="0" distL="0" distR="0">
            <wp:extent cx="5086350" cy="1143000"/>
            <wp:effectExtent l="19050" t="0" r="0" b="0"/>
            <wp:docPr id="14" name="Picture 14" descr="Connection String in Web Confi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nection String in Web Config File"/>
                    <pic:cNvPicPr>
                      <a:picLocks noChangeAspect="1" noChangeArrowheads="1"/>
                    </pic:cNvPicPr>
                  </pic:nvPicPr>
                  <pic:blipFill>
                    <a:blip r:embed="rId18"/>
                    <a:srcRect/>
                    <a:stretch>
                      <a:fillRect/>
                    </a:stretch>
                  </pic:blipFill>
                  <pic:spPr bwMode="auto">
                    <a:xfrm>
                      <a:off x="0" y="0"/>
                      <a:ext cx="5086350" cy="1143000"/>
                    </a:xfrm>
                    <a:prstGeom prst="rect">
                      <a:avLst/>
                    </a:prstGeom>
                    <a:noFill/>
                    <a:ln w="9525">
                      <a:noFill/>
                      <a:miter lim="800000"/>
                      <a:headEnd/>
                      <a:tailEnd/>
                    </a:ln>
                  </pic:spPr>
                </pic:pic>
              </a:graphicData>
            </a:graphic>
          </wp:inline>
        </w:drawing>
      </w:r>
    </w:p>
    <w:p w:rsidR="00536A86" w:rsidRPr="00536A86" w:rsidRDefault="00536A86" w:rsidP="0015081F">
      <w:pPr>
        <w:shd w:val="clear" w:color="auto" w:fill="FFFFFF"/>
        <w:spacing w:after="0" w:line="240" w:lineRule="auto"/>
        <w:textAlignment w:val="baseline"/>
        <w:rPr>
          <w:rFonts w:ascii="Maiandra GD" w:eastAsia="Times New Roman" w:hAnsi="Maiandra GD" w:cs="Segoe UI"/>
          <w:color w:val="212529"/>
        </w:rPr>
      </w:pPr>
      <w:r w:rsidRPr="00536A86">
        <w:rPr>
          <w:rFonts w:ascii="Maiandra GD" w:eastAsia="Times New Roman" w:hAnsi="Maiandra GD" w:cs="Arial"/>
          <w:color w:val="000000"/>
          <w:bdr w:val="none" w:sz="0" w:space="0" w:color="auto" w:frame="1"/>
        </w:rPr>
        <w:t>It will create the </w:t>
      </w:r>
      <w:r w:rsidRPr="00271522">
        <w:rPr>
          <w:rFonts w:ascii="Maiandra GD" w:eastAsia="Times New Roman" w:hAnsi="Maiandra GD" w:cs="Arial"/>
          <w:b/>
          <w:bCs/>
          <w:color w:val="000000"/>
        </w:rPr>
        <w:t>DBContext</w:t>
      </w:r>
      <w:r w:rsidRPr="00536A86">
        <w:rPr>
          <w:rFonts w:ascii="Maiandra GD" w:eastAsia="Times New Roman" w:hAnsi="Maiandra GD" w:cs="Arial"/>
          <w:color w:val="000000"/>
          <w:bdr w:val="none" w:sz="0" w:space="0" w:color="auto" w:frame="1"/>
        </w:rPr>
        <w:t> class for us whose name is the same as the name of the connection string that is </w:t>
      </w:r>
      <w:r w:rsidRPr="00271522">
        <w:rPr>
          <w:rFonts w:ascii="Maiandra GD" w:eastAsia="Times New Roman" w:hAnsi="Maiandra GD" w:cs="Arial"/>
          <w:b/>
          <w:bCs/>
          <w:color w:val="000000"/>
        </w:rPr>
        <w:t>EmployeeDBContext. </w:t>
      </w:r>
      <w:r w:rsidRPr="00536A86">
        <w:rPr>
          <w:rFonts w:ascii="Maiandra GD" w:eastAsia="Times New Roman" w:hAnsi="Maiandra GD" w:cs="Arial"/>
          <w:color w:val="000000"/>
          <w:bdr w:val="none" w:sz="0" w:space="0" w:color="auto" w:frame="1"/>
        </w:rPr>
        <w:t>The </w:t>
      </w:r>
      <w:r w:rsidRPr="00271522">
        <w:rPr>
          <w:rFonts w:ascii="Maiandra GD" w:eastAsia="Times New Roman" w:hAnsi="Maiandra GD" w:cs="Arial"/>
          <w:b/>
          <w:bCs/>
          <w:color w:val="000000"/>
        </w:rPr>
        <w:t>EmployeeDBContext </w:t>
      </w:r>
      <w:r w:rsidRPr="00536A86">
        <w:rPr>
          <w:rFonts w:ascii="Maiandra GD" w:eastAsia="Times New Roman" w:hAnsi="Maiandra GD" w:cs="Arial"/>
          <w:color w:val="000000"/>
          <w:bdr w:val="none" w:sz="0" w:space="0" w:color="auto" w:frame="1"/>
        </w:rPr>
        <w:t>class derives from the </w:t>
      </w:r>
      <w:r w:rsidRPr="00271522">
        <w:rPr>
          <w:rFonts w:ascii="Maiandra GD" w:eastAsia="Times New Roman" w:hAnsi="Maiandra GD" w:cs="Arial"/>
          <w:b/>
          <w:bCs/>
          <w:color w:val="000000"/>
        </w:rPr>
        <w:t>DbContext </w:t>
      </w:r>
      <w:r w:rsidRPr="00536A86">
        <w:rPr>
          <w:rFonts w:ascii="Maiandra GD" w:eastAsia="Times New Roman" w:hAnsi="Maiandra GD" w:cs="Arial"/>
          <w:color w:val="000000"/>
          <w:bdr w:val="none" w:sz="0" w:space="0" w:color="auto" w:frame="1"/>
        </w:rPr>
        <w:t>class and is responsible for establishing a connection to the database. The</w:t>
      </w:r>
      <w:proofErr w:type="gramStart"/>
      <w:r w:rsidRPr="00536A86">
        <w:rPr>
          <w:rFonts w:ascii="Maiandra GD" w:eastAsia="Times New Roman" w:hAnsi="Maiandra GD" w:cs="Arial"/>
          <w:color w:val="000000"/>
          <w:bdr w:val="none" w:sz="0" w:space="0" w:color="auto" w:frame="1"/>
        </w:rPr>
        <w:t> </w:t>
      </w:r>
      <w:r w:rsidRPr="00271522">
        <w:rPr>
          <w:rFonts w:ascii="Maiandra GD" w:eastAsia="Times New Roman" w:hAnsi="Maiandra GD" w:cs="Arial"/>
          <w:b/>
          <w:bCs/>
          <w:color w:val="000000"/>
        </w:rPr>
        <w:t> EmployeeDataModel.Context.cs</w:t>
      </w:r>
      <w:proofErr w:type="gramEnd"/>
      <w:r w:rsidRPr="00536A86">
        <w:rPr>
          <w:rFonts w:ascii="Maiandra GD" w:eastAsia="Times New Roman" w:hAnsi="Maiandra GD" w:cs="Arial"/>
          <w:color w:val="000000"/>
          <w:bdr w:val="none" w:sz="0" w:space="0" w:color="auto" w:frame="1"/>
        </w:rPr>
        <w:t> which is inside </w:t>
      </w:r>
      <w:r w:rsidRPr="00271522">
        <w:rPr>
          <w:rFonts w:ascii="Maiandra GD" w:eastAsia="Times New Roman" w:hAnsi="Maiandra GD" w:cs="Arial"/>
          <w:b/>
          <w:bCs/>
          <w:color w:val="000000"/>
        </w:rPr>
        <w:t>EmployeedataModel.Context.tt</w:t>
      </w:r>
      <w:r w:rsidRPr="00536A86">
        <w:rPr>
          <w:rFonts w:ascii="Maiandra GD" w:eastAsia="Times New Roman" w:hAnsi="Maiandra GD" w:cs="Arial"/>
          <w:color w:val="000000"/>
          <w:bdr w:val="none" w:sz="0" w:space="0" w:color="auto" w:frame="1"/>
        </w:rPr>
        <w:t> as sown below.</w:t>
      </w:r>
    </w:p>
    <w:p w:rsidR="00536A86" w:rsidRPr="00536A86" w:rsidRDefault="00536A86"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3771900" cy="1076325"/>
            <wp:effectExtent l="19050" t="0" r="0" b="0"/>
            <wp:docPr id="15" name="Picture 15" descr="DbContext Class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Context Class in ASP.NET MVC"/>
                    <pic:cNvPicPr>
                      <a:picLocks noChangeAspect="1" noChangeArrowheads="1"/>
                    </pic:cNvPicPr>
                  </pic:nvPicPr>
                  <pic:blipFill>
                    <a:blip r:embed="rId19"/>
                    <a:srcRect/>
                    <a:stretch>
                      <a:fillRect/>
                    </a:stretch>
                  </pic:blipFill>
                  <pic:spPr bwMode="auto">
                    <a:xfrm>
                      <a:off x="0" y="0"/>
                      <a:ext cx="3771900" cy="1076325"/>
                    </a:xfrm>
                    <a:prstGeom prst="rect">
                      <a:avLst/>
                    </a:prstGeom>
                    <a:noFill/>
                    <a:ln w="9525">
                      <a:noFill/>
                      <a:miter lim="800000"/>
                      <a:headEnd/>
                      <a:tailEnd/>
                    </a:ln>
                  </pic:spPr>
                </pic:pic>
              </a:graphicData>
            </a:graphic>
          </wp:inline>
        </w:drawing>
      </w:r>
    </w:p>
    <w:p w:rsidR="00536A86" w:rsidRPr="00536A86" w:rsidRDefault="00536A86"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3A3A3A"/>
        </w:rPr>
        <w:t>Below is the auto-generated code for the EmployeeDBContext class</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namespace</w:t>
      </w:r>
      <w:proofErr w:type="gramEnd"/>
      <w:r w:rsidRPr="00271522">
        <w:rPr>
          <w:rFonts w:ascii="Maiandra GD" w:eastAsia="Times New Roman" w:hAnsi="Maiandra GD" w:cs="Consolas"/>
          <w:b/>
          <w:bCs/>
          <w:color w:val="D171DD"/>
        </w:rPr>
        <w:t xml:space="preserve"> </w:t>
      </w:r>
      <w:r w:rsidRPr="00271522">
        <w:rPr>
          <w:rFonts w:ascii="Maiandra GD" w:eastAsia="Times New Roman" w:hAnsi="Maiandra GD" w:cs="Consolas"/>
          <w:i/>
          <w:iCs/>
          <w:color w:val="4284AE"/>
        </w:rPr>
        <w:t>CRUD_OperationsInMVC.Models</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using</w:t>
      </w:r>
      <w:proofErr w:type="gramEnd"/>
      <w:r w:rsidRPr="00271522">
        <w:rPr>
          <w:rFonts w:ascii="Maiandra GD" w:eastAsia="Times New Roman" w:hAnsi="Maiandra GD" w:cs="Consolas"/>
          <w:color w:val="CFD5E0"/>
        </w:rPr>
        <w:t xml:space="preserve"> System;</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using</w:t>
      </w:r>
      <w:proofErr w:type="gramEnd"/>
      <w:r w:rsidRPr="00271522">
        <w:rPr>
          <w:rFonts w:ascii="Maiandra GD" w:eastAsia="Times New Roman" w:hAnsi="Maiandra GD" w:cs="Consolas"/>
          <w:color w:val="CFD5E0"/>
        </w:rPr>
        <w:t xml:space="preserve"> System.</w:t>
      </w:r>
      <w:r w:rsidRPr="00271522">
        <w:rPr>
          <w:rFonts w:ascii="Maiandra GD" w:eastAsia="Times New Roman" w:hAnsi="Maiandra GD" w:cs="Consolas"/>
          <w:color w:val="4284AE"/>
        </w:rPr>
        <w:t>Data</w:t>
      </w:r>
      <w:r w:rsidRPr="00271522">
        <w:rPr>
          <w:rFonts w:ascii="Maiandra GD" w:eastAsia="Times New Roman" w:hAnsi="Maiandra GD" w:cs="Consolas"/>
          <w:color w:val="CFD5E0"/>
        </w:rPr>
        <w:t>.</w:t>
      </w:r>
      <w:r w:rsidRPr="00271522">
        <w:rPr>
          <w:rFonts w:ascii="Maiandra GD" w:eastAsia="Times New Roman" w:hAnsi="Maiandra GD" w:cs="Consolas"/>
          <w:color w:val="4284AE"/>
        </w:rPr>
        <w:t>Entity</w:t>
      </w:r>
      <w:r w:rsidRPr="00271522">
        <w:rPr>
          <w:rFonts w:ascii="Maiandra GD" w:eastAsia="Times New Roman" w:hAnsi="Maiandra GD" w:cs="Consolas"/>
          <w:color w:val="CFD5E0"/>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using</w:t>
      </w:r>
      <w:proofErr w:type="gramEnd"/>
      <w:r w:rsidRPr="00271522">
        <w:rPr>
          <w:rFonts w:ascii="Maiandra GD" w:eastAsia="Times New Roman" w:hAnsi="Maiandra GD" w:cs="Consolas"/>
          <w:color w:val="CFD5E0"/>
        </w:rPr>
        <w:t xml:space="preserve"> System.</w:t>
      </w:r>
      <w:r w:rsidRPr="00271522">
        <w:rPr>
          <w:rFonts w:ascii="Maiandra GD" w:eastAsia="Times New Roman" w:hAnsi="Maiandra GD" w:cs="Consolas"/>
          <w:color w:val="4284AE"/>
        </w:rPr>
        <w:t>Data</w:t>
      </w:r>
      <w:r w:rsidRPr="00271522">
        <w:rPr>
          <w:rFonts w:ascii="Maiandra GD" w:eastAsia="Times New Roman" w:hAnsi="Maiandra GD" w:cs="Consolas"/>
          <w:color w:val="CFD5E0"/>
        </w:rPr>
        <w:t>.</w:t>
      </w:r>
      <w:r w:rsidRPr="00271522">
        <w:rPr>
          <w:rFonts w:ascii="Maiandra GD" w:eastAsia="Times New Roman" w:hAnsi="Maiandra GD" w:cs="Consolas"/>
          <w:color w:val="4284AE"/>
        </w:rPr>
        <w:t>Entity</w:t>
      </w:r>
      <w:r w:rsidRPr="00271522">
        <w:rPr>
          <w:rFonts w:ascii="Maiandra GD" w:eastAsia="Times New Roman" w:hAnsi="Maiandra GD" w:cs="Consolas"/>
          <w:color w:val="CFD5E0"/>
        </w:rPr>
        <w:t>.</w:t>
      </w:r>
      <w:r w:rsidRPr="00271522">
        <w:rPr>
          <w:rFonts w:ascii="Maiandra GD" w:eastAsia="Times New Roman" w:hAnsi="Maiandra GD" w:cs="Consolas"/>
          <w:color w:val="4284AE"/>
        </w:rPr>
        <w:t>Infrastructure</w:t>
      </w:r>
      <w:r w:rsidRPr="00271522">
        <w:rPr>
          <w:rFonts w:ascii="Maiandra GD" w:eastAsia="Times New Roman" w:hAnsi="Maiandra GD" w:cs="Consolas"/>
          <w:color w:val="CFD5E0"/>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partial</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class</w:t>
      </w:r>
      <w:r w:rsidRPr="00271522">
        <w:rPr>
          <w:rFonts w:ascii="Maiandra GD" w:eastAsia="Times New Roman" w:hAnsi="Maiandra GD" w:cs="Consolas"/>
          <w:color w:val="CFD5E0"/>
        </w:rPr>
        <w:t xml:space="preserve"> EmployeeDBContext : DbContext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EmployeeDBContext</w:t>
      </w: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b/>
          <w:bCs/>
          <w:color w:val="D171DD"/>
        </w:rPr>
        <w:t>base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7CC379"/>
        </w:rPr>
        <w:t>"name=EmployeeDBContext"</w:t>
      </w: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protected</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override</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void</w:t>
      </w:r>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OnModelCreating</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DbModelBuilder modelBuilder</w:t>
      </w: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throw</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UnintentionalCodeFirstException</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virtual</w:t>
      </w:r>
      <w:r w:rsidRPr="00271522">
        <w:rPr>
          <w:rFonts w:ascii="Maiandra GD" w:eastAsia="Times New Roman" w:hAnsi="Maiandra GD" w:cs="Consolas"/>
          <w:color w:val="CFD5E0"/>
        </w:rPr>
        <w:t xml:space="preserve"> DbSet</w:t>
      </w:r>
      <w:r w:rsidRPr="00271522">
        <w:rPr>
          <w:rFonts w:ascii="Maiandra GD" w:eastAsia="Times New Roman" w:hAnsi="Maiandra GD" w:cs="Consolas"/>
          <w:b/>
          <w:bCs/>
          <w:color w:val="6B7C8B"/>
        </w:rPr>
        <w:t>&lt;</w:t>
      </w:r>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&gt;</w:t>
      </w:r>
      <w:r w:rsidRPr="00271522">
        <w:rPr>
          <w:rFonts w:ascii="Maiandra GD" w:eastAsia="Times New Roman" w:hAnsi="Maiandra GD" w:cs="Consolas"/>
          <w:color w:val="CFD5E0"/>
        </w:rPr>
        <w:t xml:space="preserve"> Employees </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get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set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536A86" w:rsidRPr="00536A86" w:rsidRDefault="00536A86"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536A86" w:rsidRPr="00536A86" w:rsidRDefault="00536A86" w:rsidP="0015081F">
      <w:pPr>
        <w:shd w:val="clear" w:color="auto" w:fill="FFFFFF"/>
        <w:spacing w:after="0" w:line="240" w:lineRule="auto"/>
        <w:textAlignment w:val="baseline"/>
        <w:rPr>
          <w:rFonts w:ascii="Maiandra GD" w:eastAsia="Times New Roman" w:hAnsi="Maiandra GD" w:cs="Segoe UI"/>
          <w:color w:val="212529"/>
        </w:rPr>
      </w:pPr>
      <w:r w:rsidRPr="00536A86">
        <w:rPr>
          <w:rFonts w:ascii="Maiandra GD" w:eastAsia="Times New Roman" w:hAnsi="Maiandra GD" w:cs="Arial"/>
          <w:color w:val="000000"/>
          <w:bdr w:val="none" w:sz="0" w:space="0" w:color="auto" w:frame="1"/>
        </w:rPr>
        <w:lastRenderedPageBreak/>
        <w:t>That’s it. We successfully created our Entity Data Model. Now it’s time to use this model in our application.</w:t>
      </w:r>
    </w:p>
    <w:p w:rsidR="00536A86" w:rsidRPr="00536A86" w:rsidRDefault="00536A86"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Creating Controller:</w:t>
      </w:r>
    </w:p>
    <w:p w:rsidR="00536A86" w:rsidRPr="00536A86" w:rsidRDefault="00536A86" w:rsidP="0015081F">
      <w:pPr>
        <w:shd w:val="clear" w:color="auto" w:fill="FFFFFF"/>
        <w:spacing w:after="0" w:line="240" w:lineRule="auto"/>
        <w:textAlignment w:val="baseline"/>
        <w:rPr>
          <w:rFonts w:ascii="Maiandra GD" w:eastAsia="Times New Roman" w:hAnsi="Maiandra GD" w:cs="Segoe UI"/>
          <w:color w:val="212529"/>
        </w:rPr>
      </w:pPr>
      <w:r w:rsidRPr="00536A86">
        <w:rPr>
          <w:rFonts w:ascii="Maiandra GD" w:eastAsia="Times New Roman" w:hAnsi="Maiandra GD" w:cs="Arial"/>
          <w:color w:val="000000"/>
          <w:bdr w:val="none" w:sz="0" w:space="0" w:color="auto" w:frame="1"/>
        </w:rPr>
        <w:t>Right-Click on Controllers Folder. Select </w:t>
      </w:r>
      <w:r w:rsidRPr="00271522">
        <w:rPr>
          <w:rFonts w:ascii="Maiandra GD" w:eastAsia="Times New Roman" w:hAnsi="Maiandra GD" w:cs="Arial"/>
          <w:b/>
          <w:bCs/>
          <w:color w:val="000000"/>
        </w:rPr>
        <w:t>Add =&gt; Controller =&gt; Select MVC5 Controller Empty </w:t>
      </w:r>
      <w:r w:rsidRPr="00536A86">
        <w:rPr>
          <w:rFonts w:ascii="Maiandra GD" w:eastAsia="Times New Roman" w:hAnsi="Maiandra GD" w:cs="Arial"/>
          <w:color w:val="000000"/>
          <w:bdr w:val="none" w:sz="0" w:space="0" w:color="auto" w:frame="1"/>
        </w:rPr>
        <w:t>and then click on add button as shown in the below image.</w:t>
      </w:r>
    </w:p>
    <w:p w:rsidR="00536A86" w:rsidRPr="00536A86" w:rsidRDefault="00536A86"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5934075" cy="4456451"/>
            <wp:effectExtent l="19050" t="0" r="9525" b="0"/>
            <wp:docPr id="16" name="Picture 16" descr="Creating MVC 5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ing MVC 5 Controller"/>
                    <pic:cNvPicPr>
                      <a:picLocks noChangeAspect="1" noChangeArrowheads="1"/>
                    </pic:cNvPicPr>
                  </pic:nvPicPr>
                  <pic:blipFill>
                    <a:blip r:embed="rId20"/>
                    <a:srcRect/>
                    <a:stretch>
                      <a:fillRect/>
                    </a:stretch>
                  </pic:blipFill>
                  <pic:spPr bwMode="auto">
                    <a:xfrm>
                      <a:off x="0" y="0"/>
                      <a:ext cx="5934075" cy="4456451"/>
                    </a:xfrm>
                    <a:prstGeom prst="rect">
                      <a:avLst/>
                    </a:prstGeom>
                    <a:noFill/>
                    <a:ln w="9525">
                      <a:noFill/>
                      <a:miter lim="800000"/>
                      <a:headEnd/>
                      <a:tailEnd/>
                    </a:ln>
                  </pic:spPr>
                </pic:pic>
              </a:graphicData>
            </a:graphic>
          </wp:inline>
        </w:drawing>
      </w:r>
    </w:p>
    <w:p w:rsidR="00536A86" w:rsidRPr="00536A86" w:rsidRDefault="00536A86" w:rsidP="0015081F">
      <w:pPr>
        <w:shd w:val="clear" w:color="auto" w:fill="FFFFFF"/>
        <w:spacing w:after="0" w:line="240" w:lineRule="auto"/>
        <w:textAlignment w:val="baseline"/>
        <w:rPr>
          <w:rFonts w:ascii="Maiandra GD" w:eastAsia="Times New Roman" w:hAnsi="Maiandra GD" w:cs="Segoe UI"/>
          <w:color w:val="212529"/>
        </w:rPr>
      </w:pPr>
      <w:r w:rsidRPr="00536A86">
        <w:rPr>
          <w:rFonts w:ascii="Maiandra GD" w:eastAsia="Times New Roman" w:hAnsi="Maiandra GD" w:cs="Arial"/>
          <w:color w:val="212529"/>
          <w:bdr w:val="none" w:sz="0" w:space="0" w:color="auto" w:frame="1"/>
        </w:rPr>
        <w:t>In the next Screen provide the controller name as </w:t>
      </w:r>
      <w:r w:rsidRPr="00271522">
        <w:rPr>
          <w:rFonts w:ascii="Maiandra GD" w:eastAsia="Times New Roman" w:hAnsi="Maiandra GD" w:cs="Arial"/>
          <w:b/>
          <w:bCs/>
          <w:color w:val="212529"/>
        </w:rPr>
        <w:t>EmployeeController</w:t>
      </w:r>
      <w:r w:rsidRPr="00536A86">
        <w:rPr>
          <w:rFonts w:ascii="Maiandra GD" w:eastAsia="Times New Roman" w:hAnsi="Maiandra GD" w:cs="Arial"/>
          <w:color w:val="212529"/>
          <w:bdr w:val="none" w:sz="0" w:space="0" w:color="auto" w:frame="1"/>
        </w:rPr>
        <w:t> and click on the </w:t>
      </w:r>
      <w:r w:rsidRPr="00271522">
        <w:rPr>
          <w:rFonts w:ascii="Maiandra GD" w:eastAsia="Times New Roman" w:hAnsi="Maiandra GD" w:cs="Arial"/>
          <w:b/>
          <w:bCs/>
          <w:color w:val="212529"/>
        </w:rPr>
        <w:t>Add</w:t>
      </w:r>
      <w:r w:rsidRPr="00536A86">
        <w:rPr>
          <w:rFonts w:ascii="Maiandra GD" w:eastAsia="Times New Roman" w:hAnsi="Maiandra GD" w:cs="Arial"/>
          <w:color w:val="212529"/>
          <w:bdr w:val="none" w:sz="0" w:space="0" w:color="auto" w:frame="1"/>
        </w:rPr>
        <w:t> button as shown below.</w:t>
      </w:r>
    </w:p>
    <w:p w:rsidR="00536A86" w:rsidRPr="00536A86" w:rsidRDefault="00536A86"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5143500" cy="1247775"/>
            <wp:effectExtent l="19050" t="0" r="0" b="0"/>
            <wp:docPr id="17" name="Picture 17" descr="Providing Controll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viding Controller Name"/>
                    <pic:cNvPicPr>
                      <a:picLocks noChangeAspect="1" noChangeArrowheads="1"/>
                    </pic:cNvPicPr>
                  </pic:nvPicPr>
                  <pic:blipFill>
                    <a:blip r:embed="rId21"/>
                    <a:srcRect/>
                    <a:stretch>
                      <a:fillRect/>
                    </a:stretch>
                  </pic:blipFill>
                  <pic:spPr bwMode="auto">
                    <a:xfrm>
                      <a:off x="0" y="0"/>
                      <a:ext cx="5143500" cy="1247775"/>
                    </a:xfrm>
                    <a:prstGeom prst="rect">
                      <a:avLst/>
                    </a:prstGeom>
                    <a:noFill/>
                    <a:ln w="9525">
                      <a:noFill/>
                      <a:miter lim="800000"/>
                      <a:headEnd/>
                      <a:tailEnd/>
                    </a:ln>
                  </pic:spPr>
                </pic:pic>
              </a:graphicData>
            </a:graphic>
          </wp:inline>
        </w:drawing>
      </w:r>
    </w:p>
    <w:p w:rsidR="00536A86" w:rsidRPr="00536A86" w:rsidRDefault="00536A86" w:rsidP="0015081F">
      <w:pPr>
        <w:shd w:val="clear" w:color="auto" w:fill="FFFFFF"/>
        <w:spacing w:after="0" w:line="240" w:lineRule="auto"/>
        <w:textAlignment w:val="baseline"/>
        <w:rPr>
          <w:rFonts w:ascii="Maiandra GD" w:eastAsia="Times New Roman" w:hAnsi="Maiandra GD" w:cs="Segoe UI"/>
          <w:color w:val="212529"/>
        </w:rPr>
      </w:pPr>
      <w:r w:rsidRPr="00536A86">
        <w:rPr>
          <w:rFonts w:ascii="Maiandra GD" w:eastAsia="Times New Roman" w:hAnsi="Maiandra GD" w:cs="Arial"/>
          <w:color w:val="000000"/>
          <w:bdr w:val="none" w:sz="0" w:space="0" w:color="auto" w:frame="1"/>
        </w:rPr>
        <w:t>Let’s modify the default route in the </w:t>
      </w:r>
      <w:r w:rsidRPr="00271522">
        <w:rPr>
          <w:rFonts w:ascii="Maiandra GD" w:eastAsia="Times New Roman" w:hAnsi="Maiandra GD" w:cs="Arial"/>
          <w:b/>
          <w:bCs/>
          <w:color w:val="000000"/>
        </w:rPr>
        <w:t>RouteConfig</w:t>
      </w:r>
      <w:r w:rsidRPr="00536A86">
        <w:rPr>
          <w:rFonts w:ascii="Maiandra GD" w:eastAsia="Times New Roman" w:hAnsi="Maiandra GD" w:cs="Arial"/>
          <w:color w:val="000000"/>
          <w:bdr w:val="none" w:sz="0" w:space="0" w:color="auto" w:frame="1"/>
        </w:rPr>
        <w:t> class so that when the application runs for the first time it will redirect to the Index Action method of Employee Controller.</w:t>
      </w:r>
    </w:p>
    <w:p w:rsidR="00536A86" w:rsidRPr="00536A86" w:rsidRDefault="00536A86" w:rsidP="0015081F">
      <w:pPr>
        <w:shd w:val="clear" w:color="auto" w:fill="FFFFFF"/>
        <w:spacing w:after="0" w:line="240" w:lineRule="auto"/>
        <w:textAlignment w:val="baseline"/>
        <w:rPr>
          <w:rFonts w:ascii="Maiandra GD" w:eastAsia="Times New Roman" w:hAnsi="Maiandra GD" w:cs="Segoe UI"/>
          <w:color w:val="212529"/>
        </w:rPr>
      </w:pPr>
      <w:r w:rsidRPr="00536A86">
        <w:rPr>
          <w:rFonts w:ascii="Maiandra GD" w:eastAsia="Times New Roman" w:hAnsi="Maiandra GD" w:cs="Arial"/>
          <w:color w:val="000000"/>
          <w:bdr w:val="none" w:sz="0" w:space="0" w:color="auto" w:frame="1"/>
        </w:rPr>
        <w:t>After modifying the </w:t>
      </w:r>
      <w:r w:rsidRPr="00271522">
        <w:rPr>
          <w:rFonts w:ascii="Maiandra GD" w:eastAsia="Times New Roman" w:hAnsi="Maiandra GD" w:cs="Arial"/>
          <w:b/>
          <w:bCs/>
          <w:color w:val="000000"/>
        </w:rPr>
        <w:t>RouteConfig</w:t>
      </w:r>
      <w:r w:rsidRPr="00536A86">
        <w:rPr>
          <w:rFonts w:ascii="Maiandra GD" w:eastAsia="Times New Roman" w:hAnsi="Maiandra GD" w:cs="Arial"/>
          <w:color w:val="000000"/>
          <w:bdr w:val="none" w:sz="0" w:space="0" w:color="auto" w:frame="1"/>
        </w:rPr>
        <w:t> class the codes looks like as shown below</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namespace</w:t>
      </w:r>
      <w:proofErr w:type="gramEnd"/>
      <w:r w:rsidRPr="00271522">
        <w:rPr>
          <w:rFonts w:ascii="Maiandra GD" w:eastAsia="Times New Roman" w:hAnsi="Maiandra GD" w:cs="Consolas"/>
          <w:b/>
          <w:bCs/>
          <w:color w:val="D171DD"/>
        </w:rPr>
        <w:t xml:space="preserve"> </w:t>
      </w:r>
      <w:r w:rsidRPr="00271522">
        <w:rPr>
          <w:rFonts w:ascii="Maiandra GD" w:eastAsia="Times New Roman" w:hAnsi="Maiandra GD" w:cs="Consolas"/>
          <w:i/>
          <w:iCs/>
          <w:color w:val="4284AE"/>
        </w:rPr>
        <w:t>CRUD_OperationsInMVC</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lastRenderedPageBreak/>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class</w:t>
      </w:r>
      <w:r w:rsidRPr="00271522">
        <w:rPr>
          <w:rFonts w:ascii="Maiandra GD" w:eastAsia="Times New Roman" w:hAnsi="Maiandra GD" w:cs="Consolas"/>
          <w:color w:val="CFD5E0"/>
        </w:rPr>
        <w:t xml:space="preserve"> RouteConfig</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static</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void</w:t>
      </w:r>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RegisterRoutes</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RouteCollection routes</w:t>
      </w: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routes.</w:t>
      </w:r>
      <w:r w:rsidRPr="00271522">
        <w:rPr>
          <w:rFonts w:ascii="Maiandra GD" w:eastAsia="Times New Roman" w:hAnsi="Maiandra GD" w:cs="Consolas"/>
          <w:color w:val="4284AE"/>
        </w:rPr>
        <w:t>IgnoreRoute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7CC379"/>
        </w:rPr>
        <w:t>"{resource}.axd/{*pathInfo}"</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routes.</w:t>
      </w:r>
      <w:r w:rsidRPr="00271522">
        <w:rPr>
          <w:rFonts w:ascii="Maiandra GD" w:eastAsia="Times New Roman" w:hAnsi="Maiandra GD" w:cs="Consolas"/>
          <w:color w:val="4284AE"/>
        </w:rPr>
        <w:t>MapRoute</w:t>
      </w:r>
      <w:r w:rsidRPr="00271522">
        <w:rPr>
          <w:rFonts w:ascii="Maiandra GD" w:eastAsia="Times New Roman" w:hAnsi="Maiandra GD" w:cs="Consolas"/>
          <w:b/>
          <w:bCs/>
          <w:color w:val="6B7C8B"/>
        </w:rPr>
        <w:t>(</w:t>
      </w:r>
      <w:proofErr w:type="gramEnd"/>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name</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7CC379"/>
        </w:rPr>
        <w:t>"Default"</w:t>
      </w:r>
      <w:r w:rsidRPr="00271522">
        <w:rPr>
          <w:rFonts w:ascii="Maiandra GD" w:eastAsia="Times New Roman" w:hAnsi="Maiandra GD" w:cs="Consolas"/>
          <w:color w:val="CFD5E0"/>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url</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7CC379"/>
        </w:rPr>
        <w:t>"{controller}/{action}/{id}"</w:t>
      </w:r>
      <w:r w:rsidRPr="00271522">
        <w:rPr>
          <w:rFonts w:ascii="Maiandra GD" w:eastAsia="Times New Roman" w:hAnsi="Maiandra GD" w:cs="Consolas"/>
          <w:color w:val="CFD5E0"/>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defaults</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 xml:space="preserve"> controller = </w:t>
      </w:r>
      <w:r w:rsidRPr="00271522">
        <w:rPr>
          <w:rFonts w:ascii="Maiandra GD" w:eastAsia="Times New Roman" w:hAnsi="Maiandra GD" w:cs="Consolas"/>
          <w:color w:val="7CC379"/>
        </w:rPr>
        <w:t>"Employee"</w:t>
      </w:r>
      <w:r w:rsidRPr="00271522">
        <w:rPr>
          <w:rFonts w:ascii="Maiandra GD" w:eastAsia="Times New Roman" w:hAnsi="Maiandra GD" w:cs="Consolas"/>
          <w:color w:val="CFD5E0"/>
        </w:rPr>
        <w:t xml:space="preserve">, action = </w:t>
      </w:r>
      <w:r w:rsidRPr="00271522">
        <w:rPr>
          <w:rFonts w:ascii="Maiandra GD" w:eastAsia="Times New Roman" w:hAnsi="Maiandra GD" w:cs="Consolas"/>
          <w:color w:val="7CC379"/>
        </w:rPr>
        <w:t>"Index"</w:t>
      </w:r>
      <w:r w:rsidRPr="00271522">
        <w:rPr>
          <w:rFonts w:ascii="Maiandra GD" w:eastAsia="Times New Roman" w:hAnsi="Maiandra GD" w:cs="Consolas"/>
          <w:color w:val="CFD5E0"/>
        </w:rPr>
        <w:t>, id = UrlParameter.</w:t>
      </w:r>
      <w:r w:rsidRPr="00271522">
        <w:rPr>
          <w:rFonts w:ascii="Maiandra GD" w:eastAsia="Times New Roman" w:hAnsi="Maiandra GD" w:cs="Consolas"/>
          <w:color w:val="4284AE"/>
        </w:rPr>
        <w:t>Optional</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536A86" w:rsidRPr="00536A86" w:rsidRDefault="00536A86"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536A86" w:rsidRPr="00536A86" w:rsidRDefault="00536A86"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Let’s modify the index action method of employee controller to use entity framework as shown below</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namespace</w:t>
      </w:r>
      <w:proofErr w:type="gramEnd"/>
      <w:r w:rsidRPr="00271522">
        <w:rPr>
          <w:rFonts w:ascii="Maiandra GD" w:eastAsia="Times New Roman" w:hAnsi="Maiandra GD" w:cs="Consolas"/>
          <w:b/>
          <w:bCs/>
          <w:color w:val="D171DD"/>
        </w:rPr>
        <w:t xml:space="preserve"> </w:t>
      </w:r>
      <w:r w:rsidRPr="00271522">
        <w:rPr>
          <w:rFonts w:ascii="Maiandra GD" w:eastAsia="Times New Roman" w:hAnsi="Maiandra GD" w:cs="Consolas"/>
          <w:i/>
          <w:iCs/>
          <w:color w:val="4284AE"/>
        </w:rPr>
        <w:t>CRUD_OperationsInMVC.Controllers</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class</w:t>
      </w:r>
      <w:r w:rsidRPr="00271522">
        <w:rPr>
          <w:rFonts w:ascii="Maiandra GD" w:eastAsia="Times New Roman" w:hAnsi="Maiandra GD" w:cs="Consolas"/>
          <w:color w:val="CFD5E0"/>
        </w:rPr>
        <w:t xml:space="preserve"> EmployeeController : Controller</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ActionResult </w:t>
      </w:r>
      <w:r w:rsidRPr="00271522">
        <w:rPr>
          <w:rFonts w:ascii="Maiandra GD" w:eastAsia="Times New Roman" w:hAnsi="Maiandra GD" w:cs="Consolas"/>
          <w:color w:val="4284AE"/>
        </w:rPr>
        <w:t>Index</w:t>
      </w: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EmployeeDBContext dbContext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EmployeeDBContext</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List</w:t>
      </w:r>
      <w:r w:rsidRPr="00271522">
        <w:rPr>
          <w:rFonts w:ascii="Maiandra GD" w:eastAsia="Times New Roman" w:hAnsi="Maiandra GD" w:cs="Consolas"/>
          <w:b/>
          <w:bCs/>
          <w:color w:val="6B7C8B"/>
        </w:rPr>
        <w:t>&lt;</w:t>
      </w:r>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&gt;</w:t>
      </w:r>
      <w:r w:rsidRPr="00271522">
        <w:rPr>
          <w:rFonts w:ascii="Maiandra GD" w:eastAsia="Times New Roman" w:hAnsi="Maiandra GD" w:cs="Consolas"/>
          <w:color w:val="CFD5E0"/>
        </w:rPr>
        <w:t xml:space="preserve"> empList = </w:t>
      </w:r>
      <w:proofErr w:type="gramStart"/>
      <w:r w:rsidRPr="00271522">
        <w:rPr>
          <w:rFonts w:ascii="Maiandra GD" w:eastAsia="Times New Roman" w:hAnsi="Maiandra GD" w:cs="Consolas"/>
          <w:color w:val="CFD5E0"/>
        </w:rPr>
        <w:t>dbContext.</w:t>
      </w:r>
      <w:r w:rsidRPr="00271522">
        <w:rPr>
          <w:rFonts w:ascii="Maiandra GD" w:eastAsia="Times New Roman" w:hAnsi="Maiandra GD" w:cs="Consolas"/>
          <w:color w:val="4284AE"/>
        </w:rPr>
        <w:t>Employees</w:t>
      </w:r>
      <w:r w:rsidRPr="00271522">
        <w:rPr>
          <w:rFonts w:ascii="Maiandra GD" w:eastAsia="Times New Roman" w:hAnsi="Maiandra GD" w:cs="Consolas"/>
          <w:color w:val="CFD5E0"/>
        </w:rPr>
        <w:t>.</w:t>
      </w:r>
      <w:r w:rsidRPr="00271522">
        <w:rPr>
          <w:rFonts w:ascii="Maiandra GD" w:eastAsia="Times New Roman" w:hAnsi="Maiandra GD" w:cs="Consolas"/>
          <w:color w:val="4284AE"/>
        </w:rPr>
        <w:t>ToList</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View</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empList</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536A86" w:rsidRPr="00536A86" w:rsidRDefault="00536A86"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536A86" w:rsidRPr="00536A86" w:rsidRDefault="00536A86"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Let’s create the index view.</w:t>
      </w:r>
    </w:p>
    <w:p w:rsidR="00536A86" w:rsidRPr="00536A86" w:rsidRDefault="00536A86" w:rsidP="0015081F">
      <w:pPr>
        <w:shd w:val="clear" w:color="auto" w:fill="FFFFFF"/>
        <w:spacing w:after="0" w:line="240" w:lineRule="auto"/>
        <w:textAlignment w:val="baseline"/>
        <w:rPr>
          <w:rFonts w:ascii="Maiandra GD" w:eastAsia="Times New Roman" w:hAnsi="Maiandra GD" w:cs="Segoe UI"/>
          <w:color w:val="212529"/>
        </w:rPr>
      </w:pPr>
      <w:r w:rsidRPr="00536A86">
        <w:rPr>
          <w:rFonts w:ascii="Maiandra GD" w:eastAsia="Times New Roman" w:hAnsi="Maiandra GD" w:cs="Arial"/>
          <w:color w:val="000000"/>
          <w:bdr w:val="none" w:sz="0" w:space="0" w:color="auto" w:frame="1"/>
        </w:rPr>
        <w:t>Right-click on the Index Action Method and click on Add View. Then paste the following code in the Index</w:t>
      </w:r>
      <w:proofErr w:type="gramStart"/>
      <w:r w:rsidRPr="00536A86">
        <w:rPr>
          <w:rFonts w:ascii="Maiandra GD" w:eastAsia="Times New Roman" w:hAnsi="Maiandra GD" w:cs="Arial"/>
          <w:color w:val="000000"/>
          <w:bdr w:val="none" w:sz="0" w:space="0" w:color="auto" w:frame="1"/>
        </w:rPr>
        <w:t>,cshtml</w:t>
      </w:r>
      <w:proofErr w:type="gramEnd"/>
      <w:r w:rsidRPr="00536A86">
        <w:rPr>
          <w:rFonts w:ascii="Maiandra GD" w:eastAsia="Times New Roman" w:hAnsi="Maiandra GD" w:cs="Arial"/>
          <w:color w:val="000000"/>
          <w:bdr w:val="none" w:sz="0" w:space="0" w:color="auto" w:frame="1"/>
        </w:rPr>
        <w:t xml:space="preserve"> file.</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@model IEnumerable</w:t>
      </w: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CRUD</w:t>
      </w:r>
      <w:r w:rsidRPr="00271522">
        <w:rPr>
          <w:rFonts w:ascii="Maiandra GD" w:eastAsia="Times New Roman" w:hAnsi="Maiandra GD" w:cs="Consolas"/>
          <w:color w:val="CFD5E0"/>
        </w:rPr>
        <w:t>_OperationsInMVC.Models.Employee</w:t>
      </w:r>
      <w:r w:rsidRPr="00271522">
        <w:rPr>
          <w:rFonts w:ascii="Maiandra GD" w:eastAsia="Times New Roman" w:hAnsi="Maiandra GD" w:cs="Consolas"/>
          <w:b/>
          <w:bCs/>
          <w:color w:val="6B7C8B"/>
        </w:rPr>
        <w:t>&gt;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table</w:t>
      </w:r>
      <w:r w:rsidRPr="00271522">
        <w:rPr>
          <w:rFonts w:ascii="Maiandra GD" w:eastAsia="Times New Roman" w:hAnsi="Maiandra GD" w:cs="Consolas"/>
          <w:color w:val="CFD5E0"/>
        </w:rPr>
        <w:t xml:space="preserve"> </w:t>
      </w:r>
      <w:r w:rsidRPr="00271522">
        <w:rPr>
          <w:rFonts w:ascii="Maiandra GD" w:eastAsia="Times New Roman" w:hAnsi="Maiandra GD" w:cs="Consolas"/>
          <w:color w:val="D19252"/>
        </w:rPr>
        <w:t>class</w:t>
      </w:r>
      <w:r w:rsidRPr="00271522">
        <w:rPr>
          <w:rFonts w:ascii="Maiandra GD" w:eastAsia="Times New Roman" w:hAnsi="Maiandra GD" w:cs="Consolas"/>
          <w:color w:val="4284AE"/>
        </w:rPr>
        <w:t>=</w:t>
      </w:r>
      <w:r w:rsidRPr="00271522">
        <w:rPr>
          <w:rFonts w:ascii="Maiandra GD" w:eastAsia="Times New Roman" w:hAnsi="Maiandra GD" w:cs="Consolas"/>
          <w:color w:val="7CC379"/>
        </w:rPr>
        <w:t>"table"</w:t>
      </w:r>
      <w:r w:rsidRPr="00271522">
        <w:rPr>
          <w:rFonts w:ascii="Maiandra GD" w:eastAsia="Times New Roman" w:hAnsi="Maiandra GD" w:cs="Consolas"/>
          <w:b/>
          <w:bCs/>
          <w:color w:val="6B7C8B"/>
        </w:rPr>
        <w:t>&gt;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tr</w:t>
      </w:r>
      <w:proofErr w:type="gramEnd"/>
      <w:r w:rsidRPr="00271522">
        <w:rPr>
          <w:rFonts w:ascii="Maiandra GD" w:eastAsia="Times New Roman" w:hAnsi="Maiandra GD" w:cs="Consolas"/>
          <w:b/>
          <w:bCs/>
          <w:color w:val="6B7C8B"/>
        </w:rPr>
        <w:t>&gt;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lastRenderedPageBreak/>
        <w:t>&lt;</w:t>
      </w:r>
      <w:proofErr w:type="gramStart"/>
      <w:r w:rsidRPr="00271522">
        <w:rPr>
          <w:rFonts w:ascii="Maiandra GD" w:eastAsia="Times New Roman" w:hAnsi="Maiandra GD" w:cs="Consolas"/>
          <w:b/>
          <w:bCs/>
          <w:color w:val="D171DD"/>
        </w:rPr>
        <w:t>th</w:t>
      </w:r>
      <w:proofErr w:type="gramEnd"/>
      <w:r w:rsidRPr="00271522">
        <w:rPr>
          <w:rFonts w:ascii="Maiandra GD" w:eastAsia="Times New Roman" w:hAnsi="Maiandra GD" w:cs="Consolas"/>
          <w:b/>
          <w:bCs/>
          <w:color w:val="6B7C8B"/>
        </w:rPr>
        <w:t>&gt;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@Html.DisplayNameFor(</w:t>
      </w:r>
      <w:proofErr w:type="gramEnd"/>
      <w:r w:rsidRPr="00271522">
        <w:rPr>
          <w:rFonts w:ascii="Maiandra GD" w:eastAsia="Times New Roman" w:hAnsi="Maiandra GD" w:cs="Consolas"/>
          <w:color w:val="CFD5E0"/>
        </w:rPr>
        <w:t>model =&gt; model.Name)</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th</w:t>
      </w:r>
      <w:proofErr w:type="gramEnd"/>
      <w:r w:rsidRPr="00271522">
        <w:rPr>
          <w:rFonts w:ascii="Maiandra GD" w:eastAsia="Times New Roman" w:hAnsi="Maiandra GD" w:cs="Consolas"/>
          <w:b/>
          <w:bCs/>
          <w:color w:val="6B7C8B"/>
        </w:rPr>
        <w:t>&gt;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th</w:t>
      </w:r>
      <w:proofErr w:type="gramEnd"/>
      <w:r w:rsidRPr="00271522">
        <w:rPr>
          <w:rFonts w:ascii="Maiandra GD" w:eastAsia="Times New Roman" w:hAnsi="Maiandra GD" w:cs="Consolas"/>
          <w:b/>
          <w:bCs/>
          <w:color w:val="6B7C8B"/>
        </w:rPr>
        <w:t>&gt;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@Html.DisplayNameFor(</w:t>
      </w:r>
      <w:proofErr w:type="gramEnd"/>
      <w:r w:rsidRPr="00271522">
        <w:rPr>
          <w:rFonts w:ascii="Maiandra GD" w:eastAsia="Times New Roman" w:hAnsi="Maiandra GD" w:cs="Consolas"/>
          <w:color w:val="CFD5E0"/>
        </w:rPr>
        <w:t>model =&gt; model.Gender)</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th</w:t>
      </w:r>
      <w:proofErr w:type="gramEnd"/>
      <w:r w:rsidRPr="00271522">
        <w:rPr>
          <w:rFonts w:ascii="Maiandra GD" w:eastAsia="Times New Roman" w:hAnsi="Maiandra GD" w:cs="Consolas"/>
          <w:b/>
          <w:bCs/>
          <w:color w:val="6B7C8B"/>
        </w:rPr>
        <w:t>&gt;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th</w:t>
      </w:r>
      <w:proofErr w:type="gramEnd"/>
      <w:r w:rsidRPr="00271522">
        <w:rPr>
          <w:rFonts w:ascii="Maiandra GD" w:eastAsia="Times New Roman" w:hAnsi="Maiandra GD" w:cs="Consolas"/>
          <w:b/>
          <w:bCs/>
          <w:color w:val="6B7C8B"/>
        </w:rPr>
        <w:t>&gt;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@Html.DisplayNameFor(</w:t>
      </w:r>
      <w:proofErr w:type="gramEnd"/>
      <w:r w:rsidRPr="00271522">
        <w:rPr>
          <w:rFonts w:ascii="Maiandra GD" w:eastAsia="Times New Roman" w:hAnsi="Maiandra GD" w:cs="Consolas"/>
          <w:color w:val="CFD5E0"/>
        </w:rPr>
        <w:t>model =&gt; model.City)</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th</w:t>
      </w:r>
      <w:proofErr w:type="gramEnd"/>
      <w:r w:rsidRPr="00271522">
        <w:rPr>
          <w:rFonts w:ascii="Maiandra GD" w:eastAsia="Times New Roman" w:hAnsi="Maiandra GD" w:cs="Consolas"/>
          <w:b/>
          <w:bCs/>
          <w:color w:val="6B7C8B"/>
        </w:rPr>
        <w:t>&gt;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th</w:t>
      </w:r>
      <w:proofErr w:type="gramEnd"/>
      <w:r w:rsidRPr="00271522">
        <w:rPr>
          <w:rFonts w:ascii="Maiandra GD" w:eastAsia="Times New Roman" w:hAnsi="Maiandra GD" w:cs="Consolas"/>
          <w:b/>
          <w:bCs/>
          <w:color w:val="6B7C8B"/>
        </w:rPr>
        <w:t>&gt;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@Html.DisplayNameFor(</w:t>
      </w:r>
      <w:proofErr w:type="gramEnd"/>
      <w:r w:rsidRPr="00271522">
        <w:rPr>
          <w:rFonts w:ascii="Maiandra GD" w:eastAsia="Times New Roman" w:hAnsi="Maiandra GD" w:cs="Consolas"/>
          <w:color w:val="CFD5E0"/>
        </w:rPr>
        <w:t>model =&gt; model.Salary)</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th</w:t>
      </w:r>
      <w:proofErr w:type="gramEnd"/>
      <w:r w:rsidRPr="00271522">
        <w:rPr>
          <w:rFonts w:ascii="Maiandra GD" w:eastAsia="Times New Roman" w:hAnsi="Maiandra GD" w:cs="Consolas"/>
          <w:b/>
          <w:bCs/>
          <w:color w:val="6B7C8B"/>
        </w:rPr>
        <w:t>&gt;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tr</w:t>
      </w:r>
      <w:proofErr w:type="gramEnd"/>
      <w:r w:rsidRPr="00271522">
        <w:rPr>
          <w:rFonts w:ascii="Maiandra GD" w:eastAsia="Times New Roman" w:hAnsi="Maiandra GD" w:cs="Consolas"/>
          <w:b/>
          <w:bCs/>
          <w:color w:val="6B7C8B"/>
        </w:rPr>
        <w:t>&gt;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@foreach (var item in Model) {</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tr</w:t>
      </w:r>
      <w:proofErr w:type="gramEnd"/>
      <w:r w:rsidRPr="00271522">
        <w:rPr>
          <w:rFonts w:ascii="Maiandra GD" w:eastAsia="Times New Roman" w:hAnsi="Maiandra GD" w:cs="Consolas"/>
          <w:b/>
          <w:bCs/>
          <w:color w:val="6B7C8B"/>
        </w:rPr>
        <w:t>&gt;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td</w:t>
      </w:r>
      <w:proofErr w:type="gramEnd"/>
      <w:r w:rsidRPr="00271522">
        <w:rPr>
          <w:rFonts w:ascii="Maiandra GD" w:eastAsia="Times New Roman" w:hAnsi="Maiandra GD" w:cs="Consolas"/>
          <w:b/>
          <w:bCs/>
          <w:color w:val="6B7C8B"/>
        </w:rPr>
        <w:t>&gt;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@Html.DisplayFor(</w:t>
      </w:r>
      <w:proofErr w:type="gramEnd"/>
      <w:r w:rsidRPr="00271522">
        <w:rPr>
          <w:rFonts w:ascii="Maiandra GD" w:eastAsia="Times New Roman" w:hAnsi="Maiandra GD" w:cs="Consolas"/>
          <w:color w:val="CFD5E0"/>
        </w:rPr>
        <w:t>modelItem =&gt; item.Name)</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td</w:t>
      </w:r>
      <w:r w:rsidRPr="00271522">
        <w:rPr>
          <w:rFonts w:ascii="Maiandra GD" w:eastAsia="Times New Roman" w:hAnsi="Maiandra GD" w:cs="Consolas"/>
          <w:b/>
          <w:bCs/>
          <w:color w:val="6B7C8B"/>
        </w:rPr>
        <w:t>&gt;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td</w:t>
      </w:r>
      <w:proofErr w:type="gramEnd"/>
      <w:r w:rsidRPr="00271522">
        <w:rPr>
          <w:rFonts w:ascii="Maiandra GD" w:eastAsia="Times New Roman" w:hAnsi="Maiandra GD" w:cs="Consolas"/>
          <w:b/>
          <w:bCs/>
          <w:color w:val="6B7C8B"/>
        </w:rPr>
        <w:t>&gt;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@Html.DisplayFor(</w:t>
      </w:r>
      <w:proofErr w:type="gramEnd"/>
      <w:r w:rsidRPr="00271522">
        <w:rPr>
          <w:rFonts w:ascii="Maiandra GD" w:eastAsia="Times New Roman" w:hAnsi="Maiandra GD" w:cs="Consolas"/>
          <w:color w:val="CFD5E0"/>
        </w:rPr>
        <w:t>modelItem =&gt; item.Gender)</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td</w:t>
      </w:r>
      <w:r w:rsidRPr="00271522">
        <w:rPr>
          <w:rFonts w:ascii="Maiandra GD" w:eastAsia="Times New Roman" w:hAnsi="Maiandra GD" w:cs="Consolas"/>
          <w:b/>
          <w:bCs/>
          <w:color w:val="6B7C8B"/>
        </w:rPr>
        <w:t>&gt;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td</w:t>
      </w:r>
      <w:proofErr w:type="gramEnd"/>
      <w:r w:rsidRPr="00271522">
        <w:rPr>
          <w:rFonts w:ascii="Maiandra GD" w:eastAsia="Times New Roman" w:hAnsi="Maiandra GD" w:cs="Consolas"/>
          <w:b/>
          <w:bCs/>
          <w:color w:val="6B7C8B"/>
        </w:rPr>
        <w:t>&gt;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@Html.DisplayFor(</w:t>
      </w:r>
      <w:proofErr w:type="gramEnd"/>
      <w:r w:rsidRPr="00271522">
        <w:rPr>
          <w:rFonts w:ascii="Maiandra GD" w:eastAsia="Times New Roman" w:hAnsi="Maiandra GD" w:cs="Consolas"/>
          <w:color w:val="CFD5E0"/>
        </w:rPr>
        <w:t>modelItem =&gt; item.City)</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td</w:t>
      </w:r>
      <w:r w:rsidRPr="00271522">
        <w:rPr>
          <w:rFonts w:ascii="Maiandra GD" w:eastAsia="Times New Roman" w:hAnsi="Maiandra GD" w:cs="Consolas"/>
          <w:b/>
          <w:bCs/>
          <w:color w:val="6B7C8B"/>
        </w:rPr>
        <w:t>&gt;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td</w:t>
      </w:r>
      <w:proofErr w:type="gramEnd"/>
      <w:r w:rsidRPr="00271522">
        <w:rPr>
          <w:rFonts w:ascii="Maiandra GD" w:eastAsia="Times New Roman" w:hAnsi="Maiandra GD" w:cs="Consolas"/>
          <w:b/>
          <w:bCs/>
          <w:color w:val="6B7C8B"/>
        </w:rPr>
        <w:t>&gt;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@Html.DisplayFor(</w:t>
      </w:r>
      <w:proofErr w:type="gramEnd"/>
      <w:r w:rsidRPr="00271522">
        <w:rPr>
          <w:rFonts w:ascii="Maiandra GD" w:eastAsia="Times New Roman" w:hAnsi="Maiandra GD" w:cs="Consolas"/>
          <w:color w:val="CFD5E0"/>
        </w:rPr>
        <w:t>modelItem =&gt; item.Salary)</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td</w:t>
      </w:r>
      <w:r w:rsidRPr="00271522">
        <w:rPr>
          <w:rFonts w:ascii="Maiandra GD" w:eastAsia="Times New Roman" w:hAnsi="Maiandra GD" w:cs="Consolas"/>
          <w:b/>
          <w:bCs/>
          <w:color w:val="6B7C8B"/>
        </w:rPr>
        <w:t>&gt;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tr</w:t>
      </w:r>
      <w:proofErr w:type="gramEnd"/>
      <w:r w:rsidRPr="00271522">
        <w:rPr>
          <w:rFonts w:ascii="Maiandra GD" w:eastAsia="Times New Roman" w:hAnsi="Maiandra GD" w:cs="Consolas"/>
          <w:b/>
          <w:bCs/>
          <w:color w:val="6B7C8B"/>
        </w:rPr>
        <w:t>&gt;</w:t>
      </w:r>
    </w:p>
    <w:p w:rsidR="00536A86" w:rsidRPr="00536A86" w:rsidRDefault="00536A86"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w:t>
      </w:r>
    </w:p>
    <w:p w:rsidR="00536A86" w:rsidRPr="00536A86" w:rsidRDefault="00536A86"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table</w:t>
      </w:r>
      <w:r w:rsidRPr="00271522">
        <w:rPr>
          <w:rFonts w:ascii="Maiandra GD" w:eastAsia="Times New Roman" w:hAnsi="Maiandra GD" w:cs="Consolas"/>
          <w:b/>
          <w:bCs/>
          <w:color w:val="6B7C8B"/>
        </w:rPr>
        <w:t>&gt;</w:t>
      </w:r>
    </w:p>
    <w:p w:rsidR="00536A86" w:rsidRPr="00536A86" w:rsidRDefault="00536A86" w:rsidP="0015081F">
      <w:pPr>
        <w:shd w:val="clear" w:color="auto" w:fill="FFFFFF"/>
        <w:spacing w:after="0" w:line="240" w:lineRule="auto"/>
        <w:textAlignment w:val="baseline"/>
        <w:rPr>
          <w:rFonts w:ascii="Maiandra GD" w:eastAsia="Times New Roman" w:hAnsi="Maiandra GD" w:cs="Segoe UI"/>
          <w:color w:val="212529"/>
        </w:rPr>
      </w:pPr>
      <w:r w:rsidRPr="00536A86">
        <w:rPr>
          <w:rFonts w:ascii="Maiandra GD" w:eastAsia="Times New Roman" w:hAnsi="Maiandra GD" w:cs="Arial"/>
          <w:color w:val="000000"/>
          <w:bdr w:val="none" w:sz="0" w:space="0" w:color="auto" w:frame="1"/>
        </w:rPr>
        <w:t>That’s it. Now run the application and you should get the result as expected as shown in the below image.</w:t>
      </w:r>
    </w:p>
    <w:p w:rsidR="00536A86" w:rsidRPr="00536A86" w:rsidRDefault="00536A86" w:rsidP="0015081F">
      <w:pPr>
        <w:shd w:val="clear" w:color="auto" w:fill="FFFFFF"/>
        <w:spacing w:after="0" w:line="240" w:lineRule="auto"/>
        <w:textAlignment w:val="baseline"/>
        <w:rPr>
          <w:ins w:id="0" w:author="Unknown"/>
          <w:rFonts w:ascii="Maiandra GD" w:eastAsia="Times New Roman" w:hAnsi="Maiandra GD" w:cs="Segoe UI"/>
          <w:color w:val="212529"/>
        </w:rPr>
      </w:pPr>
      <w:r w:rsidRPr="00271522">
        <w:rPr>
          <w:rFonts w:ascii="Maiandra GD" w:eastAsia="Times New Roman" w:hAnsi="Maiandra GD" w:cs="Arial"/>
          <w:noProof/>
          <w:color w:val="212529"/>
          <w:bdr w:val="none" w:sz="0" w:space="0" w:color="auto" w:frame="1"/>
          <w:lang w:val="en-IN" w:eastAsia="en-IN"/>
        </w:rPr>
        <w:lastRenderedPageBreak/>
        <w:drawing>
          <wp:inline distT="0" distB="0" distL="0" distR="0">
            <wp:extent cx="6553200" cy="2084372"/>
            <wp:effectExtent l="19050" t="0" r="0" b="0"/>
            <wp:docPr id="18" name="Picture 18" descr="Entity Framework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tity Framework in ASP.NET MVC"/>
                    <pic:cNvPicPr>
                      <a:picLocks noChangeAspect="1" noChangeArrowheads="1"/>
                    </pic:cNvPicPr>
                  </pic:nvPicPr>
                  <pic:blipFill>
                    <a:blip r:embed="rId22"/>
                    <a:srcRect/>
                    <a:stretch>
                      <a:fillRect/>
                    </a:stretch>
                  </pic:blipFill>
                  <pic:spPr bwMode="auto">
                    <a:xfrm>
                      <a:off x="0" y="0"/>
                      <a:ext cx="6553200" cy="2084372"/>
                    </a:xfrm>
                    <a:prstGeom prst="rect">
                      <a:avLst/>
                    </a:prstGeom>
                    <a:noFill/>
                    <a:ln w="9525">
                      <a:noFill/>
                      <a:miter lim="800000"/>
                      <a:headEnd/>
                      <a:tailEnd/>
                    </a:ln>
                  </pic:spPr>
                </pic:pic>
              </a:graphicData>
            </a:graphic>
          </wp:inline>
        </w:drawing>
      </w:r>
    </w:p>
    <w:p w:rsidR="00B6063C" w:rsidRPr="00271522" w:rsidRDefault="00B6063C" w:rsidP="0015081F">
      <w:pPr>
        <w:pBdr>
          <w:bottom w:val="double" w:sz="6" w:space="1" w:color="auto"/>
        </w:pBdr>
        <w:rPr>
          <w:rFonts w:ascii="Maiandra GD" w:hAnsi="Maiandra GD"/>
        </w:rPr>
      </w:pPr>
    </w:p>
    <w:p w:rsidR="00021244" w:rsidRPr="00021244" w:rsidRDefault="00021244" w:rsidP="0015081F">
      <w:pPr>
        <w:spacing w:after="48" w:line="240" w:lineRule="auto"/>
        <w:textAlignment w:val="baseline"/>
        <w:outlineLvl w:val="0"/>
        <w:rPr>
          <w:rFonts w:ascii="Maiandra GD" w:eastAsia="Times New Roman" w:hAnsi="Maiandra GD" w:cs="Times New Roman"/>
          <w:b/>
          <w:color w:val="3A3A3A"/>
          <w:kern w:val="36"/>
          <w:sz w:val="28"/>
        </w:rPr>
      </w:pPr>
      <w:r w:rsidRPr="00021244">
        <w:rPr>
          <w:rFonts w:ascii="Maiandra GD" w:eastAsia="Times New Roman" w:hAnsi="Maiandra GD" w:cs="Times New Roman"/>
          <w:b/>
          <w:color w:val="3A3A3A"/>
          <w:kern w:val="36"/>
          <w:sz w:val="28"/>
          <w:highlight w:val="yellow"/>
        </w:rPr>
        <w:t>ActionLink HTML Helper in ASP.NET MVC</w:t>
      </w:r>
    </w:p>
    <w:p w:rsidR="00E8711F" w:rsidRDefault="00E8711F" w:rsidP="0015081F">
      <w:pPr>
        <w:shd w:val="clear" w:color="auto" w:fill="FFFFFF"/>
        <w:spacing w:after="0" w:line="240" w:lineRule="auto"/>
        <w:textAlignment w:val="baseline"/>
        <w:outlineLvl w:val="1"/>
        <w:rPr>
          <w:rFonts w:ascii="Maiandra GD" w:eastAsia="Times New Roman" w:hAnsi="Maiandra GD" w:cs="Segoe UI"/>
          <w:color w:val="212529"/>
        </w:rPr>
      </w:pPr>
    </w:p>
    <w:p w:rsidR="00021244" w:rsidRPr="00021244" w:rsidRDefault="00021244" w:rsidP="0015081F">
      <w:pPr>
        <w:shd w:val="clear" w:color="auto" w:fill="FFFFFF"/>
        <w:spacing w:after="0" w:line="240" w:lineRule="auto"/>
        <w:textAlignment w:val="baseline"/>
        <w:outlineLvl w:val="1"/>
        <w:rPr>
          <w:rFonts w:ascii="Maiandra GD" w:eastAsia="Times New Roman" w:hAnsi="Maiandra GD" w:cs="Segoe UI"/>
          <w:color w:val="3A3A3A"/>
        </w:rPr>
      </w:pPr>
      <w:r w:rsidRPr="00271522">
        <w:rPr>
          <w:rFonts w:ascii="Maiandra GD" w:eastAsia="Times New Roman" w:hAnsi="Maiandra GD" w:cs="Arial"/>
          <w:b/>
          <w:bCs/>
          <w:color w:val="000000"/>
        </w:rPr>
        <w:t>ActionLink HTML Helper in ASP.NET MVC to Generate Hyperlinks</w:t>
      </w:r>
    </w:p>
    <w:p w:rsidR="00E8711F" w:rsidRDefault="00E8711F" w:rsidP="0015081F">
      <w:pPr>
        <w:shd w:val="clear" w:color="auto" w:fill="FFFFFF"/>
        <w:spacing w:after="0" w:line="240" w:lineRule="auto"/>
        <w:textAlignment w:val="baseline"/>
        <w:rPr>
          <w:rFonts w:ascii="Maiandra GD" w:eastAsia="Times New Roman" w:hAnsi="Maiandra GD" w:cs="Arial"/>
          <w:color w:val="000000"/>
          <w:bdr w:val="none" w:sz="0" w:space="0" w:color="auto" w:frame="1"/>
        </w:rPr>
      </w:pP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Let us understand the need and use of ActionLink HTML Helper in ASP.NET MVC Application with an example. We want to display all the employees in a bulleted list as shown in the below image. Please have a look at the employee’s name, here we rendering the employee name as hyperlinks.</w:t>
      </w:r>
    </w:p>
    <w:p w:rsidR="00021244" w:rsidRPr="00021244" w:rsidRDefault="00021244"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1933575" cy="1683045"/>
            <wp:effectExtent l="19050" t="0" r="9525" b="0"/>
            <wp:docPr id="37" name="Picture 37" descr="ActionLink HTML Helper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onLink HTML Helper in ASP.NET MVC Application"/>
                    <pic:cNvPicPr>
                      <a:picLocks noChangeAspect="1" noChangeArrowheads="1"/>
                    </pic:cNvPicPr>
                  </pic:nvPicPr>
                  <pic:blipFill>
                    <a:blip r:embed="rId23"/>
                    <a:srcRect/>
                    <a:stretch>
                      <a:fillRect/>
                    </a:stretch>
                  </pic:blipFill>
                  <pic:spPr bwMode="auto">
                    <a:xfrm>
                      <a:off x="0" y="0"/>
                      <a:ext cx="1933575" cy="1683045"/>
                    </a:xfrm>
                    <a:prstGeom prst="rect">
                      <a:avLst/>
                    </a:prstGeom>
                    <a:noFill/>
                    <a:ln w="9525">
                      <a:noFill/>
                      <a:miter lim="800000"/>
                      <a:headEnd/>
                      <a:tailEnd/>
                    </a:ln>
                  </pic:spPr>
                </pic:pic>
              </a:graphicData>
            </a:graphic>
          </wp:inline>
        </w:drawing>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When we click on the above name hyperlink, then we need to redirect to the employee details page where we will display the full details of the employee as shown in the below image.</w:t>
      </w:r>
    </w:p>
    <w:p w:rsidR="00021244" w:rsidRPr="00021244" w:rsidRDefault="00021244"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2428875" cy="1770317"/>
            <wp:effectExtent l="19050" t="0" r="9525" b="0"/>
            <wp:docPr id="38" name="Picture 38" descr="ActionLink HTML Helper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ctionLink HTML Helper in ASP.NET MVC"/>
                    <pic:cNvPicPr>
                      <a:picLocks noChangeAspect="1" noChangeArrowheads="1"/>
                    </pic:cNvPicPr>
                  </pic:nvPicPr>
                  <pic:blipFill>
                    <a:blip r:embed="rId24"/>
                    <a:srcRect/>
                    <a:stretch>
                      <a:fillRect/>
                    </a:stretch>
                  </pic:blipFill>
                  <pic:spPr bwMode="auto">
                    <a:xfrm>
                      <a:off x="0" y="0"/>
                      <a:ext cx="2428875" cy="1770317"/>
                    </a:xfrm>
                    <a:prstGeom prst="rect">
                      <a:avLst/>
                    </a:prstGeom>
                    <a:noFill/>
                    <a:ln w="9525">
                      <a:noFill/>
                      <a:miter lim="800000"/>
                      <a:headEnd/>
                      <a:tailEnd/>
                    </a:ln>
                  </pic:spPr>
                </pic:pic>
              </a:graphicData>
            </a:graphic>
          </wp:inline>
        </w:drawing>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lastRenderedPageBreak/>
        <w:t>Again, when we click on the “</w:t>
      </w:r>
      <w:r w:rsidRPr="00271522">
        <w:rPr>
          <w:rFonts w:ascii="Maiandra GD" w:eastAsia="Times New Roman" w:hAnsi="Maiandra GD" w:cs="Arial"/>
          <w:b/>
          <w:bCs/>
          <w:color w:val="000000"/>
        </w:rPr>
        <w:t>Back to List</w:t>
      </w:r>
      <w:r w:rsidRPr="00021244">
        <w:rPr>
          <w:rFonts w:ascii="Maiandra GD" w:eastAsia="Times New Roman" w:hAnsi="Maiandra GD" w:cs="Arial"/>
          <w:color w:val="000000"/>
          <w:bdr w:val="none" w:sz="0" w:space="0" w:color="auto" w:frame="1"/>
        </w:rPr>
        <w:t>” button, we will be redirected to the employee list page.</w:t>
      </w:r>
    </w:p>
    <w:p w:rsidR="00021244" w:rsidRPr="00021244" w:rsidRDefault="00021244"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Let’s see how to achieve this.</w:t>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Please modify the Employee controller as shown below. Here we add the Details action method to Employee Controller. Now we have two action methods i.e. Index and Details as shown below.</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namespace</w:t>
      </w:r>
      <w:proofErr w:type="gramEnd"/>
      <w:r w:rsidRPr="00271522">
        <w:rPr>
          <w:rFonts w:ascii="Maiandra GD" w:eastAsia="Times New Roman" w:hAnsi="Maiandra GD" w:cs="Consolas"/>
          <w:b/>
          <w:bCs/>
          <w:color w:val="D171DD"/>
        </w:rPr>
        <w:t xml:space="preserve"> </w:t>
      </w:r>
      <w:r w:rsidRPr="00271522">
        <w:rPr>
          <w:rFonts w:ascii="Maiandra GD" w:eastAsia="Times New Roman" w:hAnsi="Maiandra GD" w:cs="Consolas"/>
          <w:i/>
          <w:iCs/>
          <w:color w:val="4284AE"/>
        </w:rPr>
        <w:t>CRUD_OperationsInMVC.Controllers</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class</w:t>
      </w:r>
      <w:r w:rsidRPr="00271522">
        <w:rPr>
          <w:rFonts w:ascii="Maiandra GD" w:eastAsia="Times New Roman" w:hAnsi="Maiandra GD" w:cs="Consolas"/>
          <w:color w:val="CFD5E0"/>
        </w:rPr>
        <w:t xml:space="preserve"> EmployeeController : Controller</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ActionResult </w:t>
      </w:r>
      <w:r w:rsidRPr="00271522">
        <w:rPr>
          <w:rFonts w:ascii="Maiandra GD" w:eastAsia="Times New Roman" w:hAnsi="Maiandra GD" w:cs="Consolas"/>
          <w:color w:val="4284AE"/>
        </w:rPr>
        <w:t>Index</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EmployeeDBContext dbContext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EmployeeDBContext</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List</w:t>
      </w:r>
      <w:r w:rsidRPr="00271522">
        <w:rPr>
          <w:rFonts w:ascii="Maiandra GD" w:eastAsia="Times New Roman" w:hAnsi="Maiandra GD" w:cs="Consolas"/>
          <w:b/>
          <w:bCs/>
          <w:color w:val="6B7C8B"/>
        </w:rPr>
        <w:t>&lt;</w:t>
      </w:r>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&gt;</w:t>
      </w:r>
      <w:r w:rsidRPr="00271522">
        <w:rPr>
          <w:rFonts w:ascii="Maiandra GD" w:eastAsia="Times New Roman" w:hAnsi="Maiandra GD" w:cs="Consolas"/>
          <w:color w:val="CFD5E0"/>
        </w:rPr>
        <w:t xml:space="preserve"> empList = </w:t>
      </w:r>
      <w:proofErr w:type="gramStart"/>
      <w:r w:rsidRPr="00271522">
        <w:rPr>
          <w:rFonts w:ascii="Maiandra GD" w:eastAsia="Times New Roman" w:hAnsi="Maiandra GD" w:cs="Consolas"/>
          <w:color w:val="CFD5E0"/>
        </w:rPr>
        <w:t>dbContext.</w:t>
      </w:r>
      <w:r w:rsidRPr="00271522">
        <w:rPr>
          <w:rFonts w:ascii="Maiandra GD" w:eastAsia="Times New Roman" w:hAnsi="Maiandra GD" w:cs="Consolas"/>
          <w:color w:val="4284AE"/>
        </w:rPr>
        <w:t>Employees</w:t>
      </w:r>
      <w:r w:rsidRPr="00271522">
        <w:rPr>
          <w:rFonts w:ascii="Maiandra GD" w:eastAsia="Times New Roman" w:hAnsi="Maiandra GD" w:cs="Consolas"/>
          <w:color w:val="CFD5E0"/>
        </w:rPr>
        <w:t>.</w:t>
      </w:r>
      <w:r w:rsidRPr="00271522">
        <w:rPr>
          <w:rFonts w:ascii="Maiandra GD" w:eastAsia="Times New Roman" w:hAnsi="Maiandra GD" w:cs="Consolas"/>
          <w:color w:val="4284AE"/>
        </w:rPr>
        <w:t>ToList</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View</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empList</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ActionResult </w:t>
      </w:r>
      <w:r w:rsidRPr="00271522">
        <w:rPr>
          <w:rFonts w:ascii="Maiandra GD" w:eastAsia="Times New Roman" w:hAnsi="Maiandra GD" w:cs="Consolas"/>
          <w:color w:val="4284AE"/>
        </w:rPr>
        <w:t>Details</w:t>
      </w:r>
      <w:r w:rsidRPr="00271522">
        <w:rPr>
          <w:rFonts w:ascii="Maiandra GD" w:eastAsia="Times New Roman" w:hAnsi="Maiandra GD" w:cs="Consolas"/>
          <w:b/>
          <w:bCs/>
          <w:color w:val="6B7C8B"/>
        </w:rPr>
        <w:t>(</w:t>
      </w:r>
      <w:r w:rsidRPr="00271522">
        <w:rPr>
          <w:rFonts w:ascii="Maiandra GD" w:eastAsia="Times New Roman" w:hAnsi="Maiandra GD" w:cs="Consolas"/>
          <w:b/>
          <w:bCs/>
          <w:color w:val="D171DD"/>
        </w:rPr>
        <w:t>int</w:t>
      </w:r>
      <w:r w:rsidRPr="00271522">
        <w:rPr>
          <w:rFonts w:ascii="Maiandra GD" w:eastAsia="Times New Roman" w:hAnsi="Maiandra GD" w:cs="Consolas"/>
          <w:color w:val="CFD5E0"/>
        </w:rPr>
        <w:t xml:space="preserve"> id</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EmployeeDBContext dbContext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EmployeeDBContext</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Employee employee = dbContext.</w:t>
      </w:r>
      <w:r w:rsidRPr="00271522">
        <w:rPr>
          <w:rFonts w:ascii="Maiandra GD" w:eastAsia="Times New Roman" w:hAnsi="Maiandra GD" w:cs="Consolas"/>
          <w:color w:val="4284AE"/>
        </w:rPr>
        <w:t>Employees</w:t>
      </w:r>
      <w:r w:rsidRPr="00271522">
        <w:rPr>
          <w:rFonts w:ascii="Maiandra GD" w:eastAsia="Times New Roman" w:hAnsi="Maiandra GD" w:cs="Consolas"/>
          <w:color w:val="CFD5E0"/>
        </w:rPr>
        <w:t>.</w:t>
      </w:r>
      <w:r w:rsidRPr="00271522">
        <w:rPr>
          <w:rFonts w:ascii="Maiandra GD" w:eastAsia="Times New Roman" w:hAnsi="Maiandra GD" w:cs="Consolas"/>
          <w:color w:val="4284AE"/>
        </w:rPr>
        <w:t>FirstOrDefault</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x =</w:t>
      </w:r>
      <w:r w:rsidRPr="00271522">
        <w:rPr>
          <w:rFonts w:ascii="Maiandra GD" w:eastAsia="Times New Roman" w:hAnsi="Maiandra GD" w:cs="Consolas"/>
          <w:b/>
          <w:bCs/>
          <w:color w:val="6B7C8B"/>
        </w:rPr>
        <w:t>&gt;</w:t>
      </w:r>
      <w:r w:rsidRPr="00271522">
        <w:rPr>
          <w:rFonts w:ascii="Maiandra GD" w:eastAsia="Times New Roman" w:hAnsi="Maiandra GD" w:cs="Consolas"/>
          <w:color w:val="CFD5E0"/>
        </w:rPr>
        <w:t xml:space="preserve"> x.</w:t>
      </w:r>
      <w:r w:rsidRPr="00271522">
        <w:rPr>
          <w:rFonts w:ascii="Maiandra GD" w:eastAsia="Times New Roman" w:hAnsi="Maiandra GD" w:cs="Consolas"/>
          <w:color w:val="4284AE"/>
        </w:rPr>
        <w:t>EmployeeId</w:t>
      </w:r>
      <w:r w:rsidRPr="00271522">
        <w:rPr>
          <w:rFonts w:ascii="Maiandra GD" w:eastAsia="Times New Roman" w:hAnsi="Maiandra GD" w:cs="Consolas"/>
          <w:color w:val="CFD5E0"/>
        </w:rPr>
        <w:t xml:space="preserve"> == id</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View</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E8711F" w:rsidRDefault="00E8711F" w:rsidP="0015081F">
      <w:pPr>
        <w:shd w:val="clear" w:color="auto" w:fill="FFFFFF"/>
        <w:spacing w:after="0" w:line="240" w:lineRule="auto"/>
        <w:textAlignment w:val="baseline"/>
        <w:outlineLvl w:val="4"/>
        <w:rPr>
          <w:rFonts w:ascii="Maiandra GD" w:eastAsia="Times New Roman" w:hAnsi="Maiandra GD" w:cs="Arial"/>
          <w:b/>
          <w:color w:val="000000"/>
          <w:bdr w:val="none" w:sz="0" w:space="0" w:color="auto" w:frame="1"/>
        </w:rPr>
      </w:pPr>
    </w:p>
    <w:p w:rsidR="00021244" w:rsidRDefault="00021244" w:rsidP="0015081F">
      <w:pPr>
        <w:shd w:val="clear" w:color="auto" w:fill="FFFFFF"/>
        <w:spacing w:after="0" w:line="240" w:lineRule="auto"/>
        <w:textAlignment w:val="baseline"/>
        <w:outlineLvl w:val="4"/>
        <w:rPr>
          <w:rFonts w:ascii="Maiandra GD" w:eastAsia="Times New Roman" w:hAnsi="Maiandra GD" w:cs="Arial"/>
          <w:b/>
          <w:color w:val="000000"/>
          <w:bdr w:val="none" w:sz="0" w:space="0" w:color="auto" w:frame="1"/>
        </w:rPr>
      </w:pPr>
      <w:r w:rsidRPr="00021244">
        <w:rPr>
          <w:rFonts w:ascii="Maiandra GD" w:eastAsia="Times New Roman" w:hAnsi="Maiandra GD" w:cs="Arial"/>
          <w:b/>
          <w:color w:val="000000"/>
          <w:bdr w:val="none" w:sz="0" w:space="0" w:color="auto" w:frame="1"/>
        </w:rPr>
        <w:t>ActionLink HTML Help Method:</w:t>
      </w:r>
    </w:p>
    <w:p w:rsidR="00E8711F" w:rsidRPr="00021244" w:rsidRDefault="00E8711F" w:rsidP="0015081F">
      <w:pPr>
        <w:shd w:val="clear" w:color="auto" w:fill="FFFFFF"/>
        <w:spacing w:after="0" w:line="240" w:lineRule="auto"/>
        <w:textAlignment w:val="baseline"/>
        <w:outlineLvl w:val="4"/>
        <w:rPr>
          <w:rFonts w:ascii="Maiandra GD" w:eastAsia="Times New Roman" w:hAnsi="Maiandra GD" w:cs="Segoe UI"/>
          <w:b/>
          <w:color w:val="3A3A3A"/>
        </w:rPr>
      </w:pP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There are many overloaded versions available for the ActionLink HTML Helper method. But we are going to use the following overloaded version which takes link text, action method name, and route values as parameters. The first parameter specifies that it is an extension method and we can access this using the HtmlHelper object.</w:t>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proofErr w:type="gramStart"/>
      <w:r w:rsidRPr="00271522">
        <w:rPr>
          <w:rFonts w:ascii="Maiandra GD" w:eastAsia="Times New Roman" w:hAnsi="Maiandra GD" w:cs="Arial"/>
          <w:b/>
          <w:bCs/>
          <w:color w:val="0000FF"/>
        </w:rPr>
        <w:t>public</w:t>
      </w:r>
      <w:proofErr w:type="gramEnd"/>
      <w:r w:rsidRPr="00271522">
        <w:rPr>
          <w:rFonts w:ascii="Maiandra GD" w:eastAsia="Times New Roman" w:hAnsi="Maiandra GD" w:cs="Arial"/>
          <w:b/>
          <w:bCs/>
          <w:color w:val="0000FF"/>
        </w:rPr>
        <w:t xml:space="preserve"> static MvcHtmlString ActionLink(this HtmlHelper htmlHelper, string linkText, string actionName, object routeValues);</w:t>
      </w:r>
    </w:p>
    <w:p w:rsidR="00E8711F" w:rsidRDefault="00E8711F" w:rsidP="0015081F">
      <w:pPr>
        <w:shd w:val="clear" w:color="auto" w:fill="FFFFFF"/>
        <w:spacing w:after="0" w:line="240" w:lineRule="auto"/>
        <w:textAlignment w:val="baseline"/>
        <w:outlineLvl w:val="4"/>
        <w:rPr>
          <w:rFonts w:ascii="Maiandra GD" w:eastAsia="Times New Roman" w:hAnsi="Maiandra GD" w:cs="Arial"/>
          <w:b/>
          <w:bCs/>
          <w:color w:val="000000"/>
        </w:rPr>
      </w:pPr>
    </w:p>
    <w:p w:rsidR="00021244" w:rsidRPr="00021244" w:rsidRDefault="00021244"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Modifying the Index View:</w:t>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In our example, the Index action method retrieves the list of employees which is then passed to the Index view for rendering. So, let’s change the Index view as shown below which displays the employee names as Hyperlinks using the ActionLink HTML Helper method.</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@model IEnumerable</w:t>
      </w: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CRUD</w:t>
      </w:r>
      <w:r w:rsidRPr="00271522">
        <w:rPr>
          <w:rFonts w:ascii="Maiandra GD" w:eastAsia="Times New Roman" w:hAnsi="Maiandra GD" w:cs="Consolas"/>
          <w:color w:val="CFD5E0"/>
        </w:rPr>
        <w:t>_OperationsInMVC.Models.Employee</w:t>
      </w:r>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lastRenderedPageBreak/>
        <w:t>@using CRUD_OperationsInMVC.Models;</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div</w:t>
      </w:r>
      <w:r w:rsidRPr="00271522">
        <w:rPr>
          <w:rFonts w:ascii="Maiandra GD" w:eastAsia="Times New Roman" w:hAnsi="Maiandra GD" w:cs="Consolas"/>
          <w:color w:val="CFD5E0"/>
        </w:rPr>
        <w:t xml:space="preserve"> </w:t>
      </w:r>
      <w:r w:rsidRPr="00271522">
        <w:rPr>
          <w:rFonts w:ascii="Maiandra GD" w:eastAsia="Times New Roman" w:hAnsi="Maiandra GD" w:cs="Consolas"/>
          <w:color w:val="D19252"/>
        </w:rPr>
        <w:t>style</w:t>
      </w:r>
      <w:r w:rsidRPr="00271522">
        <w:rPr>
          <w:rFonts w:ascii="Maiandra GD" w:eastAsia="Times New Roman" w:hAnsi="Maiandra GD" w:cs="Consolas"/>
          <w:color w:val="4284AE"/>
        </w:rPr>
        <w:t>=</w:t>
      </w:r>
      <w:r w:rsidRPr="00271522">
        <w:rPr>
          <w:rFonts w:ascii="Maiandra GD" w:eastAsia="Times New Roman" w:hAnsi="Maiandra GD" w:cs="Consolas"/>
          <w:color w:val="7CC379"/>
        </w:rPr>
        <w:t>"font-family</w:t>
      </w:r>
      <w:proofErr w:type="gramStart"/>
      <w:r w:rsidRPr="00271522">
        <w:rPr>
          <w:rFonts w:ascii="Maiandra GD" w:eastAsia="Times New Roman" w:hAnsi="Maiandra GD" w:cs="Consolas"/>
          <w:color w:val="7CC379"/>
        </w:rPr>
        <w:t>:Arial</w:t>
      </w:r>
      <w:proofErr w:type="gramEnd"/>
      <w:r w:rsidRPr="00271522">
        <w:rPr>
          <w:rFonts w:ascii="Maiandra GD" w:eastAsia="Times New Roman" w:hAnsi="Maiandra GD" w:cs="Consolas"/>
          <w:color w:val="7CC379"/>
        </w:rPr>
        <w:t>"</w:t>
      </w:r>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ViewBag.Title = "Employee List";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h2</w:t>
      </w:r>
      <w:r w:rsidRPr="00271522">
        <w:rPr>
          <w:rFonts w:ascii="Maiandra GD" w:eastAsia="Times New Roman" w:hAnsi="Maiandra GD" w:cs="Consolas"/>
          <w:b/>
          <w:bCs/>
          <w:color w:val="6B7C8B"/>
        </w:rPr>
        <w:t>&gt;</w:t>
      </w:r>
      <w:r w:rsidRPr="00271522">
        <w:rPr>
          <w:rFonts w:ascii="Maiandra GD" w:eastAsia="Times New Roman" w:hAnsi="Maiandra GD" w:cs="Consolas"/>
          <w:color w:val="CFD5E0"/>
        </w:rPr>
        <w:t>Employee List</w:t>
      </w: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h2</w:t>
      </w:r>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ul</w:t>
      </w:r>
      <w:proofErr w:type="gramEnd"/>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@foreach (Employee employee in @Model)</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li</w:t>
      </w:r>
      <w:proofErr w:type="gramEnd"/>
      <w:r w:rsidRPr="00271522">
        <w:rPr>
          <w:rFonts w:ascii="Maiandra GD" w:eastAsia="Times New Roman" w:hAnsi="Maiandra GD" w:cs="Consolas"/>
          <w:b/>
          <w:bCs/>
          <w:color w:val="6B7C8B"/>
        </w:rPr>
        <w:t>&gt;</w:t>
      </w:r>
      <w:r w:rsidRPr="00271522">
        <w:rPr>
          <w:rFonts w:ascii="Maiandra GD" w:eastAsia="Times New Roman" w:hAnsi="Maiandra GD" w:cs="Consolas"/>
          <w:color w:val="CFD5E0"/>
        </w:rPr>
        <w:t>@Html.ActionLink(employee.Name, "Details", new { id = employee.EmployeeId })</w:t>
      </w: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li</w:t>
      </w:r>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ul</w:t>
      </w:r>
      <w:r w:rsidRPr="00271522">
        <w:rPr>
          <w:rFonts w:ascii="Maiandra GD" w:eastAsia="Times New Roman" w:hAnsi="Maiandra GD" w:cs="Consolas"/>
          <w:b/>
          <w:bCs/>
          <w:color w:val="6B7C8B"/>
        </w:rPr>
        <w:t>&gt;</w:t>
      </w:r>
    </w:p>
    <w:p w:rsidR="00021244" w:rsidRPr="00021244" w:rsidRDefault="00021244"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div</w:t>
      </w:r>
      <w:r w:rsidRPr="00271522">
        <w:rPr>
          <w:rFonts w:ascii="Maiandra GD" w:eastAsia="Times New Roman" w:hAnsi="Maiandra GD" w:cs="Consolas"/>
          <w:b/>
          <w:bCs/>
          <w:color w:val="6B7C8B"/>
        </w:rPr>
        <w:t>&gt;</w:t>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As you can see in the above code, we set the </w:t>
      </w:r>
      <w:r w:rsidRPr="00271522">
        <w:rPr>
          <w:rFonts w:ascii="Maiandra GD" w:eastAsia="Times New Roman" w:hAnsi="Maiandra GD" w:cs="Arial"/>
          <w:b/>
          <w:bCs/>
          <w:color w:val="000000"/>
        </w:rPr>
        <w:t>@model</w:t>
      </w:r>
      <w:r w:rsidRPr="00021244">
        <w:rPr>
          <w:rFonts w:ascii="Maiandra GD" w:eastAsia="Times New Roman" w:hAnsi="Maiandra GD" w:cs="Arial"/>
          <w:color w:val="000000"/>
          <w:bdr w:val="none" w:sz="0" w:space="0" w:color="auto" w:frame="1"/>
        </w:rPr>
        <w:t> to </w:t>
      </w:r>
      <w:r w:rsidRPr="00271522">
        <w:rPr>
          <w:rFonts w:ascii="Maiandra GD" w:eastAsia="Times New Roman" w:hAnsi="Maiandra GD" w:cs="Arial"/>
          <w:b/>
          <w:bCs/>
          <w:color w:val="0000FF"/>
        </w:rPr>
        <w:t>IEnumerable&lt;CRUD_OperationsInMVC.Models.Employee&gt; </w:t>
      </w:r>
      <w:r w:rsidRPr="00021244">
        <w:rPr>
          <w:rFonts w:ascii="Maiandra GD" w:eastAsia="Times New Roman" w:hAnsi="Maiandra GD" w:cs="Arial"/>
          <w:color w:val="003300"/>
          <w:bdr w:val="none" w:sz="0" w:space="0" w:color="auto" w:frame="1"/>
        </w:rPr>
        <w:t>and we are generating the hyperlinks </w:t>
      </w:r>
      <w:r w:rsidRPr="00021244">
        <w:rPr>
          <w:rFonts w:ascii="Maiandra GD" w:eastAsia="Times New Roman" w:hAnsi="Maiandra GD" w:cs="Arial"/>
          <w:color w:val="000000"/>
          <w:bdr w:val="none" w:sz="0" w:space="0" w:color="auto" w:frame="1"/>
        </w:rPr>
        <w:t>using </w:t>
      </w:r>
      <w:r w:rsidRPr="00271522">
        <w:rPr>
          <w:rFonts w:ascii="Maiandra GD" w:eastAsia="Times New Roman" w:hAnsi="Maiandra GD" w:cs="Arial"/>
          <w:b/>
          <w:bCs/>
          <w:color w:val="000000"/>
        </w:rPr>
        <w:t>Html.ActionLink HTML</w:t>
      </w:r>
      <w:r w:rsidRPr="00021244">
        <w:rPr>
          <w:rFonts w:ascii="Maiandra GD" w:eastAsia="Times New Roman" w:hAnsi="Maiandra GD" w:cs="Arial"/>
          <w:color w:val="000000"/>
          <w:bdr w:val="none" w:sz="0" w:space="0" w:color="auto" w:frame="1"/>
        </w:rPr>
        <w:t> helper method. This method takes three parameters, the first parameter is the link text that will be rendered in the browser, the second parameter is the action method name and the third parameter is the route values that will be passed to the Details action method.</w:t>
      </w:r>
    </w:p>
    <w:p w:rsidR="00E8711F" w:rsidRDefault="00E8711F" w:rsidP="0015081F">
      <w:pPr>
        <w:shd w:val="clear" w:color="auto" w:fill="FFFFFF"/>
        <w:spacing w:after="0" w:line="240" w:lineRule="auto"/>
        <w:textAlignment w:val="baseline"/>
        <w:outlineLvl w:val="4"/>
        <w:rPr>
          <w:rFonts w:ascii="Maiandra GD" w:eastAsia="Times New Roman" w:hAnsi="Maiandra GD" w:cs="Arial"/>
          <w:b/>
          <w:bCs/>
          <w:color w:val="000000"/>
        </w:rPr>
      </w:pPr>
    </w:p>
    <w:p w:rsidR="00021244" w:rsidRPr="00021244" w:rsidRDefault="00021244"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Adding Details view:</w:t>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The Details action method takes a parameter as EmployeeId and then gets the employee details based on the Employee ID. Once it gets the employee details then it passes that employee object to the view and then the view displays the employee details. Let’s Add Details View and then copy and paste the following codes into it.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@model CRUD_OperationsInMVC.Models.Employee</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div</w:t>
      </w:r>
      <w:proofErr w:type="gramEnd"/>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h4</w:t>
      </w:r>
      <w:r w:rsidRPr="00271522">
        <w:rPr>
          <w:rFonts w:ascii="Maiandra GD" w:eastAsia="Times New Roman" w:hAnsi="Maiandra GD" w:cs="Consolas"/>
          <w:b/>
          <w:bCs/>
          <w:color w:val="6B7C8B"/>
        </w:rPr>
        <w:t>&gt;</w:t>
      </w:r>
      <w:r w:rsidRPr="00271522">
        <w:rPr>
          <w:rFonts w:ascii="Maiandra GD" w:eastAsia="Times New Roman" w:hAnsi="Maiandra GD" w:cs="Consolas"/>
          <w:color w:val="CFD5E0"/>
        </w:rPr>
        <w:t>Employee Details</w:t>
      </w: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h4</w:t>
      </w:r>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hr</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dl</w:t>
      </w:r>
      <w:r w:rsidRPr="00271522">
        <w:rPr>
          <w:rFonts w:ascii="Maiandra GD" w:eastAsia="Times New Roman" w:hAnsi="Maiandra GD" w:cs="Consolas"/>
          <w:color w:val="CFD5E0"/>
        </w:rPr>
        <w:t xml:space="preserve"> </w:t>
      </w:r>
      <w:r w:rsidRPr="00271522">
        <w:rPr>
          <w:rFonts w:ascii="Maiandra GD" w:eastAsia="Times New Roman" w:hAnsi="Maiandra GD" w:cs="Consolas"/>
          <w:color w:val="D19252"/>
        </w:rPr>
        <w:t>class</w:t>
      </w:r>
      <w:r w:rsidRPr="00271522">
        <w:rPr>
          <w:rFonts w:ascii="Maiandra GD" w:eastAsia="Times New Roman" w:hAnsi="Maiandra GD" w:cs="Consolas"/>
          <w:color w:val="4284AE"/>
        </w:rPr>
        <w:t>=</w:t>
      </w:r>
      <w:r w:rsidRPr="00271522">
        <w:rPr>
          <w:rFonts w:ascii="Maiandra GD" w:eastAsia="Times New Roman" w:hAnsi="Maiandra GD" w:cs="Consolas"/>
          <w:color w:val="7CC379"/>
        </w:rPr>
        <w:t>"dl-horizontal"</w:t>
      </w:r>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dt</w:t>
      </w:r>
      <w:proofErr w:type="gramEnd"/>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@Html.DisplayNameFor(</w:t>
      </w:r>
      <w:proofErr w:type="gramEnd"/>
      <w:r w:rsidRPr="00271522">
        <w:rPr>
          <w:rFonts w:ascii="Maiandra GD" w:eastAsia="Times New Roman" w:hAnsi="Maiandra GD" w:cs="Consolas"/>
          <w:color w:val="CFD5E0"/>
        </w:rPr>
        <w:t>model =&gt; model.Name)</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dt</w:t>
      </w:r>
      <w:proofErr w:type="gramEnd"/>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dd</w:t>
      </w:r>
      <w:proofErr w:type="gramEnd"/>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@Html.DisplayFor(</w:t>
      </w:r>
      <w:proofErr w:type="gramEnd"/>
      <w:r w:rsidRPr="00271522">
        <w:rPr>
          <w:rFonts w:ascii="Maiandra GD" w:eastAsia="Times New Roman" w:hAnsi="Maiandra GD" w:cs="Consolas"/>
          <w:color w:val="CFD5E0"/>
        </w:rPr>
        <w:t>model =&gt; model.Name)</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dd</w:t>
      </w:r>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lastRenderedPageBreak/>
        <w:t>&lt;</w:t>
      </w:r>
      <w:proofErr w:type="gramStart"/>
      <w:r w:rsidRPr="00271522">
        <w:rPr>
          <w:rFonts w:ascii="Maiandra GD" w:eastAsia="Times New Roman" w:hAnsi="Maiandra GD" w:cs="Consolas"/>
          <w:b/>
          <w:bCs/>
          <w:color w:val="D171DD"/>
        </w:rPr>
        <w:t>dt</w:t>
      </w:r>
      <w:proofErr w:type="gramEnd"/>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@Html.DisplayNameFor(</w:t>
      </w:r>
      <w:proofErr w:type="gramEnd"/>
      <w:r w:rsidRPr="00271522">
        <w:rPr>
          <w:rFonts w:ascii="Maiandra GD" w:eastAsia="Times New Roman" w:hAnsi="Maiandra GD" w:cs="Consolas"/>
          <w:color w:val="CFD5E0"/>
        </w:rPr>
        <w:t>model =&gt; model.Gender)</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dt</w:t>
      </w:r>
      <w:proofErr w:type="gramEnd"/>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dd</w:t>
      </w:r>
      <w:proofErr w:type="gramEnd"/>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@Html.DisplayFor(</w:t>
      </w:r>
      <w:proofErr w:type="gramEnd"/>
      <w:r w:rsidRPr="00271522">
        <w:rPr>
          <w:rFonts w:ascii="Maiandra GD" w:eastAsia="Times New Roman" w:hAnsi="Maiandra GD" w:cs="Consolas"/>
          <w:color w:val="CFD5E0"/>
        </w:rPr>
        <w:t>model =&gt; model.Gender)</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dd</w:t>
      </w:r>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dt</w:t>
      </w:r>
      <w:proofErr w:type="gramEnd"/>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@Html.DisplayNameFor(</w:t>
      </w:r>
      <w:proofErr w:type="gramEnd"/>
      <w:r w:rsidRPr="00271522">
        <w:rPr>
          <w:rFonts w:ascii="Maiandra GD" w:eastAsia="Times New Roman" w:hAnsi="Maiandra GD" w:cs="Consolas"/>
          <w:color w:val="CFD5E0"/>
        </w:rPr>
        <w:t>model =&gt; model.City)</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dt</w:t>
      </w:r>
      <w:proofErr w:type="gramEnd"/>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dd</w:t>
      </w:r>
      <w:proofErr w:type="gramEnd"/>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@Html.DisplayFor(</w:t>
      </w:r>
      <w:proofErr w:type="gramEnd"/>
      <w:r w:rsidRPr="00271522">
        <w:rPr>
          <w:rFonts w:ascii="Maiandra GD" w:eastAsia="Times New Roman" w:hAnsi="Maiandra GD" w:cs="Consolas"/>
          <w:color w:val="CFD5E0"/>
        </w:rPr>
        <w:t>model =&gt; model.City)</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dd</w:t>
      </w:r>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dt</w:t>
      </w:r>
      <w:proofErr w:type="gramEnd"/>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@Html.DisplayNameFor(</w:t>
      </w:r>
      <w:proofErr w:type="gramEnd"/>
      <w:r w:rsidRPr="00271522">
        <w:rPr>
          <w:rFonts w:ascii="Maiandra GD" w:eastAsia="Times New Roman" w:hAnsi="Maiandra GD" w:cs="Consolas"/>
          <w:color w:val="CFD5E0"/>
        </w:rPr>
        <w:t>model =&gt; model.Salary)</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dt</w:t>
      </w:r>
      <w:proofErr w:type="gramEnd"/>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dd</w:t>
      </w:r>
      <w:proofErr w:type="gramEnd"/>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@Html.DisplayFor(</w:t>
      </w:r>
      <w:proofErr w:type="gramEnd"/>
      <w:r w:rsidRPr="00271522">
        <w:rPr>
          <w:rFonts w:ascii="Maiandra GD" w:eastAsia="Times New Roman" w:hAnsi="Maiandra GD" w:cs="Consolas"/>
          <w:color w:val="CFD5E0"/>
        </w:rPr>
        <w:t>model =&gt; model.Salary)</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dd</w:t>
      </w:r>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dl</w:t>
      </w:r>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div</w:t>
      </w:r>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p</w:t>
      </w:r>
      <w:r w:rsidRPr="00271522">
        <w:rPr>
          <w:rFonts w:ascii="Maiandra GD" w:eastAsia="Times New Roman" w:hAnsi="Maiandra GD" w:cs="Consolas"/>
          <w:b/>
          <w:bCs/>
          <w:color w:val="6B7C8B"/>
        </w:rPr>
        <w:t>&gt;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@Html.ActionLink(</w:t>
      </w:r>
      <w:proofErr w:type="gramEnd"/>
      <w:r w:rsidRPr="00271522">
        <w:rPr>
          <w:rFonts w:ascii="Maiandra GD" w:eastAsia="Times New Roman" w:hAnsi="Maiandra GD" w:cs="Consolas"/>
          <w:color w:val="CFD5E0"/>
        </w:rPr>
        <w:t>"Back to List", "Index")</w:t>
      </w:r>
    </w:p>
    <w:p w:rsidR="00021244" w:rsidRPr="00021244" w:rsidRDefault="00021244"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p</w:t>
      </w:r>
      <w:r w:rsidRPr="00271522">
        <w:rPr>
          <w:rFonts w:ascii="Maiandra GD" w:eastAsia="Times New Roman" w:hAnsi="Maiandra GD" w:cs="Consolas"/>
          <w:b/>
          <w:bCs/>
          <w:color w:val="6B7C8B"/>
        </w:rPr>
        <w:t>&gt;</w:t>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That’s it. We are done with our implementation. So now it’s time to run the application and see everything is working as expected. In this article, we just see how to use the </w:t>
      </w:r>
      <w:r w:rsidRPr="00271522">
        <w:rPr>
          <w:rFonts w:ascii="Maiandra GD" w:eastAsia="Times New Roman" w:hAnsi="Maiandra GD" w:cs="Arial"/>
          <w:b/>
          <w:bCs/>
          <w:color w:val="000000"/>
        </w:rPr>
        <w:t>ActionLink HTML Helper</w:t>
      </w:r>
      <w:r w:rsidRPr="00021244">
        <w:rPr>
          <w:rFonts w:ascii="Maiandra GD" w:eastAsia="Times New Roman" w:hAnsi="Maiandra GD" w:cs="Arial"/>
          <w:color w:val="000000"/>
          <w:bdr w:val="none" w:sz="0" w:space="0" w:color="auto" w:frame="1"/>
        </w:rPr>
        <w:t> in the ASP.NET MVC application. In our upcoming articles, we will discuss the </w:t>
      </w:r>
      <w:hyperlink r:id="rId25" w:history="1">
        <w:r w:rsidRPr="00271522">
          <w:rPr>
            <w:rFonts w:ascii="Maiandra GD" w:eastAsia="Times New Roman" w:hAnsi="Maiandra GD" w:cs="Arial"/>
            <w:b/>
            <w:bCs/>
            <w:color w:val="007BFF"/>
          </w:rPr>
          <w:t>HTML Helpers in detail</w:t>
        </w:r>
      </w:hyperlink>
      <w:r w:rsidRPr="00021244">
        <w:rPr>
          <w:rFonts w:ascii="Maiandra GD" w:eastAsia="Times New Roman" w:hAnsi="Maiandra GD" w:cs="Arial"/>
          <w:color w:val="000000"/>
          <w:bdr w:val="none" w:sz="0" w:space="0" w:color="auto" w:frame="1"/>
        </w:rPr>
        <w:t> with some real-time examples.</w:t>
      </w:r>
    </w:p>
    <w:p w:rsidR="00536A86" w:rsidRPr="00271522" w:rsidRDefault="00536A86" w:rsidP="0015081F">
      <w:pPr>
        <w:pBdr>
          <w:bottom w:val="double" w:sz="6" w:space="1" w:color="auto"/>
        </w:pBdr>
        <w:rPr>
          <w:rFonts w:ascii="Maiandra GD" w:hAnsi="Maiandra GD"/>
        </w:rPr>
      </w:pPr>
    </w:p>
    <w:p w:rsidR="00021244" w:rsidRPr="00E8711F" w:rsidRDefault="00021244" w:rsidP="0015081F">
      <w:pPr>
        <w:pStyle w:val="Heading1"/>
        <w:spacing w:before="0" w:beforeAutospacing="0" w:after="48" w:afterAutospacing="0"/>
        <w:textAlignment w:val="baseline"/>
        <w:rPr>
          <w:rFonts w:ascii="Maiandra GD" w:hAnsi="Maiandra GD"/>
          <w:bCs w:val="0"/>
          <w:color w:val="3A3A3A"/>
          <w:sz w:val="28"/>
          <w:szCs w:val="22"/>
        </w:rPr>
      </w:pPr>
      <w:r w:rsidRPr="00E8711F">
        <w:rPr>
          <w:rFonts w:ascii="Maiandra GD" w:hAnsi="Maiandra GD"/>
          <w:bCs w:val="0"/>
          <w:color w:val="3A3A3A"/>
          <w:sz w:val="28"/>
          <w:szCs w:val="22"/>
          <w:highlight w:val="yellow"/>
        </w:rPr>
        <w:t>Working with Multiple Tables in ASP.NET MVC using Entity Framework</w:t>
      </w:r>
    </w:p>
    <w:p w:rsidR="00E8711F" w:rsidRDefault="00E8711F" w:rsidP="0015081F">
      <w:pPr>
        <w:pStyle w:val="Heading2"/>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021244" w:rsidRDefault="00021244" w:rsidP="0015081F">
      <w:pPr>
        <w:pStyle w:val="Heading2"/>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r w:rsidRPr="00271522">
        <w:rPr>
          <w:rStyle w:val="Strong"/>
          <w:rFonts w:ascii="Maiandra GD" w:hAnsi="Maiandra GD" w:cs="Arial"/>
          <w:b/>
          <w:bCs/>
          <w:color w:val="000000"/>
          <w:sz w:val="22"/>
          <w:szCs w:val="22"/>
          <w:bdr w:val="none" w:sz="0" w:space="0" w:color="auto" w:frame="1"/>
        </w:rPr>
        <w:t>Working with Multiple Tables in ASP.NET MVC using Entity Framework</w:t>
      </w:r>
    </w:p>
    <w:p w:rsidR="00E8711F" w:rsidRPr="00271522" w:rsidRDefault="00E8711F" w:rsidP="0015081F">
      <w:pPr>
        <w:pStyle w:val="Heading2"/>
        <w:shd w:val="clear" w:color="auto" w:fill="FFFFFF"/>
        <w:spacing w:before="0" w:beforeAutospacing="0" w:after="0" w:afterAutospacing="0"/>
        <w:textAlignment w:val="baseline"/>
        <w:rPr>
          <w:rFonts w:ascii="Maiandra GD" w:hAnsi="Maiandra GD" w:cs="Segoe UI"/>
          <w:b w:val="0"/>
          <w:bCs w:val="0"/>
          <w:color w:val="3A3A3A"/>
          <w:sz w:val="22"/>
          <w:szCs w:val="22"/>
        </w:rPr>
      </w:pPr>
    </w:p>
    <w:p w:rsidR="00021244" w:rsidRPr="00271522" w:rsidRDefault="00021244"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Database tables used in this demo:</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We are going to work with the below two tables i.e. Department and Employee.</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noProof/>
          <w:color w:val="212529"/>
          <w:sz w:val="22"/>
          <w:szCs w:val="22"/>
          <w:bdr w:val="none" w:sz="0" w:space="0" w:color="auto" w:frame="1"/>
          <w:lang w:val="en-IN" w:eastAsia="en-IN"/>
        </w:rPr>
        <w:lastRenderedPageBreak/>
        <w:drawing>
          <wp:inline distT="0" distB="0" distL="0" distR="0">
            <wp:extent cx="4791075" cy="2209800"/>
            <wp:effectExtent l="19050" t="0" r="9525" b="0"/>
            <wp:docPr id="41" name="Picture 41" descr="Working with Multiple Tables in MVC using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orking with Multiple Tables in MVC using Entity Framework"/>
                    <pic:cNvPicPr>
                      <a:picLocks noChangeAspect="1" noChangeArrowheads="1"/>
                    </pic:cNvPicPr>
                  </pic:nvPicPr>
                  <pic:blipFill>
                    <a:blip r:embed="rId26"/>
                    <a:srcRect/>
                    <a:stretch>
                      <a:fillRect/>
                    </a:stretch>
                  </pic:blipFill>
                  <pic:spPr bwMode="auto">
                    <a:xfrm>
                      <a:off x="0" y="0"/>
                      <a:ext cx="4791075" cy="2209800"/>
                    </a:xfrm>
                    <a:prstGeom prst="rect">
                      <a:avLst/>
                    </a:prstGeom>
                    <a:noFill/>
                    <a:ln w="9525">
                      <a:noFill/>
                      <a:miter lim="800000"/>
                      <a:headEnd/>
                      <a:tailEnd/>
                    </a:ln>
                  </pic:spPr>
                </pic:pic>
              </a:graphicData>
            </a:graphic>
          </wp:inline>
        </w:drawing>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Please use the below SQL script to create and populate Department and Employee tables with the required test data.</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 Create Department Table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Create</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table</w:t>
      </w:r>
      <w:r w:rsidRPr="00271522">
        <w:rPr>
          <w:rStyle w:val="enlighter-text"/>
          <w:rFonts w:ascii="Maiandra GD" w:hAnsi="Maiandra GD" w:cs="Consolas"/>
          <w:color w:val="CFD5E0"/>
          <w:bdr w:val="none" w:sz="0" w:space="0" w:color="auto" w:frame="1"/>
        </w:rPr>
        <w:t xml:space="preserve"> Department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Id int primary key identity,</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Name </w:t>
      </w:r>
      <w:proofErr w:type="gramStart"/>
      <w:r w:rsidRPr="00271522">
        <w:rPr>
          <w:rStyle w:val="enlighter-text"/>
          <w:rFonts w:ascii="Maiandra GD" w:hAnsi="Maiandra GD" w:cs="Consolas"/>
          <w:color w:val="CFD5E0"/>
          <w:bdr w:val="none" w:sz="0" w:space="0" w:color="auto" w:frame="1"/>
        </w:rPr>
        <w:t>nvarchar(</w:t>
      </w:r>
      <w:proofErr w:type="gramEnd"/>
      <w:r w:rsidRPr="00271522">
        <w:rPr>
          <w:rStyle w:val="enlighter-n1"/>
          <w:rFonts w:ascii="Maiandra GD" w:hAnsi="Maiandra GD" w:cs="Consolas"/>
          <w:color w:val="D19A66"/>
          <w:bdr w:val="none" w:sz="0" w:space="0" w:color="auto" w:frame="1"/>
        </w:rPr>
        <w:t>50</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GO</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 Insert some test data into Department table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Insert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into</w:t>
      </w:r>
      <w:r w:rsidRPr="00271522">
        <w:rPr>
          <w:rStyle w:val="enlighter-text"/>
          <w:rFonts w:ascii="Maiandra GD" w:hAnsi="Maiandra GD" w:cs="Consolas"/>
          <w:color w:val="CFD5E0"/>
          <w:bdr w:val="none" w:sz="0" w:space="0" w:color="auto" w:frame="1"/>
        </w:rPr>
        <w:t xml:space="preserve"> Department </w:t>
      </w:r>
      <w:proofErr w:type="gramStart"/>
      <w:r w:rsidRPr="00271522">
        <w:rPr>
          <w:rStyle w:val="enlighter-text"/>
          <w:rFonts w:ascii="Maiandra GD" w:hAnsi="Maiandra GD" w:cs="Consolas"/>
          <w:color w:val="CFD5E0"/>
          <w:bdr w:val="none" w:sz="0" w:space="0" w:color="auto" w:frame="1"/>
        </w:rPr>
        <w:t>values(</w:t>
      </w:r>
      <w:proofErr w:type="gramEnd"/>
      <w:r w:rsidRPr="00271522">
        <w:rPr>
          <w:rStyle w:val="enlighter-s0"/>
          <w:rFonts w:ascii="Maiandra GD" w:hAnsi="Maiandra GD" w:cs="Consolas"/>
          <w:color w:val="7CC379"/>
          <w:bdr w:val="none" w:sz="0" w:space="0" w:color="auto" w:frame="1"/>
        </w:rPr>
        <w:t>'IT'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Insert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into</w:t>
      </w:r>
      <w:r w:rsidRPr="00271522">
        <w:rPr>
          <w:rStyle w:val="enlighter-text"/>
          <w:rFonts w:ascii="Maiandra GD" w:hAnsi="Maiandra GD" w:cs="Consolas"/>
          <w:color w:val="CFD5E0"/>
          <w:bdr w:val="none" w:sz="0" w:space="0" w:color="auto" w:frame="1"/>
        </w:rPr>
        <w:t xml:space="preserve"> Department </w:t>
      </w:r>
      <w:proofErr w:type="gramStart"/>
      <w:r w:rsidRPr="00271522">
        <w:rPr>
          <w:rStyle w:val="enlighter-text"/>
          <w:rFonts w:ascii="Maiandra GD" w:hAnsi="Maiandra GD" w:cs="Consolas"/>
          <w:color w:val="CFD5E0"/>
          <w:bdr w:val="none" w:sz="0" w:space="0" w:color="auto" w:frame="1"/>
        </w:rPr>
        <w:t>values(</w:t>
      </w:r>
      <w:proofErr w:type="gramEnd"/>
      <w:r w:rsidRPr="00271522">
        <w:rPr>
          <w:rStyle w:val="enlighter-s0"/>
          <w:rFonts w:ascii="Maiandra GD" w:hAnsi="Maiandra GD" w:cs="Consolas"/>
          <w:color w:val="7CC379"/>
          <w:bdr w:val="none" w:sz="0" w:space="0" w:color="auto" w:frame="1"/>
        </w:rPr>
        <w:t>'HR'</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Insert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into</w:t>
      </w:r>
      <w:r w:rsidRPr="00271522">
        <w:rPr>
          <w:rStyle w:val="enlighter-text"/>
          <w:rFonts w:ascii="Maiandra GD" w:hAnsi="Maiandra GD" w:cs="Consolas"/>
          <w:color w:val="CFD5E0"/>
          <w:bdr w:val="none" w:sz="0" w:space="0" w:color="auto" w:frame="1"/>
        </w:rPr>
        <w:t xml:space="preserve"> Department </w:t>
      </w:r>
      <w:proofErr w:type="gramStart"/>
      <w:r w:rsidRPr="00271522">
        <w:rPr>
          <w:rStyle w:val="enlighter-text"/>
          <w:rFonts w:ascii="Maiandra GD" w:hAnsi="Maiandra GD" w:cs="Consolas"/>
          <w:color w:val="CFD5E0"/>
          <w:bdr w:val="none" w:sz="0" w:space="0" w:color="auto" w:frame="1"/>
        </w:rPr>
        <w:t>values(</w:t>
      </w:r>
      <w:proofErr w:type="gramEnd"/>
      <w:r w:rsidRPr="00271522">
        <w:rPr>
          <w:rStyle w:val="enlighter-s0"/>
          <w:rFonts w:ascii="Maiandra GD" w:hAnsi="Maiandra GD" w:cs="Consolas"/>
          <w:color w:val="7CC379"/>
          <w:bdr w:val="none" w:sz="0" w:space="0" w:color="auto" w:frame="1"/>
        </w:rPr>
        <w:t>'Marketing'</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GO</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&lt;</w:t>
      </w:r>
      <w:proofErr w:type="gramStart"/>
      <w:r w:rsidRPr="00271522">
        <w:rPr>
          <w:rStyle w:val="enlighter-text"/>
          <w:rFonts w:ascii="Maiandra GD" w:hAnsi="Maiandra GD" w:cs="Consolas"/>
          <w:color w:val="CFD5E0"/>
          <w:bdr w:val="none" w:sz="0" w:space="0" w:color="auto" w:frame="1"/>
        </w:rPr>
        <w:t>br</w:t>
      </w:r>
      <w:proofErr w:type="gramEnd"/>
      <w:r w:rsidRPr="00271522">
        <w:rPr>
          <w:rStyle w:val="enlighter-text"/>
          <w:rFonts w:ascii="Maiandra GD" w:hAnsi="Maiandra GD" w:cs="Consolas"/>
          <w:color w:val="CFD5E0"/>
          <w:bdr w:val="none" w:sz="0" w:space="0" w:color="auto" w:frame="1"/>
        </w:rPr>
        <w:t>&gt;</w:t>
      </w:r>
      <w:r w:rsidRPr="00271522">
        <w:rPr>
          <w:rStyle w:val="enlighter-c0"/>
          <w:rFonts w:ascii="Maiandra GD" w:hAnsi="Maiandra GD" w:cs="Consolas"/>
          <w:color w:val="6B7C8B"/>
          <w:bdr w:val="none" w:sz="0" w:space="0" w:color="auto" w:frame="1"/>
        </w:rPr>
        <w:t>-- First Drop the Existing Employee table&lt;br&gt;DROP Table Employee;&lt;br&gt;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 Create Employee Table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Create</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table</w:t>
      </w:r>
      <w:r w:rsidRPr="00271522">
        <w:rPr>
          <w:rStyle w:val="enlighter-text"/>
          <w:rFonts w:ascii="Maiandra GD" w:hAnsi="Maiandra GD" w:cs="Consolas"/>
          <w:color w:val="CFD5E0"/>
          <w:bdr w:val="none" w:sz="0" w:space="0" w:color="auto" w:frame="1"/>
        </w:rPr>
        <w:t xml:space="preserve"> Employee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lastRenderedPageBreak/>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EmployeeId int Primary Key </w:t>
      </w:r>
      <w:proofErr w:type="gramStart"/>
      <w:r w:rsidRPr="00271522">
        <w:rPr>
          <w:rStyle w:val="enlighter-text"/>
          <w:rFonts w:ascii="Maiandra GD" w:hAnsi="Maiandra GD" w:cs="Consolas"/>
          <w:color w:val="CFD5E0"/>
          <w:bdr w:val="none" w:sz="0" w:space="0" w:color="auto" w:frame="1"/>
        </w:rPr>
        <w:t>Identity(</w:t>
      </w:r>
      <w:proofErr w:type="gramEnd"/>
      <w:r w:rsidRPr="00271522">
        <w:rPr>
          <w:rStyle w:val="enlighter-n1"/>
          <w:rFonts w:ascii="Maiandra GD" w:hAnsi="Maiandra GD" w:cs="Consolas"/>
          <w:color w:val="D19A66"/>
          <w:bdr w:val="none" w:sz="0" w:space="0" w:color="auto" w:frame="1"/>
        </w:rPr>
        <w:t>1</w:t>
      </w:r>
      <w:r w:rsidRPr="00271522">
        <w:rPr>
          <w:rStyle w:val="enlighter-text"/>
          <w:rFonts w:ascii="Maiandra GD" w:hAnsi="Maiandra GD" w:cs="Consolas"/>
          <w:color w:val="CFD5E0"/>
          <w:bdr w:val="none" w:sz="0" w:space="0" w:color="auto" w:frame="1"/>
        </w:rPr>
        <w:t>,</w:t>
      </w:r>
      <w:r w:rsidRPr="00271522">
        <w:rPr>
          <w:rStyle w:val="enlighter-n1"/>
          <w:rFonts w:ascii="Maiandra GD" w:hAnsi="Maiandra GD" w:cs="Consolas"/>
          <w:color w:val="D19A66"/>
          <w:bdr w:val="none" w:sz="0" w:space="0" w:color="auto" w:frame="1"/>
        </w:rPr>
        <w:t>1</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Name </w:t>
      </w:r>
      <w:proofErr w:type="gramStart"/>
      <w:r w:rsidRPr="00271522">
        <w:rPr>
          <w:rStyle w:val="enlighter-text"/>
          <w:rFonts w:ascii="Maiandra GD" w:hAnsi="Maiandra GD" w:cs="Consolas"/>
          <w:color w:val="CFD5E0"/>
          <w:bdr w:val="none" w:sz="0" w:space="0" w:color="auto" w:frame="1"/>
        </w:rPr>
        <w:t>nvarchar(</w:t>
      </w:r>
      <w:proofErr w:type="gramEnd"/>
      <w:r w:rsidRPr="00271522">
        <w:rPr>
          <w:rStyle w:val="enlighter-n1"/>
          <w:rFonts w:ascii="Maiandra GD" w:hAnsi="Maiandra GD" w:cs="Consolas"/>
          <w:color w:val="D19A66"/>
          <w:bdr w:val="none" w:sz="0" w:space="0" w:color="auto" w:frame="1"/>
        </w:rPr>
        <w:t>50</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Gender </w:t>
      </w:r>
      <w:proofErr w:type="gramStart"/>
      <w:r w:rsidRPr="00271522">
        <w:rPr>
          <w:rStyle w:val="enlighter-text"/>
          <w:rFonts w:ascii="Maiandra GD" w:hAnsi="Maiandra GD" w:cs="Consolas"/>
          <w:color w:val="CFD5E0"/>
          <w:bdr w:val="none" w:sz="0" w:space="0" w:color="auto" w:frame="1"/>
        </w:rPr>
        <w:t>nvarchar(</w:t>
      </w:r>
      <w:proofErr w:type="gramEnd"/>
      <w:r w:rsidRPr="00271522">
        <w:rPr>
          <w:rStyle w:val="enlighter-n1"/>
          <w:rFonts w:ascii="Maiandra GD" w:hAnsi="Maiandra GD" w:cs="Consolas"/>
          <w:color w:val="D19A66"/>
          <w:bdr w:val="none" w:sz="0" w:space="0" w:color="auto" w:frame="1"/>
        </w:rPr>
        <w:t>10</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City </w:t>
      </w:r>
      <w:proofErr w:type="gramStart"/>
      <w:r w:rsidRPr="00271522">
        <w:rPr>
          <w:rStyle w:val="enlighter-text"/>
          <w:rFonts w:ascii="Maiandra GD" w:hAnsi="Maiandra GD" w:cs="Consolas"/>
          <w:color w:val="CFD5E0"/>
          <w:bdr w:val="none" w:sz="0" w:space="0" w:color="auto" w:frame="1"/>
        </w:rPr>
        <w:t>nvarchar(</w:t>
      </w:r>
      <w:proofErr w:type="gramEnd"/>
      <w:r w:rsidRPr="00271522">
        <w:rPr>
          <w:rStyle w:val="enlighter-n1"/>
          <w:rFonts w:ascii="Maiandra GD" w:hAnsi="Maiandra GD" w:cs="Consolas"/>
          <w:color w:val="D19A66"/>
          <w:bdr w:val="none" w:sz="0" w:space="0" w:color="auto" w:frame="1"/>
        </w:rPr>
        <w:t>50</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DepartmentId int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GO</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 Add Foreign Key into Employee Table Reference to the Department Table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Alter</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table</w:t>
      </w:r>
      <w:r w:rsidRPr="00271522">
        <w:rPr>
          <w:rStyle w:val="enlighter-text"/>
          <w:rFonts w:ascii="Maiandra GD" w:hAnsi="Maiandra GD" w:cs="Consolas"/>
          <w:color w:val="CFD5E0"/>
          <w:bdr w:val="none" w:sz="0" w:space="0" w:color="auto" w:frame="1"/>
        </w:rPr>
        <w:t xml:space="preserve"> Employee</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add</w:t>
      </w:r>
      <w:proofErr w:type="gramEnd"/>
      <w:r w:rsidRPr="00271522">
        <w:rPr>
          <w:rStyle w:val="enlighter-text"/>
          <w:rFonts w:ascii="Maiandra GD" w:hAnsi="Maiandra GD" w:cs="Consolas"/>
          <w:color w:val="CFD5E0"/>
          <w:bdr w:val="none" w:sz="0" w:space="0" w:color="auto" w:frame="1"/>
        </w:rPr>
        <w:t xml:space="preserve"> foreign key (DepartmentId)</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references</w:t>
      </w:r>
      <w:proofErr w:type="gramEnd"/>
      <w:r w:rsidRPr="00271522">
        <w:rPr>
          <w:rStyle w:val="enlighter-text"/>
          <w:rFonts w:ascii="Maiandra GD" w:hAnsi="Maiandra GD" w:cs="Consolas"/>
          <w:color w:val="CFD5E0"/>
          <w:bdr w:val="none" w:sz="0" w:space="0" w:color="auto" w:frame="1"/>
        </w:rPr>
        <w:t xml:space="preserve"> Department(Id)</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GO</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 Insert Some Test data into Employee Table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Insert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into</w:t>
      </w:r>
      <w:r w:rsidRPr="00271522">
        <w:rPr>
          <w:rStyle w:val="enlighter-text"/>
          <w:rFonts w:ascii="Maiandra GD" w:hAnsi="Maiandra GD" w:cs="Consolas"/>
          <w:color w:val="CFD5E0"/>
          <w:bdr w:val="none" w:sz="0" w:space="0" w:color="auto" w:frame="1"/>
        </w:rPr>
        <w:t xml:space="preserve"> Employee </w:t>
      </w:r>
      <w:proofErr w:type="gramStart"/>
      <w:r w:rsidRPr="00271522">
        <w:rPr>
          <w:rStyle w:val="enlighter-text"/>
          <w:rFonts w:ascii="Maiandra GD" w:hAnsi="Maiandra GD" w:cs="Consolas"/>
          <w:color w:val="CFD5E0"/>
          <w:bdr w:val="none" w:sz="0" w:space="0" w:color="auto" w:frame="1"/>
        </w:rPr>
        <w:t>values(</w:t>
      </w:r>
      <w:proofErr w:type="gramEnd"/>
      <w:r w:rsidRPr="00271522">
        <w:rPr>
          <w:rStyle w:val="enlighter-s0"/>
          <w:rFonts w:ascii="Maiandra GD" w:hAnsi="Maiandra GD" w:cs="Consolas"/>
          <w:color w:val="7CC379"/>
          <w:bdr w:val="none" w:sz="0" w:space="0" w:color="auto" w:frame="1"/>
        </w:rPr>
        <w:t>'Pranaya'</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'Male'</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'Mumbai'</w:t>
      </w:r>
      <w:r w:rsidRPr="00271522">
        <w:rPr>
          <w:rStyle w:val="enlighter-text"/>
          <w:rFonts w:ascii="Maiandra GD" w:hAnsi="Maiandra GD" w:cs="Consolas"/>
          <w:color w:val="CFD5E0"/>
          <w:bdr w:val="none" w:sz="0" w:space="0" w:color="auto" w:frame="1"/>
        </w:rPr>
        <w:t>,</w:t>
      </w:r>
      <w:r w:rsidRPr="00271522">
        <w:rPr>
          <w:rStyle w:val="enlighter-n1"/>
          <w:rFonts w:ascii="Maiandra GD" w:hAnsi="Maiandra GD" w:cs="Consolas"/>
          <w:color w:val="D19A66"/>
          <w:bdr w:val="none" w:sz="0" w:space="0" w:color="auto" w:frame="1"/>
        </w:rPr>
        <w:t>1</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Insert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into</w:t>
      </w:r>
      <w:r w:rsidRPr="00271522">
        <w:rPr>
          <w:rStyle w:val="enlighter-text"/>
          <w:rFonts w:ascii="Maiandra GD" w:hAnsi="Maiandra GD" w:cs="Consolas"/>
          <w:color w:val="CFD5E0"/>
          <w:bdr w:val="none" w:sz="0" w:space="0" w:color="auto" w:frame="1"/>
        </w:rPr>
        <w:t xml:space="preserve"> Employee </w:t>
      </w:r>
      <w:proofErr w:type="gramStart"/>
      <w:r w:rsidRPr="00271522">
        <w:rPr>
          <w:rStyle w:val="enlighter-text"/>
          <w:rFonts w:ascii="Maiandra GD" w:hAnsi="Maiandra GD" w:cs="Consolas"/>
          <w:color w:val="CFD5E0"/>
          <w:bdr w:val="none" w:sz="0" w:space="0" w:color="auto" w:frame="1"/>
        </w:rPr>
        <w:t>values(</w:t>
      </w:r>
      <w:proofErr w:type="gramEnd"/>
      <w:r w:rsidRPr="00271522">
        <w:rPr>
          <w:rStyle w:val="enlighter-s0"/>
          <w:rFonts w:ascii="Maiandra GD" w:hAnsi="Maiandra GD" w:cs="Consolas"/>
          <w:color w:val="7CC379"/>
          <w:bdr w:val="none" w:sz="0" w:space="0" w:color="auto" w:frame="1"/>
        </w:rPr>
        <w:t>'Anurag'</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'Male'</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'Hyderabad'</w:t>
      </w:r>
      <w:r w:rsidRPr="00271522">
        <w:rPr>
          <w:rStyle w:val="enlighter-text"/>
          <w:rFonts w:ascii="Maiandra GD" w:hAnsi="Maiandra GD" w:cs="Consolas"/>
          <w:color w:val="CFD5E0"/>
          <w:bdr w:val="none" w:sz="0" w:space="0" w:color="auto" w:frame="1"/>
        </w:rPr>
        <w:t>,</w:t>
      </w:r>
      <w:r w:rsidRPr="00271522">
        <w:rPr>
          <w:rStyle w:val="enlighter-n1"/>
          <w:rFonts w:ascii="Maiandra GD" w:hAnsi="Maiandra GD" w:cs="Consolas"/>
          <w:color w:val="D19A66"/>
          <w:bdr w:val="none" w:sz="0" w:space="0" w:color="auto" w:frame="1"/>
        </w:rPr>
        <w:t>3</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Insert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into</w:t>
      </w:r>
      <w:r w:rsidRPr="00271522">
        <w:rPr>
          <w:rStyle w:val="enlighter-text"/>
          <w:rFonts w:ascii="Maiandra GD" w:hAnsi="Maiandra GD" w:cs="Consolas"/>
          <w:color w:val="CFD5E0"/>
          <w:bdr w:val="none" w:sz="0" w:space="0" w:color="auto" w:frame="1"/>
        </w:rPr>
        <w:t xml:space="preserve"> Employee </w:t>
      </w:r>
      <w:proofErr w:type="gramStart"/>
      <w:r w:rsidRPr="00271522">
        <w:rPr>
          <w:rStyle w:val="enlighter-text"/>
          <w:rFonts w:ascii="Maiandra GD" w:hAnsi="Maiandra GD" w:cs="Consolas"/>
          <w:color w:val="CFD5E0"/>
          <w:bdr w:val="none" w:sz="0" w:space="0" w:color="auto" w:frame="1"/>
        </w:rPr>
        <w:t>values(</w:t>
      </w:r>
      <w:proofErr w:type="gramEnd"/>
      <w:r w:rsidRPr="00271522">
        <w:rPr>
          <w:rStyle w:val="enlighter-s0"/>
          <w:rFonts w:ascii="Maiandra GD" w:hAnsi="Maiandra GD" w:cs="Consolas"/>
          <w:color w:val="7CC379"/>
          <w:bdr w:val="none" w:sz="0" w:space="0" w:color="auto" w:frame="1"/>
        </w:rPr>
        <w:t>'Priyanka'</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'Female'</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'Bangalore'</w:t>
      </w:r>
      <w:r w:rsidRPr="00271522">
        <w:rPr>
          <w:rStyle w:val="enlighter-text"/>
          <w:rFonts w:ascii="Maiandra GD" w:hAnsi="Maiandra GD" w:cs="Consolas"/>
          <w:color w:val="CFD5E0"/>
          <w:bdr w:val="none" w:sz="0" w:space="0" w:color="auto" w:frame="1"/>
        </w:rPr>
        <w:t>,</w:t>
      </w:r>
      <w:r w:rsidRPr="00271522">
        <w:rPr>
          <w:rStyle w:val="enlighter-n1"/>
          <w:rFonts w:ascii="Maiandra GD" w:hAnsi="Maiandra GD" w:cs="Consolas"/>
          <w:color w:val="D19A66"/>
          <w:bdr w:val="none" w:sz="0" w:space="0" w:color="auto" w:frame="1"/>
        </w:rPr>
        <w:t>3</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Insert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into</w:t>
      </w:r>
      <w:r w:rsidRPr="00271522">
        <w:rPr>
          <w:rStyle w:val="enlighter-text"/>
          <w:rFonts w:ascii="Maiandra GD" w:hAnsi="Maiandra GD" w:cs="Consolas"/>
          <w:color w:val="CFD5E0"/>
          <w:bdr w:val="none" w:sz="0" w:space="0" w:color="auto" w:frame="1"/>
        </w:rPr>
        <w:t xml:space="preserve"> Employee </w:t>
      </w:r>
      <w:proofErr w:type="gramStart"/>
      <w:r w:rsidRPr="00271522">
        <w:rPr>
          <w:rStyle w:val="enlighter-text"/>
          <w:rFonts w:ascii="Maiandra GD" w:hAnsi="Maiandra GD" w:cs="Consolas"/>
          <w:color w:val="CFD5E0"/>
          <w:bdr w:val="none" w:sz="0" w:space="0" w:color="auto" w:frame="1"/>
        </w:rPr>
        <w:t>values(</w:t>
      </w:r>
      <w:proofErr w:type="gramEnd"/>
      <w:r w:rsidRPr="00271522">
        <w:rPr>
          <w:rStyle w:val="enlighter-s0"/>
          <w:rFonts w:ascii="Maiandra GD" w:hAnsi="Maiandra GD" w:cs="Consolas"/>
          <w:color w:val="7CC379"/>
          <w:bdr w:val="none" w:sz="0" w:space="0" w:color="auto" w:frame="1"/>
        </w:rPr>
        <w:t>'Subrat'</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'Male'</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'Hyderabad'</w:t>
      </w:r>
      <w:r w:rsidRPr="00271522">
        <w:rPr>
          <w:rStyle w:val="enlighter-text"/>
          <w:rFonts w:ascii="Maiandra GD" w:hAnsi="Maiandra GD" w:cs="Consolas"/>
          <w:color w:val="CFD5E0"/>
          <w:bdr w:val="none" w:sz="0" w:space="0" w:color="auto" w:frame="1"/>
        </w:rPr>
        <w:t>,</w:t>
      </w:r>
      <w:r w:rsidRPr="00271522">
        <w:rPr>
          <w:rStyle w:val="enlighter-n1"/>
          <w:rFonts w:ascii="Maiandra GD" w:hAnsi="Maiandra GD" w:cs="Consolas"/>
          <w:color w:val="D19A66"/>
          <w:bdr w:val="none" w:sz="0" w:space="0" w:color="auto" w:frame="1"/>
        </w:rPr>
        <w:t>2</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Insert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into</w:t>
      </w:r>
      <w:r w:rsidRPr="00271522">
        <w:rPr>
          <w:rStyle w:val="enlighter-text"/>
          <w:rFonts w:ascii="Maiandra GD" w:hAnsi="Maiandra GD" w:cs="Consolas"/>
          <w:color w:val="CFD5E0"/>
          <w:bdr w:val="none" w:sz="0" w:space="0" w:color="auto" w:frame="1"/>
        </w:rPr>
        <w:t xml:space="preserve"> Employee </w:t>
      </w:r>
      <w:proofErr w:type="gramStart"/>
      <w:r w:rsidRPr="00271522">
        <w:rPr>
          <w:rStyle w:val="enlighter-text"/>
          <w:rFonts w:ascii="Maiandra GD" w:hAnsi="Maiandra GD" w:cs="Consolas"/>
          <w:color w:val="CFD5E0"/>
          <w:bdr w:val="none" w:sz="0" w:space="0" w:color="auto" w:frame="1"/>
        </w:rPr>
        <w:t>values(</w:t>
      </w:r>
      <w:proofErr w:type="gramEnd"/>
      <w:r w:rsidRPr="00271522">
        <w:rPr>
          <w:rStyle w:val="enlighter-s0"/>
          <w:rFonts w:ascii="Maiandra GD" w:hAnsi="Maiandra GD" w:cs="Consolas"/>
          <w:color w:val="7CC379"/>
          <w:bdr w:val="none" w:sz="0" w:space="0" w:color="auto" w:frame="1"/>
        </w:rPr>
        <w:t>'Sudhanshu'</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'Male'</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'Mumbai'</w:t>
      </w:r>
      <w:r w:rsidRPr="00271522">
        <w:rPr>
          <w:rStyle w:val="enlighter-text"/>
          <w:rFonts w:ascii="Maiandra GD" w:hAnsi="Maiandra GD" w:cs="Consolas"/>
          <w:color w:val="CFD5E0"/>
          <w:bdr w:val="none" w:sz="0" w:space="0" w:color="auto" w:frame="1"/>
        </w:rPr>
        <w:t>,</w:t>
      </w:r>
      <w:r w:rsidRPr="00271522">
        <w:rPr>
          <w:rStyle w:val="enlighter-n1"/>
          <w:rFonts w:ascii="Maiandra GD" w:hAnsi="Maiandra GD" w:cs="Consolas"/>
          <w:color w:val="D19A66"/>
          <w:bdr w:val="none" w:sz="0" w:space="0" w:color="auto" w:frame="1"/>
        </w:rPr>
        <w:t>1</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Insert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into</w:t>
      </w:r>
      <w:r w:rsidRPr="00271522">
        <w:rPr>
          <w:rStyle w:val="enlighter-text"/>
          <w:rFonts w:ascii="Maiandra GD" w:hAnsi="Maiandra GD" w:cs="Consolas"/>
          <w:color w:val="CFD5E0"/>
          <w:bdr w:val="none" w:sz="0" w:space="0" w:color="auto" w:frame="1"/>
        </w:rPr>
        <w:t xml:space="preserve"> Employee </w:t>
      </w:r>
      <w:proofErr w:type="gramStart"/>
      <w:r w:rsidRPr="00271522">
        <w:rPr>
          <w:rStyle w:val="enlighter-text"/>
          <w:rFonts w:ascii="Maiandra GD" w:hAnsi="Maiandra GD" w:cs="Consolas"/>
          <w:color w:val="CFD5E0"/>
          <w:bdr w:val="none" w:sz="0" w:space="0" w:color="auto" w:frame="1"/>
        </w:rPr>
        <w:t>values(</w:t>
      </w:r>
      <w:proofErr w:type="gramEnd"/>
      <w:r w:rsidRPr="00271522">
        <w:rPr>
          <w:rStyle w:val="enlighter-s0"/>
          <w:rFonts w:ascii="Maiandra GD" w:hAnsi="Maiandra GD" w:cs="Consolas"/>
          <w:color w:val="7CC379"/>
          <w:bdr w:val="none" w:sz="0" w:space="0" w:color="auto" w:frame="1"/>
        </w:rPr>
        <w:t>'Preety'</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'Female'</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'Bangalore'</w:t>
      </w:r>
      <w:r w:rsidRPr="00271522">
        <w:rPr>
          <w:rStyle w:val="enlighter-text"/>
          <w:rFonts w:ascii="Maiandra GD" w:hAnsi="Maiandra GD" w:cs="Consolas"/>
          <w:color w:val="CFD5E0"/>
          <w:bdr w:val="none" w:sz="0" w:space="0" w:color="auto" w:frame="1"/>
        </w:rPr>
        <w:t>,</w:t>
      </w:r>
      <w:r w:rsidRPr="00271522">
        <w:rPr>
          <w:rStyle w:val="enlighter-n1"/>
          <w:rFonts w:ascii="Maiandra GD" w:hAnsi="Maiandra GD" w:cs="Consolas"/>
          <w:color w:val="D19A66"/>
          <w:bdr w:val="none" w:sz="0" w:space="0" w:color="auto" w:frame="1"/>
        </w:rPr>
        <w:t>2</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Insert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into</w:t>
      </w:r>
      <w:r w:rsidRPr="00271522">
        <w:rPr>
          <w:rStyle w:val="enlighter-text"/>
          <w:rFonts w:ascii="Maiandra GD" w:hAnsi="Maiandra GD" w:cs="Consolas"/>
          <w:color w:val="CFD5E0"/>
          <w:bdr w:val="none" w:sz="0" w:space="0" w:color="auto" w:frame="1"/>
        </w:rPr>
        <w:t xml:space="preserve"> Employee </w:t>
      </w:r>
      <w:proofErr w:type="gramStart"/>
      <w:r w:rsidRPr="00271522">
        <w:rPr>
          <w:rStyle w:val="enlighter-text"/>
          <w:rFonts w:ascii="Maiandra GD" w:hAnsi="Maiandra GD" w:cs="Consolas"/>
          <w:color w:val="CFD5E0"/>
          <w:bdr w:val="none" w:sz="0" w:space="0" w:color="auto" w:frame="1"/>
        </w:rPr>
        <w:t>values(</w:t>
      </w:r>
      <w:proofErr w:type="gramEnd"/>
      <w:r w:rsidRPr="00271522">
        <w:rPr>
          <w:rStyle w:val="enlighter-s0"/>
          <w:rFonts w:ascii="Maiandra GD" w:hAnsi="Maiandra GD" w:cs="Consolas"/>
          <w:color w:val="7CC379"/>
          <w:bdr w:val="none" w:sz="0" w:space="0" w:color="auto" w:frame="1"/>
        </w:rPr>
        <w:t>'Sandeep'</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'Male'</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'Hyderabad'</w:t>
      </w:r>
      <w:r w:rsidRPr="00271522">
        <w:rPr>
          <w:rStyle w:val="enlighter-text"/>
          <w:rFonts w:ascii="Maiandra GD" w:hAnsi="Maiandra GD" w:cs="Consolas"/>
          <w:color w:val="CFD5E0"/>
          <w:bdr w:val="none" w:sz="0" w:space="0" w:color="auto" w:frame="1"/>
        </w:rPr>
        <w:t>,</w:t>
      </w:r>
      <w:r w:rsidRPr="00271522">
        <w:rPr>
          <w:rStyle w:val="enlighter-n1"/>
          <w:rFonts w:ascii="Maiandra GD" w:hAnsi="Maiandra GD" w:cs="Consolas"/>
          <w:color w:val="D19A66"/>
          <w:bdr w:val="none" w:sz="0" w:space="0" w:color="auto" w:frame="1"/>
        </w:rPr>
        <w:t>1</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Insert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into</w:t>
      </w:r>
      <w:r w:rsidRPr="00271522">
        <w:rPr>
          <w:rStyle w:val="enlighter-text"/>
          <w:rFonts w:ascii="Maiandra GD" w:hAnsi="Maiandra GD" w:cs="Consolas"/>
          <w:color w:val="CFD5E0"/>
          <w:bdr w:val="none" w:sz="0" w:space="0" w:color="auto" w:frame="1"/>
        </w:rPr>
        <w:t xml:space="preserve"> Employee </w:t>
      </w:r>
      <w:proofErr w:type="gramStart"/>
      <w:r w:rsidRPr="00271522">
        <w:rPr>
          <w:rStyle w:val="enlighter-text"/>
          <w:rFonts w:ascii="Maiandra GD" w:hAnsi="Maiandra GD" w:cs="Consolas"/>
          <w:color w:val="CFD5E0"/>
          <w:bdr w:val="none" w:sz="0" w:space="0" w:color="auto" w:frame="1"/>
        </w:rPr>
        <w:t>values(</w:t>
      </w:r>
      <w:proofErr w:type="gramEnd"/>
      <w:r w:rsidRPr="00271522">
        <w:rPr>
          <w:rStyle w:val="enlighter-s0"/>
          <w:rFonts w:ascii="Maiandra GD" w:hAnsi="Maiandra GD" w:cs="Consolas"/>
          <w:color w:val="7CC379"/>
          <w:bdr w:val="none" w:sz="0" w:space="0" w:color="auto" w:frame="1"/>
        </w:rPr>
        <w:t>'Sambit'</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'Male'</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'Bangalore'</w:t>
      </w:r>
      <w:r w:rsidRPr="00271522">
        <w:rPr>
          <w:rStyle w:val="enlighter-text"/>
          <w:rFonts w:ascii="Maiandra GD" w:hAnsi="Maiandra GD" w:cs="Consolas"/>
          <w:color w:val="CFD5E0"/>
          <w:bdr w:val="none" w:sz="0" w:space="0" w:color="auto" w:frame="1"/>
        </w:rPr>
        <w:t>,</w:t>
      </w:r>
      <w:r w:rsidRPr="00271522">
        <w:rPr>
          <w:rStyle w:val="enlighter-n1"/>
          <w:rFonts w:ascii="Maiandra GD" w:hAnsi="Maiandra GD" w:cs="Consolas"/>
          <w:color w:val="D19A66"/>
          <w:bdr w:val="none" w:sz="0" w:space="0" w:color="auto" w:frame="1"/>
        </w:rPr>
        <w:t>2</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lastRenderedPageBreak/>
        <w:t>Insert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into</w:t>
      </w:r>
      <w:r w:rsidRPr="00271522">
        <w:rPr>
          <w:rStyle w:val="enlighter-text"/>
          <w:rFonts w:ascii="Maiandra GD" w:hAnsi="Maiandra GD" w:cs="Consolas"/>
          <w:color w:val="CFD5E0"/>
          <w:bdr w:val="none" w:sz="0" w:space="0" w:color="auto" w:frame="1"/>
        </w:rPr>
        <w:t xml:space="preserve"> Employee </w:t>
      </w:r>
      <w:proofErr w:type="gramStart"/>
      <w:r w:rsidRPr="00271522">
        <w:rPr>
          <w:rStyle w:val="enlighter-text"/>
          <w:rFonts w:ascii="Maiandra GD" w:hAnsi="Maiandra GD" w:cs="Consolas"/>
          <w:color w:val="CFD5E0"/>
          <w:bdr w:val="none" w:sz="0" w:space="0" w:color="auto" w:frame="1"/>
        </w:rPr>
        <w:t>values(</w:t>
      </w:r>
      <w:proofErr w:type="gramEnd"/>
      <w:r w:rsidRPr="00271522">
        <w:rPr>
          <w:rStyle w:val="enlighter-s0"/>
          <w:rFonts w:ascii="Maiandra GD" w:hAnsi="Maiandra GD" w:cs="Consolas"/>
          <w:color w:val="7CC379"/>
          <w:bdr w:val="none" w:sz="0" w:space="0" w:color="auto" w:frame="1"/>
        </w:rPr>
        <w:t>'Hina'</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'Female'</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'Mumbai'</w:t>
      </w:r>
      <w:r w:rsidRPr="00271522">
        <w:rPr>
          <w:rStyle w:val="enlighter-text"/>
          <w:rFonts w:ascii="Maiandra GD" w:hAnsi="Maiandra GD" w:cs="Consolas"/>
          <w:color w:val="CFD5E0"/>
          <w:bdr w:val="none" w:sz="0" w:space="0" w:color="auto" w:frame="1"/>
        </w:rPr>
        <w:t>,</w:t>
      </w:r>
      <w:r w:rsidRPr="00271522">
        <w:rPr>
          <w:rStyle w:val="enlighter-n1"/>
          <w:rFonts w:ascii="Maiandra GD" w:hAnsi="Maiandra GD" w:cs="Consolas"/>
          <w:color w:val="D19A66"/>
          <w:bdr w:val="none" w:sz="0" w:space="0" w:color="auto" w:frame="1"/>
        </w:rPr>
        <w:t>1</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GO</w:t>
      </w:r>
    </w:p>
    <w:p w:rsidR="00E8711F" w:rsidRDefault="00E8711F"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021244" w:rsidRPr="00271522" w:rsidRDefault="00021244"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Example to understand working with multiple tables in MVC Application:</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Following is our business requirement.</w:t>
      </w:r>
    </w:p>
    <w:p w:rsidR="00021244" w:rsidRPr="00271522" w:rsidRDefault="00021244" w:rsidP="0015081F">
      <w:pPr>
        <w:numPr>
          <w:ilvl w:val="0"/>
          <w:numId w:val="1"/>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We need to display all the departments from the Department table. The Department names should be rendered as hyperlinks. This is going to be our department list page.</w:t>
      </w:r>
    </w:p>
    <w:p w:rsidR="00021244" w:rsidRPr="00271522" w:rsidRDefault="00021244" w:rsidP="0015081F">
      <w:pPr>
        <w:numPr>
          <w:ilvl w:val="0"/>
          <w:numId w:val="1"/>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On clicking the department name link, all the employees in that particular department should be displayed. The employee names also here going to be rendered as hyperlinks. This is going to be our employee list page.</w:t>
      </w:r>
    </w:p>
    <w:p w:rsidR="00021244" w:rsidRPr="00271522" w:rsidRDefault="00021244" w:rsidP="0015081F">
      <w:pPr>
        <w:numPr>
          <w:ilvl w:val="0"/>
          <w:numId w:val="1"/>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When the user clicks on the employee name link the full details of that employee should be displayed in the browser. This is going to be our employee details page.</w:t>
      </w:r>
    </w:p>
    <w:p w:rsidR="00021244" w:rsidRPr="00271522" w:rsidRDefault="00021244" w:rsidP="0015081F">
      <w:pPr>
        <w:numPr>
          <w:ilvl w:val="0"/>
          <w:numId w:val="1"/>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A link should also be provided on the employee full details page to navigate back to the Employee List page. Along the same lines, a link should also be provided on the employee list page to navigate back to the Departments’s list page. </w:t>
      </w:r>
    </w:p>
    <w:p w:rsidR="00021244" w:rsidRPr="00271522" w:rsidRDefault="00021244" w:rsidP="0015081F">
      <w:pPr>
        <w:pStyle w:val="Heading6"/>
        <w:shd w:val="clear" w:color="auto" w:fill="FFFFFF"/>
        <w:spacing w:before="0"/>
        <w:textAlignment w:val="baseline"/>
        <w:rPr>
          <w:rFonts w:ascii="Maiandra GD" w:hAnsi="Maiandra GD" w:cs="Segoe UI"/>
          <w:color w:val="3A3A3A"/>
        </w:rPr>
      </w:pPr>
      <w:r w:rsidRPr="00271522">
        <w:rPr>
          <w:rStyle w:val="Strong"/>
          <w:rFonts w:ascii="Maiandra GD" w:hAnsi="Maiandra GD" w:cs="Arial"/>
          <w:b w:val="0"/>
          <w:bCs w:val="0"/>
          <w:color w:val="000000"/>
          <w:bdr w:val="none" w:sz="0" w:space="0" w:color="auto" w:frame="1"/>
        </w:rPr>
        <w:t>The following image gives you the overall workflow of our requirement </w:t>
      </w:r>
    </w:p>
    <w:p w:rsidR="00021244" w:rsidRPr="00271522" w:rsidRDefault="00021244"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drawing>
          <wp:inline distT="0" distB="0" distL="0" distR="0">
            <wp:extent cx="6354032" cy="1228725"/>
            <wp:effectExtent l="19050" t="0" r="8668" b="0"/>
            <wp:docPr id="42" name="Picture 42" descr="Working with Multiple Tables in ASP.NET MVC using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orking with Multiple Tables in ASP.NET MVC using Entity Framework"/>
                    <pic:cNvPicPr>
                      <a:picLocks noChangeAspect="1" noChangeArrowheads="1"/>
                    </pic:cNvPicPr>
                  </pic:nvPicPr>
                  <pic:blipFill>
                    <a:blip r:embed="rId27"/>
                    <a:srcRect/>
                    <a:stretch>
                      <a:fillRect/>
                    </a:stretch>
                  </pic:blipFill>
                  <pic:spPr bwMode="auto">
                    <a:xfrm>
                      <a:off x="0" y="0"/>
                      <a:ext cx="6362700" cy="1230401"/>
                    </a:xfrm>
                    <a:prstGeom prst="rect">
                      <a:avLst/>
                    </a:prstGeom>
                    <a:noFill/>
                    <a:ln w="9525">
                      <a:noFill/>
                      <a:miter lim="800000"/>
                      <a:headEnd/>
                      <a:tailEnd/>
                    </a:ln>
                  </pic:spPr>
                </pic:pic>
              </a:graphicData>
            </a:graphic>
          </wp:inline>
        </w:drawing>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Style w:val="Strong"/>
          <w:rFonts w:ascii="Maiandra GD" w:hAnsi="Maiandra GD" w:cs="Arial"/>
          <w:color w:val="000000"/>
          <w:sz w:val="22"/>
          <w:szCs w:val="22"/>
          <w:bdr w:val="none" w:sz="0" w:space="0" w:color="auto" w:frame="1"/>
        </w:rPr>
        <w:t>Note:</w:t>
      </w:r>
      <w:r w:rsidRPr="00271522">
        <w:rPr>
          <w:rFonts w:ascii="Maiandra GD" w:hAnsi="Maiandra GD" w:cs="Arial"/>
          <w:color w:val="000000"/>
          <w:sz w:val="22"/>
          <w:szCs w:val="22"/>
          <w:bdr w:val="none" w:sz="0" w:space="0" w:color="auto" w:frame="1"/>
        </w:rPr>
        <w:t> We are going to work with the same example that we started in our previous two articles. So please read the below two articles before proceeding to this article.</w:t>
      </w:r>
    </w:p>
    <w:p w:rsidR="00021244" w:rsidRPr="00271522" w:rsidRDefault="0015081F"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hyperlink r:id="rId28" w:history="1">
        <w:r w:rsidR="00021244" w:rsidRPr="00271522">
          <w:rPr>
            <w:rStyle w:val="Strong"/>
            <w:rFonts w:ascii="Maiandra GD" w:hAnsi="Maiandra GD" w:cs="Arial"/>
            <w:color w:val="007BFF"/>
            <w:sz w:val="22"/>
            <w:szCs w:val="22"/>
            <w:bdr w:val="none" w:sz="0" w:space="0" w:color="auto" w:frame="1"/>
          </w:rPr>
          <w:t>Entity Framework in ASP.NET MVC</w:t>
        </w:r>
      </w:hyperlink>
    </w:p>
    <w:p w:rsidR="00021244" w:rsidRPr="00271522" w:rsidRDefault="0015081F"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hyperlink r:id="rId29" w:history="1">
        <w:r w:rsidR="00021244" w:rsidRPr="00271522">
          <w:rPr>
            <w:rStyle w:val="Strong"/>
            <w:rFonts w:ascii="Maiandra GD" w:hAnsi="Maiandra GD" w:cs="Arial"/>
            <w:color w:val="007BFF"/>
            <w:sz w:val="22"/>
            <w:szCs w:val="22"/>
            <w:bdr w:val="none" w:sz="0" w:space="0" w:color="auto" w:frame="1"/>
          </w:rPr>
          <w:t>Generating hyperlinks using Action Link </w:t>
        </w:r>
        <w:r w:rsidR="00021244" w:rsidRPr="00271522">
          <w:rPr>
            <w:rStyle w:val="Strong"/>
            <w:rFonts w:ascii="Maiandra GD" w:hAnsi="Maiandra GD" w:cs="Segoe UI"/>
            <w:color w:val="007BFF"/>
            <w:sz w:val="22"/>
            <w:szCs w:val="22"/>
            <w:bdr w:val="none" w:sz="0" w:space="0" w:color="auto" w:frame="1"/>
          </w:rPr>
          <w:t>HTML</w:t>
        </w:r>
        <w:r w:rsidR="00021244" w:rsidRPr="00271522">
          <w:rPr>
            <w:rStyle w:val="Strong"/>
            <w:rFonts w:ascii="Maiandra GD" w:hAnsi="Maiandra GD" w:cs="Arial"/>
            <w:color w:val="007BFF"/>
            <w:sz w:val="22"/>
            <w:szCs w:val="22"/>
            <w:bdr w:val="none" w:sz="0" w:space="0" w:color="auto" w:frame="1"/>
          </w:rPr>
          <w:t> helper</w:t>
        </w:r>
      </w:hyperlink>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To implement the above example first we need to update the EmployeeDataModel.edmx file.</w:t>
      </w:r>
    </w:p>
    <w:p w:rsidR="00021244" w:rsidRPr="00271522" w:rsidRDefault="00021244"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Fonts w:ascii="Maiandra GD" w:hAnsi="Maiandra GD" w:cs="Arial"/>
          <w:b w:val="0"/>
          <w:bCs w:val="0"/>
          <w:color w:val="000000"/>
          <w:sz w:val="22"/>
          <w:szCs w:val="22"/>
          <w:bdr w:val="none" w:sz="0" w:space="0" w:color="auto" w:frame="1"/>
        </w:rPr>
        <w:t>Update the EDMX file</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Double click on the </w:t>
      </w:r>
      <w:r w:rsidRPr="00271522">
        <w:rPr>
          <w:rStyle w:val="Strong"/>
          <w:rFonts w:ascii="Maiandra GD" w:hAnsi="Maiandra GD" w:cs="Arial"/>
          <w:color w:val="000000"/>
          <w:sz w:val="22"/>
          <w:szCs w:val="22"/>
          <w:bdr w:val="none" w:sz="0" w:space="0" w:color="auto" w:frame="1"/>
        </w:rPr>
        <w:t>EmployeeDataModel.edmx</w:t>
      </w:r>
      <w:r w:rsidRPr="00271522">
        <w:rPr>
          <w:rFonts w:ascii="Maiandra GD" w:hAnsi="Maiandra GD" w:cs="Arial"/>
          <w:color w:val="000000"/>
          <w:sz w:val="22"/>
          <w:szCs w:val="22"/>
          <w:bdr w:val="none" w:sz="0" w:space="0" w:color="auto" w:frame="1"/>
        </w:rPr>
        <w:t> file which is in the Models folder. Once you click on the edmx file the following screen will open.</w:t>
      </w:r>
    </w:p>
    <w:p w:rsidR="00021244" w:rsidRPr="00271522" w:rsidRDefault="00021244"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drawing>
          <wp:inline distT="0" distB="0" distL="0" distR="0">
            <wp:extent cx="1533525" cy="1855694"/>
            <wp:effectExtent l="19050" t="0" r="9525" b="0"/>
            <wp:docPr id="43" name="Picture 43" descr="EDMX File in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DMX File in Entity Framework"/>
                    <pic:cNvPicPr>
                      <a:picLocks noChangeAspect="1" noChangeArrowheads="1"/>
                    </pic:cNvPicPr>
                  </pic:nvPicPr>
                  <pic:blipFill>
                    <a:blip r:embed="rId30"/>
                    <a:srcRect/>
                    <a:stretch>
                      <a:fillRect/>
                    </a:stretch>
                  </pic:blipFill>
                  <pic:spPr bwMode="auto">
                    <a:xfrm>
                      <a:off x="0" y="0"/>
                      <a:ext cx="1534957" cy="1857427"/>
                    </a:xfrm>
                    <a:prstGeom prst="rect">
                      <a:avLst/>
                    </a:prstGeom>
                    <a:noFill/>
                    <a:ln w="9525">
                      <a:noFill/>
                      <a:miter lim="800000"/>
                      <a:headEnd/>
                      <a:tailEnd/>
                    </a:ln>
                  </pic:spPr>
                </pic:pic>
              </a:graphicData>
            </a:graphic>
          </wp:inline>
        </w:drawing>
      </w:r>
    </w:p>
    <w:p w:rsidR="0063126E" w:rsidRPr="00271522" w:rsidRDefault="0063126E"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lastRenderedPageBreak/>
        <w:t>Right-click anywhere in the edmx file and then click on the “</w:t>
      </w:r>
      <w:r w:rsidRPr="00271522">
        <w:rPr>
          <w:rStyle w:val="Strong"/>
          <w:rFonts w:ascii="Maiandra GD" w:hAnsi="Maiandra GD" w:cs="Arial"/>
          <w:color w:val="000000"/>
          <w:sz w:val="22"/>
          <w:szCs w:val="22"/>
          <w:bdr w:val="none" w:sz="0" w:space="0" w:color="auto" w:frame="1"/>
        </w:rPr>
        <w:t>update model from the database”</w:t>
      </w:r>
      <w:r w:rsidRPr="00271522">
        <w:rPr>
          <w:rFonts w:ascii="Maiandra GD" w:hAnsi="Maiandra GD" w:cs="Arial"/>
          <w:color w:val="000000"/>
          <w:sz w:val="22"/>
          <w:szCs w:val="22"/>
          <w:bdr w:val="none" w:sz="0" w:space="0" w:color="auto" w:frame="1"/>
        </w:rPr>
        <w:t> option as shown in the below image.</w:t>
      </w:r>
    </w:p>
    <w:p w:rsidR="00021244" w:rsidRPr="00271522" w:rsidRDefault="00021244"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drawing>
          <wp:inline distT="0" distB="0" distL="0" distR="0">
            <wp:extent cx="5867400" cy="3580500"/>
            <wp:effectExtent l="19050" t="0" r="0" b="0"/>
            <wp:docPr id="44" name="Picture 44" descr="Updating Entity Data Model in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pdating Entity Data Model in MVC Application"/>
                    <pic:cNvPicPr>
                      <a:picLocks noChangeAspect="1" noChangeArrowheads="1"/>
                    </pic:cNvPicPr>
                  </pic:nvPicPr>
                  <pic:blipFill>
                    <a:blip r:embed="rId31"/>
                    <a:srcRect/>
                    <a:stretch>
                      <a:fillRect/>
                    </a:stretch>
                  </pic:blipFill>
                  <pic:spPr bwMode="auto">
                    <a:xfrm>
                      <a:off x="0" y="0"/>
                      <a:ext cx="5867400" cy="3580500"/>
                    </a:xfrm>
                    <a:prstGeom prst="rect">
                      <a:avLst/>
                    </a:prstGeom>
                    <a:noFill/>
                    <a:ln w="9525">
                      <a:noFill/>
                      <a:miter lim="800000"/>
                      <a:headEnd/>
                      <a:tailEnd/>
                    </a:ln>
                  </pic:spPr>
                </pic:pic>
              </a:graphicData>
            </a:graphic>
          </wp:inline>
        </w:drawing>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Then choose the add button and then select the Department table as shown in the below image.</w:t>
      </w:r>
    </w:p>
    <w:p w:rsidR="00021244" w:rsidRPr="00271522" w:rsidRDefault="00021244"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drawing>
          <wp:inline distT="0" distB="0" distL="0" distR="0">
            <wp:extent cx="5334000" cy="3790950"/>
            <wp:effectExtent l="19050" t="0" r="0" b="0"/>
            <wp:docPr id="45" name="Picture 45" descr="Adding Tables in EDMX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dding Tables in EDMX File"/>
                    <pic:cNvPicPr>
                      <a:picLocks noChangeAspect="1" noChangeArrowheads="1"/>
                    </pic:cNvPicPr>
                  </pic:nvPicPr>
                  <pic:blipFill>
                    <a:blip r:embed="rId32"/>
                    <a:srcRect/>
                    <a:stretch>
                      <a:fillRect/>
                    </a:stretch>
                  </pic:blipFill>
                  <pic:spPr bwMode="auto">
                    <a:xfrm>
                      <a:off x="0" y="0"/>
                      <a:ext cx="5334000" cy="3790950"/>
                    </a:xfrm>
                    <a:prstGeom prst="rect">
                      <a:avLst/>
                    </a:prstGeom>
                    <a:noFill/>
                    <a:ln w="9525">
                      <a:noFill/>
                      <a:miter lim="800000"/>
                      <a:headEnd/>
                      <a:tailEnd/>
                    </a:ln>
                  </pic:spPr>
                </pic:pic>
              </a:graphicData>
            </a:graphic>
          </wp:inline>
        </w:drawing>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lastRenderedPageBreak/>
        <w:t>Next, choose the Refresh button and select the Employee table and click on the Finish button as shown in the below image.</w:t>
      </w:r>
    </w:p>
    <w:p w:rsidR="00021244" w:rsidRPr="00271522" w:rsidRDefault="00021244"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drawing>
          <wp:inline distT="0" distB="0" distL="0" distR="0">
            <wp:extent cx="4724400" cy="2581275"/>
            <wp:effectExtent l="19050" t="0" r="0" b="0"/>
            <wp:docPr id="46" name="Picture 46" descr="Refresh Employee Table in EDMX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fresh Employee Table in EDMX File"/>
                    <pic:cNvPicPr>
                      <a:picLocks noChangeAspect="1" noChangeArrowheads="1"/>
                    </pic:cNvPicPr>
                  </pic:nvPicPr>
                  <pic:blipFill>
                    <a:blip r:embed="rId33"/>
                    <a:srcRect/>
                    <a:stretch>
                      <a:fillRect/>
                    </a:stretch>
                  </pic:blipFill>
                  <pic:spPr bwMode="auto">
                    <a:xfrm>
                      <a:off x="0" y="0"/>
                      <a:ext cx="4728992" cy="2583784"/>
                    </a:xfrm>
                    <a:prstGeom prst="rect">
                      <a:avLst/>
                    </a:prstGeom>
                    <a:noFill/>
                    <a:ln w="9525">
                      <a:noFill/>
                      <a:miter lim="800000"/>
                      <a:headEnd/>
                      <a:tailEnd/>
                    </a:ln>
                  </pic:spPr>
                </pic:pic>
              </a:graphicData>
            </a:graphic>
          </wp:inline>
        </w:drawing>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Once you click on the Finish button, you will get an error saying Salary Property is not mapped. Simply select the Salary Property from the Employee Model of the edmx file, right-click on it, and then click on delete from the model as shown in the below image.</w:t>
      </w:r>
    </w:p>
    <w:p w:rsidR="00021244" w:rsidRPr="00271522" w:rsidRDefault="00021244"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drawing>
          <wp:inline distT="0" distB="0" distL="0" distR="0">
            <wp:extent cx="5876925" cy="3028950"/>
            <wp:effectExtent l="19050" t="0" r="9525" b="0"/>
            <wp:docPr id="47" name="Picture 47" descr="Deleting Property From Entity Model in EDMX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leting Property From Entity Model in EDMX File"/>
                    <pic:cNvPicPr>
                      <a:picLocks noChangeAspect="1" noChangeArrowheads="1"/>
                    </pic:cNvPicPr>
                  </pic:nvPicPr>
                  <pic:blipFill>
                    <a:blip r:embed="rId34"/>
                    <a:srcRect/>
                    <a:stretch>
                      <a:fillRect/>
                    </a:stretch>
                  </pic:blipFill>
                  <pic:spPr bwMode="auto">
                    <a:xfrm>
                      <a:off x="0" y="0"/>
                      <a:ext cx="5876925" cy="3028950"/>
                    </a:xfrm>
                    <a:prstGeom prst="rect">
                      <a:avLst/>
                    </a:prstGeom>
                    <a:noFill/>
                    <a:ln w="9525">
                      <a:noFill/>
                      <a:miter lim="800000"/>
                      <a:headEnd/>
                      <a:tailEnd/>
                    </a:ln>
                  </pic:spPr>
                </pic:pic>
              </a:graphicData>
            </a:graphic>
          </wp:inline>
        </w:drawing>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That’s it. Save the edmx file and build the solution. Let’s have a look of the files that are generated and modified by Entity Framework.</w:t>
      </w:r>
    </w:p>
    <w:p w:rsidR="00021244" w:rsidRPr="00271522" w:rsidRDefault="00021244"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Fonts w:ascii="Maiandra GD" w:hAnsi="Maiandra GD" w:cs="Arial"/>
          <w:b w:val="0"/>
          <w:bCs w:val="0"/>
          <w:color w:val="000000"/>
          <w:sz w:val="22"/>
          <w:szCs w:val="22"/>
          <w:bdr w:val="none" w:sz="0" w:space="0" w:color="auto" w:frame="1"/>
        </w:rPr>
        <w:t>Department.cs (This file is added by Entity Framework)</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namespace</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CRUD_OperationsInMVC.Models</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lastRenderedPageBreak/>
        <w:t>using</w:t>
      </w:r>
      <w:proofErr w:type="gramEnd"/>
      <w:r w:rsidRPr="00271522">
        <w:rPr>
          <w:rStyle w:val="enlighter-text"/>
          <w:rFonts w:ascii="Maiandra GD" w:hAnsi="Maiandra GD" w:cs="Consolas"/>
          <w:color w:val="CFD5E0"/>
          <w:bdr w:val="none" w:sz="0" w:space="0" w:color="auto" w:frame="1"/>
        </w:rPr>
        <w:t xml:space="preserve"> System;</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using</w:t>
      </w:r>
      <w:proofErr w:type="gramEnd"/>
      <w:r w:rsidRPr="00271522">
        <w:rPr>
          <w:rStyle w:val="enlighter-text"/>
          <w:rFonts w:ascii="Maiandra GD" w:hAnsi="Maiandra GD" w:cs="Consolas"/>
          <w:color w:val="CFD5E0"/>
          <w:bdr w:val="none" w:sz="0" w:space="0" w:color="auto" w:frame="1"/>
        </w:rPr>
        <w:t xml:space="preserve"> System.</w:t>
      </w:r>
      <w:r w:rsidRPr="00271522">
        <w:rPr>
          <w:rStyle w:val="enlighter-m3"/>
          <w:rFonts w:ascii="Maiandra GD" w:hAnsi="Maiandra GD" w:cs="Consolas"/>
          <w:color w:val="4284AE"/>
          <w:bdr w:val="none" w:sz="0" w:space="0" w:color="auto" w:frame="1"/>
        </w:rPr>
        <w:t>Collections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Generic</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partial</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class</w:t>
      </w:r>
      <w:r w:rsidRPr="00271522">
        <w:rPr>
          <w:rStyle w:val="enlighter-text"/>
          <w:rFonts w:ascii="Maiandra GD" w:hAnsi="Maiandra GD" w:cs="Consolas"/>
          <w:color w:val="CFD5E0"/>
          <w:bdr w:val="none" w:sz="0" w:space="0" w:color="auto" w:frame="1"/>
        </w:rPr>
        <w:t xml:space="preserve"> Department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roofErr w:type="gramStart"/>
      <w:r w:rsidRPr="00271522">
        <w:rPr>
          <w:rStyle w:val="enlighter-text"/>
          <w:rFonts w:ascii="Maiandra GD" w:hAnsi="Maiandra GD" w:cs="Consolas"/>
          <w:color w:val="CFD5E0"/>
          <w:bdr w:val="none" w:sz="0" w:space="0" w:color="auto" w:frame="1"/>
        </w:rPr>
        <w:t>System.</w:t>
      </w:r>
      <w:r w:rsidRPr="00271522">
        <w:rPr>
          <w:rStyle w:val="enlighter-m3"/>
          <w:rFonts w:ascii="Maiandra GD" w:hAnsi="Maiandra GD" w:cs="Consolas"/>
          <w:color w:val="4284AE"/>
          <w:bdr w:val="none" w:sz="0" w:space="0" w:color="auto" w:frame="1"/>
        </w:rPr>
        <w:t>Diagnostics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CodeAnalysis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SuppressMessage</w:t>
      </w:r>
      <w:r w:rsidRPr="00271522">
        <w:rPr>
          <w:rStyle w:val="enlighter-g1"/>
          <w:rFonts w:ascii="Maiandra GD" w:hAnsi="Maiandra GD" w:cs="Consolas"/>
          <w:b/>
          <w:bCs/>
          <w:color w:val="6B7C8B"/>
          <w:bdr w:val="none" w:sz="0" w:space="0" w:color="auto" w:frame="1"/>
        </w:rPr>
        <w:t>(</w:t>
      </w:r>
      <w:proofErr w:type="gramEnd"/>
      <w:r w:rsidRPr="00271522">
        <w:rPr>
          <w:rStyle w:val="enlighter-s0"/>
          <w:rFonts w:ascii="Maiandra GD" w:hAnsi="Maiandra GD" w:cs="Consolas"/>
          <w:color w:val="7CC379"/>
          <w:bdr w:val="none" w:sz="0" w:space="0" w:color="auto" w:frame="1"/>
        </w:rPr>
        <w:t>"Microsoft.Usage"</w:t>
      </w:r>
      <w:r w:rsidRPr="00271522">
        <w:rPr>
          <w:rStyle w:val="enlighter-text"/>
          <w:rFonts w:ascii="Maiandra GD" w:hAnsi="Maiandra GD" w:cs="Consolas"/>
          <w:color w:val="CFD5E0"/>
          <w:bdr w:val="none" w:sz="0" w:space="0" w:color="auto" w:frame="1"/>
        </w:rPr>
        <w:t xml:space="preserve">, </w:t>
      </w:r>
      <w:r w:rsidRPr="00271522">
        <w:rPr>
          <w:rStyle w:val="enlighter-s0"/>
          <w:rFonts w:ascii="Maiandra GD" w:hAnsi="Maiandra GD" w:cs="Consolas"/>
          <w:color w:val="7CC379"/>
          <w:bdr w:val="none" w:sz="0" w:space="0" w:color="auto" w:frame="1"/>
        </w:rPr>
        <w:t>"CA2214:DoNotCallOverridableMethodsInConstructors"</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Department</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9"/>
          <w:rFonts w:ascii="Maiandra GD" w:hAnsi="Maiandra GD" w:cs="Consolas"/>
          <w:color w:val="FFFFFF"/>
          <w:bdr w:val="none" w:sz="0" w:space="0" w:color="auto" w:frame="1"/>
        </w:rPr>
        <w:t>this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Employees</w:t>
      </w:r>
      <w:r w:rsidRPr="00271522">
        <w:rPr>
          <w:rStyle w:val="enlighter-text"/>
          <w:rFonts w:ascii="Maiandra GD" w:hAnsi="Maiandra GD" w:cs="Consolas"/>
          <w:color w:val="CFD5E0"/>
          <w:bdr w:val="none" w:sz="0" w:space="0" w:color="auto" w:frame="1"/>
        </w:rPr>
        <w:t xml:space="preserve">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HashSet</w:t>
      </w:r>
      <w:r w:rsidRPr="00271522">
        <w:rPr>
          <w:rStyle w:val="enlighter-g1"/>
          <w:rFonts w:ascii="Maiandra GD" w:hAnsi="Maiandra GD" w:cs="Consolas"/>
          <w:b/>
          <w:bCs/>
          <w:color w:val="6B7C8B"/>
          <w:bdr w:val="none" w:sz="0" w:space="0" w:color="auto" w:frame="1"/>
        </w:rPr>
        <w:t>&lt;</w:t>
      </w:r>
      <w:r w:rsidRPr="00271522">
        <w:rPr>
          <w:rStyle w:val="enlighter-text"/>
          <w:rFonts w:ascii="Maiandra GD" w:hAnsi="Maiandra GD" w:cs="Consolas"/>
          <w:color w:val="CFD5E0"/>
          <w:bdr w:val="none" w:sz="0" w:space="0" w:color="auto" w:frame="1"/>
        </w:rPr>
        <w:t>Employee</w:t>
      </w:r>
      <w:proofErr w:type="gramStart"/>
      <w:r w:rsidRPr="00271522">
        <w:rPr>
          <w:rStyle w:val="enlighter-g1"/>
          <w:rFonts w:ascii="Maiandra GD" w:hAnsi="Maiandra GD" w:cs="Consolas"/>
          <w:b/>
          <w:bCs/>
          <w:color w:val="6B7C8B"/>
          <w:bdr w:val="none" w:sz="0" w:space="0" w:color="auto" w:frame="1"/>
        </w:rPr>
        <w:t>&gt;(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5"/>
          <w:rFonts w:ascii="Maiandra GD" w:hAnsi="Maiandra GD" w:cs="Consolas"/>
          <w:b/>
          <w:bCs/>
          <w:color w:val="D171DD"/>
          <w:bdr w:val="none" w:sz="0" w:space="0" w:color="auto" w:frame="1"/>
        </w:rPr>
        <w:t>int</w:t>
      </w:r>
      <w:r w:rsidRPr="00271522">
        <w:rPr>
          <w:rStyle w:val="enlighter-text"/>
          <w:rFonts w:ascii="Maiandra GD" w:hAnsi="Maiandra GD" w:cs="Consolas"/>
          <w:color w:val="CFD5E0"/>
          <w:bdr w:val="none" w:sz="0" w:space="0" w:color="auto" w:frame="1"/>
        </w:rPr>
        <w:t xml:space="preserve"> Id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string Name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roofErr w:type="gramStart"/>
      <w:r w:rsidRPr="00271522">
        <w:rPr>
          <w:rStyle w:val="enlighter-text"/>
          <w:rFonts w:ascii="Maiandra GD" w:hAnsi="Maiandra GD" w:cs="Consolas"/>
          <w:color w:val="CFD5E0"/>
          <w:bdr w:val="none" w:sz="0" w:space="0" w:color="auto" w:frame="1"/>
        </w:rPr>
        <w:t>System.</w:t>
      </w:r>
      <w:r w:rsidRPr="00271522">
        <w:rPr>
          <w:rStyle w:val="enlighter-m3"/>
          <w:rFonts w:ascii="Maiandra GD" w:hAnsi="Maiandra GD" w:cs="Consolas"/>
          <w:color w:val="4284AE"/>
          <w:bdr w:val="none" w:sz="0" w:space="0" w:color="auto" w:frame="1"/>
        </w:rPr>
        <w:t>Diagnostics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CodeAnalysis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SuppressMessage</w:t>
      </w:r>
      <w:r w:rsidRPr="00271522">
        <w:rPr>
          <w:rStyle w:val="enlighter-g1"/>
          <w:rFonts w:ascii="Maiandra GD" w:hAnsi="Maiandra GD" w:cs="Consolas"/>
          <w:b/>
          <w:bCs/>
          <w:color w:val="6B7C8B"/>
          <w:bdr w:val="none" w:sz="0" w:space="0" w:color="auto" w:frame="1"/>
        </w:rPr>
        <w:t>(</w:t>
      </w:r>
      <w:proofErr w:type="gramEnd"/>
      <w:r w:rsidRPr="00271522">
        <w:rPr>
          <w:rStyle w:val="enlighter-s0"/>
          <w:rFonts w:ascii="Maiandra GD" w:hAnsi="Maiandra GD" w:cs="Consolas"/>
          <w:color w:val="7CC379"/>
          <w:bdr w:val="none" w:sz="0" w:space="0" w:color="auto" w:frame="1"/>
        </w:rPr>
        <w:t>"Microsoft.Usage"</w:t>
      </w:r>
      <w:r w:rsidRPr="00271522">
        <w:rPr>
          <w:rStyle w:val="enlighter-text"/>
          <w:rFonts w:ascii="Maiandra GD" w:hAnsi="Maiandra GD" w:cs="Consolas"/>
          <w:color w:val="CFD5E0"/>
          <w:bdr w:val="none" w:sz="0" w:space="0" w:color="auto" w:frame="1"/>
        </w:rPr>
        <w:t xml:space="preserve">, </w:t>
      </w:r>
      <w:r w:rsidRPr="00271522">
        <w:rPr>
          <w:rStyle w:val="enlighter-s0"/>
          <w:rFonts w:ascii="Maiandra GD" w:hAnsi="Maiandra GD" w:cs="Consolas"/>
          <w:color w:val="7CC379"/>
          <w:bdr w:val="none" w:sz="0" w:space="0" w:color="auto" w:frame="1"/>
        </w:rPr>
        <w:t>"CA2227:CollectionPropertiesShouldBeReadOnly"</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virtual</w:t>
      </w:r>
      <w:r w:rsidRPr="00271522">
        <w:rPr>
          <w:rStyle w:val="enlighter-text"/>
          <w:rFonts w:ascii="Maiandra GD" w:hAnsi="Maiandra GD" w:cs="Consolas"/>
          <w:color w:val="CFD5E0"/>
          <w:bdr w:val="none" w:sz="0" w:space="0" w:color="auto" w:frame="1"/>
        </w:rPr>
        <w:t xml:space="preserve"> ICollection</w:t>
      </w:r>
      <w:r w:rsidRPr="00271522">
        <w:rPr>
          <w:rStyle w:val="enlighter-g1"/>
          <w:rFonts w:ascii="Maiandra GD" w:hAnsi="Maiandra GD" w:cs="Consolas"/>
          <w:b/>
          <w:bCs/>
          <w:color w:val="6B7C8B"/>
          <w:bdr w:val="none" w:sz="0" w:space="0" w:color="auto" w:frame="1"/>
        </w:rPr>
        <w:t>&lt;</w:t>
      </w:r>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 xml:space="preserve"> Employees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E8711F" w:rsidRDefault="00021244" w:rsidP="0015081F">
      <w:pPr>
        <w:pStyle w:val="Heading5"/>
        <w:shd w:val="clear" w:color="auto" w:fill="FFFFFF"/>
        <w:spacing w:before="0" w:beforeAutospacing="0" w:after="0" w:afterAutospacing="0"/>
        <w:textAlignment w:val="baseline"/>
        <w:rPr>
          <w:rFonts w:ascii="Maiandra GD" w:hAnsi="Maiandra GD" w:cs="Segoe UI"/>
          <w:bCs w:val="0"/>
          <w:color w:val="3A3A3A"/>
          <w:sz w:val="22"/>
          <w:szCs w:val="22"/>
        </w:rPr>
      </w:pPr>
      <w:r w:rsidRPr="00E8711F">
        <w:rPr>
          <w:rFonts w:ascii="Maiandra GD" w:hAnsi="Maiandra GD" w:cs="Arial"/>
          <w:bCs w:val="0"/>
          <w:color w:val="000000"/>
          <w:sz w:val="22"/>
          <w:szCs w:val="22"/>
          <w:bdr w:val="none" w:sz="0" w:space="0" w:color="auto" w:frame="1"/>
        </w:rPr>
        <w:t>Employee.cs (This file is modified by Entity Framework)</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namespace</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CRUD_OperationsInMVC.Models</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using</w:t>
      </w:r>
      <w:proofErr w:type="gramEnd"/>
      <w:r w:rsidRPr="00271522">
        <w:rPr>
          <w:rStyle w:val="enlighter-text"/>
          <w:rFonts w:ascii="Maiandra GD" w:hAnsi="Maiandra GD" w:cs="Consolas"/>
          <w:color w:val="CFD5E0"/>
          <w:bdr w:val="none" w:sz="0" w:space="0" w:color="auto" w:frame="1"/>
        </w:rPr>
        <w:t xml:space="preserve"> System;</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using</w:t>
      </w:r>
      <w:proofErr w:type="gramEnd"/>
      <w:r w:rsidRPr="00271522">
        <w:rPr>
          <w:rStyle w:val="enlighter-text"/>
          <w:rFonts w:ascii="Maiandra GD" w:hAnsi="Maiandra GD" w:cs="Consolas"/>
          <w:color w:val="CFD5E0"/>
          <w:bdr w:val="none" w:sz="0" w:space="0" w:color="auto" w:frame="1"/>
        </w:rPr>
        <w:t xml:space="preserve"> System.</w:t>
      </w:r>
      <w:r w:rsidRPr="00271522">
        <w:rPr>
          <w:rStyle w:val="enlighter-m3"/>
          <w:rFonts w:ascii="Maiandra GD" w:hAnsi="Maiandra GD" w:cs="Consolas"/>
          <w:color w:val="4284AE"/>
          <w:bdr w:val="none" w:sz="0" w:space="0" w:color="auto" w:frame="1"/>
        </w:rPr>
        <w:t>Collections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Generic</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partial</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class</w:t>
      </w:r>
      <w:r w:rsidRPr="00271522">
        <w:rPr>
          <w:rStyle w:val="enlighter-text"/>
          <w:rFonts w:ascii="Maiandra GD" w:hAnsi="Maiandra GD" w:cs="Consolas"/>
          <w:color w:val="CFD5E0"/>
          <w:bdr w:val="none" w:sz="0" w:space="0" w:color="auto" w:frame="1"/>
        </w:rPr>
        <w:t xml:space="preserve"> Employee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lastRenderedPageBreak/>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5"/>
          <w:rFonts w:ascii="Maiandra GD" w:hAnsi="Maiandra GD" w:cs="Consolas"/>
          <w:b/>
          <w:bCs/>
          <w:color w:val="D171DD"/>
          <w:bdr w:val="none" w:sz="0" w:space="0" w:color="auto" w:frame="1"/>
        </w:rPr>
        <w:t>int</w:t>
      </w:r>
      <w:r w:rsidRPr="00271522">
        <w:rPr>
          <w:rStyle w:val="enlighter-text"/>
          <w:rFonts w:ascii="Maiandra GD" w:hAnsi="Maiandra GD" w:cs="Consolas"/>
          <w:color w:val="CFD5E0"/>
          <w:bdr w:val="none" w:sz="0" w:space="0" w:color="auto" w:frame="1"/>
        </w:rPr>
        <w:t xml:space="preserve"> EmployeeId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string Name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string Gender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string City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Nullable</w:t>
      </w:r>
      <w:r w:rsidRPr="00271522">
        <w:rPr>
          <w:rStyle w:val="enlighter-g1"/>
          <w:rFonts w:ascii="Maiandra GD" w:hAnsi="Maiandra GD" w:cs="Consolas"/>
          <w:b/>
          <w:bCs/>
          <w:color w:val="6B7C8B"/>
          <w:bdr w:val="none" w:sz="0" w:space="0" w:color="auto" w:frame="1"/>
        </w:rPr>
        <w:t>&lt;</w:t>
      </w:r>
      <w:r w:rsidRPr="00271522">
        <w:rPr>
          <w:rStyle w:val="enlighter-k5"/>
          <w:rFonts w:ascii="Maiandra GD" w:hAnsi="Maiandra GD" w:cs="Consolas"/>
          <w:b/>
          <w:bCs/>
          <w:color w:val="D171DD"/>
          <w:bdr w:val="none" w:sz="0" w:space="0" w:color="auto" w:frame="1"/>
        </w:rPr>
        <w:t>int</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 xml:space="preserve"> DepartmentId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virtual</w:t>
      </w:r>
      <w:r w:rsidRPr="00271522">
        <w:rPr>
          <w:rStyle w:val="enlighter-text"/>
          <w:rFonts w:ascii="Maiandra GD" w:hAnsi="Maiandra GD" w:cs="Consolas"/>
          <w:color w:val="CFD5E0"/>
          <w:bdr w:val="none" w:sz="0" w:space="0" w:color="auto" w:frame="1"/>
        </w:rPr>
        <w:t xml:space="preserve"> Department Department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E8711F" w:rsidRDefault="00021244" w:rsidP="0015081F">
      <w:pPr>
        <w:pStyle w:val="Heading5"/>
        <w:shd w:val="clear" w:color="auto" w:fill="FFFFFF"/>
        <w:spacing w:before="0" w:beforeAutospacing="0" w:after="0" w:afterAutospacing="0"/>
        <w:textAlignment w:val="baseline"/>
        <w:rPr>
          <w:rFonts w:ascii="Maiandra GD" w:hAnsi="Maiandra GD" w:cs="Segoe UI"/>
          <w:bCs w:val="0"/>
          <w:color w:val="3A3A3A"/>
          <w:sz w:val="22"/>
          <w:szCs w:val="22"/>
        </w:rPr>
      </w:pPr>
      <w:r w:rsidRPr="00E8711F">
        <w:rPr>
          <w:rFonts w:ascii="Maiandra GD" w:hAnsi="Maiandra GD" w:cs="Arial"/>
          <w:bCs w:val="0"/>
          <w:color w:val="000000"/>
          <w:sz w:val="22"/>
          <w:szCs w:val="22"/>
          <w:bdr w:val="none" w:sz="0" w:space="0" w:color="auto" w:frame="1"/>
        </w:rPr>
        <w:t>EmployeeDataModel.Context.cs (This file is modified by Entity framework)</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namespace</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CRUD_OperationsInMVC.Models</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using</w:t>
      </w:r>
      <w:proofErr w:type="gramEnd"/>
      <w:r w:rsidRPr="00271522">
        <w:rPr>
          <w:rStyle w:val="enlighter-text"/>
          <w:rFonts w:ascii="Maiandra GD" w:hAnsi="Maiandra GD" w:cs="Consolas"/>
          <w:color w:val="CFD5E0"/>
          <w:bdr w:val="none" w:sz="0" w:space="0" w:color="auto" w:frame="1"/>
        </w:rPr>
        <w:t xml:space="preserve"> System;</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using</w:t>
      </w:r>
      <w:proofErr w:type="gramEnd"/>
      <w:r w:rsidRPr="00271522">
        <w:rPr>
          <w:rStyle w:val="enlighter-text"/>
          <w:rFonts w:ascii="Maiandra GD" w:hAnsi="Maiandra GD" w:cs="Consolas"/>
          <w:color w:val="CFD5E0"/>
          <w:bdr w:val="none" w:sz="0" w:space="0" w:color="auto" w:frame="1"/>
        </w:rPr>
        <w:t xml:space="preserve"> System.</w:t>
      </w:r>
      <w:r w:rsidRPr="00271522">
        <w:rPr>
          <w:rStyle w:val="enlighter-m3"/>
          <w:rFonts w:ascii="Maiandra GD" w:hAnsi="Maiandra GD" w:cs="Consolas"/>
          <w:color w:val="4284AE"/>
          <w:bdr w:val="none" w:sz="0" w:space="0" w:color="auto" w:frame="1"/>
        </w:rPr>
        <w:t>Data</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Entity</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using</w:t>
      </w:r>
      <w:proofErr w:type="gramEnd"/>
      <w:r w:rsidRPr="00271522">
        <w:rPr>
          <w:rStyle w:val="enlighter-text"/>
          <w:rFonts w:ascii="Maiandra GD" w:hAnsi="Maiandra GD" w:cs="Consolas"/>
          <w:color w:val="CFD5E0"/>
          <w:bdr w:val="none" w:sz="0" w:space="0" w:color="auto" w:frame="1"/>
        </w:rPr>
        <w:t xml:space="preserve"> System.</w:t>
      </w:r>
      <w:r w:rsidRPr="00271522">
        <w:rPr>
          <w:rStyle w:val="enlighter-m3"/>
          <w:rFonts w:ascii="Maiandra GD" w:hAnsi="Maiandra GD" w:cs="Consolas"/>
          <w:color w:val="4284AE"/>
          <w:bdr w:val="none" w:sz="0" w:space="0" w:color="auto" w:frame="1"/>
        </w:rPr>
        <w:t>Data</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Entity</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Infrastructure</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partial</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class</w:t>
      </w:r>
      <w:r w:rsidRPr="00271522">
        <w:rPr>
          <w:rStyle w:val="enlighter-text"/>
          <w:rFonts w:ascii="Maiandra GD" w:hAnsi="Maiandra GD" w:cs="Consolas"/>
          <w:color w:val="CFD5E0"/>
          <w:bdr w:val="none" w:sz="0" w:space="0" w:color="auto" w:frame="1"/>
        </w:rPr>
        <w:t xml:space="preserve"> EmployeeDBContext : DbContext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EmployeeDBContext</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 </w:t>
      </w:r>
      <w:proofErr w:type="gramStart"/>
      <w:r w:rsidRPr="00271522">
        <w:rPr>
          <w:rStyle w:val="enlighter-k0"/>
          <w:rFonts w:ascii="Maiandra GD" w:hAnsi="Maiandra GD" w:cs="Consolas"/>
          <w:b/>
          <w:bCs/>
          <w:color w:val="D171DD"/>
          <w:bdr w:val="none" w:sz="0" w:space="0" w:color="auto" w:frame="1"/>
        </w:rPr>
        <w:t>base</w:t>
      </w:r>
      <w:r w:rsidRPr="00271522">
        <w:rPr>
          <w:rStyle w:val="enlighter-g1"/>
          <w:rFonts w:ascii="Maiandra GD" w:hAnsi="Maiandra GD" w:cs="Consolas"/>
          <w:b/>
          <w:bCs/>
          <w:color w:val="6B7C8B"/>
          <w:bdr w:val="none" w:sz="0" w:space="0" w:color="auto" w:frame="1"/>
        </w:rPr>
        <w:t>(</w:t>
      </w:r>
      <w:proofErr w:type="gramEnd"/>
      <w:r w:rsidRPr="00271522">
        <w:rPr>
          <w:rStyle w:val="enlighter-s0"/>
          <w:rFonts w:ascii="Maiandra GD" w:hAnsi="Maiandra GD" w:cs="Consolas"/>
          <w:color w:val="7CC379"/>
          <w:bdr w:val="none" w:sz="0" w:space="0" w:color="auto" w:frame="1"/>
        </w:rPr>
        <w:t>"name=EmployeeDBContext"</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protected</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override</w:t>
      </w:r>
      <w:r w:rsidRPr="00271522">
        <w:rPr>
          <w:rStyle w:val="enlighter-text"/>
          <w:rFonts w:ascii="Maiandra GD" w:hAnsi="Maiandra GD" w:cs="Consolas"/>
          <w:color w:val="CFD5E0"/>
          <w:bdr w:val="none" w:sz="0" w:space="0" w:color="auto" w:frame="1"/>
        </w:rPr>
        <w:t xml:space="preserve"> </w:t>
      </w:r>
      <w:r w:rsidRPr="00271522">
        <w:rPr>
          <w:rStyle w:val="enlighter-k5"/>
          <w:rFonts w:ascii="Maiandra GD" w:hAnsi="Maiandra GD" w:cs="Consolas"/>
          <w:b/>
          <w:bCs/>
          <w:color w:val="D171DD"/>
          <w:bdr w:val="none" w:sz="0" w:space="0" w:color="auto" w:frame="1"/>
        </w:rPr>
        <w:t>void</w:t>
      </w:r>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OnModelCreating</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DbModelBuilder modelBuilder</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1"/>
          <w:rFonts w:ascii="Maiandra GD" w:hAnsi="Maiandra GD" w:cs="Consolas"/>
          <w:b/>
          <w:bCs/>
          <w:color w:val="D171DD"/>
          <w:bdr w:val="none" w:sz="0" w:space="0" w:color="auto" w:frame="1"/>
        </w:rPr>
        <w:lastRenderedPageBreak/>
        <w:t>throw</w:t>
      </w:r>
      <w:proofErr w:type="gramEnd"/>
      <w:r w:rsidRPr="00271522">
        <w:rPr>
          <w:rStyle w:val="enlighter-text"/>
          <w:rFonts w:ascii="Maiandra GD" w:hAnsi="Maiandra GD" w:cs="Consolas"/>
          <w:color w:val="CFD5E0"/>
          <w:bdr w:val="none" w:sz="0" w:space="0" w:color="auto" w:frame="1"/>
        </w:rPr>
        <w:t xml:space="preserve">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UnintentionalCodeFirstException</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virtual</w:t>
      </w:r>
      <w:r w:rsidRPr="00271522">
        <w:rPr>
          <w:rStyle w:val="enlighter-text"/>
          <w:rFonts w:ascii="Maiandra GD" w:hAnsi="Maiandra GD" w:cs="Consolas"/>
          <w:color w:val="CFD5E0"/>
          <w:bdr w:val="none" w:sz="0" w:space="0" w:color="auto" w:frame="1"/>
        </w:rPr>
        <w:t xml:space="preserve"> DbSet</w:t>
      </w:r>
      <w:r w:rsidRPr="00271522">
        <w:rPr>
          <w:rStyle w:val="enlighter-g1"/>
          <w:rFonts w:ascii="Maiandra GD" w:hAnsi="Maiandra GD" w:cs="Consolas"/>
          <w:b/>
          <w:bCs/>
          <w:color w:val="6B7C8B"/>
          <w:bdr w:val="none" w:sz="0" w:space="0" w:color="auto" w:frame="1"/>
        </w:rPr>
        <w:t>&lt;</w:t>
      </w:r>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 xml:space="preserve"> Employees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virtual</w:t>
      </w:r>
      <w:r w:rsidRPr="00271522">
        <w:rPr>
          <w:rStyle w:val="enlighter-text"/>
          <w:rFonts w:ascii="Maiandra GD" w:hAnsi="Maiandra GD" w:cs="Consolas"/>
          <w:color w:val="CFD5E0"/>
          <w:bdr w:val="none" w:sz="0" w:space="0" w:color="auto" w:frame="1"/>
        </w:rPr>
        <w:t xml:space="preserve"> DbSet</w:t>
      </w:r>
      <w:r w:rsidRPr="00271522">
        <w:rPr>
          <w:rStyle w:val="enlighter-g1"/>
          <w:rFonts w:ascii="Maiandra GD" w:hAnsi="Maiandra GD" w:cs="Consolas"/>
          <w:b/>
          <w:bCs/>
          <w:color w:val="6B7C8B"/>
          <w:bdr w:val="none" w:sz="0" w:space="0" w:color="auto" w:frame="1"/>
        </w:rPr>
        <w:t>&lt;</w:t>
      </w:r>
      <w:r w:rsidRPr="00271522">
        <w:rPr>
          <w:rStyle w:val="enlighter-text"/>
          <w:rFonts w:ascii="Maiandra GD" w:hAnsi="Maiandra GD" w:cs="Consolas"/>
          <w:color w:val="CFD5E0"/>
          <w:bdr w:val="none" w:sz="0" w:space="0" w:color="auto" w:frame="1"/>
        </w:rPr>
        <w:t>Department</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 xml:space="preserve"> Departments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Default="00021244" w:rsidP="0015081F">
      <w:pPr>
        <w:pStyle w:val="NormalWeb"/>
        <w:shd w:val="clear" w:color="auto" w:fill="FFFFFF"/>
        <w:spacing w:before="0" w:beforeAutospacing="0" w:after="0" w:afterAutospacing="0"/>
        <w:textAlignment w:val="baseline"/>
        <w:rPr>
          <w:rFonts w:ascii="Maiandra GD" w:hAnsi="Maiandra GD" w:cs="Arial"/>
          <w:color w:val="000000"/>
          <w:sz w:val="22"/>
          <w:szCs w:val="22"/>
          <w:bdr w:val="none" w:sz="0" w:space="0" w:color="auto" w:frame="1"/>
        </w:rPr>
      </w:pPr>
      <w:r w:rsidRPr="00271522">
        <w:rPr>
          <w:rFonts w:ascii="Maiandra GD" w:hAnsi="Maiandra GD" w:cs="Arial"/>
          <w:color w:val="000000"/>
          <w:sz w:val="22"/>
          <w:szCs w:val="22"/>
          <w:bdr w:val="none" w:sz="0" w:space="0" w:color="auto" w:frame="1"/>
        </w:rPr>
        <w:t>These are the changes done by entity framework.</w:t>
      </w:r>
    </w:p>
    <w:p w:rsidR="00E8711F" w:rsidRPr="00271522" w:rsidRDefault="00E8711F"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p>
    <w:p w:rsidR="00021244" w:rsidRPr="00271522" w:rsidRDefault="00021244"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Add Department Controller</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Right click on the “Controllers” folder and add a MVC5 Empty Controller with the name DepartmentController and then Copy and paste the following code into it.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namespace</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CRUD_OperationsInMVC.Controllers</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class</w:t>
      </w:r>
      <w:r w:rsidRPr="00271522">
        <w:rPr>
          <w:rStyle w:val="enlighter-text"/>
          <w:rFonts w:ascii="Maiandra GD" w:hAnsi="Maiandra GD" w:cs="Consolas"/>
          <w:color w:val="CFD5E0"/>
          <w:bdr w:val="none" w:sz="0" w:space="0" w:color="auto" w:frame="1"/>
        </w:rPr>
        <w:t xml:space="preserve"> DepartmentController : Controller</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ActionResult </w:t>
      </w:r>
      <w:r w:rsidRPr="00271522">
        <w:rPr>
          <w:rStyle w:val="enlighter-m0"/>
          <w:rFonts w:ascii="Maiandra GD" w:hAnsi="Maiandra GD" w:cs="Consolas"/>
          <w:color w:val="4284AE"/>
          <w:bdr w:val="none" w:sz="0" w:space="0" w:color="auto" w:frame="1"/>
        </w:rPr>
        <w:t>Index</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EmployeeDBContext dbContext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proofErr w:type="gramStart"/>
      <w:r w:rsidRPr="00271522">
        <w:rPr>
          <w:rStyle w:val="enlighter-m0"/>
          <w:rFonts w:ascii="Maiandra GD" w:hAnsi="Maiandra GD" w:cs="Consolas"/>
          <w:color w:val="4284AE"/>
          <w:bdr w:val="none" w:sz="0" w:space="0" w:color="auto" w:frame="1"/>
        </w:rPr>
        <w:t>EmployeeDBContext</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List</w:t>
      </w:r>
      <w:r w:rsidRPr="00271522">
        <w:rPr>
          <w:rStyle w:val="enlighter-g1"/>
          <w:rFonts w:ascii="Maiandra GD" w:hAnsi="Maiandra GD" w:cs="Consolas"/>
          <w:b/>
          <w:bCs/>
          <w:color w:val="6B7C8B"/>
          <w:bdr w:val="none" w:sz="0" w:space="0" w:color="auto" w:frame="1"/>
        </w:rPr>
        <w:t>&lt;</w:t>
      </w:r>
      <w:r w:rsidRPr="00271522">
        <w:rPr>
          <w:rStyle w:val="enlighter-text"/>
          <w:rFonts w:ascii="Maiandra GD" w:hAnsi="Maiandra GD" w:cs="Consolas"/>
          <w:color w:val="CFD5E0"/>
          <w:bdr w:val="none" w:sz="0" w:space="0" w:color="auto" w:frame="1"/>
        </w:rPr>
        <w:t>Department</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 xml:space="preserve"> listDepartments = </w:t>
      </w:r>
      <w:proofErr w:type="gramStart"/>
      <w:r w:rsidRPr="00271522">
        <w:rPr>
          <w:rStyle w:val="enlighter-text"/>
          <w:rFonts w:ascii="Maiandra GD" w:hAnsi="Maiandra GD" w:cs="Consolas"/>
          <w:color w:val="CFD5E0"/>
          <w:bdr w:val="none" w:sz="0" w:space="0" w:color="auto" w:frame="1"/>
        </w:rPr>
        <w:t>dbContext.</w:t>
      </w:r>
      <w:r w:rsidRPr="00271522">
        <w:rPr>
          <w:rStyle w:val="enlighter-m3"/>
          <w:rFonts w:ascii="Maiandra GD" w:hAnsi="Maiandra GD" w:cs="Consolas"/>
          <w:color w:val="4284AE"/>
          <w:bdr w:val="none" w:sz="0" w:space="0" w:color="auto" w:frame="1"/>
        </w:rPr>
        <w:t>Departments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ToList</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return</w:t>
      </w:r>
      <w:proofErr w:type="gramEnd"/>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View</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listDepartments</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E8711F" w:rsidRDefault="00E8711F"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E8711F" w:rsidRDefault="00E8711F"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E8711F" w:rsidRDefault="00E8711F"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E8711F" w:rsidRDefault="00E8711F"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021244" w:rsidRPr="00271522" w:rsidRDefault="00021244"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lastRenderedPageBreak/>
        <w:t xml:space="preserve">Adding Index View </w:t>
      </w:r>
      <w:proofErr w:type="gramStart"/>
      <w:r w:rsidRPr="00271522">
        <w:rPr>
          <w:rStyle w:val="Strong"/>
          <w:rFonts w:ascii="Maiandra GD" w:hAnsi="Maiandra GD" w:cs="Arial"/>
          <w:b/>
          <w:bCs/>
          <w:color w:val="000000"/>
          <w:sz w:val="22"/>
          <w:szCs w:val="22"/>
          <w:bdr w:val="none" w:sz="0" w:space="0" w:color="auto" w:frame="1"/>
        </w:rPr>
        <w:t>Of</w:t>
      </w:r>
      <w:proofErr w:type="gramEnd"/>
      <w:r w:rsidRPr="00271522">
        <w:rPr>
          <w:rStyle w:val="Strong"/>
          <w:rFonts w:ascii="Maiandra GD" w:hAnsi="Maiandra GD" w:cs="Arial"/>
          <w:b/>
          <w:bCs/>
          <w:color w:val="000000"/>
          <w:sz w:val="22"/>
          <w:szCs w:val="22"/>
          <w:bdr w:val="none" w:sz="0" w:space="0" w:color="auto" w:frame="1"/>
        </w:rPr>
        <w:t xml:space="preserve"> Department Controller:</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 xml:space="preserve">Right-click on the </w:t>
      </w:r>
      <w:proofErr w:type="gramStart"/>
      <w:r w:rsidRPr="00271522">
        <w:rPr>
          <w:rFonts w:ascii="Maiandra GD" w:hAnsi="Maiandra GD" w:cs="Arial"/>
          <w:color w:val="000000"/>
          <w:sz w:val="22"/>
          <w:szCs w:val="22"/>
          <w:bdr w:val="none" w:sz="0" w:space="0" w:color="auto" w:frame="1"/>
        </w:rPr>
        <w:t>Index(</w:t>
      </w:r>
      <w:proofErr w:type="gramEnd"/>
      <w:r w:rsidRPr="00271522">
        <w:rPr>
          <w:rFonts w:ascii="Maiandra GD" w:hAnsi="Maiandra GD" w:cs="Arial"/>
          <w:color w:val="000000"/>
          <w:sz w:val="22"/>
          <w:szCs w:val="22"/>
          <w:bdr w:val="none" w:sz="0" w:space="0" w:color="auto" w:frame="1"/>
        </w:rPr>
        <w:t>) action method in DepartmentController class and select “Add View” from the context menu. Set all the default values as it is. Copy and paste the following code in Index.cshtml view file in Department folder. </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@using CRUD_OperationsInMVC.Models;</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@model IEnumerable</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Department</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style</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"font-family</w:t>
      </w:r>
      <w:proofErr w:type="gramStart"/>
      <w:r w:rsidRPr="00271522">
        <w:rPr>
          <w:rStyle w:val="enlighter-s0"/>
          <w:rFonts w:ascii="Maiandra GD" w:hAnsi="Maiandra GD" w:cs="Consolas"/>
          <w:color w:val="7CC379"/>
          <w:bdr w:val="none" w:sz="0" w:space="0" w:color="auto" w:frame="1"/>
        </w:rPr>
        <w:t>:Arial</w:t>
      </w:r>
      <w:proofErr w:type="gramEnd"/>
      <w:r w:rsidRPr="00271522">
        <w:rPr>
          <w:rStyle w:val="enlighter-s0"/>
          <w:rFonts w:ascii="Maiandra GD" w:hAnsi="Maiandra GD" w:cs="Consolas"/>
          <w:color w:val="7CC379"/>
          <w:bdr w:val="none" w:sz="0" w:space="0" w:color="auto" w:frame="1"/>
        </w:rPr>
        <w:t>"</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ViewBag.Title = "Departments List";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h2</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Departments List</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h2</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ul</w:t>
      </w:r>
      <w:proofErr w:type="gramEnd"/>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@foreach (Department department in @Model)</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bookmarkStart w:id="1" w:name="_GoBack"/>
      <w:bookmarkEnd w:id="1"/>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li</w:t>
      </w:r>
      <w:proofErr w:type="gramEnd"/>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@Html.ActionLink(department.Name, "Index", "Employee", new { departmentId = department.Id }, null)</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li</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ul</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In the above code, we are using the following ActionLink HTML helper extension which takes five parameters.</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proofErr w:type="gramStart"/>
      <w:r w:rsidRPr="00271522">
        <w:rPr>
          <w:rStyle w:val="Strong"/>
          <w:rFonts w:ascii="Maiandra GD" w:hAnsi="Maiandra GD" w:cs="Arial"/>
          <w:color w:val="0000FF"/>
          <w:sz w:val="22"/>
          <w:szCs w:val="22"/>
          <w:bdr w:val="none" w:sz="0" w:space="0" w:color="auto" w:frame="1"/>
        </w:rPr>
        <w:t>public</w:t>
      </w:r>
      <w:proofErr w:type="gramEnd"/>
      <w:r w:rsidRPr="00271522">
        <w:rPr>
          <w:rStyle w:val="Strong"/>
          <w:rFonts w:ascii="Maiandra GD" w:hAnsi="Maiandra GD" w:cs="Arial"/>
          <w:color w:val="0000FF"/>
          <w:sz w:val="22"/>
          <w:szCs w:val="22"/>
          <w:bdr w:val="none" w:sz="0" w:space="0" w:color="auto" w:frame="1"/>
        </w:rPr>
        <w:t xml:space="preserve"> static MvcHtmlString ActionLink(this HtmlHelper htmlHelper, string linkText, string actionName, string controllerName, object routeValues, object htmlAttributes);</w:t>
      </w:r>
    </w:p>
    <w:p w:rsidR="00E8711F" w:rsidRDefault="00E8711F" w:rsidP="0015081F">
      <w:pPr>
        <w:pStyle w:val="Heading5"/>
        <w:shd w:val="clear" w:color="auto" w:fill="FFFFFF"/>
        <w:spacing w:before="0" w:beforeAutospacing="0" w:after="0" w:afterAutospacing="0"/>
        <w:textAlignment w:val="baseline"/>
        <w:rPr>
          <w:rStyle w:val="Strong"/>
          <w:rFonts w:ascii="Maiandra GD" w:hAnsi="Maiandra GD" w:cs="Arial"/>
          <w:b/>
          <w:bCs/>
          <w:color w:val="3A3A3A"/>
          <w:sz w:val="22"/>
          <w:szCs w:val="22"/>
          <w:bdr w:val="none" w:sz="0" w:space="0" w:color="auto" w:frame="1"/>
        </w:rPr>
      </w:pPr>
    </w:p>
    <w:p w:rsidR="00021244" w:rsidRPr="00271522" w:rsidRDefault="00021244"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3A3A3A"/>
          <w:sz w:val="22"/>
          <w:szCs w:val="22"/>
          <w:bdr w:val="none" w:sz="0" w:space="0" w:color="auto" w:frame="1"/>
        </w:rPr>
        <w:t>Modify Employee Controller:</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 xml:space="preserve">Add “departmentId” parameter to </w:t>
      </w:r>
      <w:proofErr w:type="gramStart"/>
      <w:r w:rsidRPr="00271522">
        <w:rPr>
          <w:rFonts w:ascii="Maiandra GD" w:hAnsi="Maiandra GD" w:cs="Arial"/>
          <w:color w:val="000000"/>
          <w:sz w:val="22"/>
          <w:szCs w:val="22"/>
          <w:bdr w:val="none" w:sz="0" w:space="0" w:color="auto" w:frame="1"/>
        </w:rPr>
        <w:t>Index(</w:t>
      </w:r>
      <w:proofErr w:type="gramEnd"/>
      <w:r w:rsidRPr="00271522">
        <w:rPr>
          <w:rFonts w:ascii="Maiandra GD" w:hAnsi="Maiandra GD" w:cs="Arial"/>
          <w:color w:val="000000"/>
          <w:sz w:val="22"/>
          <w:szCs w:val="22"/>
          <w:bdr w:val="none" w:sz="0" w:space="0" w:color="auto" w:frame="1"/>
        </w:rPr>
        <w:t>) action method in “EmployeeController” class. Use the “departmentId” parameter to filter the list of employees. After changes Employee Controller looks as shown below.</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namespace</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CRUD_OperationsInMVC.Controllers</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lastRenderedPageBreak/>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class</w:t>
      </w:r>
      <w:r w:rsidRPr="00271522">
        <w:rPr>
          <w:rStyle w:val="enlighter-text"/>
          <w:rFonts w:ascii="Maiandra GD" w:hAnsi="Maiandra GD" w:cs="Consolas"/>
          <w:color w:val="CFD5E0"/>
          <w:bdr w:val="none" w:sz="0" w:space="0" w:color="auto" w:frame="1"/>
        </w:rPr>
        <w:t xml:space="preserve"> EmployeeController : Controller</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ActionResult </w:t>
      </w:r>
      <w:r w:rsidRPr="00271522">
        <w:rPr>
          <w:rStyle w:val="enlighter-m0"/>
          <w:rFonts w:ascii="Maiandra GD" w:hAnsi="Maiandra GD" w:cs="Consolas"/>
          <w:color w:val="4284AE"/>
          <w:bdr w:val="none" w:sz="0" w:space="0" w:color="auto" w:frame="1"/>
        </w:rPr>
        <w:t>Index</w:t>
      </w:r>
      <w:r w:rsidRPr="00271522">
        <w:rPr>
          <w:rStyle w:val="enlighter-g1"/>
          <w:rFonts w:ascii="Maiandra GD" w:hAnsi="Maiandra GD" w:cs="Consolas"/>
          <w:b/>
          <w:bCs/>
          <w:color w:val="6B7C8B"/>
          <w:bdr w:val="none" w:sz="0" w:space="0" w:color="auto" w:frame="1"/>
        </w:rPr>
        <w:t>(</w:t>
      </w:r>
      <w:r w:rsidRPr="00271522">
        <w:rPr>
          <w:rStyle w:val="enlighter-k5"/>
          <w:rFonts w:ascii="Maiandra GD" w:hAnsi="Maiandra GD" w:cs="Consolas"/>
          <w:b/>
          <w:bCs/>
          <w:color w:val="D171DD"/>
          <w:bdr w:val="none" w:sz="0" w:space="0" w:color="auto" w:frame="1"/>
        </w:rPr>
        <w:t>int</w:t>
      </w:r>
      <w:r w:rsidRPr="00271522">
        <w:rPr>
          <w:rStyle w:val="enlighter-text"/>
          <w:rFonts w:ascii="Maiandra GD" w:hAnsi="Maiandra GD" w:cs="Consolas"/>
          <w:color w:val="CFD5E0"/>
          <w:bdr w:val="none" w:sz="0" w:space="0" w:color="auto" w:frame="1"/>
        </w:rPr>
        <w:t xml:space="preserve"> departmentId</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EmployeeDBContext dbContext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proofErr w:type="gramStart"/>
      <w:r w:rsidRPr="00271522">
        <w:rPr>
          <w:rStyle w:val="enlighter-m0"/>
          <w:rFonts w:ascii="Maiandra GD" w:hAnsi="Maiandra GD" w:cs="Consolas"/>
          <w:color w:val="4284AE"/>
          <w:bdr w:val="none" w:sz="0" w:space="0" w:color="auto" w:frame="1"/>
        </w:rPr>
        <w:t>EmployeeDBContext</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List</w:t>
      </w:r>
      <w:r w:rsidRPr="00271522">
        <w:rPr>
          <w:rStyle w:val="enlighter-g1"/>
          <w:rFonts w:ascii="Maiandra GD" w:hAnsi="Maiandra GD" w:cs="Consolas"/>
          <w:b/>
          <w:bCs/>
          <w:color w:val="6B7C8B"/>
          <w:bdr w:val="none" w:sz="0" w:space="0" w:color="auto" w:frame="1"/>
        </w:rPr>
        <w:t>&lt;</w:t>
      </w:r>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 xml:space="preserve"> employees = </w:t>
      </w:r>
      <w:proofErr w:type="gramStart"/>
      <w:r w:rsidRPr="00271522">
        <w:rPr>
          <w:rStyle w:val="enlighter-text"/>
          <w:rFonts w:ascii="Maiandra GD" w:hAnsi="Maiandra GD" w:cs="Consolas"/>
          <w:color w:val="CFD5E0"/>
          <w:bdr w:val="none" w:sz="0" w:space="0" w:color="auto" w:frame="1"/>
        </w:rPr>
        <w:t>dbContext.</w:t>
      </w:r>
      <w:r w:rsidRPr="00271522">
        <w:rPr>
          <w:rStyle w:val="enlighter-m3"/>
          <w:rFonts w:ascii="Maiandra GD" w:hAnsi="Maiandra GD" w:cs="Consolas"/>
          <w:color w:val="4284AE"/>
          <w:bdr w:val="none" w:sz="0" w:space="0" w:color="auto" w:frame="1"/>
        </w:rPr>
        <w:t>Employees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Where</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emp =</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 xml:space="preserve"> emp.</w:t>
      </w:r>
      <w:r w:rsidRPr="00271522">
        <w:rPr>
          <w:rStyle w:val="enlighter-m3"/>
          <w:rFonts w:ascii="Maiandra GD" w:hAnsi="Maiandra GD" w:cs="Consolas"/>
          <w:color w:val="4284AE"/>
          <w:bdr w:val="none" w:sz="0" w:space="0" w:color="auto" w:frame="1"/>
        </w:rPr>
        <w:t>DepartmentId</w:t>
      </w:r>
      <w:r w:rsidRPr="00271522">
        <w:rPr>
          <w:rStyle w:val="enlighter-text"/>
          <w:rFonts w:ascii="Maiandra GD" w:hAnsi="Maiandra GD" w:cs="Consolas"/>
          <w:color w:val="CFD5E0"/>
          <w:bdr w:val="none" w:sz="0" w:space="0" w:color="auto" w:frame="1"/>
        </w:rPr>
        <w:t xml:space="preserve"> == departmentId</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ToList</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return</w:t>
      </w:r>
      <w:proofErr w:type="gramEnd"/>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View</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employees</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ActionResult </w:t>
      </w:r>
      <w:r w:rsidRPr="00271522">
        <w:rPr>
          <w:rStyle w:val="enlighter-m0"/>
          <w:rFonts w:ascii="Maiandra GD" w:hAnsi="Maiandra GD" w:cs="Consolas"/>
          <w:color w:val="4284AE"/>
          <w:bdr w:val="none" w:sz="0" w:space="0" w:color="auto" w:frame="1"/>
        </w:rPr>
        <w:t>Details</w:t>
      </w:r>
      <w:r w:rsidRPr="00271522">
        <w:rPr>
          <w:rStyle w:val="enlighter-g1"/>
          <w:rFonts w:ascii="Maiandra GD" w:hAnsi="Maiandra GD" w:cs="Consolas"/>
          <w:b/>
          <w:bCs/>
          <w:color w:val="6B7C8B"/>
          <w:bdr w:val="none" w:sz="0" w:space="0" w:color="auto" w:frame="1"/>
        </w:rPr>
        <w:t>(</w:t>
      </w:r>
      <w:r w:rsidRPr="00271522">
        <w:rPr>
          <w:rStyle w:val="enlighter-k5"/>
          <w:rFonts w:ascii="Maiandra GD" w:hAnsi="Maiandra GD" w:cs="Consolas"/>
          <w:b/>
          <w:bCs/>
          <w:color w:val="D171DD"/>
          <w:bdr w:val="none" w:sz="0" w:space="0" w:color="auto" w:frame="1"/>
        </w:rPr>
        <w:t>int</w:t>
      </w:r>
      <w:r w:rsidRPr="00271522">
        <w:rPr>
          <w:rStyle w:val="enlighter-text"/>
          <w:rFonts w:ascii="Maiandra GD" w:hAnsi="Maiandra GD" w:cs="Consolas"/>
          <w:color w:val="CFD5E0"/>
          <w:bdr w:val="none" w:sz="0" w:space="0" w:color="auto" w:frame="1"/>
        </w:rPr>
        <w:t xml:space="preserve"> id</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EmployeeDBContext dbContext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proofErr w:type="gramStart"/>
      <w:r w:rsidRPr="00271522">
        <w:rPr>
          <w:rStyle w:val="enlighter-m0"/>
          <w:rFonts w:ascii="Maiandra GD" w:hAnsi="Maiandra GD" w:cs="Consolas"/>
          <w:color w:val="4284AE"/>
          <w:bdr w:val="none" w:sz="0" w:space="0" w:color="auto" w:frame="1"/>
        </w:rPr>
        <w:t>EmployeeDBContext</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Employee employee = dbContext.</w:t>
      </w:r>
      <w:r w:rsidRPr="00271522">
        <w:rPr>
          <w:rStyle w:val="enlighter-m3"/>
          <w:rFonts w:ascii="Maiandra GD" w:hAnsi="Maiandra GD" w:cs="Consolas"/>
          <w:color w:val="4284AE"/>
          <w:bdr w:val="none" w:sz="0" w:space="0" w:color="auto" w:frame="1"/>
        </w:rPr>
        <w:t>Employees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FirstOrDefault</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x =</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 xml:space="preserve"> x.</w:t>
      </w:r>
      <w:r w:rsidRPr="00271522">
        <w:rPr>
          <w:rStyle w:val="enlighter-m3"/>
          <w:rFonts w:ascii="Maiandra GD" w:hAnsi="Maiandra GD" w:cs="Consolas"/>
          <w:color w:val="4284AE"/>
          <w:bdr w:val="none" w:sz="0" w:space="0" w:color="auto" w:frame="1"/>
        </w:rPr>
        <w:t>EmployeeId</w:t>
      </w:r>
      <w:r w:rsidRPr="00271522">
        <w:rPr>
          <w:rStyle w:val="enlighter-text"/>
          <w:rFonts w:ascii="Maiandra GD" w:hAnsi="Maiandra GD" w:cs="Consolas"/>
          <w:color w:val="CFD5E0"/>
          <w:bdr w:val="none" w:sz="0" w:space="0" w:color="auto" w:frame="1"/>
        </w:rPr>
        <w:t xml:space="preserve"> == id</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return</w:t>
      </w:r>
      <w:proofErr w:type="gramEnd"/>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View</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E8711F" w:rsidRDefault="00E8711F" w:rsidP="0015081F">
      <w:pPr>
        <w:pStyle w:val="NormalWeb"/>
        <w:shd w:val="clear" w:color="auto" w:fill="FFFFFF"/>
        <w:spacing w:before="0" w:beforeAutospacing="0" w:after="0" w:afterAutospacing="0"/>
        <w:textAlignment w:val="baseline"/>
        <w:rPr>
          <w:rFonts w:ascii="Maiandra GD" w:hAnsi="Maiandra GD" w:cs="Arial"/>
          <w:color w:val="000000"/>
          <w:sz w:val="22"/>
          <w:szCs w:val="22"/>
          <w:bdr w:val="none" w:sz="0" w:space="0" w:color="auto" w:frame="1"/>
        </w:rPr>
      </w:pPr>
    </w:p>
    <w:p w:rsidR="00021244" w:rsidRDefault="00021244" w:rsidP="0015081F">
      <w:pPr>
        <w:pStyle w:val="NormalWeb"/>
        <w:shd w:val="clear" w:color="auto" w:fill="FFFFFF"/>
        <w:spacing w:before="0" w:beforeAutospacing="0" w:after="0" w:afterAutospacing="0"/>
        <w:textAlignment w:val="baseline"/>
        <w:rPr>
          <w:rFonts w:ascii="Maiandra GD" w:hAnsi="Maiandra GD" w:cs="Arial"/>
          <w:color w:val="000000"/>
          <w:sz w:val="22"/>
          <w:szCs w:val="22"/>
          <w:bdr w:val="none" w:sz="0" w:space="0" w:color="auto" w:frame="1"/>
        </w:rPr>
      </w:pPr>
      <w:r w:rsidRPr="00271522">
        <w:rPr>
          <w:rFonts w:ascii="Maiandra GD" w:hAnsi="Maiandra GD" w:cs="Arial"/>
          <w:color w:val="000000"/>
          <w:sz w:val="22"/>
          <w:szCs w:val="22"/>
          <w:bdr w:val="none" w:sz="0" w:space="0" w:color="auto" w:frame="1"/>
        </w:rPr>
        <w:t>Copy and paste the following code in “Index.cshtml” that is present in the “Employee” folder in the “Views” folder. With this change, we are able to generate an action link to redirect the user to a different controller action method.</w:t>
      </w:r>
    </w:p>
    <w:p w:rsidR="00E8711F" w:rsidRPr="00271522" w:rsidRDefault="00E8711F"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@model IEnumerable</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CRUD</w:t>
      </w:r>
      <w:r w:rsidRPr="00271522">
        <w:rPr>
          <w:rStyle w:val="enlighter-text"/>
          <w:rFonts w:ascii="Maiandra GD" w:hAnsi="Maiandra GD" w:cs="Consolas"/>
          <w:color w:val="CFD5E0"/>
          <w:bdr w:val="none" w:sz="0" w:space="0" w:color="auto" w:frame="1"/>
        </w:rPr>
        <w:t>_OperationsInMVC.Models.Employee</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@using CRUD_OperationsInMVC.Models;</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style</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"font-family</w:t>
      </w:r>
      <w:proofErr w:type="gramStart"/>
      <w:r w:rsidRPr="00271522">
        <w:rPr>
          <w:rStyle w:val="enlighter-s0"/>
          <w:rFonts w:ascii="Maiandra GD" w:hAnsi="Maiandra GD" w:cs="Consolas"/>
          <w:color w:val="7CC379"/>
          <w:bdr w:val="none" w:sz="0" w:space="0" w:color="auto" w:frame="1"/>
        </w:rPr>
        <w:t>:Arial</w:t>
      </w:r>
      <w:proofErr w:type="gramEnd"/>
      <w:r w:rsidRPr="00271522">
        <w:rPr>
          <w:rStyle w:val="enlighter-s0"/>
          <w:rFonts w:ascii="Maiandra GD" w:hAnsi="Maiandra GD" w:cs="Consolas"/>
          <w:color w:val="7CC379"/>
          <w:bdr w:val="none" w:sz="0" w:space="0" w:color="auto" w:frame="1"/>
        </w:rPr>
        <w:t>"</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lastRenderedPageBreak/>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ViewBag.Title = "Employee List";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h2</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Employee List</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h2</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ul</w:t>
      </w:r>
      <w:proofErr w:type="gramEnd"/>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@foreach (Employee employee in @Model)</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li</w:t>
      </w:r>
      <w:proofErr w:type="gramEnd"/>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@Html.ActionLink(employee.Name, "Details", new { id = employee.EmployeeId })</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li</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ul</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@Html.ActionLink(</w:t>
      </w:r>
      <w:proofErr w:type="gramEnd"/>
      <w:r w:rsidRPr="00271522">
        <w:rPr>
          <w:rStyle w:val="enlighter-text"/>
          <w:rFonts w:ascii="Maiandra GD" w:hAnsi="Maiandra GD" w:cs="Consolas"/>
          <w:color w:val="CFD5E0"/>
          <w:bdr w:val="none" w:sz="0" w:space="0" w:color="auto" w:frame="1"/>
        </w:rPr>
        <w:t>"Back to Department List", "Index", "Department")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F46A35" w:rsidRDefault="00F46A35"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021244" w:rsidRPr="00271522" w:rsidRDefault="00021244"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Modify the Details.cshtml file that is present in Employee Folder.</w:t>
      </w:r>
    </w:p>
    <w:p w:rsidR="00021244" w:rsidRPr="00271522" w:rsidRDefault="00021244"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color w:val="212529"/>
          <w:sz w:val="22"/>
          <w:szCs w:val="22"/>
        </w:rPr>
        <w:t>Here, we are just removing the Salary property.</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@model CRUD_OperationsInMVC.Models.Employee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ViewBag.Title = "Employee Details";</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h2</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Employee Details</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h2</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table</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style</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"font-family</w:t>
      </w:r>
      <w:proofErr w:type="gramStart"/>
      <w:r w:rsidRPr="00271522">
        <w:rPr>
          <w:rStyle w:val="enlighter-s0"/>
          <w:rFonts w:ascii="Maiandra GD" w:hAnsi="Maiandra GD" w:cs="Consolas"/>
          <w:color w:val="7CC379"/>
          <w:bdr w:val="none" w:sz="0" w:space="0" w:color="auto" w:frame="1"/>
        </w:rPr>
        <w:t>:Arial</w:t>
      </w:r>
      <w:proofErr w:type="gramEnd"/>
      <w:r w:rsidRPr="00271522">
        <w:rPr>
          <w:rStyle w:val="enlighter-s0"/>
          <w:rFonts w:ascii="Maiandra GD" w:hAnsi="Maiandra GD" w:cs="Consolas"/>
          <w:color w:val="7CC379"/>
          <w:bdr w:val="none" w:sz="0" w:space="0" w:color="auto" w:frame="1"/>
        </w:rPr>
        <w:t>"</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tr</w:t>
      </w:r>
      <w:proofErr w:type="gramEnd"/>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td</w:t>
      </w:r>
      <w:r w:rsidRPr="00271522">
        <w:rPr>
          <w:rStyle w:val="enlighter-g1"/>
          <w:rFonts w:ascii="Maiandra GD" w:hAnsi="Maiandra GD" w:cs="Consolas"/>
          <w:b/>
          <w:bCs/>
          <w:color w:val="6B7C8B"/>
          <w:bdr w:val="none" w:sz="0" w:space="0" w:color="auto" w:frame="1"/>
        </w:rPr>
        <w:t>&gt;</w:t>
      </w:r>
      <w:proofErr w:type="gramEnd"/>
      <w:r w:rsidRPr="00271522">
        <w:rPr>
          <w:rStyle w:val="enlighter-text"/>
          <w:rFonts w:ascii="Maiandra GD" w:hAnsi="Maiandra GD" w:cs="Consolas"/>
          <w:color w:val="CFD5E0"/>
          <w:bdr w:val="none" w:sz="0" w:space="0" w:color="auto" w:frame="1"/>
        </w:rPr>
        <w:t>Employee ID:</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td</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lastRenderedPageBreak/>
        <w:t>&lt;</w:t>
      </w:r>
      <w:r w:rsidRPr="00271522">
        <w:rPr>
          <w:rStyle w:val="enlighter-x1"/>
          <w:rFonts w:ascii="Maiandra GD" w:hAnsi="Maiandra GD" w:cs="Consolas"/>
          <w:b/>
          <w:bCs/>
          <w:color w:val="D171DD"/>
          <w:bdr w:val="none" w:sz="0" w:space="0" w:color="auto" w:frame="1"/>
        </w:rPr>
        <w:t>td</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 xml:space="preserve">@Model.EmployeeId </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td</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tr</w:t>
      </w:r>
      <w:proofErr w:type="gramEnd"/>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tr</w:t>
      </w:r>
      <w:proofErr w:type="gramEnd"/>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td</w:t>
      </w:r>
      <w:r w:rsidRPr="00271522">
        <w:rPr>
          <w:rStyle w:val="enlighter-g1"/>
          <w:rFonts w:ascii="Maiandra GD" w:hAnsi="Maiandra GD" w:cs="Consolas"/>
          <w:b/>
          <w:bCs/>
          <w:color w:val="6B7C8B"/>
          <w:bdr w:val="none" w:sz="0" w:space="0" w:color="auto" w:frame="1"/>
        </w:rPr>
        <w:t>&gt;</w:t>
      </w:r>
      <w:proofErr w:type="gramEnd"/>
      <w:r w:rsidRPr="00271522">
        <w:rPr>
          <w:rStyle w:val="enlighter-text"/>
          <w:rFonts w:ascii="Maiandra GD" w:hAnsi="Maiandra GD" w:cs="Consolas"/>
          <w:color w:val="CFD5E0"/>
          <w:bdr w:val="none" w:sz="0" w:space="0" w:color="auto" w:frame="1"/>
        </w:rPr>
        <w:t>Name:</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td</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td</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@Model.Name</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td</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tr</w:t>
      </w:r>
      <w:proofErr w:type="gramEnd"/>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tr</w:t>
      </w:r>
      <w:proofErr w:type="gramEnd"/>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td</w:t>
      </w:r>
      <w:r w:rsidRPr="00271522">
        <w:rPr>
          <w:rStyle w:val="enlighter-g1"/>
          <w:rFonts w:ascii="Maiandra GD" w:hAnsi="Maiandra GD" w:cs="Consolas"/>
          <w:b/>
          <w:bCs/>
          <w:color w:val="6B7C8B"/>
          <w:bdr w:val="none" w:sz="0" w:space="0" w:color="auto" w:frame="1"/>
        </w:rPr>
        <w:t>&gt;</w:t>
      </w:r>
      <w:proofErr w:type="gramEnd"/>
      <w:r w:rsidRPr="00271522">
        <w:rPr>
          <w:rStyle w:val="enlighter-text"/>
          <w:rFonts w:ascii="Maiandra GD" w:hAnsi="Maiandra GD" w:cs="Consolas"/>
          <w:color w:val="CFD5E0"/>
          <w:bdr w:val="none" w:sz="0" w:space="0" w:color="auto" w:frame="1"/>
        </w:rPr>
        <w:t>Gender:</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td</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td</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@Model.Gender</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td</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tr</w:t>
      </w:r>
      <w:proofErr w:type="gramEnd"/>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tr</w:t>
      </w:r>
      <w:proofErr w:type="gramEnd"/>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td</w:t>
      </w:r>
      <w:r w:rsidRPr="00271522">
        <w:rPr>
          <w:rStyle w:val="enlighter-g1"/>
          <w:rFonts w:ascii="Maiandra GD" w:hAnsi="Maiandra GD" w:cs="Consolas"/>
          <w:b/>
          <w:bCs/>
          <w:color w:val="6B7C8B"/>
          <w:bdr w:val="none" w:sz="0" w:space="0" w:color="auto" w:frame="1"/>
        </w:rPr>
        <w:t>&gt;</w:t>
      </w:r>
      <w:proofErr w:type="gramEnd"/>
      <w:r w:rsidRPr="00271522">
        <w:rPr>
          <w:rStyle w:val="enlighter-text"/>
          <w:rFonts w:ascii="Maiandra GD" w:hAnsi="Maiandra GD" w:cs="Consolas"/>
          <w:color w:val="CFD5E0"/>
          <w:bdr w:val="none" w:sz="0" w:space="0" w:color="auto" w:frame="1"/>
        </w:rPr>
        <w:t>City:</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td</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td</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@Model.City</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td</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tr</w:t>
      </w:r>
      <w:proofErr w:type="gramEnd"/>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table</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p</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@Html.ActionLink(</w:t>
      </w:r>
      <w:proofErr w:type="gramEnd"/>
      <w:r w:rsidRPr="00271522">
        <w:rPr>
          <w:rStyle w:val="enlighter-text"/>
          <w:rFonts w:ascii="Maiandra GD" w:hAnsi="Maiandra GD" w:cs="Consolas"/>
          <w:color w:val="CFD5E0"/>
          <w:bdr w:val="none" w:sz="0" w:space="0" w:color="auto" w:frame="1"/>
        </w:rPr>
        <w:t xml:space="preserve">"Back to Employee List", "Index", new { departmentId = @Model.DepartmentId }) </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p</w:t>
      </w:r>
      <w:r w:rsidRPr="00271522">
        <w:rPr>
          <w:rStyle w:val="enlighter-g1"/>
          <w:rFonts w:ascii="Maiandra GD" w:hAnsi="Maiandra GD" w:cs="Consolas"/>
          <w:b/>
          <w:bCs/>
          <w:color w:val="6B7C8B"/>
          <w:bdr w:val="none" w:sz="0" w:space="0" w:color="auto" w:frame="1"/>
        </w:rPr>
        <w:t>&gt;</w:t>
      </w:r>
    </w:p>
    <w:p w:rsidR="00F46A35" w:rsidRDefault="00F46A35" w:rsidP="0015081F">
      <w:pPr>
        <w:pStyle w:val="NormalWeb"/>
        <w:shd w:val="clear" w:color="auto" w:fill="FFFFFF"/>
        <w:spacing w:before="0" w:beforeAutospacing="0" w:after="0" w:afterAutospacing="0"/>
        <w:textAlignment w:val="baseline"/>
        <w:rPr>
          <w:rFonts w:ascii="Maiandra GD" w:hAnsi="Maiandra GD" w:cs="Arial"/>
          <w:color w:val="000000"/>
          <w:sz w:val="22"/>
          <w:szCs w:val="22"/>
          <w:bdr w:val="none" w:sz="0" w:space="0" w:color="auto" w:frame="1"/>
        </w:rPr>
      </w:pPr>
    </w:p>
    <w:p w:rsidR="00021244" w:rsidRDefault="00021244" w:rsidP="0015081F">
      <w:pPr>
        <w:pStyle w:val="NormalWeb"/>
        <w:shd w:val="clear" w:color="auto" w:fill="FFFFFF"/>
        <w:spacing w:before="0" w:beforeAutospacing="0" w:after="0" w:afterAutospacing="0"/>
        <w:textAlignment w:val="baseline"/>
        <w:rPr>
          <w:rFonts w:ascii="Maiandra GD" w:hAnsi="Maiandra GD" w:cs="Arial"/>
          <w:color w:val="000000"/>
          <w:sz w:val="22"/>
          <w:szCs w:val="22"/>
          <w:bdr w:val="none" w:sz="0" w:space="0" w:color="auto" w:frame="1"/>
        </w:rPr>
      </w:pPr>
      <w:r w:rsidRPr="00271522">
        <w:rPr>
          <w:rFonts w:ascii="Maiandra GD" w:hAnsi="Maiandra GD" w:cs="Arial"/>
          <w:color w:val="000000"/>
          <w:sz w:val="22"/>
          <w:szCs w:val="22"/>
          <w:bdr w:val="none" w:sz="0" w:space="0" w:color="auto" w:frame="1"/>
        </w:rPr>
        <w:t>Change the RouteConfig file as shown below where we provide the default Route as Index Action Method of Department Controller.</w:t>
      </w:r>
    </w:p>
    <w:p w:rsidR="00F46A35" w:rsidRPr="00271522" w:rsidRDefault="00F46A35"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namespace</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CRUD_OperationsInMVC</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lastRenderedPageBreak/>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class</w:t>
      </w:r>
      <w:r w:rsidRPr="00271522">
        <w:rPr>
          <w:rStyle w:val="enlighter-text"/>
          <w:rFonts w:ascii="Maiandra GD" w:hAnsi="Maiandra GD" w:cs="Consolas"/>
          <w:color w:val="CFD5E0"/>
          <w:bdr w:val="none" w:sz="0" w:space="0" w:color="auto" w:frame="1"/>
        </w:rPr>
        <w:t xml:space="preserve"> RouteConfig</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static</w:t>
      </w:r>
      <w:r w:rsidRPr="00271522">
        <w:rPr>
          <w:rStyle w:val="enlighter-text"/>
          <w:rFonts w:ascii="Maiandra GD" w:hAnsi="Maiandra GD" w:cs="Consolas"/>
          <w:color w:val="CFD5E0"/>
          <w:bdr w:val="none" w:sz="0" w:space="0" w:color="auto" w:frame="1"/>
        </w:rPr>
        <w:t xml:space="preserve"> </w:t>
      </w:r>
      <w:r w:rsidRPr="00271522">
        <w:rPr>
          <w:rStyle w:val="enlighter-k5"/>
          <w:rFonts w:ascii="Maiandra GD" w:hAnsi="Maiandra GD" w:cs="Consolas"/>
          <w:b/>
          <w:bCs/>
          <w:color w:val="D171DD"/>
          <w:bdr w:val="none" w:sz="0" w:space="0" w:color="auto" w:frame="1"/>
        </w:rPr>
        <w:t>void</w:t>
      </w:r>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RegisterRoutes</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RouteCollection routes</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routes.</w:t>
      </w:r>
      <w:r w:rsidRPr="00271522">
        <w:rPr>
          <w:rStyle w:val="enlighter-m3"/>
          <w:rFonts w:ascii="Maiandra GD" w:hAnsi="Maiandra GD" w:cs="Consolas"/>
          <w:color w:val="4284AE"/>
          <w:bdr w:val="none" w:sz="0" w:space="0" w:color="auto" w:frame="1"/>
        </w:rPr>
        <w:t>IgnoreRoute</w:t>
      </w:r>
      <w:r w:rsidRPr="00271522">
        <w:rPr>
          <w:rStyle w:val="enlighter-g1"/>
          <w:rFonts w:ascii="Maiandra GD" w:hAnsi="Maiandra GD" w:cs="Consolas"/>
          <w:b/>
          <w:bCs/>
          <w:color w:val="6B7C8B"/>
          <w:bdr w:val="none" w:sz="0" w:space="0" w:color="auto" w:frame="1"/>
        </w:rPr>
        <w:t>(</w:t>
      </w:r>
      <w:proofErr w:type="gramEnd"/>
      <w:r w:rsidRPr="00271522">
        <w:rPr>
          <w:rStyle w:val="enlighter-s0"/>
          <w:rFonts w:ascii="Maiandra GD" w:hAnsi="Maiandra GD" w:cs="Consolas"/>
          <w:color w:val="7CC379"/>
          <w:bdr w:val="none" w:sz="0" w:space="0" w:color="auto" w:frame="1"/>
        </w:rPr>
        <w:t>"{resource}.axd/{*pathInfo}"</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routes.</w:t>
      </w:r>
      <w:r w:rsidRPr="00271522">
        <w:rPr>
          <w:rStyle w:val="enlighter-m3"/>
          <w:rFonts w:ascii="Maiandra GD" w:hAnsi="Maiandra GD" w:cs="Consolas"/>
          <w:color w:val="4284AE"/>
          <w:bdr w:val="none" w:sz="0" w:space="0" w:color="auto" w:frame="1"/>
        </w:rPr>
        <w:t>MapRoute</w:t>
      </w:r>
      <w:r w:rsidRPr="00271522">
        <w:rPr>
          <w:rStyle w:val="enlighter-g1"/>
          <w:rFonts w:ascii="Maiandra GD" w:hAnsi="Maiandra GD" w:cs="Consolas"/>
          <w:b/>
          <w:bCs/>
          <w:color w:val="6B7C8B"/>
          <w:bdr w:val="none" w:sz="0" w:space="0" w:color="auto" w:frame="1"/>
        </w:rPr>
        <w:t>(</w:t>
      </w:r>
      <w:proofErr w:type="gramEnd"/>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name</w:t>
      </w:r>
      <w:proofErr w:type="gramEnd"/>
      <w:r w:rsidRPr="00271522">
        <w:rPr>
          <w:rStyle w:val="enlighter-text"/>
          <w:rFonts w:ascii="Maiandra GD" w:hAnsi="Maiandra GD" w:cs="Consolas"/>
          <w:color w:val="CFD5E0"/>
          <w:bdr w:val="none" w:sz="0" w:space="0" w:color="auto" w:frame="1"/>
        </w:rPr>
        <w:t xml:space="preserve">: </w:t>
      </w:r>
      <w:r w:rsidRPr="00271522">
        <w:rPr>
          <w:rStyle w:val="enlighter-s0"/>
          <w:rFonts w:ascii="Maiandra GD" w:hAnsi="Maiandra GD" w:cs="Consolas"/>
          <w:color w:val="7CC379"/>
          <w:bdr w:val="none" w:sz="0" w:space="0" w:color="auto" w:frame="1"/>
        </w:rPr>
        <w:t>"Default"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url</w:t>
      </w:r>
      <w:proofErr w:type="gramEnd"/>
      <w:r w:rsidRPr="00271522">
        <w:rPr>
          <w:rStyle w:val="enlighter-text"/>
          <w:rFonts w:ascii="Maiandra GD" w:hAnsi="Maiandra GD" w:cs="Consolas"/>
          <w:color w:val="CFD5E0"/>
          <w:bdr w:val="none" w:sz="0" w:space="0" w:color="auto" w:frame="1"/>
        </w:rPr>
        <w:t xml:space="preserve">: </w:t>
      </w:r>
      <w:r w:rsidRPr="00271522">
        <w:rPr>
          <w:rStyle w:val="enlighter-s0"/>
          <w:rFonts w:ascii="Maiandra GD" w:hAnsi="Maiandra GD" w:cs="Consolas"/>
          <w:color w:val="7CC379"/>
          <w:bdr w:val="none" w:sz="0" w:space="0" w:color="auto" w:frame="1"/>
        </w:rPr>
        <w:t>"{controller}/{action}/{id}"</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defaults</w:t>
      </w:r>
      <w:proofErr w:type="gramEnd"/>
      <w:r w:rsidRPr="00271522">
        <w:rPr>
          <w:rStyle w:val="enlighter-text"/>
          <w:rFonts w:ascii="Maiandra GD" w:hAnsi="Maiandra GD" w:cs="Consolas"/>
          <w:color w:val="CFD5E0"/>
          <w:bdr w:val="none" w:sz="0" w:space="0" w:color="auto" w:frame="1"/>
        </w:rPr>
        <w:t xml:space="preserve">: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controller = </w:t>
      </w:r>
      <w:r w:rsidRPr="00271522">
        <w:rPr>
          <w:rStyle w:val="enlighter-s0"/>
          <w:rFonts w:ascii="Maiandra GD" w:hAnsi="Maiandra GD" w:cs="Consolas"/>
          <w:color w:val="7CC379"/>
          <w:bdr w:val="none" w:sz="0" w:space="0" w:color="auto" w:frame="1"/>
        </w:rPr>
        <w:t>"Department"</w:t>
      </w:r>
      <w:r w:rsidRPr="00271522">
        <w:rPr>
          <w:rStyle w:val="enlighter-text"/>
          <w:rFonts w:ascii="Maiandra GD" w:hAnsi="Maiandra GD" w:cs="Consolas"/>
          <w:color w:val="CFD5E0"/>
          <w:bdr w:val="none" w:sz="0" w:space="0" w:color="auto" w:frame="1"/>
        </w:rPr>
        <w:t xml:space="preserve">, action = </w:t>
      </w:r>
      <w:r w:rsidRPr="00271522">
        <w:rPr>
          <w:rStyle w:val="enlighter-s0"/>
          <w:rFonts w:ascii="Maiandra GD" w:hAnsi="Maiandra GD" w:cs="Consolas"/>
          <w:color w:val="7CC379"/>
          <w:bdr w:val="none" w:sz="0" w:space="0" w:color="auto" w:frame="1"/>
        </w:rPr>
        <w:t>"Index"</w:t>
      </w:r>
      <w:r w:rsidRPr="00271522">
        <w:rPr>
          <w:rStyle w:val="enlighter-text"/>
          <w:rFonts w:ascii="Maiandra GD" w:hAnsi="Maiandra GD" w:cs="Consolas"/>
          <w:color w:val="CFD5E0"/>
          <w:bdr w:val="none" w:sz="0" w:space="0" w:color="auto" w:frame="1"/>
        </w:rPr>
        <w:t>, id = UrlParameter.</w:t>
      </w:r>
      <w:r w:rsidRPr="00271522">
        <w:rPr>
          <w:rStyle w:val="enlighter-m3"/>
          <w:rFonts w:ascii="Maiandra GD" w:hAnsi="Maiandra GD" w:cs="Consolas"/>
          <w:color w:val="4284AE"/>
          <w:bdr w:val="none" w:sz="0" w:space="0" w:color="auto" w:frame="1"/>
        </w:rPr>
        <w:t>Optional</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That’s it we have done with our implementation. Now run the application and see everything is working as expected or not.</w:t>
      </w:r>
    </w:p>
    <w:p w:rsidR="00021244" w:rsidRPr="00F46A35" w:rsidRDefault="00021244" w:rsidP="0015081F">
      <w:pPr>
        <w:pBdr>
          <w:bottom w:val="double" w:sz="6" w:space="1" w:color="auto"/>
        </w:pBdr>
        <w:rPr>
          <w:rFonts w:ascii="Maiandra GD" w:hAnsi="Maiandra GD"/>
          <w:b/>
          <w:sz w:val="28"/>
        </w:rPr>
      </w:pPr>
    </w:p>
    <w:p w:rsidR="00021244" w:rsidRPr="00F46A35" w:rsidRDefault="00021244" w:rsidP="0015081F">
      <w:pPr>
        <w:pStyle w:val="Heading1"/>
        <w:spacing w:before="0" w:beforeAutospacing="0" w:after="48" w:afterAutospacing="0"/>
        <w:textAlignment w:val="baseline"/>
        <w:rPr>
          <w:rFonts w:ascii="Maiandra GD" w:hAnsi="Maiandra GD"/>
          <w:bCs w:val="0"/>
          <w:color w:val="3A3A3A"/>
          <w:sz w:val="28"/>
          <w:szCs w:val="22"/>
        </w:rPr>
      </w:pPr>
      <w:r w:rsidRPr="00F46A35">
        <w:rPr>
          <w:rFonts w:ascii="Maiandra GD" w:hAnsi="Maiandra GD"/>
          <w:bCs w:val="0"/>
          <w:color w:val="3A3A3A"/>
          <w:sz w:val="28"/>
          <w:szCs w:val="22"/>
          <w:highlight w:val="yellow"/>
        </w:rPr>
        <w:t>Business Objects as Model in ASP.NET MVC</w:t>
      </w:r>
    </w:p>
    <w:p w:rsidR="00021244" w:rsidRDefault="00021244" w:rsidP="0015081F">
      <w:pPr>
        <w:pStyle w:val="Heading2"/>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r w:rsidRPr="00271522">
        <w:rPr>
          <w:rStyle w:val="Strong"/>
          <w:rFonts w:ascii="Maiandra GD" w:hAnsi="Maiandra GD" w:cs="Arial"/>
          <w:b/>
          <w:bCs/>
          <w:color w:val="000000"/>
          <w:sz w:val="22"/>
          <w:szCs w:val="22"/>
          <w:bdr w:val="none" w:sz="0" w:space="0" w:color="auto" w:frame="1"/>
        </w:rPr>
        <w:t>Business Objects as Model in ASP.NET MVC</w:t>
      </w:r>
    </w:p>
    <w:p w:rsidR="00F46A35" w:rsidRPr="00271522" w:rsidRDefault="00F46A35" w:rsidP="0015081F">
      <w:pPr>
        <w:pStyle w:val="Heading2"/>
        <w:shd w:val="clear" w:color="auto" w:fill="FFFFFF"/>
        <w:spacing w:before="0" w:beforeAutospacing="0" w:after="0" w:afterAutospacing="0"/>
        <w:textAlignment w:val="baseline"/>
        <w:rPr>
          <w:rFonts w:ascii="Maiandra GD" w:hAnsi="Maiandra GD" w:cs="Segoe UI"/>
          <w:b w:val="0"/>
          <w:bCs w:val="0"/>
          <w:color w:val="3A3A3A"/>
          <w:sz w:val="22"/>
          <w:szCs w:val="22"/>
        </w:rPr>
      </w:pPr>
    </w:p>
    <w:p w:rsidR="00021244" w:rsidRPr="00271522" w:rsidRDefault="00021244"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Create an Empty ASP.NET MVC Application:</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First, create an Empty MVC Application with the name </w:t>
      </w:r>
      <w:r w:rsidRPr="00271522">
        <w:rPr>
          <w:rStyle w:val="Strong"/>
          <w:rFonts w:ascii="Maiandra GD" w:hAnsi="Maiandra GD" w:cs="Arial"/>
          <w:color w:val="000000"/>
          <w:sz w:val="22"/>
          <w:szCs w:val="22"/>
          <w:bdr w:val="none" w:sz="0" w:space="0" w:color="auto" w:frame="1"/>
        </w:rPr>
        <w:t>MVC_DEMO. </w:t>
      </w:r>
      <w:r w:rsidRPr="00271522">
        <w:rPr>
          <w:rFonts w:ascii="Maiandra GD" w:hAnsi="Maiandra GD" w:cs="Arial"/>
          <w:color w:val="000000"/>
          <w:sz w:val="22"/>
          <w:szCs w:val="22"/>
          <w:bdr w:val="none" w:sz="0" w:space="0" w:color="auto" w:frame="1"/>
        </w:rPr>
        <w:t>Once you create the application, then create a controller with the name as </w:t>
      </w:r>
      <w:r w:rsidRPr="00271522">
        <w:rPr>
          <w:rStyle w:val="Strong"/>
          <w:rFonts w:ascii="Maiandra GD" w:hAnsi="Maiandra GD" w:cs="Arial"/>
          <w:color w:val="000000"/>
          <w:sz w:val="22"/>
          <w:szCs w:val="22"/>
          <w:bdr w:val="none" w:sz="0" w:space="0" w:color="auto" w:frame="1"/>
        </w:rPr>
        <w:t>HomeController</w:t>
      </w:r>
      <w:r w:rsidRPr="00271522">
        <w:rPr>
          <w:rFonts w:ascii="Maiandra GD" w:hAnsi="Maiandra GD" w:cs="Arial"/>
          <w:color w:val="000000"/>
          <w:sz w:val="22"/>
          <w:szCs w:val="22"/>
          <w:bdr w:val="none" w:sz="0" w:space="0" w:color="auto" w:frame="1"/>
        </w:rPr>
        <w:t> within the Controllers Folder and then copy and paste the below code in it.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namespace</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MVC_DEMO.Controllers</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class</w:t>
      </w:r>
      <w:r w:rsidRPr="00271522">
        <w:rPr>
          <w:rStyle w:val="enlighter-text"/>
          <w:rFonts w:ascii="Maiandra GD" w:hAnsi="Maiandra GD" w:cs="Consolas"/>
          <w:color w:val="CFD5E0"/>
          <w:bdr w:val="none" w:sz="0" w:space="0" w:color="auto" w:frame="1"/>
        </w:rPr>
        <w:t xml:space="preserve"> HomeController : Controller</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lastRenderedPageBreak/>
        <w:t>public</w:t>
      </w:r>
      <w:proofErr w:type="gramEnd"/>
      <w:r w:rsidRPr="00271522">
        <w:rPr>
          <w:rStyle w:val="enlighter-text"/>
          <w:rFonts w:ascii="Maiandra GD" w:hAnsi="Maiandra GD" w:cs="Consolas"/>
          <w:color w:val="CFD5E0"/>
          <w:bdr w:val="none" w:sz="0" w:space="0" w:color="auto" w:frame="1"/>
        </w:rPr>
        <w:t xml:space="preserve"> ViewResult </w:t>
      </w:r>
      <w:r w:rsidRPr="00271522">
        <w:rPr>
          <w:rStyle w:val="enlighter-m0"/>
          <w:rFonts w:ascii="Maiandra GD" w:hAnsi="Maiandra GD" w:cs="Consolas"/>
          <w:color w:val="4284AE"/>
          <w:bdr w:val="none" w:sz="0" w:space="0" w:color="auto" w:frame="1"/>
        </w:rPr>
        <w:t>Index</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ViewData</w:t>
      </w:r>
      <w:r w:rsidRPr="00271522">
        <w:rPr>
          <w:rStyle w:val="enlighter-g1"/>
          <w:rFonts w:ascii="Maiandra GD" w:hAnsi="Maiandra GD" w:cs="Consolas"/>
          <w:b/>
          <w:bCs/>
          <w:color w:val="6B7C8B"/>
          <w:bdr w:val="none" w:sz="0" w:space="0" w:color="auto" w:frame="1"/>
        </w:rPr>
        <w:t>[</w:t>
      </w:r>
      <w:proofErr w:type="gramEnd"/>
      <w:r w:rsidRPr="00271522">
        <w:rPr>
          <w:rStyle w:val="enlighter-s0"/>
          <w:rFonts w:ascii="Maiandra GD" w:hAnsi="Maiandra GD" w:cs="Consolas"/>
          <w:color w:val="7CC379"/>
          <w:bdr w:val="none" w:sz="0" w:space="0" w:color="auto" w:frame="1"/>
        </w:rPr>
        <w:t>"Countries"</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List</w:t>
      </w:r>
      <w:r w:rsidRPr="00271522">
        <w:rPr>
          <w:rStyle w:val="enlighter-g1"/>
          <w:rFonts w:ascii="Maiandra GD" w:hAnsi="Maiandra GD" w:cs="Consolas"/>
          <w:b/>
          <w:bCs/>
          <w:color w:val="6B7C8B"/>
          <w:bdr w:val="none" w:sz="0" w:space="0" w:color="auto" w:frame="1"/>
        </w:rPr>
        <w:t>&lt;</w:t>
      </w:r>
      <w:r w:rsidRPr="00271522">
        <w:rPr>
          <w:rStyle w:val="enlighter-text"/>
          <w:rFonts w:ascii="Maiandra GD" w:hAnsi="Maiandra GD" w:cs="Consolas"/>
          <w:color w:val="CFD5E0"/>
          <w:bdr w:val="none" w:sz="0" w:space="0" w:color="auto" w:frame="1"/>
        </w:rPr>
        <w:t>string</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s0"/>
          <w:rFonts w:ascii="Maiandra GD" w:hAnsi="Maiandra GD" w:cs="Consolas"/>
          <w:color w:val="7CC379"/>
          <w:bdr w:val="none" w:sz="0" w:space="0" w:color="auto" w:frame="1"/>
        </w:rPr>
        <w:t>"India"</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s0"/>
          <w:rFonts w:ascii="Maiandra GD" w:hAnsi="Maiandra GD" w:cs="Consolas"/>
          <w:color w:val="7CC379"/>
          <w:bdr w:val="none" w:sz="0" w:space="0" w:color="auto" w:frame="1"/>
        </w:rPr>
        <w:t>"US"</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s0"/>
          <w:rFonts w:ascii="Maiandra GD" w:hAnsi="Maiandra GD" w:cs="Consolas"/>
          <w:color w:val="7CC379"/>
          <w:bdr w:val="none" w:sz="0" w:space="0" w:color="auto" w:frame="1"/>
        </w:rPr>
        <w:t>"Canada"</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s0"/>
          <w:rFonts w:ascii="Maiandra GD" w:hAnsi="Maiandra GD" w:cs="Consolas"/>
          <w:color w:val="7CC379"/>
          <w:bdr w:val="none" w:sz="0" w:space="0" w:color="auto" w:frame="1"/>
        </w:rPr>
        <w:t>"Brazil"</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return</w:t>
      </w:r>
      <w:proofErr w:type="gramEnd"/>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View</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F46A35" w:rsidRDefault="00F46A35" w:rsidP="0015081F">
      <w:pPr>
        <w:pStyle w:val="NormalWeb"/>
        <w:shd w:val="clear" w:color="auto" w:fill="FFFFFF"/>
        <w:spacing w:before="0" w:beforeAutospacing="0" w:after="0" w:afterAutospacing="0"/>
        <w:textAlignment w:val="baseline"/>
        <w:rPr>
          <w:rFonts w:ascii="Maiandra GD" w:hAnsi="Maiandra GD" w:cs="Arial"/>
          <w:color w:val="000000"/>
          <w:sz w:val="22"/>
          <w:szCs w:val="22"/>
          <w:bdr w:val="none" w:sz="0" w:space="0" w:color="auto" w:frame="1"/>
        </w:rPr>
      </w:pP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The following URL will invoke the </w:t>
      </w:r>
      <w:proofErr w:type="gramStart"/>
      <w:r w:rsidRPr="00271522">
        <w:rPr>
          <w:rStyle w:val="Strong"/>
          <w:rFonts w:ascii="Maiandra GD" w:hAnsi="Maiandra GD" w:cs="Arial"/>
          <w:color w:val="000000"/>
          <w:sz w:val="22"/>
          <w:szCs w:val="22"/>
          <w:bdr w:val="none" w:sz="0" w:space="0" w:color="auto" w:frame="1"/>
        </w:rPr>
        <w:t>Index(</w:t>
      </w:r>
      <w:proofErr w:type="gramEnd"/>
      <w:r w:rsidRPr="00271522">
        <w:rPr>
          <w:rStyle w:val="Strong"/>
          <w:rFonts w:ascii="Maiandra GD" w:hAnsi="Maiandra GD" w:cs="Arial"/>
          <w:color w:val="000000"/>
          <w:sz w:val="22"/>
          <w:szCs w:val="22"/>
          <w:bdr w:val="none" w:sz="0" w:space="0" w:color="auto" w:frame="1"/>
        </w:rPr>
        <w:t>)</w:t>
      </w:r>
      <w:r w:rsidRPr="00271522">
        <w:rPr>
          <w:rFonts w:ascii="Maiandra GD" w:hAnsi="Maiandra GD" w:cs="Arial"/>
          <w:color w:val="000000"/>
          <w:sz w:val="22"/>
          <w:szCs w:val="22"/>
          <w:bdr w:val="none" w:sz="0" w:space="0" w:color="auto" w:frame="1"/>
        </w:rPr>
        <w:t> action method of the </w:t>
      </w:r>
      <w:r w:rsidRPr="00271522">
        <w:rPr>
          <w:rStyle w:val="Strong"/>
          <w:rFonts w:ascii="Maiandra GD" w:hAnsi="Maiandra GD" w:cs="Arial"/>
          <w:color w:val="000000"/>
          <w:sz w:val="22"/>
          <w:szCs w:val="22"/>
          <w:bdr w:val="none" w:sz="0" w:space="0" w:color="auto" w:frame="1"/>
        </w:rPr>
        <w:t>HomeController</w:t>
      </w:r>
      <w:r w:rsidRPr="00271522">
        <w:rPr>
          <w:rFonts w:ascii="Maiandra GD" w:hAnsi="Maiandra GD" w:cs="Arial"/>
          <w:color w:val="000000"/>
          <w:sz w:val="22"/>
          <w:szCs w:val="22"/>
          <w:bdr w:val="none" w:sz="0" w:space="0" w:color="auto" w:frame="1"/>
        </w:rPr>
        <w:t>. Notice that, the HomeController class is inherited from the base </w:t>
      </w:r>
      <w:r w:rsidRPr="00271522">
        <w:rPr>
          <w:rStyle w:val="Strong"/>
          <w:rFonts w:ascii="Maiandra GD" w:hAnsi="Maiandra GD" w:cs="Arial"/>
          <w:color w:val="000000"/>
          <w:sz w:val="22"/>
          <w:szCs w:val="22"/>
          <w:bdr w:val="none" w:sz="0" w:space="0" w:color="auto" w:frame="1"/>
        </w:rPr>
        <w:t>Controller</w:t>
      </w:r>
      <w:r w:rsidRPr="00271522">
        <w:rPr>
          <w:rFonts w:ascii="Maiandra GD" w:hAnsi="Maiandra GD" w:cs="Arial"/>
          <w:color w:val="000000"/>
          <w:sz w:val="22"/>
          <w:szCs w:val="22"/>
          <w:bdr w:val="none" w:sz="0" w:space="0" w:color="auto" w:frame="1"/>
        </w:rPr>
        <w:t> class which in turn inherits from </w:t>
      </w:r>
      <w:r w:rsidRPr="00271522">
        <w:rPr>
          <w:rStyle w:val="Strong"/>
          <w:rFonts w:ascii="Maiandra GD" w:hAnsi="Maiandra GD" w:cs="Arial"/>
          <w:color w:val="000000"/>
          <w:sz w:val="22"/>
          <w:szCs w:val="22"/>
          <w:bdr w:val="none" w:sz="0" w:space="0" w:color="auto" w:frame="1"/>
        </w:rPr>
        <w:t>ControllerBase</w:t>
      </w:r>
      <w:r w:rsidRPr="00271522">
        <w:rPr>
          <w:rFonts w:ascii="Maiandra GD" w:hAnsi="Maiandra GD" w:cs="Arial"/>
          <w:color w:val="000000"/>
          <w:sz w:val="22"/>
          <w:szCs w:val="22"/>
          <w:bdr w:val="none" w:sz="0" w:space="0" w:color="auto" w:frame="1"/>
        </w:rPr>
        <w:t> class. ControllerBase, in turn, inherits from the </w:t>
      </w:r>
      <w:r w:rsidRPr="00271522">
        <w:rPr>
          <w:rStyle w:val="Strong"/>
          <w:rFonts w:ascii="Maiandra GD" w:hAnsi="Maiandra GD" w:cs="Arial"/>
          <w:color w:val="000000"/>
          <w:sz w:val="22"/>
          <w:szCs w:val="22"/>
          <w:bdr w:val="none" w:sz="0" w:space="0" w:color="auto" w:frame="1"/>
        </w:rPr>
        <w:t>IController</w:t>
      </w:r>
      <w:r w:rsidRPr="00271522">
        <w:rPr>
          <w:rFonts w:ascii="Maiandra GD" w:hAnsi="Maiandra GD" w:cs="Arial"/>
          <w:color w:val="000000"/>
          <w:sz w:val="22"/>
          <w:szCs w:val="22"/>
          <w:bdr w:val="none" w:sz="0" w:space="0" w:color="auto" w:frame="1"/>
        </w:rPr>
        <w:t> interface.</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Style w:val="Strong"/>
          <w:rFonts w:ascii="Maiandra GD" w:hAnsi="Maiandra GD" w:cs="Arial"/>
          <w:color w:val="0000FF"/>
          <w:sz w:val="22"/>
          <w:szCs w:val="22"/>
          <w:bdr w:val="none" w:sz="0" w:space="0" w:color="auto" w:frame="1"/>
        </w:rPr>
        <w:t>http://localhost:53657/Home/Index</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The</w:t>
      </w:r>
      <w:r w:rsidRPr="00271522">
        <w:rPr>
          <w:rStyle w:val="Strong"/>
          <w:rFonts w:ascii="Maiandra GD" w:hAnsi="Maiandra GD" w:cs="Arial"/>
          <w:color w:val="000000"/>
          <w:sz w:val="22"/>
          <w:szCs w:val="22"/>
          <w:bdr w:val="none" w:sz="0" w:space="0" w:color="auto" w:frame="1"/>
        </w:rPr>
        <w:t xml:space="preserve"> return </w:t>
      </w:r>
      <w:proofErr w:type="gramStart"/>
      <w:r w:rsidRPr="00271522">
        <w:rPr>
          <w:rStyle w:val="Strong"/>
          <w:rFonts w:ascii="Maiandra GD" w:hAnsi="Maiandra GD" w:cs="Arial"/>
          <w:color w:val="000000"/>
          <w:sz w:val="22"/>
          <w:szCs w:val="22"/>
          <w:bdr w:val="none" w:sz="0" w:space="0" w:color="auto" w:frame="1"/>
        </w:rPr>
        <w:t>View(</w:t>
      </w:r>
      <w:proofErr w:type="gramEnd"/>
      <w:r w:rsidRPr="00271522">
        <w:rPr>
          <w:rStyle w:val="Strong"/>
          <w:rFonts w:ascii="Maiandra GD" w:hAnsi="Maiandra GD" w:cs="Arial"/>
          <w:color w:val="000000"/>
          <w:sz w:val="22"/>
          <w:szCs w:val="22"/>
          <w:bdr w:val="none" w:sz="0" w:space="0" w:color="auto" w:frame="1"/>
        </w:rPr>
        <w:t>)</w:t>
      </w:r>
      <w:r w:rsidRPr="00271522">
        <w:rPr>
          <w:rFonts w:ascii="Maiandra GD" w:hAnsi="Maiandra GD" w:cs="Arial"/>
          <w:color w:val="000000"/>
          <w:sz w:val="22"/>
          <w:szCs w:val="22"/>
          <w:bdr w:val="none" w:sz="0" w:space="0" w:color="auto" w:frame="1"/>
        </w:rPr>
        <w:t> statement within the index action method by default looks for a view with the name “</w:t>
      </w:r>
      <w:r w:rsidRPr="00271522">
        <w:rPr>
          <w:rStyle w:val="Strong"/>
          <w:rFonts w:ascii="Maiandra GD" w:hAnsi="Maiandra GD" w:cs="Arial"/>
          <w:color w:val="000000"/>
          <w:sz w:val="22"/>
          <w:szCs w:val="22"/>
          <w:bdr w:val="none" w:sz="0" w:space="0" w:color="auto" w:frame="1"/>
        </w:rPr>
        <w:t>Index</w:t>
      </w:r>
      <w:r w:rsidRPr="00271522">
        <w:rPr>
          <w:rFonts w:ascii="Maiandra GD" w:hAnsi="Maiandra GD" w:cs="Arial"/>
          <w:color w:val="000000"/>
          <w:sz w:val="22"/>
          <w:szCs w:val="22"/>
          <w:bdr w:val="none" w:sz="0" w:space="0" w:color="auto" w:frame="1"/>
        </w:rPr>
        <w:t>” in “</w:t>
      </w:r>
      <w:r w:rsidRPr="00271522">
        <w:rPr>
          <w:rStyle w:val="Strong"/>
          <w:rFonts w:ascii="Maiandra GD" w:hAnsi="Maiandra GD" w:cs="Arial"/>
          <w:color w:val="000000"/>
          <w:sz w:val="22"/>
          <w:szCs w:val="22"/>
          <w:bdr w:val="none" w:sz="0" w:space="0" w:color="auto" w:frame="1"/>
        </w:rPr>
        <w:t>/Views/Home/</w:t>
      </w:r>
      <w:r w:rsidRPr="00271522">
        <w:rPr>
          <w:rFonts w:ascii="Maiandra GD" w:hAnsi="Maiandra GD" w:cs="Arial"/>
          <w:color w:val="000000"/>
          <w:sz w:val="22"/>
          <w:szCs w:val="22"/>
          <w:bdr w:val="none" w:sz="0" w:space="0" w:color="auto" w:frame="1"/>
        </w:rPr>
        <w:t>” and “</w:t>
      </w:r>
      <w:r w:rsidRPr="00271522">
        <w:rPr>
          <w:rStyle w:val="Strong"/>
          <w:rFonts w:ascii="Maiandra GD" w:hAnsi="Maiandra GD" w:cs="Arial"/>
          <w:color w:val="000000"/>
          <w:sz w:val="22"/>
          <w:szCs w:val="22"/>
          <w:bdr w:val="none" w:sz="0" w:space="0" w:color="auto" w:frame="1"/>
        </w:rPr>
        <w:t>/Views/Shared/</w:t>
      </w:r>
      <w:r w:rsidRPr="00271522">
        <w:rPr>
          <w:rFonts w:ascii="Maiandra GD" w:hAnsi="Maiandra GD" w:cs="Arial"/>
          <w:color w:val="000000"/>
          <w:sz w:val="22"/>
          <w:szCs w:val="22"/>
          <w:bdr w:val="none" w:sz="0" w:space="0" w:color="auto" w:frame="1"/>
        </w:rPr>
        <w:t>” folders. If a view with the name “</w:t>
      </w:r>
      <w:r w:rsidRPr="00271522">
        <w:rPr>
          <w:rStyle w:val="Strong"/>
          <w:rFonts w:ascii="Maiandra GD" w:hAnsi="Maiandra GD" w:cs="Arial"/>
          <w:color w:val="000000"/>
          <w:sz w:val="22"/>
          <w:szCs w:val="22"/>
          <w:bdr w:val="none" w:sz="0" w:space="0" w:color="auto" w:frame="1"/>
        </w:rPr>
        <w:t>Index</w:t>
      </w:r>
      <w:r w:rsidRPr="00271522">
        <w:rPr>
          <w:rFonts w:ascii="Maiandra GD" w:hAnsi="Maiandra GD" w:cs="Arial"/>
          <w:color w:val="000000"/>
          <w:sz w:val="22"/>
          <w:szCs w:val="22"/>
          <w:bdr w:val="none" w:sz="0" w:space="0" w:color="auto" w:frame="1"/>
        </w:rPr>
        <w:t>” is not found then we will get the following error.</w:t>
      </w:r>
    </w:p>
    <w:p w:rsidR="00021244" w:rsidRPr="00271522" w:rsidRDefault="00021244"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drawing>
          <wp:inline distT="0" distB="0" distL="0" distR="0">
            <wp:extent cx="5238750" cy="1943100"/>
            <wp:effectExtent l="19050" t="0" r="0" b="0"/>
            <wp:docPr id="55" name="Picture 55" descr="Resource Not Found Error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Resource Not Found Error in ASP.NET MVC Application"/>
                    <pic:cNvPicPr>
                      <a:picLocks noChangeAspect="1" noChangeArrowheads="1"/>
                    </pic:cNvPicPr>
                  </pic:nvPicPr>
                  <pic:blipFill>
                    <a:blip r:embed="rId35"/>
                    <a:srcRect/>
                    <a:stretch>
                      <a:fillRect/>
                    </a:stretch>
                  </pic:blipFill>
                  <pic:spPr bwMode="auto">
                    <a:xfrm>
                      <a:off x="0" y="0"/>
                      <a:ext cx="5238750" cy="1943100"/>
                    </a:xfrm>
                    <a:prstGeom prst="rect">
                      <a:avLst/>
                    </a:prstGeom>
                    <a:noFill/>
                    <a:ln w="9525">
                      <a:noFill/>
                      <a:miter lim="800000"/>
                      <a:headEnd/>
                      <a:tailEnd/>
                    </a:ln>
                  </pic:spPr>
                </pic:pic>
              </a:graphicData>
            </a:graphic>
          </wp:inline>
        </w:drawing>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lastRenderedPageBreak/>
        <w:t>So, In the ASP.NET MVC application, there are several conventions that we need to follow while working. For example, controllers need to have the word controller in them and should implement the IController interface either directly or indirectly. Views should be placed in a specific location that MVC can find them. </w:t>
      </w:r>
    </w:p>
    <w:p w:rsidR="00021244" w:rsidRDefault="00021244" w:rsidP="0015081F">
      <w:pPr>
        <w:pStyle w:val="NormalWeb"/>
        <w:shd w:val="clear" w:color="auto" w:fill="FFFFFF"/>
        <w:spacing w:before="0" w:beforeAutospacing="0" w:after="0" w:afterAutospacing="0"/>
        <w:textAlignment w:val="baseline"/>
        <w:rPr>
          <w:rFonts w:ascii="Maiandra GD" w:hAnsi="Maiandra GD" w:cs="Arial"/>
          <w:color w:val="000000"/>
          <w:sz w:val="22"/>
          <w:szCs w:val="22"/>
          <w:bdr w:val="none" w:sz="0" w:space="0" w:color="auto" w:frame="1"/>
        </w:rPr>
      </w:pPr>
      <w:r w:rsidRPr="00271522">
        <w:rPr>
          <w:rFonts w:ascii="Maiandra GD" w:hAnsi="Maiandra GD" w:cs="Arial"/>
          <w:color w:val="000000"/>
          <w:sz w:val="22"/>
          <w:szCs w:val="22"/>
          <w:bdr w:val="none" w:sz="0" w:space="0" w:color="auto" w:frame="1"/>
        </w:rPr>
        <w:t>But with models, there are no strict rules. In fact, the “</w:t>
      </w:r>
      <w:r w:rsidRPr="00271522">
        <w:rPr>
          <w:rStyle w:val="Strong"/>
          <w:rFonts w:ascii="Maiandra GD" w:hAnsi="Maiandra GD" w:cs="Arial"/>
          <w:color w:val="000000"/>
          <w:sz w:val="22"/>
          <w:szCs w:val="22"/>
          <w:bdr w:val="none" w:sz="0" w:space="0" w:color="auto" w:frame="1"/>
        </w:rPr>
        <w:t>Models</w:t>
      </w:r>
      <w:r w:rsidRPr="00271522">
        <w:rPr>
          <w:rFonts w:ascii="Maiandra GD" w:hAnsi="Maiandra GD" w:cs="Arial"/>
          <w:color w:val="000000"/>
          <w:sz w:val="22"/>
          <w:szCs w:val="22"/>
          <w:bdr w:val="none" w:sz="0" w:space="0" w:color="auto" w:frame="1"/>
        </w:rPr>
        <w:t>” folder is optional and they can place anywhere within the application. They can even be present in a separate project. Let’s now turn our attention to using business objects as the model. We will be using the table “</w:t>
      </w:r>
      <w:r w:rsidRPr="00271522">
        <w:rPr>
          <w:rStyle w:val="Strong"/>
          <w:rFonts w:ascii="Maiandra GD" w:hAnsi="Maiandra GD" w:cs="Arial"/>
          <w:color w:val="000000"/>
          <w:sz w:val="22"/>
          <w:szCs w:val="22"/>
          <w:bdr w:val="none" w:sz="0" w:space="0" w:color="auto" w:frame="1"/>
        </w:rPr>
        <w:t>Employee</w:t>
      </w:r>
      <w:r w:rsidRPr="00271522">
        <w:rPr>
          <w:rFonts w:ascii="Maiandra GD" w:hAnsi="Maiandra GD" w:cs="Arial"/>
          <w:color w:val="000000"/>
          <w:sz w:val="22"/>
          <w:szCs w:val="22"/>
          <w:bdr w:val="none" w:sz="0" w:space="0" w:color="auto" w:frame="1"/>
        </w:rPr>
        <w:t>” for this demo.</w:t>
      </w:r>
    </w:p>
    <w:p w:rsidR="00F46A35" w:rsidRPr="00271522" w:rsidRDefault="00F46A35"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p>
    <w:p w:rsidR="00021244" w:rsidRPr="00271522" w:rsidRDefault="00021244"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Step1: Create the Required Database </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Please use the below SQL script to create and populate the Employee table with some test data. Also, we are creating one stored procedure to retrieve the employee data.</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 Create Employee Table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Create</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table</w:t>
      </w:r>
      <w:r w:rsidRPr="00271522">
        <w:rPr>
          <w:rStyle w:val="enlighter-text"/>
          <w:rFonts w:ascii="Maiandra GD" w:hAnsi="Maiandra GD" w:cs="Consolas"/>
          <w:color w:val="CFD5E0"/>
          <w:bdr w:val="none" w:sz="0" w:space="0" w:color="auto" w:frame="1"/>
        </w:rPr>
        <w:t xml:space="preserve"> Employee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Id int Primary Key </w:t>
      </w:r>
      <w:proofErr w:type="gramStart"/>
      <w:r w:rsidRPr="00271522">
        <w:rPr>
          <w:rStyle w:val="enlighter-text"/>
          <w:rFonts w:ascii="Maiandra GD" w:hAnsi="Maiandra GD" w:cs="Consolas"/>
          <w:color w:val="CFD5E0"/>
          <w:bdr w:val="none" w:sz="0" w:space="0" w:color="auto" w:frame="1"/>
        </w:rPr>
        <w:t>Identity(</w:t>
      </w:r>
      <w:proofErr w:type="gramEnd"/>
      <w:r w:rsidRPr="00271522">
        <w:rPr>
          <w:rStyle w:val="enlighter-n1"/>
          <w:rFonts w:ascii="Maiandra GD" w:hAnsi="Maiandra GD" w:cs="Consolas"/>
          <w:color w:val="D19A66"/>
          <w:bdr w:val="none" w:sz="0" w:space="0" w:color="auto" w:frame="1"/>
        </w:rPr>
        <w:t>1</w:t>
      </w:r>
      <w:r w:rsidRPr="00271522">
        <w:rPr>
          <w:rStyle w:val="enlighter-text"/>
          <w:rFonts w:ascii="Maiandra GD" w:hAnsi="Maiandra GD" w:cs="Consolas"/>
          <w:color w:val="CFD5E0"/>
          <w:bdr w:val="none" w:sz="0" w:space="0" w:color="auto" w:frame="1"/>
        </w:rPr>
        <w:t>,</w:t>
      </w:r>
      <w:r w:rsidRPr="00271522">
        <w:rPr>
          <w:rStyle w:val="enlighter-n1"/>
          <w:rFonts w:ascii="Maiandra GD" w:hAnsi="Maiandra GD" w:cs="Consolas"/>
          <w:color w:val="D19A66"/>
          <w:bdr w:val="none" w:sz="0" w:space="0" w:color="auto" w:frame="1"/>
        </w:rPr>
        <w:t>1</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Name </w:t>
      </w:r>
      <w:proofErr w:type="gramStart"/>
      <w:r w:rsidRPr="00271522">
        <w:rPr>
          <w:rStyle w:val="enlighter-text"/>
          <w:rFonts w:ascii="Maiandra GD" w:hAnsi="Maiandra GD" w:cs="Consolas"/>
          <w:color w:val="CFD5E0"/>
          <w:bdr w:val="none" w:sz="0" w:space="0" w:color="auto" w:frame="1"/>
        </w:rPr>
        <w:t>nvarchar(</w:t>
      </w:r>
      <w:proofErr w:type="gramEnd"/>
      <w:r w:rsidRPr="00271522">
        <w:rPr>
          <w:rStyle w:val="enlighter-n1"/>
          <w:rFonts w:ascii="Maiandra GD" w:hAnsi="Maiandra GD" w:cs="Consolas"/>
          <w:color w:val="D19A66"/>
          <w:bdr w:val="none" w:sz="0" w:space="0" w:color="auto" w:frame="1"/>
        </w:rPr>
        <w:t>50</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Gender </w:t>
      </w:r>
      <w:proofErr w:type="gramStart"/>
      <w:r w:rsidRPr="00271522">
        <w:rPr>
          <w:rStyle w:val="enlighter-text"/>
          <w:rFonts w:ascii="Maiandra GD" w:hAnsi="Maiandra GD" w:cs="Consolas"/>
          <w:color w:val="CFD5E0"/>
          <w:bdr w:val="none" w:sz="0" w:space="0" w:color="auto" w:frame="1"/>
        </w:rPr>
        <w:t>nvarchar(</w:t>
      </w:r>
      <w:proofErr w:type="gramEnd"/>
      <w:r w:rsidRPr="00271522">
        <w:rPr>
          <w:rStyle w:val="enlighter-n1"/>
          <w:rFonts w:ascii="Maiandra GD" w:hAnsi="Maiandra GD" w:cs="Consolas"/>
          <w:color w:val="D19A66"/>
          <w:bdr w:val="none" w:sz="0" w:space="0" w:color="auto" w:frame="1"/>
        </w:rPr>
        <w:t>10</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City </w:t>
      </w:r>
      <w:proofErr w:type="gramStart"/>
      <w:r w:rsidRPr="00271522">
        <w:rPr>
          <w:rStyle w:val="enlighter-text"/>
          <w:rFonts w:ascii="Maiandra GD" w:hAnsi="Maiandra GD" w:cs="Consolas"/>
          <w:color w:val="CFD5E0"/>
          <w:bdr w:val="none" w:sz="0" w:space="0" w:color="auto" w:frame="1"/>
        </w:rPr>
        <w:t>nvarchar(</w:t>
      </w:r>
      <w:proofErr w:type="gramEnd"/>
      <w:r w:rsidRPr="00271522">
        <w:rPr>
          <w:rStyle w:val="enlighter-n1"/>
          <w:rFonts w:ascii="Maiandra GD" w:hAnsi="Maiandra GD" w:cs="Consolas"/>
          <w:color w:val="D19A66"/>
          <w:bdr w:val="none" w:sz="0" w:space="0" w:color="auto" w:frame="1"/>
        </w:rPr>
        <w:t>50</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Salary </w:t>
      </w:r>
      <w:proofErr w:type="gramStart"/>
      <w:r w:rsidRPr="00271522">
        <w:rPr>
          <w:rStyle w:val="enlighter-text"/>
          <w:rFonts w:ascii="Maiandra GD" w:hAnsi="Maiandra GD" w:cs="Consolas"/>
          <w:color w:val="CFD5E0"/>
          <w:bdr w:val="none" w:sz="0" w:space="0" w:color="auto" w:frame="1"/>
        </w:rPr>
        <w:t>decimal(</w:t>
      </w:r>
      <w:proofErr w:type="gramEnd"/>
      <w:r w:rsidRPr="00271522">
        <w:rPr>
          <w:rStyle w:val="enlighter-n1"/>
          <w:rFonts w:ascii="Maiandra GD" w:hAnsi="Maiandra GD" w:cs="Consolas"/>
          <w:color w:val="D19A66"/>
          <w:bdr w:val="none" w:sz="0" w:space="0" w:color="auto" w:frame="1"/>
        </w:rPr>
        <w:t>18</w:t>
      </w:r>
      <w:r w:rsidRPr="00271522">
        <w:rPr>
          <w:rStyle w:val="enlighter-text"/>
          <w:rFonts w:ascii="Maiandra GD" w:hAnsi="Maiandra GD" w:cs="Consolas"/>
          <w:color w:val="CFD5E0"/>
          <w:bdr w:val="none" w:sz="0" w:space="0" w:color="auto" w:frame="1"/>
        </w:rPr>
        <w:t>,</w:t>
      </w:r>
      <w:r w:rsidRPr="00271522">
        <w:rPr>
          <w:rStyle w:val="enlighter-n1"/>
          <w:rFonts w:ascii="Maiandra GD" w:hAnsi="Maiandra GD" w:cs="Consolas"/>
          <w:color w:val="D19A66"/>
          <w:bdr w:val="none" w:sz="0" w:space="0" w:color="auto" w:frame="1"/>
        </w:rPr>
        <w:t>2</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DateOfBirth DateTime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GO</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 Insert some test data into Employee table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Insert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into</w:t>
      </w:r>
      <w:r w:rsidRPr="00271522">
        <w:rPr>
          <w:rStyle w:val="enlighter-text"/>
          <w:rFonts w:ascii="Maiandra GD" w:hAnsi="Maiandra GD" w:cs="Consolas"/>
          <w:color w:val="CFD5E0"/>
          <w:bdr w:val="none" w:sz="0" w:space="0" w:color="auto" w:frame="1"/>
        </w:rPr>
        <w:t xml:space="preserve"> Employee </w:t>
      </w:r>
      <w:proofErr w:type="gramStart"/>
      <w:r w:rsidRPr="00271522">
        <w:rPr>
          <w:rStyle w:val="enlighter-text"/>
          <w:rFonts w:ascii="Maiandra GD" w:hAnsi="Maiandra GD" w:cs="Consolas"/>
          <w:color w:val="CFD5E0"/>
          <w:bdr w:val="none" w:sz="0" w:space="0" w:color="auto" w:frame="1"/>
        </w:rPr>
        <w:t>values(</w:t>
      </w:r>
      <w:proofErr w:type="gramEnd"/>
      <w:r w:rsidRPr="00271522">
        <w:rPr>
          <w:rStyle w:val="enlighter-s0"/>
          <w:rFonts w:ascii="Maiandra GD" w:hAnsi="Maiandra GD" w:cs="Consolas"/>
          <w:color w:val="7CC379"/>
          <w:bdr w:val="none" w:sz="0" w:space="0" w:color="auto" w:frame="1"/>
        </w:rPr>
        <w:t>'Pranaya'</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'Male'</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'Mumbai'</w:t>
      </w:r>
      <w:r w:rsidRPr="00271522">
        <w:rPr>
          <w:rStyle w:val="enlighter-text"/>
          <w:rFonts w:ascii="Maiandra GD" w:hAnsi="Maiandra GD" w:cs="Consolas"/>
          <w:color w:val="CFD5E0"/>
          <w:bdr w:val="none" w:sz="0" w:space="0" w:color="auto" w:frame="1"/>
        </w:rPr>
        <w:t>,</w:t>
      </w:r>
      <w:r w:rsidRPr="00271522">
        <w:rPr>
          <w:rStyle w:val="enlighter-n1"/>
          <w:rFonts w:ascii="Maiandra GD" w:hAnsi="Maiandra GD" w:cs="Consolas"/>
          <w:color w:val="D19A66"/>
          <w:bdr w:val="none" w:sz="0" w:space="0" w:color="auto" w:frame="1"/>
        </w:rPr>
        <w:t>4000</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'02/03/1977'</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Insert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into</w:t>
      </w:r>
      <w:r w:rsidRPr="00271522">
        <w:rPr>
          <w:rStyle w:val="enlighter-text"/>
          <w:rFonts w:ascii="Maiandra GD" w:hAnsi="Maiandra GD" w:cs="Consolas"/>
          <w:color w:val="CFD5E0"/>
          <w:bdr w:val="none" w:sz="0" w:space="0" w:color="auto" w:frame="1"/>
        </w:rPr>
        <w:t xml:space="preserve"> Employee </w:t>
      </w:r>
      <w:proofErr w:type="gramStart"/>
      <w:r w:rsidRPr="00271522">
        <w:rPr>
          <w:rStyle w:val="enlighter-text"/>
          <w:rFonts w:ascii="Maiandra GD" w:hAnsi="Maiandra GD" w:cs="Consolas"/>
          <w:color w:val="CFD5E0"/>
          <w:bdr w:val="none" w:sz="0" w:space="0" w:color="auto" w:frame="1"/>
        </w:rPr>
        <w:t>values(</w:t>
      </w:r>
      <w:proofErr w:type="gramEnd"/>
      <w:r w:rsidRPr="00271522">
        <w:rPr>
          <w:rStyle w:val="enlighter-s0"/>
          <w:rFonts w:ascii="Maiandra GD" w:hAnsi="Maiandra GD" w:cs="Consolas"/>
          <w:color w:val="7CC379"/>
          <w:bdr w:val="none" w:sz="0" w:space="0" w:color="auto" w:frame="1"/>
        </w:rPr>
        <w:t>'Anurag'</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'Male'</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'Hyderabad'</w:t>
      </w:r>
      <w:r w:rsidRPr="00271522">
        <w:rPr>
          <w:rStyle w:val="enlighter-text"/>
          <w:rFonts w:ascii="Maiandra GD" w:hAnsi="Maiandra GD" w:cs="Consolas"/>
          <w:color w:val="CFD5E0"/>
          <w:bdr w:val="none" w:sz="0" w:space="0" w:color="auto" w:frame="1"/>
        </w:rPr>
        <w:t>,</w:t>
      </w:r>
      <w:r w:rsidRPr="00271522">
        <w:rPr>
          <w:rStyle w:val="enlighter-n1"/>
          <w:rFonts w:ascii="Maiandra GD" w:hAnsi="Maiandra GD" w:cs="Consolas"/>
          <w:color w:val="D19A66"/>
          <w:bdr w:val="none" w:sz="0" w:space="0" w:color="auto" w:frame="1"/>
        </w:rPr>
        <w:t>5000</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'04/06/1979'</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Insert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into</w:t>
      </w:r>
      <w:r w:rsidRPr="00271522">
        <w:rPr>
          <w:rStyle w:val="enlighter-text"/>
          <w:rFonts w:ascii="Maiandra GD" w:hAnsi="Maiandra GD" w:cs="Consolas"/>
          <w:color w:val="CFD5E0"/>
          <w:bdr w:val="none" w:sz="0" w:space="0" w:color="auto" w:frame="1"/>
        </w:rPr>
        <w:t xml:space="preserve"> Employee </w:t>
      </w:r>
      <w:proofErr w:type="gramStart"/>
      <w:r w:rsidRPr="00271522">
        <w:rPr>
          <w:rStyle w:val="enlighter-text"/>
          <w:rFonts w:ascii="Maiandra GD" w:hAnsi="Maiandra GD" w:cs="Consolas"/>
          <w:color w:val="CFD5E0"/>
          <w:bdr w:val="none" w:sz="0" w:space="0" w:color="auto" w:frame="1"/>
        </w:rPr>
        <w:t>values(</w:t>
      </w:r>
      <w:proofErr w:type="gramEnd"/>
      <w:r w:rsidRPr="00271522">
        <w:rPr>
          <w:rStyle w:val="enlighter-s0"/>
          <w:rFonts w:ascii="Maiandra GD" w:hAnsi="Maiandra GD" w:cs="Consolas"/>
          <w:color w:val="7CC379"/>
          <w:bdr w:val="none" w:sz="0" w:space="0" w:color="auto" w:frame="1"/>
        </w:rPr>
        <w:t>'Priyanka'</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'Female'</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'Bangalore'</w:t>
      </w:r>
      <w:r w:rsidRPr="00271522">
        <w:rPr>
          <w:rStyle w:val="enlighter-text"/>
          <w:rFonts w:ascii="Maiandra GD" w:hAnsi="Maiandra GD" w:cs="Consolas"/>
          <w:color w:val="CFD5E0"/>
          <w:bdr w:val="none" w:sz="0" w:space="0" w:color="auto" w:frame="1"/>
        </w:rPr>
        <w:t>,</w:t>
      </w:r>
      <w:r w:rsidRPr="00271522">
        <w:rPr>
          <w:rStyle w:val="enlighter-n1"/>
          <w:rFonts w:ascii="Maiandra GD" w:hAnsi="Maiandra GD" w:cs="Consolas"/>
          <w:color w:val="D19A66"/>
          <w:bdr w:val="none" w:sz="0" w:space="0" w:color="auto" w:frame="1"/>
        </w:rPr>
        <w:t>1000</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'01/05/1979'</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Insert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into</w:t>
      </w:r>
      <w:r w:rsidRPr="00271522">
        <w:rPr>
          <w:rStyle w:val="enlighter-text"/>
          <w:rFonts w:ascii="Maiandra GD" w:hAnsi="Maiandra GD" w:cs="Consolas"/>
          <w:color w:val="CFD5E0"/>
          <w:bdr w:val="none" w:sz="0" w:space="0" w:color="auto" w:frame="1"/>
        </w:rPr>
        <w:t xml:space="preserve"> Employee </w:t>
      </w:r>
      <w:proofErr w:type="gramStart"/>
      <w:r w:rsidRPr="00271522">
        <w:rPr>
          <w:rStyle w:val="enlighter-text"/>
          <w:rFonts w:ascii="Maiandra GD" w:hAnsi="Maiandra GD" w:cs="Consolas"/>
          <w:color w:val="CFD5E0"/>
          <w:bdr w:val="none" w:sz="0" w:space="0" w:color="auto" w:frame="1"/>
        </w:rPr>
        <w:t>values(</w:t>
      </w:r>
      <w:proofErr w:type="gramEnd"/>
      <w:r w:rsidRPr="00271522">
        <w:rPr>
          <w:rStyle w:val="enlighter-s0"/>
          <w:rFonts w:ascii="Maiandra GD" w:hAnsi="Maiandra GD" w:cs="Consolas"/>
          <w:color w:val="7CC379"/>
          <w:bdr w:val="none" w:sz="0" w:space="0" w:color="auto" w:frame="1"/>
        </w:rPr>
        <w:t>'Subrat'</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'Male'</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'Hyderabad'</w:t>
      </w:r>
      <w:r w:rsidRPr="00271522">
        <w:rPr>
          <w:rStyle w:val="enlighter-text"/>
          <w:rFonts w:ascii="Maiandra GD" w:hAnsi="Maiandra GD" w:cs="Consolas"/>
          <w:color w:val="CFD5E0"/>
          <w:bdr w:val="none" w:sz="0" w:space="0" w:color="auto" w:frame="1"/>
        </w:rPr>
        <w:t>,</w:t>
      </w:r>
      <w:r w:rsidRPr="00271522">
        <w:rPr>
          <w:rStyle w:val="enlighter-n1"/>
          <w:rFonts w:ascii="Maiandra GD" w:hAnsi="Maiandra GD" w:cs="Consolas"/>
          <w:color w:val="D19A66"/>
          <w:bdr w:val="none" w:sz="0" w:space="0" w:color="auto" w:frame="1"/>
        </w:rPr>
        <w:t>2000</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'03/07/1981'</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Insert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into</w:t>
      </w:r>
      <w:r w:rsidRPr="00271522">
        <w:rPr>
          <w:rStyle w:val="enlighter-text"/>
          <w:rFonts w:ascii="Maiandra GD" w:hAnsi="Maiandra GD" w:cs="Consolas"/>
          <w:color w:val="CFD5E0"/>
          <w:bdr w:val="none" w:sz="0" w:space="0" w:color="auto" w:frame="1"/>
        </w:rPr>
        <w:t xml:space="preserve"> Employee </w:t>
      </w:r>
      <w:proofErr w:type="gramStart"/>
      <w:r w:rsidRPr="00271522">
        <w:rPr>
          <w:rStyle w:val="enlighter-text"/>
          <w:rFonts w:ascii="Maiandra GD" w:hAnsi="Maiandra GD" w:cs="Consolas"/>
          <w:color w:val="CFD5E0"/>
          <w:bdr w:val="none" w:sz="0" w:space="0" w:color="auto" w:frame="1"/>
        </w:rPr>
        <w:t>values(</w:t>
      </w:r>
      <w:proofErr w:type="gramEnd"/>
      <w:r w:rsidRPr="00271522">
        <w:rPr>
          <w:rStyle w:val="enlighter-s0"/>
          <w:rFonts w:ascii="Maiandra GD" w:hAnsi="Maiandra GD" w:cs="Consolas"/>
          <w:color w:val="7CC379"/>
          <w:bdr w:val="none" w:sz="0" w:space="0" w:color="auto" w:frame="1"/>
        </w:rPr>
        <w:t>'Sudhanshu'</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'Male'</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'Mumbai'</w:t>
      </w:r>
      <w:r w:rsidRPr="00271522">
        <w:rPr>
          <w:rStyle w:val="enlighter-text"/>
          <w:rFonts w:ascii="Maiandra GD" w:hAnsi="Maiandra GD" w:cs="Consolas"/>
          <w:color w:val="CFD5E0"/>
          <w:bdr w:val="none" w:sz="0" w:space="0" w:color="auto" w:frame="1"/>
        </w:rPr>
        <w:t>,</w:t>
      </w:r>
      <w:r w:rsidRPr="00271522">
        <w:rPr>
          <w:rStyle w:val="enlighter-n1"/>
          <w:rFonts w:ascii="Maiandra GD" w:hAnsi="Maiandra GD" w:cs="Consolas"/>
          <w:color w:val="D19A66"/>
          <w:bdr w:val="none" w:sz="0" w:space="0" w:color="auto" w:frame="1"/>
        </w:rPr>
        <w:t>3000</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'02/04/1978'</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lastRenderedPageBreak/>
        <w:t>Insert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into</w:t>
      </w:r>
      <w:r w:rsidRPr="00271522">
        <w:rPr>
          <w:rStyle w:val="enlighter-text"/>
          <w:rFonts w:ascii="Maiandra GD" w:hAnsi="Maiandra GD" w:cs="Consolas"/>
          <w:color w:val="CFD5E0"/>
          <w:bdr w:val="none" w:sz="0" w:space="0" w:color="auto" w:frame="1"/>
        </w:rPr>
        <w:t xml:space="preserve"> Employee </w:t>
      </w:r>
      <w:proofErr w:type="gramStart"/>
      <w:r w:rsidRPr="00271522">
        <w:rPr>
          <w:rStyle w:val="enlighter-text"/>
          <w:rFonts w:ascii="Maiandra GD" w:hAnsi="Maiandra GD" w:cs="Consolas"/>
          <w:color w:val="CFD5E0"/>
          <w:bdr w:val="none" w:sz="0" w:space="0" w:color="auto" w:frame="1"/>
        </w:rPr>
        <w:t>values(</w:t>
      </w:r>
      <w:proofErr w:type="gramEnd"/>
      <w:r w:rsidRPr="00271522">
        <w:rPr>
          <w:rStyle w:val="enlighter-s0"/>
          <w:rFonts w:ascii="Maiandra GD" w:hAnsi="Maiandra GD" w:cs="Consolas"/>
          <w:color w:val="7CC379"/>
          <w:bdr w:val="none" w:sz="0" w:space="0" w:color="auto" w:frame="1"/>
        </w:rPr>
        <w:t>'Preety'</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'Female'</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'Bangalore'</w:t>
      </w:r>
      <w:r w:rsidRPr="00271522">
        <w:rPr>
          <w:rStyle w:val="enlighter-text"/>
          <w:rFonts w:ascii="Maiandra GD" w:hAnsi="Maiandra GD" w:cs="Consolas"/>
          <w:color w:val="CFD5E0"/>
          <w:bdr w:val="none" w:sz="0" w:space="0" w:color="auto" w:frame="1"/>
        </w:rPr>
        <w:t>,</w:t>
      </w:r>
      <w:r w:rsidRPr="00271522">
        <w:rPr>
          <w:rStyle w:val="enlighter-n1"/>
          <w:rFonts w:ascii="Maiandra GD" w:hAnsi="Maiandra GD" w:cs="Consolas"/>
          <w:color w:val="D19A66"/>
          <w:bdr w:val="none" w:sz="0" w:space="0" w:color="auto" w:frame="1"/>
        </w:rPr>
        <w:t>4000</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'02/03/1974'</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Insert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into</w:t>
      </w:r>
      <w:r w:rsidRPr="00271522">
        <w:rPr>
          <w:rStyle w:val="enlighter-text"/>
          <w:rFonts w:ascii="Maiandra GD" w:hAnsi="Maiandra GD" w:cs="Consolas"/>
          <w:color w:val="CFD5E0"/>
          <w:bdr w:val="none" w:sz="0" w:space="0" w:color="auto" w:frame="1"/>
        </w:rPr>
        <w:t xml:space="preserve"> Employee </w:t>
      </w:r>
      <w:proofErr w:type="gramStart"/>
      <w:r w:rsidRPr="00271522">
        <w:rPr>
          <w:rStyle w:val="enlighter-text"/>
          <w:rFonts w:ascii="Maiandra GD" w:hAnsi="Maiandra GD" w:cs="Consolas"/>
          <w:color w:val="CFD5E0"/>
          <w:bdr w:val="none" w:sz="0" w:space="0" w:color="auto" w:frame="1"/>
        </w:rPr>
        <w:t>values(</w:t>
      </w:r>
      <w:proofErr w:type="gramEnd"/>
      <w:r w:rsidRPr="00271522">
        <w:rPr>
          <w:rStyle w:val="enlighter-s0"/>
          <w:rFonts w:ascii="Maiandra GD" w:hAnsi="Maiandra GD" w:cs="Consolas"/>
          <w:color w:val="7CC379"/>
          <w:bdr w:val="none" w:sz="0" w:space="0" w:color="auto" w:frame="1"/>
        </w:rPr>
        <w:t>'Sandeep'</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'Male'</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'Hyderabad'</w:t>
      </w:r>
      <w:r w:rsidRPr="00271522">
        <w:rPr>
          <w:rStyle w:val="enlighter-text"/>
          <w:rFonts w:ascii="Maiandra GD" w:hAnsi="Maiandra GD" w:cs="Consolas"/>
          <w:color w:val="CFD5E0"/>
          <w:bdr w:val="none" w:sz="0" w:space="0" w:color="auto" w:frame="1"/>
        </w:rPr>
        <w:t>,</w:t>
      </w:r>
      <w:r w:rsidRPr="00271522">
        <w:rPr>
          <w:rStyle w:val="enlighter-n1"/>
          <w:rFonts w:ascii="Maiandra GD" w:hAnsi="Maiandra GD" w:cs="Consolas"/>
          <w:color w:val="D19A66"/>
          <w:bdr w:val="none" w:sz="0" w:space="0" w:color="auto" w:frame="1"/>
        </w:rPr>
        <w:t>5000</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'04/06/1972'</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Insert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into</w:t>
      </w:r>
      <w:r w:rsidRPr="00271522">
        <w:rPr>
          <w:rStyle w:val="enlighter-text"/>
          <w:rFonts w:ascii="Maiandra GD" w:hAnsi="Maiandra GD" w:cs="Consolas"/>
          <w:color w:val="CFD5E0"/>
          <w:bdr w:val="none" w:sz="0" w:space="0" w:color="auto" w:frame="1"/>
        </w:rPr>
        <w:t xml:space="preserve"> Employee </w:t>
      </w:r>
      <w:proofErr w:type="gramStart"/>
      <w:r w:rsidRPr="00271522">
        <w:rPr>
          <w:rStyle w:val="enlighter-text"/>
          <w:rFonts w:ascii="Maiandra GD" w:hAnsi="Maiandra GD" w:cs="Consolas"/>
          <w:color w:val="CFD5E0"/>
          <w:bdr w:val="none" w:sz="0" w:space="0" w:color="auto" w:frame="1"/>
        </w:rPr>
        <w:t>values(</w:t>
      </w:r>
      <w:proofErr w:type="gramEnd"/>
      <w:r w:rsidRPr="00271522">
        <w:rPr>
          <w:rStyle w:val="enlighter-s0"/>
          <w:rFonts w:ascii="Maiandra GD" w:hAnsi="Maiandra GD" w:cs="Consolas"/>
          <w:color w:val="7CC379"/>
          <w:bdr w:val="none" w:sz="0" w:space="0" w:color="auto" w:frame="1"/>
        </w:rPr>
        <w:t>'Sambit'</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'Male'</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'Bangalore'</w:t>
      </w:r>
      <w:r w:rsidRPr="00271522">
        <w:rPr>
          <w:rStyle w:val="enlighter-text"/>
          <w:rFonts w:ascii="Maiandra GD" w:hAnsi="Maiandra GD" w:cs="Consolas"/>
          <w:color w:val="CFD5E0"/>
          <w:bdr w:val="none" w:sz="0" w:space="0" w:color="auto" w:frame="1"/>
        </w:rPr>
        <w:t>,</w:t>
      </w:r>
      <w:r w:rsidRPr="00271522">
        <w:rPr>
          <w:rStyle w:val="enlighter-n1"/>
          <w:rFonts w:ascii="Maiandra GD" w:hAnsi="Maiandra GD" w:cs="Consolas"/>
          <w:color w:val="D19A66"/>
          <w:bdr w:val="none" w:sz="0" w:space="0" w:color="auto" w:frame="1"/>
        </w:rPr>
        <w:t>6000</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'07/05/1975'</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Insert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into</w:t>
      </w:r>
      <w:r w:rsidRPr="00271522">
        <w:rPr>
          <w:rStyle w:val="enlighter-text"/>
          <w:rFonts w:ascii="Maiandra GD" w:hAnsi="Maiandra GD" w:cs="Consolas"/>
          <w:color w:val="CFD5E0"/>
          <w:bdr w:val="none" w:sz="0" w:space="0" w:color="auto" w:frame="1"/>
        </w:rPr>
        <w:t xml:space="preserve"> Employee </w:t>
      </w:r>
      <w:proofErr w:type="gramStart"/>
      <w:r w:rsidRPr="00271522">
        <w:rPr>
          <w:rStyle w:val="enlighter-text"/>
          <w:rFonts w:ascii="Maiandra GD" w:hAnsi="Maiandra GD" w:cs="Consolas"/>
          <w:color w:val="CFD5E0"/>
          <w:bdr w:val="none" w:sz="0" w:space="0" w:color="auto" w:frame="1"/>
        </w:rPr>
        <w:t>values(</w:t>
      </w:r>
      <w:proofErr w:type="gramEnd"/>
      <w:r w:rsidRPr="00271522">
        <w:rPr>
          <w:rStyle w:val="enlighter-s0"/>
          <w:rFonts w:ascii="Maiandra GD" w:hAnsi="Maiandra GD" w:cs="Consolas"/>
          <w:color w:val="7CC379"/>
          <w:bdr w:val="none" w:sz="0" w:space="0" w:color="auto" w:frame="1"/>
        </w:rPr>
        <w:t>'Hina'</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'Female'</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'Mumbai'</w:t>
      </w:r>
      <w:r w:rsidRPr="00271522">
        <w:rPr>
          <w:rStyle w:val="enlighter-text"/>
          <w:rFonts w:ascii="Maiandra GD" w:hAnsi="Maiandra GD" w:cs="Consolas"/>
          <w:color w:val="CFD5E0"/>
          <w:bdr w:val="none" w:sz="0" w:space="0" w:color="auto" w:frame="1"/>
        </w:rPr>
        <w:t>,</w:t>
      </w:r>
      <w:r w:rsidRPr="00271522">
        <w:rPr>
          <w:rStyle w:val="enlighter-n1"/>
          <w:rFonts w:ascii="Maiandra GD" w:hAnsi="Maiandra GD" w:cs="Consolas"/>
          <w:color w:val="D19A66"/>
          <w:bdr w:val="none" w:sz="0" w:space="0" w:color="auto" w:frame="1"/>
        </w:rPr>
        <w:t>3000</w:t>
      </w:r>
      <w:r w:rsidRPr="00271522">
        <w:rPr>
          <w:rStyle w:val="enlighter-text"/>
          <w:rFonts w:ascii="Maiandra GD" w:hAnsi="Maiandra GD" w:cs="Consolas"/>
          <w:color w:val="CFD5E0"/>
          <w:bdr w:val="none" w:sz="0" w:space="0" w:color="auto" w:frame="1"/>
        </w:rPr>
        <w:t>,</w:t>
      </w:r>
      <w:r w:rsidRPr="00271522">
        <w:rPr>
          <w:rStyle w:val="enlighter-s0"/>
          <w:rFonts w:ascii="Maiandra GD" w:hAnsi="Maiandra GD" w:cs="Consolas"/>
          <w:color w:val="7CC379"/>
          <w:bdr w:val="none" w:sz="0" w:space="0" w:color="auto" w:frame="1"/>
        </w:rPr>
        <w:t>'09/08/1976'</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GO</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 xml:space="preserve">--Stored procedure to retrieve data </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Create</w:t>
      </w:r>
      <w:r w:rsidRPr="00271522">
        <w:rPr>
          <w:rStyle w:val="enlighter-text"/>
          <w:rFonts w:ascii="Maiandra GD" w:hAnsi="Maiandra GD" w:cs="Consolas"/>
          <w:color w:val="CFD5E0"/>
          <w:bdr w:val="none" w:sz="0" w:space="0" w:color="auto" w:frame="1"/>
        </w:rPr>
        <w:t xml:space="preserve"> procedure spGetAllEmployees</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as</w:t>
      </w:r>
      <w:proofErr w:type="gramEnd"/>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Begin</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Select</w:t>
      </w:r>
      <w:r w:rsidRPr="00271522">
        <w:rPr>
          <w:rStyle w:val="enlighter-text"/>
          <w:rFonts w:ascii="Maiandra GD" w:hAnsi="Maiandra GD" w:cs="Consolas"/>
          <w:color w:val="CFD5E0"/>
          <w:bdr w:val="none" w:sz="0" w:space="0" w:color="auto" w:frame="1"/>
        </w:rPr>
        <w:t xml:space="preserve"> Id, Name, Gender, City, Salary, DateOfBirth </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from</w:t>
      </w:r>
      <w:proofErr w:type="gramEnd"/>
      <w:r w:rsidRPr="00271522">
        <w:rPr>
          <w:rStyle w:val="enlighter-text"/>
          <w:rFonts w:ascii="Maiandra GD" w:hAnsi="Maiandra GD" w:cs="Consolas"/>
          <w:color w:val="CFD5E0"/>
          <w:bdr w:val="none" w:sz="0" w:space="0" w:color="auto" w:frame="1"/>
        </w:rPr>
        <w:t xml:space="preserve"> Employee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End</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GO</w:t>
      </w:r>
    </w:p>
    <w:p w:rsidR="00F46A35" w:rsidRDefault="00F46A35" w:rsidP="0015081F">
      <w:pPr>
        <w:pStyle w:val="NormalWeb"/>
        <w:shd w:val="clear" w:color="auto" w:fill="FFFFFF"/>
        <w:spacing w:before="0" w:beforeAutospacing="0" w:after="0" w:afterAutospacing="0"/>
        <w:textAlignment w:val="baseline"/>
        <w:rPr>
          <w:rStyle w:val="Strong"/>
          <w:rFonts w:ascii="Maiandra GD" w:hAnsi="Maiandra GD" w:cs="Arial"/>
          <w:color w:val="000000"/>
          <w:sz w:val="22"/>
          <w:szCs w:val="22"/>
          <w:bdr w:val="none" w:sz="0" w:space="0" w:color="auto" w:frame="1"/>
        </w:rPr>
      </w:pP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Style w:val="Strong"/>
          <w:rFonts w:ascii="Maiandra GD" w:hAnsi="Maiandra GD" w:cs="Arial"/>
          <w:color w:val="000000"/>
          <w:sz w:val="22"/>
          <w:szCs w:val="22"/>
          <w:bdr w:val="none" w:sz="0" w:space="0" w:color="auto" w:frame="1"/>
        </w:rPr>
        <w:t>Step2: Add a Class Library project with Name=”BusinessLayer” to the Solution</w:t>
      </w:r>
      <w:r w:rsidRPr="00271522">
        <w:rPr>
          <w:rFonts w:ascii="Maiandra GD" w:hAnsi="Maiandra GD" w:cs="Segoe UI"/>
          <w:color w:val="212529"/>
          <w:sz w:val="22"/>
          <w:szCs w:val="22"/>
        </w:rPr>
        <w:br/>
      </w:r>
      <w:r w:rsidRPr="00271522">
        <w:rPr>
          <w:rFonts w:ascii="Maiandra GD" w:hAnsi="Maiandra GD" w:cs="Arial"/>
          <w:color w:val="000000"/>
          <w:sz w:val="22"/>
          <w:szCs w:val="22"/>
          <w:bdr w:val="none" w:sz="0" w:space="0" w:color="auto" w:frame="1"/>
        </w:rPr>
        <w:t>Right-click on the Solution Folder =&gt; Add =&gt; New Project as shown in the below image.</w:t>
      </w:r>
    </w:p>
    <w:p w:rsidR="00021244" w:rsidRPr="00271522" w:rsidRDefault="00021244"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drawing>
          <wp:inline distT="0" distB="0" distL="0" distR="0">
            <wp:extent cx="5781675" cy="2800350"/>
            <wp:effectExtent l="19050" t="0" r="9525" b="0"/>
            <wp:docPr id="56" name="Picture 56" descr="Adding Class Library Project in Existing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dding Class Library Project in Existing Solution"/>
                    <pic:cNvPicPr>
                      <a:picLocks noChangeAspect="1" noChangeArrowheads="1"/>
                    </pic:cNvPicPr>
                  </pic:nvPicPr>
                  <pic:blipFill>
                    <a:blip r:embed="rId36"/>
                    <a:srcRect/>
                    <a:stretch>
                      <a:fillRect/>
                    </a:stretch>
                  </pic:blipFill>
                  <pic:spPr bwMode="auto">
                    <a:xfrm>
                      <a:off x="0" y="0"/>
                      <a:ext cx="5781675" cy="2800350"/>
                    </a:xfrm>
                    <a:prstGeom prst="rect">
                      <a:avLst/>
                    </a:prstGeom>
                    <a:noFill/>
                    <a:ln w="9525">
                      <a:noFill/>
                      <a:miter lim="800000"/>
                      <a:headEnd/>
                      <a:tailEnd/>
                    </a:ln>
                  </pic:spPr>
                </pic:pic>
              </a:graphicData>
            </a:graphic>
          </wp:inline>
        </w:drawing>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lastRenderedPageBreak/>
        <w:t>From the new project window, select </w:t>
      </w:r>
      <w:r w:rsidRPr="00271522">
        <w:rPr>
          <w:rStyle w:val="Strong"/>
          <w:rFonts w:ascii="Maiandra GD" w:hAnsi="Maiandra GD" w:cs="Arial"/>
          <w:color w:val="000000"/>
          <w:sz w:val="22"/>
          <w:szCs w:val="22"/>
          <w:bdr w:val="none" w:sz="0" w:space="0" w:color="auto" w:frame="1"/>
        </w:rPr>
        <w:t>Visual C#</w:t>
      </w:r>
      <w:r w:rsidRPr="00271522">
        <w:rPr>
          <w:rFonts w:ascii="Maiandra GD" w:hAnsi="Maiandra GD" w:cs="Arial"/>
          <w:color w:val="000000"/>
          <w:sz w:val="22"/>
          <w:szCs w:val="22"/>
          <w:bdr w:val="none" w:sz="0" w:space="0" w:color="auto" w:frame="1"/>
        </w:rPr>
        <w:t> from Installed Template from the left pane and then select </w:t>
      </w:r>
      <w:r w:rsidRPr="00271522">
        <w:rPr>
          <w:rStyle w:val="Strong"/>
          <w:rFonts w:ascii="Maiandra GD" w:hAnsi="Maiandra GD" w:cs="Arial"/>
          <w:color w:val="000000"/>
          <w:sz w:val="22"/>
          <w:szCs w:val="22"/>
          <w:bdr w:val="none" w:sz="0" w:space="0" w:color="auto" w:frame="1"/>
        </w:rPr>
        <w:t>Class Library</w:t>
      </w:r>
      <w:r w:rsidRPr="00271522">
        <w:rPr>
          <w:rFonts w:ascii="Maiandra GD" w:hAnsi="Maiandra GD" w:cs="Arial"/>
          <w:color w:val="000000"/>
          <w:sz w:val="22"/>
          <w:szCs w:val="22"/>
          <w:bdr w:val="none" w:sz="0" w:space="0" w:color="auto" w:frame="1"/>
        </w:rPr>
        <w:t> Template from the middle pane. Provide the name as </w:t>
      </w:r>
      <w:r w:rsidRPr="00271522">
        <w:rPr>
          <w:rStyle w:val="Strong"/>
          <w:rFonts w:ascii="Maiandra GD" w:hAnsi="Maiandra GD" w:cs="Arial"/>
          <w:color w:val="000000"/>
          <w:sz w:val="22"/>
          <w:szCs w:val="22"/>
          <w:bdr w:val="none" w:sz="0" w:space="0" w:color="auto" w:frame="1"/>
        </w:rPr>
        <w:t>BusinessLayer</w:t>
      </w:r>
      <w:r w:rsidRPr="00271522">
        <w:rPr>
          <w:rFonts w:ascii="Maiandra GD" w:hAnsi="Maiandra GD" w:cs="Arial"/>
          <w:color w:val="000000"/>
          <w:sz w:val="22"/>
          <w:szCs w:val="22"/>
          <w:bdr w:val="none" w:sz="0" w:space="0" w:color="auto" w:frame="1"/>
        </w:rPr>
        <w:t> and click on the </w:t>
      </w:r>
      <w:r w:rsidRPr="00271522">
        <w:rPr>
          <w:rStyle w:val="Strong"/>
          <w:rFonts w:ascii="Maiandra GD" w:hAnsi="Maiandra GD" w:cs="Arial"/>
          <w:color w:val="000000"/>
          <w:sz w:val="22"/>
          <w:szCs w:val="22"/>
          <w:bdr w:val="none" w:sz="0" w:space="0" w:color="auto" w:frame="1"/>
        </w:rPr>
        <w:t>OK</w:t>
      </w:r>
      <w:r w:rsidRPr="00271522">
        <w:rPr>
          <w:rFonts w:ascii="Maiandra GD" w:hAnsi="Maiandra GD" w:cs="Arial"/>
          <w:color w:val="000000"/>
          <w:sz w:val="22"/>
          <w:szCs w:val="22"/>
          <w:bdr w:val="none" w:sz="0" w:space="0" w:color="auto" w:frame="1"/>
        </w:rPr>
        <w:t> as shown in the below image.</w:t>
      </w:r>
    </w:p>
    <w:p w:rsidR="00021244" w:rsidRPr="00271522" w:rsidRDefault="00021244"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drawing>
          <wp:inline distT="0" distB="0" distL="0" distR="0">
            <wp:extent cx="5810250" cy="4095750"/>
            <wp:effectExtent l="19050" t="0" r="0" b="0"/>
            <wp:docPr id="57" name="Picture 57" descr="Understanding Business Objects as Model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nderstanding Business Objects as Model in ASP.NET MVC"/>
                    <pic:cNvPicPr>
                      <a:picLocks noChangeAspect="1" noChangeArrowheads="1"/>
                    </pic:cNvPicPr>
                  </pic:nvPicPr>
                  <pic:blipFill>
                    <a:blip r:embed="rId37"/>
                    <a:srcRect/>
                    <a:stretch>
                      <a:fillRect/>
                    </a:stretch>
                  </pic:blipFill>
                  <pic:spPr bwMode="auto">
                    <a:xfrm>
                      <a:off x="0" y="0"/>
                      <a:ext cx="5810250" cy="4095750"/>
                    </a:xfrm>
                    <a:prstGeom prst="rect">
                      <a:avLst/>
                    </a:prstGeom>
                    <a:noFill/>
                    <a:ln w="9525">
                      <a:noFill/>
                      <a:miter lim="800000"/>
                      <a:headEnd/>
                      <a:tailEnd/>
                    </a:ln>
                  </pic:spPr>
                </pic:pic>
              </a:graphicData>
            </a:graphic>
          </wp:inline>
        </w:drawing>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Now it will add the BusinessLayer class library project to our existing solution.</w:t>
      </w:r>
    </w:p>
    <w:p w:rsidR="00F46A35" w:rsidRDefault="00F46A35" w:rsidP="0015081F">
      <w:pPr>
        <w:pStyle w:val="Heading5"/>
        <w:shd w:val="clear" w:color="auto" w:fill="FFFFFF"/>
        <w:spacing w:before="0" w:beforeAutospacing="0" w:after="0" w:afterAutospacing="0"/>
        <w:textAlignment w:val="baseline"/>
        <w:rPr>
          <w:rStyle w:val="Strong"/>
          <w:rFonts w:ascii="Maiandra GD" w:hAnsi="Maiandra GD" w:cs="Arial"/>
          <w:b/>
          <w:bCs/>
          <w:color w:val="3A3A3A"/>
          <w:sz w:val="22"/>
          <w:szCs w:val="22"/>
          <w:bdr w:val="none" w:sz="0" w:space="0" w:color="auto" w:frame="1"/>
        </w:rPr>
      </w:pPr>
    </w:p>
    <w:p w:rsidR="00021244" w:rsidRPr="00271522" w:rsidRDefault="00021244"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3A3A3A"/>
          <w:sz w:val="22"/>
          <w:szCs w:val="22"/>
          <w:bdr w:val="none" w:sz="0" w:space="0" w:color="auto" w:frame="1"/>
        </w:rPr>
        <w:t>Step3: Adding Models to the Class Library Project</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Right-click on the business layer class library project and add a class file with the name </w:t>
      </w:r>
      <w:r w:rsidRPr="00271522">
        <w:rPr>
          <w:rStyle w:val="Strong"/>
          <w:rFonts w:ascii="Maiandra GD" w:hAnsi="Maiandra GD" w:cs="Arial"/>
          <w:color w:val="000000"/>
          <w:sz w:val="22"/>
          <w:szCs w:val="22"/>
          <w:bdr w:val="none" w:sz="0" w:space="0" w:color="auto" w:frame="1"/>
        </w:rPr>
        <w:t>Employee.cs</w:t>
      </w:r>
      <w:r w:rsidRPr="00271522">
        <w:rPr>
          <w:rFonts w:ascii="Maiandra GD" w:hAnsi="Maiandra GD" w:cs="Arial"/>
          <w:color w:val="000000"/>
          <w:sz w:val="22"/>
          <w:szCs w:val="22"/>
          <w:bdr w:val="none" w:sz="0" w:space="0" w:color="auto" w:frame="1"/>
        </w:rPr>
        <w:t>. Once you created the </w:t>
      </w:r>
      <w:r w:rsidRPr="00271522">
        <w:rPr>
          <w:rStyle w:val="Strong"/>
          <w:rFonts w:ascii="Maiandra GD" w:hAnsi="Maiandra GD" w:cs="Arial"/>
          <w:color w:val="000000"/>
          <w:sz w:val="22"/>
          <w:szCs w:val="22"/>
          <w:bdr w:val="none" w:sz="0" w:space="0" w:color="auto" w:frame="1"/>
        </w:rPr>
        <w:t>Employee</w:t>
      </w:r>
      <w:r w:rsidRPr="00271522">
        <w:rPr>
          <w:rFonts w:ascii="Maiandra GD" w:hAnsi="Maiandra GD" w:cs="Arial"/>
          <w:color w:val="000000"/>
          <w:sz w:val="22"/>
          <w:szCs w:val="22"/>
          <w:bdr w:val="none" w:sz="0" w:space="0" w:color="auto" w:frame="1"/>
        </w:rPr>
        <w:t> class then copy and paste the following code into it. The following class is very straightforward. We simply created the class with 6 properties.</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namespace</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BusinessLayer</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class</w:t>
      </w:r>
      <w:r w:rsidRPr="00271522">
        <w:rPr>
          <w:rStyle w:val="enlighter-text"/>
          <w:rFonts w:ascii="Maiandra GD" w:hAnsi="Maiandra GD" w:cs="Consolas"/>
          <w:color w:val="CFD5E0"/>
          <w:bdr w:val="none" w:sz="0" w:space="0" w:color="auto" w:frame="1"/>
        </w:rPr>
        <w:t xml:space="preserve"> Employee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5"/>
          <w:rFonts w:ascii="Maiandra GD" w:hAnsi="Maiandra GD" w:cs="Consolas"/>
          <w:b/>
          <w:bCs/>
          <w:color w:val="D171DD"/>
          <w:bdr w:val="none" w:sz="0" w:space="0" w:color="auto" w:frame="1"/>
        </w:rPr>
        <w:t>int</w:t>
      </w:r>
      <w:r w:rsidRPr="00271522">
        <w:rPr>
          <w:rStyle w:val="enlighter-text"/>
          <w:rFonts w:ascii="Maiandra GD" w:hAnsi="Maiandra GD" w:cs="Consolas"/>
          <w:color w:val="CFD5E0"/>
          <w:bdr w:val="none" w:sz="0" w:space="0" w:color="auto" w:frame="1"/>
        </w:rPr>
        <w:t xml:space="preserve"> ID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string Name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lastRenderedPageBreak/>
        <w:t>public</w:t>
      </w:r>
      <w:proofErr w:type="gramEnd"/>
      <w:r w:rsidRPr="00271522">
        <w:rPr>
          <w:rStyle w:val="enlighter-text"/>
          <w:rFonts w:ascii="Maiandra GD" w:hAnsi="Maiandra GD" w:cs="Consolas"/>
          <w:color w:val="CFD5E0"/>
          <w:bdr w:val="none" w:sz="0" w:space="0" w:color="auto" w:frame="1"/>
        </w:rPr>
        <w:t xml:space="preserve"> string Gender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string City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5"/>
          <w:rFonts w:ascii="Maiandra GD" w:hAnsi="Maiandra GD" w:cs="Consolas"/>
          <w:b/>
          <w:bCs/>
          <w:color w:val="D171DD"/>
          <w:bdr w:val="none" w:sz="0" w:space="0" w:color="auto" w:frame="1"/>
        </w:rPr>
        <w:t>decimal</w:t>
      </w:r>
      <w:r w:rsidRPr="00271522">
        <w:rPr>
          <w:rStyle w:val="enlighter-text"/>
          <w:rFonts w:ascii="Maiandra GD" w:hAnsi="Maiandra GD" w:cs="Consolas"/>
          <w:color w:val="CFD5E0"/>
          <w:bdr w:val="none" w:sz="0" w:space="0" w:color="auto" w:frame="1"/>
        </w:rPr>
        <w:t xml:space="preserve"> Salary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DateTime DateOfBirth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F46A35" w:rsidRDefault="00F46A35"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021244" w:rsidRPr="00271522" w:rsidRDefault="00021244"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Step4: Adding Required References</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Right-click on the “</w:t>
      </w:r>
      <w:r w:rsidRPr="00271522">
        <w:rPr>
          <w:rStyle w:val="Strong"/>
          <w:rFonts w:ascii="Maiandra GD" w:hAnsi="Maiandra GD" w:cs="Arial"/>
          <w:color w:val="000000"/>
          <w:sz w:val="22"/>
          <w:szCs w:val="22"/>
          <w:bdr w:val="none" w:sz="0" w:space="0" w:color="auto" w:frame="1"/>
        </w:rPr>
        <w:t>References</w:t>
      </w:r>
      <w:r w:rsidRPr="00271522">
        <w:rPr>
          <w:rFonts w:ascii="Maiandra GD" w:hAnsi="Maiandra GD" w:cs="Arial"/>
          <w:color w:val="000000"/>
          <w:sz w:val="22"/>
          <w:szCs w:val="22"/>
          <w:bdr w:val="none" w:sz="0" w:space="0" w:color="auto" w:frame="1"/>
        </w:rPr>
        <w:t>” folder of the business layer class library project and add a reference to the “</w:t>
      </w:r>
      <w:r w:rsidRPr="00271522">
        <w:rPr>
          <w:rStyle w:val="Strong"/>
          <w:rFonts w:ascii="Maiandra GD" w:hAnsi="Maiandra GD" w:cs="Arial"/>
          <w:color w:val="0000FF"/>
          <w:sz w:val="22"/>
          <w:szCs w:val="22"/>
          <w:bdr w:val="none" w:sz="0" w:space="0" w:color="auto" w:frame="1"/>
        </w:rPr>
        <w:t>System.Configuration</w:t>
      </w:r>
      <w:r w:rsidRPr="00271522">
        <w:rPr>
          <w:rFonts w:ascii="Maiandra GD" w:hAnsi="Maiandra GD" w:cs="Arial"/>
          <w:color w:val="000000"/>
          <w:sz w:val="22"/>
          <w:szCs w:val="22"/>
          <w:bdr w:val="none" w:sz="0" w:space="0" w:color="auto" w:frame="1"/>
        </w:rPr>
        <w:t>” assembly. This is required as we want to read the connection string from the web config file using the ConfigurationManager class and this class belongs to </w:t>
      </w:r>
      <w:r w:rsidRPr="00271522">
        <w:rPr>
          <w:rStyle w:val="Strong"/>
          <w:rFonts w:ascii="Maiandra GD" w:hAnsi="Maiandra GD" w:cs="Arial"/>
          <w:color w:val="0000FF"/>
          <w:sz w:val="22"/>
          <w:szCs w:val="22"/>
          <w:bdr w:val="none" w:sz="0" w:space="0" w:color="auto" w:frame="1"/>
        </w:rPr>
        <w:t>System.Configuration </w:t>
      </w:r>
      <w:r w:rsidRPr="00271522">
        <w:rPr>
          <w:rStyle w:val="Strong"/>
          <w:rFonts w:ascii="Maiandra GD" w:hAnsi="Maiandra GD" w:cs="Arial"/>
          <w:color w:val="212529"/>
          <w:sz w:val="22"/>
          <w:szCs w:val="22"/>
          <w:bdr w:val="none" w:sz="0" w:space="0" w:color="auto" w:frame="1"/>
        </w:rPr>
        <w:t>namespace.</w:t>
      </w:r>
    </w:p>
    <w:p w:rsidR="00F46A35" w:rsidRDefault="00F46A35"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021244" w:rsidRPr="00271522" w:rsidRDefault="00021244"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Step5: Adding EmployeeBusinessLayer class</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Right-click on the business layer class library project and add a class file with the name </w:t>
      </w:r>
      <w:r w:rsidRPr="00271522">
        <w:rPr>
          <w:rStyle w:val="Strong"/>
          <w:rFonts w:ascii="Maiandra GD" w:hAnsi="Maiandra GD" w:cs="Arial"/>
          <w:color w:val="000000"/>
          <w:sz w:val="22"/>
          <w:szCs w:val="22"/>
          <w:bdr w:val="none" w:sz="0" w:space="0" w:color="auto" w:frame="1"/>
        </w:rPr>
        <w:t>EmployeeBusinessLayer.cs</w:t>
      </w:r>
      <w:r w:rsidRPr="00271522">
        <w:rPr>
          <w:rFonts w:ascii="Maiandra GD" w:hAnsi="Maiandra GD" w:cs="Arial"/>
          <w:color w:val="000000"/>
          <w:sz w:val="22"/>
          <w:szCs w:val="22"/>
          <w:bdr w:val="none" w:sz="0" w:space="0" w:color="auto" w:frame="1"/>
        </w:rPr>
        <w:t>. Once you created the </w:t>
      </w:r>
      <w:r w:rsidRPr="00271522">
        <w:rPr>
          <w:rStyle w:val="Strong"/>
          <w:rFonts w:ascii="Maiandra GD" w:hAnsi="Maiandra GD" w:cs="Arial"/>
          <w:color w:val="000000"/>
          <w:sz w:val="22"/>
          <w:szCs w:val="22"/>
          <w:bdr w:val="none" w:sz="0" w:space="0" w:color="auto" w:frame="1"/>
        </w:rPr>
        <w:t>EmployeeBusinessLayer</w:t>
      </w:r>
      <w:r w:rsidRPr="00271522">
        <w:rPr>
          <w:rFonts w:ascii="Maiandra GD" w:hAnsi="Maiandra GD" w:cs="Arial"/>
          <w:color w:val="000000"/>
          <w:sz w:val="22"/>
          <w:szCs w:val="22"/>
          <w:bdr w:val="none" w:sz="0" w:space="0" w:color="auto" w:frame="1"/>
        </w:rPr>
        <w:t> class then copy and paste the following code into it. In the following class, we define one method i</w:t>
      </w:r>
      <w:proofErr w:type="gramStart"/>
      <w:r w:rsidRPr="00271522">
        <w:rPr>
          <w:rFonts w:ascii="Maiandra GD" w:hAnsi="Maiandra GD" w:cs="Arial"/>
          <w:color w:val="000000"/>
          <w:sz w:val="22"/>
          <w:szCs w:val="22"/>
          <w:bdr w:val="none" w:sz="0" w:space="0" w:color="auto" w:frame="1"/>
        </w:rPr>
        <w:t>..</w:t>
      </w:r>
      <w:proofErr w:type="gramEnd"/>
      <w:r w:rsidRPr="00271522">
        <w:rPr>
          <w:rFonts w:ascii="Maiandra GD" w:hAnsi="Maiandra GD" w:cs="Arial"/>
          <w:color w:val="000000"/>
          <w:sz w:val="22"/>
          <w:szCs w:val="22"/>
          <w:bdr w:val="none" w:sz="0" w:space="0" w:color="auto" w:frame="1"/>
        </w:rPr>
        <w:t xml:space="preserve">e. </w:t>
      </w:r>
      <w:proofErr w:type="gramStart"/>
      <w:r w:rsidRPr="00271522">
        <w:rPr>
          <w:rFonts w:ascii="Maiandra GD" w:hAnsi="Maiandra GD" w:cs="Arial"/>
          <w:color w:val="000000"/>
          <w:sz w:val="22"/>
          <w:szCs w:val="22"/>
          <w:bdr w:val="none" w:sz="0" w:space="0" w:color="auto" w:frame="1"/>
        </w:rPr>
        <w:t>GetAllEmployess(</w:t>
      </w:r>
      <w:proofErr w:type="gramEnd"/>
      <w:r w:rsidRPr="00271522">
        <w:rPr>
          <w:rFonts w:ascii="Maiandra GD" w:hAnsi="Maiandra GD" w:cs="Arial"/>
          <w:color w:val="000000"/>
          <w:sz w:val="22"/>
          <w:szCs w:val="22"/>
          <w:bdr w:val="none" w:sz="0" w:space="0" w:color="auto" w:frame="1"/>
        </w:rPr>
        <w:t>). This method is used to get the employee details from the database. The following code is self-explained, so please go through the comment lines.</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using</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System;</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using</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System.Collections.Generic;</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using</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System.Configuration;</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using</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System.Data;</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using</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System.Data.SqlClient;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namespace</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BusinessLayer</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class</w:t>
      </w:r>
      <w:r w:rsidRPr="00271522">
        <w:rPr>
          <w:rStyle w:val="enlighter-text"/>
          <w:rFonts w:ascii="Maiandra GD" w:hAnsi="Maiandra GD" w:cs="Consolas"/>
          <w:color w:val="CFD5E0"/>
          <w:bdr w:val="none" w:sz="0" w:space="0" w:color="auto" w:frame="1"/>
        </w:rPr>
        <w:t xml:space="preserve"> EmployeeBusinessLayer</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List</w:t>
      </w:r>
      <w:r w:rsidRPr="00271522">
        <w:rPr>
          <w:rStyle w:val="enlighter-g1"/>
          <w:rFonts w:ascii="Maiandra GD" w:hAnsi="Maiandra GD" w:cs="Consolas"/>
          <w:b/>
          <w:bCs/>
          <w:color w:val="6B7C8B"/>
          <w:bdr w:val="none" w:sz="0" w:space="0" w:color="auto" w:frame="1"/>
        </w:rPr>
        <w:t>&lt;</w:t>
      </w:r>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GetAllEmployess</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lastRenderedPageBreak/>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//Reads the connection string from web.config file. The connection string name is DBCS</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string</w:t>
      </w:r>
      <w:proofErr w:type="gramEnd"/>
      <w:r w:rsidRPr="00271522">
        <w:rPr>
          <w:rStyle w:val="enlighter-text"/>
          <w:rFonts w:ascii="Maiandra GD" w:hAnsi="Maiandra GD" w:cs="Consolas"/>
          <w:color w:val="CFD5E0"/>
          <w:bdr w:val="none" w:sz="0" w:space="0" w:color="auto" w:frame="1"/>
        </w:rPr>
        <w:t xml:space="preserve"> connectionString = ConfigurationManager.</w:t>
      </w:r>
      <w:r w:rsidRPr="00271522">
        <w:rPr>
          <w:rStyle w:val="enlighter-m3"/>
          <w:rFonts w:ascii="Maiandra GD" w:hAnsi="Maiandra GD" w:cs="Consolas"/>
          <w:color w:val="4284AE"/>
          <w:bdr w:val="none" w:sz="0" w:space="0" w:color="auto" w:frame="1"/>
        </w:rPr>
        <w:t>ConnectionStrings</w:t>
      </w:r>
      <w:r w:rsidRPr="00271522">
        <w:rPr>
          <w:rStyle w:val="enlighter-g1"/>
          <w:rFonts w:ascii="Maiandra GD" w:hAnsi="Maiandra GD" w:cs="Consolas"/>
          <w:b/>
          <w:bCs/>
          <w:color w:val="6B7C8B"/>
          <w:bdr w:val="none" w:sz="0" w:space="0" w:color="auto" w:frame="1"/>
        </w:rPr>
        <w:t>[</w:t>
      </w:r>
      <w:r w:rsidRPr="00271522">
        <w:rPr>
          <w:rStyle w:val="enlighter-s0"/>
          <w:rFonts w:ascii="Maiandra GD" w:hAnsi="Maiandra GD" w:cs="Consolas"/>
          <w:color w:val="7CC379"/>
          <w:bdr w:val="none" w:sz="0" w:space="0" w:color="auto" w:frame="1"/>
        </w:rPr>
        <w:t>"DBCS"</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ConnectionString</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 xml:space="preserve">//Create List of </w:t>
      </w:r>
      <w:proofErr w:type="gramStart"/>
      <w:r w:rsidRPr="00271522">
        <w:rPr>
          <w:rStyle w:val="enlighter-c0"/>
          <w:rFonts w:ascii="Maiandra GD" w:hAnsi="Maiandra GD" w:cs="Consolas"/>
          <w:color w:val="6B7C8B"/>
          <w:bdr w:val="none" w:sz="0" w:space="0" w:color="auto" w:frame="1"/>
        </w:rPr>
        <w:t>employees</w:t>
      </w:r>
      <w:proofErr w:type="gramEnd"/>
      <w:r w:rsidRPr="00271522">
        <w:rPr>
          <w:rStyle w:val="enlighter-c0"/>
          <w:rFonts w:ascii="Maiandra GD" w:hAnsi="Maiandra GD" w:cs="Consolas"/>
          <w:color w:val="6B7C8B"/>
          <w:bdr w:val="none" w:sz="0" w:space="0" w:color="auto" w:frame="1"/>
        </w:rPr>
        <w:t xml:space="preserve"> collection object which can store list of employees</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List</w:t>
      </w:r>
      <w:r w:rsidRPr="00271522">
        <w:rPr>
          <w:rStyle w:val="enlighter-g1"/>
          <w:rFonts w:ascii="Maiandra GD" w:hAnsi="Maiandra GD" w:cs="Consolas"/>
          <w:b/>
          <w:bCs/>
          <w:color w:val="6B7C8B"/>
          <w:bdr w:val="none" w:sz="0" w:space="0" w:color="auto" w:frame="1"/>
        </w:rPr>
        <w:t>&lt;</w:t>
      </w:r>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 xml:space="preserve"> employees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List</w:t>
      </w:r>
      <w:r w:rsidRPr="00271522">
        <w:rPr>
          <w:rStyle w:val="enlighter-g1"/>
          <w:rFonts w:ascii="Maiandra GD" w:hAnsi="Maiandra GD" w:cs="Consolas"/>
          <w:b/>
          <w:bCs/>
          <w:color w:val="6B7C8B"/>
          <w:bdr w:val="none" w:sz="0" w:space="0" w:color="auto" w:frame="1"/>
        </w:rPr>
        <w:t>&lt;</w:t>
      </w:r>
      <w:r w:rsidRPr="00271522">
        <w:rPr>
          <w:rStyle w:val="enlighter-text"/>
          <w:rFonts w:ascii="Maiandra GD" w:hAnsi="Maiandra GD" w:cs="Consolas"/>
          <w:color w:val="CFD5E0"/>
          <w:bdr w:val="none" w:sz="0" w:space="0" w:color="auto" w:frame="1"/>
        </w:rPr>
        <w:t>Employee</w:t>
      </w:r>
      <w:proofErr w:type="gramStart"/>
      <w:r w:rsidRPr="00271522">
        <w:rPr>
          <w:rStyle w:val="enlighter-g1"/>
          <w:rFonts w:ascii="Maiandra GD" w:hAnsi="Maiandra GD" w:cs="Consolas"/>
          <w:b/>
          <w:bCs/>
          <w:color w:val="6B7C8B"/>
          <w:bdr w:val="none" w:sz="0" w:space="0" w:color="auto" w:frame="1"/>
        </w:rPr>
        <w:t>&gt;(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//Establish the Connection to the database</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using</w:t>
      </w:r>
      <w:proofErr w:type="gramEnd"/>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SqlConnection con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SqlConnection</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connectionString</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//Creating the command object by passing the stored procedure that is used to</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//retrieve all the employess from the tblEmployee table and the connection object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//on which the stored procedure is going to execute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SqlCommand cmd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proofErr w:type="gramStart"/>
      <w:r w:rsidRPr="00271522">
        <w:rPr>
          <w:rStyle w:val="enlighter-m0"/>
          <w:rFonts w:ascii="Maiandra GD" w:hAnsi="Maiandra GD" w:cs="Consolas"/>
          <w:color w:val="4284AE"/>
          <w:bdr w:val="none" w:sz="0" w:space="0" w:color="auto" w:frame="1"/>
        </w:rPr>
        <w:t>SqlCommand</w:t>
      </w:r>
      <w:r w:rsidRPr="00271522">
        <w:rPr>
          <w:rStyle w:val="enlighter-g1"/>
          <w:rFonts w:ascii="Maiandra GD" w:hAnsi="Maiandra GD" w:cs="Consolas"/>
          <w:b/>
          <w:bCs/>
          <w:color w:val="6B7C8B"/>
          <w:bdr w:val="none" w:sz="0" w:space="0" w:color="auto" w:frame="1"/>
        </w:rPr>
        <w:t>(</w:t>
      </w:r>
      <w:proofErr w:type="gramEnd"/>
      <w:r w:rsidRPr="00271522">
        <w:rPr>
          <w:rStyle w:val="enlighter-s0"/>
          <w:rFonts w:ascii="Maiandra GD" w:hAnsi="Maiandra GD" w:cs="Consolas"/>
          <w:color w:val="7CC379"/>
          <w:bdr w:val="none" w:sz="0" w:space="0" w:color="auto" w:frame="1"/>
        </w:rPr>
        <w:t>"spGetAllEmployees"</w:t>
      </w:r>
      <w:r w:rsidRPr="00271522">
        <w:rPr>
          <w:rStyle w:val="enlighter-text"/>
          <w:rFonts w:ascii="Maiandra GD" w:hAnsi="Maiandra GD" w:cs="Consolas"/>
          <w:color w:val="CFD5E0"/>
          <w:bdr w:val="none" w:sz="0" w:space="0" w:color="auto" w:frame="1"/>
        </w:rPr>
        <w:t>, con</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//Specify the command type as stored procedure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cmd.</w:t>
      </w:r>
      <w:r w:rsidRPr="00271522">
        <w:rPr>
          <w:rStyle w:val="enlighter-m3"/>
          <w:rFonts w:ascii="Maiandra GD" w:hAnsi="Maiandra GD" w:cs="Consolas"/>
          <w:color w:val="4284AE"/>
          <w:bdr w:val="none" w:sz="0" w:space="0" w:color="auto" w:frame="1"/>
        </w:rPr>
        <w:t>CommandType</w:t>
      </w:r>
      <w:r w:rsidRPr="00271522">
        <w:rPr>
          <w:rStyle w:val="enlighter-text"/>
          <w:rFonts w:ascii="Maiandra GD" w:hAnsi="Maiandra GD" w:cs="Consolas"/>
          <w:color w:val="CFD5E0"/>
          <w:bdr w:val="none" w:sz="0" w:space="0" w:color="auto" w:frame="1"/>
        </w:rPr>
        <w:t xml:space="preserve"> = CommandType.</w:t>
      </w:r>
      <w:r w:rsidRPr="00271522">
        <w:rPr>
          <w:rStyle w:val="enlighter-m3"/>
          <w:rFonts w:ascii="Maiandra GD" w:hAnsi="Maiandra GD" w:cs="Consolas"/>
          <w:color w:val="4284AE"/>
          <w:bdr w:val="none" w:sz="0" w:space="0" w:color="auto" w:frame="1"/>
        </w:rPr>
        <w:t>StoredProcedure</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//Open the connection</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con.</w:t>
      </w:r>
      <w:r w:rsidRPr="00271522">
        <w:rPr>
          <w:rStyle w:val="enlighter-m3"/>
          <w:rFonts w:ascii="Maiandra GD" w:hAnsi="Maiandra GD" w:cs="Consolas"/>
          <w:color w:val="4284AE"/>
          <w:bdr w:val="none" w:sz="0" w:space="0" w:color="auto" w:frame="1"/>
        </w:rPr>
        <w:t>Open</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//Execute the command and stored the result in Data Reader as the method ExecuteReader</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//is going to return a Data Reader result set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SqlDataReader rdr = </w:t>
      </w:r>
      <w:proofErr w:type="gramStart"/>
      <w:r w:rsidRPr="00271522">
        <w:rPr>
          <w:rStyle w:val="enlighter-text"/>
          <w:rFonts w:ascii="Maiandra GD" w:hAnsi="Maiandra GD" w:cs="Consolas"/>
          <w:color w:val="CFD5E0"/>
          <w:bdr w:val="none" w:sz="0" w:space="0" w:color="auto" w:frame="1"/>
        </w:rPr>
        <w:t>cmd.</w:t>
      </w:r>
      <w:r w:rsidRPr="00271522">
        <w:rPr>
          <w:rStyle w:val="enlighter-m3"/>
          <w:rFonts w:ascii="Maiandra GD" w:hAnsi="Maiandra GD" w:cs="Consolas"/>
          <w:color w:val="4284AE"/>
          <w:bdr w:val="none" w:sz="0" w:space="0" w:color="auto" w:frame="1"/>
        </w:rPr>
        <w:t>ExecuteReader</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//Read each employee from the SQL Data Reader and stored in employee object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1"/>
          <w:rFonts w:ascii="Maiandra GD" w:hAnsi="Maiandra GD" w:cs="Consolas"/>
          <w:b/>
          <w:bCs/>
          <w:color w:val="D171DD"/>
          <w:bdr w:val="none" w:sz="0" w:space="0" w:color="auto" w:frame="1"/>
        </w:rPr>
        <w:t>while</w:t>
      </w:r>
      <w:proofErr w:type="gramEnd"/>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rdr.</w:t>
      </w:r>
      <w:r w:rsidRPr="00271522">
        <w:rPr>
          <w:rStyle w:val="enlighter-m3"/>
          <w:rFonts w:ascii="Maiandra GD" w:hAnsi="Maiandra GD" w:cs="Consolas"/>
          <w:color w:val="4284AE"/>
          <w:bdr w:val="none" w:sz="0" w:space="0" w:color="auto" w:frame="1"/>
        </w:rPr>
        <w:t>Read</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lastRenderedPageBreak/>
        <w:t>//Creating the employee object to store employee information</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Employee employee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proofErr w:type="gramStart"/>
      <w:r w:rsidRPr="00271522">
        <w:rPr>
          <w:rStyle w:val="enlighter-m0"/>
          <w:rFonts w:ascii="Maiandra GD" w:hAnsi="Maiandra GD" w:cs="Consolas"/>
          <w:color w:val="4284AE"/>
          <w:bdr w:val="none" w:sz="0" w:space="0" w:color="auto" w:frame="1"/>
        </w:rPr>
        <w:t>Employee</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employee.</w:t>
      </w:r>
      <w:r w:rsidRPr="00271522">
        <w:rPr>
          <w:rStyle w:val="enlighter-m3"/>
          <w:rFonts w:ascii="Maiandra GD" w:hAnsi="Maiandra GD" w:cs="Consolas"/>
          <w:color w:val="4284AE"/>
          <w:bdr w:val="none" w:sz="0" w:space="0" w:color="auto" w:frame="1"/>
        </w:rPr>
        <w:t>ID</w:t>
      </w:r>
      <w:r w:rsidRPr="00271522">
        <w:rPr>
          <w:rStyle w:val="enlighter-text"/>
          <w:rFonts w:ascii="Maiandra GD" w:hAnsi="Maiandra GD" w:cs="Consolas"/>
          <w:color w:val="CFD5E0"/>
          <w:bdr w:val="none" w:sz="0" w:space="0" w:color="auto" w:frame="1"/>
        </w:rPr>
        <w:t xml:space="preserve"> = </w:t>
      </w:r>
      <w:proofErr w:type="gramStart"/>
      <w:r w:rsidRPr="00271522">
        <w:rPr>
          <w:rStyle w:val="enlighter-text"/>
          <w:rFonts w:ascii="Maiandra GD" w:hAnsi="Maiandra GD" w:cs="Consolas"/>
          <w:color w:val="CFD5E0"/>
          <w:bdr w:val="none" w:sz="0" w:space="0" w:color="auto" w:frame="1"/>
        </w:rPr>
        <w:t>Convert.</w:t>
      </w:r>
      <w:r w:rsidRPr="00271522">
        <w:rPr>
          <w:rStyle w:val="enlighter-m3"/>
          <w:rFonts w:ascii="Maiandra GD" w:hAnsi="Maiandra GD" w:cs="Consolas"/>
          <w:color w:val="4284AE"/>
          <w:bdr w:val="none" w:sz="0" w:space="0" w:color="auto" w:frame="1"/>
        </w:rPr>
        <w:t>ToInt32</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rdr</w:t>
      </w:r>
      <w:r w:rsidRPr="00271522">
        <w:rPr>
          <w:rStyle w:val="enlighter-g1"/>
          <w:rFonts w:ascii="Maiandra GD" w:hAnsi="Maiandra GD" w:cs="Consolas"/>
          <w:b/>
          <w:bCs/>
          <w:color w:val="6B7C8B"/>
          <w:bdr w:val="none" w:sz="0" w:space="0" w:color="auto" w:frame="1"/>
        </w:rPr>
        <w:t>[</w:t>
      </w:r>
      <w:r w:rsidRPr="00271522">
        <w:rPr>
          <w:rStyle w:val="enlighter-s0"/>
          <w:rFonts w:ascii="Maiandra GD" w:hAnsi="Maiandra GD" w:cs="Consolas"/>
          <w:color w:val="7CC379"/>
          <w:bdr w:val="none" w:sz="0" w:space="0" w:color="auto" w:frame="1"/>
        </w:rPr>
        <w:t>"Id"</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employee.</w:t>
      </w:r>
      <w:r w:rsidRPr="00271522">
        <w:rPr>
          <w:rStyle w:val="enlighter-m3"/>
          <w:rFonts w:ascii="Maiandra GD" w:hAnsi="Maiandra GD" w:cs="Consolas"/>
          <w:color w:val="4284AE"/>
          <w:bdr w:val="none" w:sz="0" w:space="0" w:color="auto" w:frame="1"/>
        </w:rPr>
        <w:t>Name</w:t>
      </w:r>
      <w:r w:rsidRPr="00271522">
        <w:rPr>
          <w:rStyle w:val="enlighter-text"/>
          <w:rFonts w:ascii="Maiandra GD" w:hAnsi="Maiandra GD" w:cs="Consolas"/>
          <w:color w:val="CFD5E0"/>
          <w:bdr w:val="none" w:sz="0" w:space="0" w:color="auto" w:frame="1"/>
        </w:rPr>
        <w:t xml:space="preserve"> = </w:t>
      </w:r>
      <w:proofErr w:type="gramStart"/>
      <w:r w:rsidRPr="00271522">
        <w:rPr>
          <w:rStyle w:val="enlighter-text"/>
          <w:rFonts w:ascii="Maiandra GD" w:hAnsi="Maiandra GD" w:cs="Consolas"/>
          <w:color w:val="CFD5E0"/>
          <w:bdr w:val="none" w:sz="0" w:space="0" w:color="auto" w:frame="1"/>
        </w:rPr>
        <w:t>rdr</w:t>
      </w:r>
      <w:r w:rsidRPr="00271522">
        <w:rPr>
          <w:rStyle w:val="enlighter-g1"/>
          <w:rFonts w:ascii="Maiandra GD" w:hAnsi="Maiandra GD" w:cs="Consolas"/>
          <w:b/>
          <w:bCs/>
          <w:color w:val="6B7C8B"/>
          <w:bdr w:val="none" w:sz="0" w:space="0" w:color="auto" w:frame="1"/>
        </w:rPr>
        <w:t>[</w:t>
      </w:r>
      <w:proofErr w:type="gramEnd"/>
      <w:r w:rsidRPr="00271522">
        <w:rPr>
          <w:rStyle w:val="enlighter-s0"/>
          <w:rFonts w:ascii="Maiandra GD" w:hAnsi="Maiandra GD" w:cs="Consolas"/>
          <w:color w:val="7CC379"/>
          <w:bdr w:val="none" w:sz="0" w:space="0" w:color="auto" w:frame="1"/>
        </w:rPr>
        <w:t>"Name"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ToString</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employee.</w:t>
      </w:r>
      <w:r w:rsidRPr="00271522">
        <w:rPr>
          <w:rStyle w:val="enlighter-m3"/>
          <w:rFonts w:ascii="Maiandra GD" w:hAnsi="Maiandra GD" w:cs="Consolas"/>
          <w:color w:val="4284AE"/>
          <w:bdr w:val="none" w:sz="0" w:space="0" w:color="auto" w:frame="1"/>
        </w:rPr>
        <w:t>Gender</w:t>
      </w:r>
      <w:r w:rsidRPr="00271522">
        <w:rPr>
          <w:rStyle w:val="enlighter-text"/>
          <w:rFonts w:ascii="Maiandra GD" w:hAnsi="Maiandra GD" w:cs="Consolas"/>
          <w:color w:val="CFD5E0"/>
          <w:bdr w:val="none" w:sz="0" w:space="0" w:color="auto" w:frame="1"/>
        </w:rPr>
        <w:t xml:space="preserve"> = </w:t>
      </w:r>
      <w:proofErr w:type="gramStart"/>
      <w:r w:rsidRPr="00271522">
        <w:rPr>
          <w:rStyle w:val="enlighter-text"/>
          <w:rFonts w:ascii="Maiandra GD" w:hAnsi="Maiandra GD" w:cs="Consolas"/>
          <w:color w:val="CFD5E0"/>
          <w:bdr w:val="none" w:sz="0" w:space="0" w:color="auto" w:frame="1"/>
        </w:rPr>
        <w:t>rdr</w:t>
      </w:r>
      <w:r w:rsidRPr="00271522">
        <w:rPr>
          <w:rStyle w:val="enlighter-g1"/>
          <w:rFonts w:ascii="Maiandra GD" w:hAnsi="Maiandra GD" w:cs="Consolas"/>
          <w:b/>
          <w:bCs/>
          <w:color w:val="6B7C8B"/>
          <w:bdr w:val="none" w:sz="0" w:space="0" w:color="auto" w:frame="1"/>
        </w:rPr>
        <w:t>[</w:t>
      </w:r>
      <w:proofErr w:type="gramEnd"/>
      <w:r w:rsidRPr="00271522">
        <w:rPr>
          <w:rStyle w:val="enlighter-s0"/>
          <w:rFonts w:ascii="Maiandra GD" w:hAnsi="Maiandra GD" w:cs="Consolas"/>
          <w:color w:val="7CC379"/>
          <w:bdr w:val="none" w:sz="0" w:space="0" w:color="auto" w:frame="1"/>
        </w:rPr>
        <w:t>"Gender"</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ToString</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employee.</w:t>
      </w:r>
      <w:r w:rsidRPr="00271522">
        <w:rPr>
          <w:rStyle w:val="enlighter-m3"/>
          <w:rFonts w:ascii="Maiandra GD" w:hAnsi="Maiandra GD" w:cs="Consolas"/>
          <w:color w:val="4284AE"/>
          <w:bdr w:val="none" w:sz="0" w:space="0" w:color="auto" w:frame="1"/>
        </w:rPr>
        <w:t>City</w:t>
      </w:r>
      <w:r w:rsidRPr="00271522">
        <w:rPr>
          <w:rStyle w:val="enlighter-text"/>
          <w:rFonts w:ascii="Maiandra GD" w:hAnsi="Maiandra GD" w:cs="Consolas"/>
          <w:color w:val="CFD5E0"/>
          <w:bdr w:val="none" w:sz="0" w:space="0" w:color="auto" w:frame="1"/>
        </w:rPr>
        <w:t xml:space="preserve"> = </w:t>
      </w:r>
      <w:proofErr w:type="gramStart"/>
      <w:r w:rsidRPr="00271522">
        <w:rPr>
          <w:rStyle w:val="enlighter-text"/>
          <w:rFonts w:ascii="Maiandra GD" w:hAnsi="Maiandra GD" w:cs="Consolas"/>
          <w:color w:val="CFD5E0"/>
          <w:bdr w:val="none" w:sz="0" w:space="0" w:color="auto" w:frame="1"/>
        </w:rPr>
        <w:t>rdr</w:t>
      </w:r>
      <w:r w:rsidRPr="00271522">
        <w:rPr>
          <w:rStyle w:val="enlighter-g1"/>
          <w:rFonts w:ascii="Maiandra GD" w:hAnsi="Maiandra GD" w:cs="Consolas"/>
          <w:b/>
          <w:bCs/>
          <w:color w:val="6B7C8B"/>
          <w:bdr w:val="none" w:sz="0" w:space="0" w:color="auto" w:frame="1"/>
        </w:rPr>
        <w:t>[</w:t>
      </w:r>
      <w:proofErr w:type="gramEnd"/>
      <w:r w:rsidRPr="00271522">
        <w:rPr>
          <w:rStyle w:val="enlighter-s0"/>
          <w:rFonts w:ascii="Maiandra GD" w:hAnsi="Maiandra GD" w:cs="Consolas"/>
          <w:color w:val="7CC379"/>
          <w:bdr w:val="none" w:sz="0" w:space="0" w:color="auto" w:frame="1"/>
        </w:rPr>
        <w:t>"City"</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ToString</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employee.</w:t>
      </w:r>
      <w:r w:rsidRPr="00271522">
        <w:rPr>
          <w:rStyle w:val="enlighter-m3"/>
          <w:rFonts w:ascii="Maiandra GD" w:hAnsi="Maiandra GD" w:cs="Consolas"/>
          <w:color w:val="4284AE"/>
          <w:bdr w:val="none" w:sz="0" w:space="0" w:color="auto" w:frame="1"/>
        </w:rPr>
        <w:t>Salary</w:t>
      </w:r>
      <w:r w:rsidRPr="00271522">
        <w:rPr>
          <w:rStyle w:val="enlighter-text"/>
          <w:rFonts w:ascii="Maiandra GD" w:hAnsi="Maiandra GD" w:cs="Consolas"/>
          <w:color w:val="CFD5E0"/>
          <w:bdr w:val="none" w:sz="0" w:space="0" w:color="auto" w:frame="1"/>
        </w:rPr>
        <w:t xml:space="preserve"> = </w:t>
      </w:r>
      <w:proofErr w:type="gramStart"/>
      <w:r w:rsidRPr="00271522">
        <w:rPr>
          <w:rStyle w:val="enlighter-text"/>
          <w:rFonts w:ascii="Maiandra GD" w:hAnsi="Maiandra GD" w:cs="Consolas"/>
          <w:color w:val="CFD5E0"/>
          <w:bdr w:val="none" w:sz="0" w:space="0" w:color="auto" w:frame="1"/>
        </w:rPr>
        <w:t>Convert.</w:t>
      </w:r>
      <w:r w:rsidRPr="00271522">
        <w:rPr>
          <w:rStyle w:val="enlighter-m3"/>
          <w:rFonts w:ascii="Maiandra GD" w:hAnsi="Maiandra GD" w:cs="Consolas"/>
          <w:color w:val="4284AE"/>
          <w:bdr w:val="none" w:sz="0" w:space="0" w:color="auto" w:frame="1"/>
        </w:rPr>
        <w:t>ToDecimal</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rdr</w:t>
      </w:r>
      <w:r w:rsidRPr="00271522">
        <w:rPr>
          <w:rStyle w:val="enlighter-g1"/>
          <w:rFonts w:ascii="Maiandra GD" w:hAnsi="Maiandra GD" w:cs="Consolas"/>
          <w:b/>
          <w:bCs/>
          <w:color w:val="6B7C8B"/>
          <w:bdr w:val="none" w:sz="0" w:space="0" w:color="auto" w:frame="1"/>
        </w:rPr>
        <w:t>[</w:t>
      </w:r>
      <w:r w:rsidRPr="00271522">
        <w:rPr>
          <w:rStyle w:val="enlighter-s0"/>
          <w:rFonts w:ascii="Maiandra GD" w:hAnsi="Maiandra GD" w:cs="Consolas"/>
          <w:color w:val="7CC379"/>
          <w:bdr w:val="none" w:sz="0" w:space="0" w:color="auto" w:frame="1"/>
        </w:rPr>
        <w:t>"Salary"</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employee.</w:t>
      </w:r>
      <w:r w:rsidRPr="00271522">
        <w:rPr>
          <w:rStyle w:val="enlighter-m3"/>
          <w:rFonts w:ascii="Maiandra GD" w:hAnsi="Maiandra GD" w:cs="Consolas"/>
          <w:color w:val="4284AE"/>
          <w:bdr w:val="none" w:sz="0" w:space="0" w:color="auto" w:frame="1"/>
        </w:rPr>
        <w:t>DateOfBirth</w:t>
      </w:r>
      <w:r w:rsidRPr="00271522">
        <w:rPr>
          <w:rStyle w:val="enlighter-text"/>
          <w:rFonts w:ascii="Maiandra GD" w:hAnsi="Maiandra GD" w:cs="Consolas"/>
          <w:color w:val="CFD5E0"/>
          <w:bdr w:val="none" w:sz="0" w:space="0" w:color="auto" w:frame="1"/>
        </w:rPr>
        <w:t xml:space="preserve"> = </w:t>
      </w:r>
      <w:proofErr w:type="gramStart"/>
      <w:r w:rsidRPr="00271522">
        <w:rPr>
          <w:rStyle w:val="enlighter-text"/>
          <w:rFonts w:ascii="Maiandra GD" w:hAnsi="Maiandra GD" w:cs="Consolas"/>
          <w:color w:val="CFD5E0"/>
          <w:bdr w:val="none" w:sz="0" w:space="0" w:color="auto" w:frame="1"/>
        </w:rPr>
        <w:t>Convert.</w:t>
      </w:r>
      <w:r w:rsidRPr="00271522">
        <w:rPr>
          <w:rStyle w:val="enlighter-m3"/>
          <w:rFonts w:ascii="Maiandra GD" w:hAnsi="Maiandra GD" w:cs="Consolas"/>
          <w:color w:val="4284AE"/>
          <w:bdr w:val="none" w:sz="0" w:space="0" w:color="auto" w:frame="1"/>
        </w:rPr>
        <w:t>ToDateTime</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rdr</w:t>
      </w:r>
      <w:r w:rsidRPr="00271522">
        <w:rPr>
          <w:rStyle w:val="enlighter-g1"/>
          <w:rFonts w:ascii="Maiandra GD" w:hAnsi="Maiandra GD" w:cs="Consolas"/>
          <w:b/>
          <w:bCs/>
          <w:color w:val="6B7C8B"/>
          <w:bdr w:val="none" w:sz="0" w:space="0" w:color="auto" w:frame="1"/>
        </w:rPr>
        <w:t>[</w:t>
      </w:r>
      <w:r w:rsidRPr="00271522">
        <w:rPr>
          <w:rStyle w:val="enlighter-s0"/>
          <w:rFonts w:ascii="Maiandra GD" w:hAnsi="Maiandra GD" w:cs="Consolas"/>
          <w:color w:val="7CC379"/>
          <w:bdr w:val="none" w:sz="0" w:space="0" w:color="auto" w:frame="1"/>
        </w:rPr>
        <w:t>"DateOfBirth"</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//Adding that employee into List of employees collection object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employees.</w:t>
      </w:r>
      <w:r w:rsidRPr="00271522">
        <w:rPr>
          <w:rStyle w:val="enlighter-m3"/>
          <w:rFonts w:ascii="Maiandra GD" w:hAnsi="Maiandra GD" w:cs="Consolas"/>
          <w:color w:val="4284AE"/>
          <w:bdr w:val="none" w:sz="0" w:space="0" w:color="auto" w:frame="1"/>
        </w:rPr>
        <w:t>Add</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//Return the list of employees that is stored in the list collection of employees</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return</w:t>
      </w:r>
      <w:proofErr w:type="gramEnd"/>
      <w:r w:rsidRPr="00271522">
        <w:rPr>
          <w:rStyle w:val="enlighter-text"/>
          <w:rFonts w:ascii="Maiandra GD" w:hAnsi="Maiandra GD" w:cs="Consolas"/>
          <w:color w:val="CFD5E0"/>
          <w:bdr w:val="none" w:sz="0" w:space="0" w:color="auto" w:frame="1"/>
        </w:rPr>
        <w:t xml:space="preserve"> employees;</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F46A35" w:rsidRDefault="00F46A35"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021244" w:rsidRPr="00271522" w:rsidRDefault="00021244"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Step6: Adding a Reference to class Library Project in ASP.NET MVC Application:</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Right-click on the “</w:t>
      </w:r>
      <w:r w:rsidRPr="00271522">
        <w:rPr>
          <w:rStyle w:val="Strong"/>
          <w:rFonts w:ascii="Maiandra GD" w:hAnsi="Maiandra GD" w:cs="Arial"/>
          <w:color w:val="000000"/>
          <w:sz w:val="22"/>
          <w:szCs w:val="22"/>
          <w:bdr w:val="none" w:sz="0" w:space="0" w:color="auto" w:frame="1"/>
        </w:rPr>
        <w:t>References</w:t>
      </w:r>
      <w:r w:rsidRPr="00271522">
        <w:rPr>
          <w:rFonts w:ascii="Maiandra GD" w:hAnsi="Maiandra GD" w:cs="Arial"/>
          <w:color w:val="000000"/>
          <w:sz w:val="22"/>
          <w:szCs w:val="22"/>
          <w:bdr w:val="none" w:sz="0" w:space="0" w:color="auto" w:frame="1"/>
        </w:rPr>
        <w:t>” folder of the “</w:t>
      </w:r>
      <w:r w:rsidRPr="00271522">
        <w:rPr>
          <w:rStyle w:val="Strong"/>
          <w:rFonts w:ascii="Maiandra GD" w:hAnsi="Maiandra GD" w:cs="Arial"/>
          <w:color w:val="000000"/>
          <w:sz w:val="22"/>
          <w:szCs w:val="22"/>
          <w:bdr w:val="none" w:sz="0" w:space="0" w:color="auto" w:frame="1"/>
        </w:rPr>
        <w:t>MVC_DEMO</w:t>
      </w:r>
      <w:r w:rsidRPr="00271522">
        <w:rPr>
          <w:rFonts w:ascii="Maiandra GD" w:hAnsi="Maiandra GD" w:cs="Arial"/>
          <w:color w:val="000000"/>
          <w:sz w:val="22"/>
          <w:szCs w:val="22"/>
          <w:bdr w:val="none" w:sz="0" w:space="0" w:color="auto" w:frame="1"/>
        </w:rPr>
        <w:t>” project and add a reference to the “</w:t>
      </w:r>
      <w:r w:rsidRPr="00271522">
        <w:rPr>
          <w:rStyle w:val="Strong"/>
          <w:rFonts w:ascii="Maiandra GD" w:hAnsi="Maiandra GD" w:cs="Arial"/>
          <w:color w:val="000000"/>
          <w:sz w:val="22"/>
          <w:szCs w:val="22"/>
          <w:bdr w:val="none" w:sz="0" w:space="0" w:color="auto" w:frame="1"/>
        </w:rPr>
        <w:t>BusinessLayer</w:t>
      </w:r>
      <w:r w:rsidRPr="00271522">
        <w:rPr>
          <w:rFonts w:ascii="Maiandra GD" w:hAnsi="Maiandra GD" w:cs="Arial"/>
          <w:color w:val="000000"/>
          <w:sz w:val="22"/>
          <w:szCs w:val="22"/>
          <w:bdr w:val="none" w:sz="0" w:space="0" w:color="auto" w:frame="1"/>
        </w:rPr>
        <w:t>” class library project. Then Include a connection string with name = “</w:t>
      </w:r>
      <w:r w:rsidRPr="00271522">
        <w:rPr>
          <w:rStyle w:val="Strong"/>
          <w:rFonts w:ascii="Maiandra GD" w:hAnsi="Maiandra GD" w:cs="Arial"/>
          <w:color w:val="000000"/>
          <w:sz w:val="22"/>
          <w:szCs w:val="22"/>
          <w:bdr w:val="none" w:sz="0" w:space="0" w:color="auto" w:frame="1"/>
        </w:rPr>
        <w:t>DBCS</w:t>
      </w:r>
      <w:r w:rsidRPr="00271522">
        <w:rPr>
          <w:rFonts w:ascii="Maiandra GD" w:hAnsi="Maiandra GD" w:cs="Arial"/>
          <w:color w:val="000000"/>
          <w:sz w:val="22"/>
          <w:szCs w:val="22"/>
          <w:bdr w:val="none" w:sz="0" w:space="0" w:color="auto" w:frame="1"/>
        </w:rPr>
        <w:t>” in </w:t>
      </w:r>
      <w:r w:rsidRPr="00271522">
        <w:rPr>
          <w:rStyle w:val="Strong"/>
          <w:rFonts w:ascii="Maiandra GD" w:hAnsi="Maiandra GD" w:cs="Arial"/>
          <w:color w:val="000000"/>
          <w:sz w:val="22"/>
          <w:szCs w:val="22"/>
          <w:bdr w:val="none" w:sz="0" w:space="0" w:color="auto" w:frame="1"/>
        </w:rPr>
        <w:t>Web.Config</w:t>
      </w:r>
      <w:r w:rsidRPr="00271522">
        <w:rPr>
          <w:rFonts w:ascii="Maiandra GD" w:hAnsi="Maiandra GD" w:cs="Arial"/>
          <w:color w:val="000000"/>
          <w:sz w:val="22"/>
          <w:szCs w:val="22"/>
          <w:bdr w:val="none" w:sz="0" w:space="0" w:color="auto" w:frame="1"/>
        </w:rPr>
        <w:t> file as shown below.</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connectionStrings</w:t>
      </w:r>
      <w:proofErr w:type="gramEnd"/>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add</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name</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"DBCS"</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x2"/>
          <w:rFonts w:ascii="Maiandra GD" w:hAnsi="Maiandra GD" w:cs="Consolas"/>
          <w:color w:val="D19252"/>
          <w:bdr w:val="none" w:sz="0" w:space="0" w:color="auto" w:frame="1"/>
        </w:rPr>
        <w:lastRenderedPageBreak/>
        <w:t>connectionString</w:t>
      </w:r>
      <w:proofErr w:type="gramEnd"/>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"Data Source=LAPTOP-2HN3PT8T\SQLEXPRESS;Initial Catalog=MVC_DB;Integrated Security=True"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x2"/>
          <w:rFonts w:ascii="Maiandra GD" w:hAnsi="Maiandra GD" w:cs="Consolas"/>
          <w:color w:val="D19252"/>
          <w:bdr w:val="none" w:sz="0" w:space="0" w:color="auto" w:frame="1"/>
        </w:rPr>
        <w:t>providerName</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"System.Data.SqlClient"</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connectionStrings</w:t>
      </w:r>
      <w:r w:rsidRPr="00271522">
        <w:rPr>
          <w:rStyle w:val="enlighter-g1"/>
          <w:rFonts w:ascii="Maiandra GD" w:hAnsi="Maiandra GD" w:cs="Consolas"/>
          <w:b/>
          <w:bCs/>
          <w:color w:val="6B7C8B"/>
          <w:bdr w:val="none" w:sz="0" w:space="0" w:color="auto" w:frame="1"/>
        </w:rPr>
        <w:t>&gt;</w:t>
      </w:r>
    </w:p>
    <w:p w:rsidR="00F46A35" w:rsidRDefault="00F46A35"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021244" w:rsidRPr="00271522" w:rsidRDefault="00021244"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Step8: Creating Controller</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Right-click on the “</w:t>
      </w:r>
      <w:r w:rsidRPr="00271522">
        <w:rPr>
          <w:rStyle w:val="Strong"/>
          <w:rFonts w:ascii="Maiandra GD" w:hAnsi="Maiandra GD" w:cs="Arial"/>
          <w:color w:val="000000"/>
          <w:sz w:val="22"/>
          <w:szCs w:val="22"/>
          <w:bdr w:val="none" w:sz="0" w:space="0" w:color="auto" w:frame="1"/>
        </w:rPr>
        <w:t>Controllers</w:t>
      </w:r>
      <w:r w:rsidRPr="00271522">
        <w:rPr>
          <w:rFonts w:ascii="Maiandra GD" w:hAnsi="Maiandra GD" w:cs="Arial"/>
          <w:color w:val="000000"/>
          <w:sz w:val="22"/>
          <w:szCs w:val="22"/>
          <w:bdr w:val="none" w:sz="0" w:space="0" w:color="auto" w:frame="1"/>
        </w:rPr>
        <w:t>” folder and add a Controller with the name “</w:t>
      </w:r>
      <w:r w:rsidRPr="00271522">
        <w:rPr>
          <w:rStyle w:val="Strong"/>
          <w:rFonts w:ascii="Maiandra GD" w:hAnsi="Maiandra GD" w:cs="Arial"/>
          <w:color w:val="000000"/>
          <w:sz w:val="22"/>
          <w:szCs w:val="22"/>
          <w:bdr w:val="none" w:sz="0" w:space="0" w:color="auto" w:frame="1"/>
        </w:rPr>
        <w:t>EmployeeController</w:t>
      </w:r>
      <w:r w:rsidRPr="00271522">
        <w:rPr>
          <w:rFonts w:ascii="Maiandra GD" w:hAnsi="Maiandra GD" w:cs="Arial"/>
          <w:color w:val="000000"/>
          <w:sz w:val="22"/>
          <w:szCs w:val="22"/>
          <w:bdr w:val="none" w:sz="0" w:space="0" w:color="auto" w:frame="1"/>
        </w:rPr>
        <w:t>” and then copy and paste the following code into it. In the below controller we have only one action method i.e. Index. This method creates an instance of </w:t>
      </w:r>
      <w:r w:rsidRPr="00271522">
        <w:rPr>
          <w:rStyle w:val="Strong"/>
          <w:rFonts w:ascii="Maiandra GD" w:hAnsi="Maiandra GD" w:cs="Arial"/>
          <w:color w:val="000000"/>
          <w:sz w:val="22"/>
          <w:szCs w:val="22"/>
          <w:bdr w:val="none" w:sz="0" w:space="0" w:color="auto" w:frame="1"/>
        </w:rPr>
        <w:t>EmoloyeeBusinessLayer</w:t>
      </w:r>
      <w:r w:rsidRPr="00271522">
        <w:rPr>
          <w:rFonts w:ascii="Maiandra GD" w:hAnsi="Maiandra GD" w:cs="Arial"/>
          <w:color w:val="000000"/>
          <w:sz w:val="22"/>
          <w:szCs w:val="22"/>
          <w:bdr w:val="none" w:sz="0" w:space="0" w:color="auto" w:frame="1"/>
        </w:rPr>
        <w:t> class and then calls the </w:t>
      </w:r>
      <w:r w:rsidRPr="00271522">
        <w:rPr>
          <w:rStyle w:val="Strong"/>
          <w:rFonts w:ascii="Maiandra GD" w:hAnsi="Maiandra GD" w:cs="Arial"/>
          <w:color w:val="000000"/>
          <w:sz w:val="22"/>
          <w:szCs w:val="22"/>
          <w:bdr w:val="none" w:sz="0" w:space="0" w:color="auto" w:frame="1"/>
        </w:rPr>
        <w:t>GetAllEmployees</w:t>
      </w:r>
      <w:r w:rsidRPr="00271522">
        <w:rPr>
          <w:rFonts w:ascii="Maiandra GD" w:hAnsi="Maiandra GD" w:cs="Arial"/>
          <w:color w:val="000000"/>
          <w:sz w:val="22"/>
          <w:szCs w:val="22"/>
          <w:bdr w:val="none" w:sz="0" w:space="0" w:color="auto" w:frame="1"/>
        </w:rPr>
        <w:t> method which will return the list of employees. The list of employees is then handed over to the </w:t>
      </w:r>
      <w:r w:rsidRPr="00271522">
        <w:rPr>
          <w:rStyle w:val="Strong"/>
          <w:rFonts w:ascii="Maiandra GD" w:hAnsi="Maiandra GD" w:cs="Arial"/>
          <w:color w:val="000000"/>
          <w:sz w:val="22"/>
          <w:szCs w:val="22"/>
          <w:bdr w:val="none" w:sz="0" w:space="0" w:color="auto" w:frame="1"/>
        </w:rPr>
        <w:t>Index</w:t>
      </w:r>
      <w:r w:rsidRPr="00271522">
        <w:rPr>
          <w:rFonts w:ascii="Maiandra GD" w:hAnsi="Maiandra GD" w:cs="Arial"/>
          <w:color w:val="000000"/>
          <w:sz w:val="22"/>
          <w:szCs w:val="22"/>
          <w:bdr w:val="none" w:sz="0" w:space="0" w:color="auto" w:frame="1"/>
        </w:rPr>
        <w:t> view.</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using</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BusinessLayer;</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using</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System.Collections.Generic;</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using</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System.Web.Mvc;</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namespace</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MVC_DEMO.Controllers</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class</w:t>
      </w:r>
      <w:r w:rsidRPr="00271522">
        <w:rPr>
          <w:rStyle w:val="enlighter-text"/>
          <w:rFonts w:ascii="Maiandra GD" w:hAnsi="Maiandra GD" w:cs="Consolas"/>
          <w:color w:val="CFD5E0"/>
          <w:bdr w:val="none" w:sz="0" w:space="0" w:color="auto" w:frame="1"/>
        </w:rPr>
        <w:t xml:space="preserve"> EmployeeController : Controller</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ActionResult </w:t>
      </w:r>
      <w:r w:rsidRPr="00271522">
        <w:rPr>
          <w:rStyle w:val="enlighter-m0"/>
          <w:rFonts w:ascii="Maiandra GD" w:hAnsi="Maiandra GD" w:cs="Consolas"/>
          <w:color w:val="4284AE"/>
          <w:bdr w:val="none" w:sz="0" w:space="0" w:color="auto" w:frame="1"/>
        </w:rPr>
        <w:t>Index</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EmployeeBusinessLayer employeeBusinessLayer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proofErr w:type="gramStart"/>
      <w:r w:rsidRPr="00271522">
        <w:rPr>
          <w:rStyle w:val="enlighter-m0"/>
          <w:rFonts w:ascii="Maiandra GD" w:hAnsi="Maiandra GD" w:cs="Consolas"/>
          <w:color w:val="4284AE"/>
          <w:bdr w:val="none" w:sz="0" w:space="0" w:color="auto" w:frame="1"/>
        </w:rPr>
        <w:t>EmployeeBusinessLayer</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List</w:t>
      </w:r>
      <w:r w:rsidRPr="00271522">
        <w:rPr>
          <w:rStyle w:val="enlighter-g1"/>
          <w:rFonts w:ascii="Maiandra GD" w:hAnsi="Maiandra GD" w:cs="Consolas"/>
          <w:b/>
          <w:bCs/>
          <w:color w:val="6B7C8B"/>
          <w:bdr w:val="none" w:sz="0" w:space="0" w:color="auto" w:frame="1"/>
        </w:rPr>
        <w:t>&lt;</w:t>
      </w:r>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 xml:space="preserve"> employees = </w:t>
      </w:r>
      <w:proofErr w:type="gramStart"/>
      <w:r w:rsidRPr="00271522">
        <w:rPr>
          <w:rStyle w:val="enlighter-text"/>
          <w:rFonts w:ascii="Maiandra GD" w:hAnsi="Maiandra GD" w:cs="Consolas"/>
          <w:color w:val="CFD5E0"/>
          <w:bdr w:val="none" w:sz="0" w:space="0" w:color="auto" w:frame="1"/>
        </w:rPr>
        <w:t>employeeBusinessLayer.</w:t>
      </w:r>
      <w:r w:rsidRPr="00271522">
        <w:rPr>
          <w:rStyle w:val="enlighter-m3"/>
          <w:rFonts w:ascii="Maiandra GD" w:hAnsi="Maiandra GD" w:cs="Consolas"/>
          <w:color w:val="4284AE"/>
          <w:bdr w:val="none" w:sz="0" w:space="0" w:color="auto" w:frame="1"/>
        </w:rPr>
        <w:t>GetAllEmployess</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return</w:t>
      </w:r>
      <w:proofErr w:type="gramEnd"/>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View</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employees</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F46A35" w:rsidRDefault="00F46A35"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021244" w:rsidRDefault="00021244"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r w:rsidRPr="00271522">
        <w:rPr>
          <w:rStyle w:val="Strong"/>
          <w:rFonts w:ascii="Maiandra GD" w:hAnsi="Maiandra GD" w:cs="Arial"/>
          <w:b/>
          <w:bCs/>
          <w:color w:val="000000"/>
          <w:sz w:val="22"/>
          <w:szCs w:val="22"/>
          <w:bdr w:val="none" w:sz="0" w:space="0" w:color="auto" w:frame="1"/>
        </w:rPr>
        <w:t>Step9: Adding Index View</w:t>
      </w:r>
    </w:p>
    <w:p w:rsidR="007669CB" w:rsidRPr="00271522" w:rsidRDefault="007669CB"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Right-click on the </w:t>
      </w:r>
      <w:proofErr w:type="gramStart"/>
      <w:r w:rsidRPr="00271522">
        <w:rPr>
          <w:rStyle w:val="Strong"/>
          <w:rFonts w:ascii="Maiandra GD" w:hAnsi="Maiandra GD" w:cs="Arial"/>
          <w:color w:val="000000"/>
          <w:sz w:val="22"/>
          <w:szCs w:val="22"/>
          <w:bdr w:val="none" w:sz="0" w:space="0" w:color="auto" w:frame="1"/>
        </w:rPr>
        <w:t>Index(</w:t>
      </w:r>
      <w:proofErr w:type="gramEnd"/>
      <w:r w:rsidRPr="00271522">
        <w:rPr>
          <w:rStyle w:val="Strong"/>
          <w:rFonts w:ascii="Maiandra GD" w:hAnsi="Maiandra GD" w:cs="Arial"/>
          <w:color w:val="000000"/>
          <w:sz w:val="22"/>
          <w:szCs w:val="22"/>
          <w:bdr w:val="none" w:sz="0" w:space="0" w:color="auto" w:frame="1"/>
        </w:rPr>
        <w:t>)</w:t>
      </w:r>
      <w:r w:rsidRPr="00271522">
        <w:rPr>
          <w:rFonts w:ascii="Maiandra GD" w:hAnsi="Maiandra GD" w:cs="Arial"/>
          <w:color w:val="000000"/>
          <w:sz w:val="22"/>
          <w:szCs w:val="22"/>
          <w:bdr w:val="none" w:sz="0" w:space="0" w:color="auto" w:frame="1"/>
        </w:rPr>
        <w:t> action method in the “</w:t>
      </w:r>
      <w:r w:rsidRPr="00271522">
        <w:rPr>
          <w:rStyle w:val="Strong"/>
          <w:rFonts w:ascii="Maiandra GD" w:hAnsi="Maiandra GD" w:cs="Arial"/>
          <w:color w:val="000000"/>
          <w:sz w:val="22"/>
          <w:szCs w:val="22"/>
          <w:bdr w:val="none" w:sz="0" w:space="0" w:color="auto" w:frame="1"/>
        </w:rPr>
        <w:t>EmployeeController</w:t>
      </w:r>
      <w:r w:rsidRPr="00271522">
        <w:rPr>
          <w:rFonts w:ascii="Maiandra GD" w:hAnsi="Maiandra GD" w:cs="Arial"/>
          <w:color w:val="000000"/>
          <w:sz w:val="22"/>
          <w:szCs w:val="22"/>
          <w:bdr w:val="none" w:sz="0" w:space="0" w:color="auto" w:frame="1"/>
        </w:rPr>
        <w:t>” class and then select “</w:t>
      </w:r>
      <w:r w:rsidRPr="00271522">
        <w:rPr>
          <w:rStyle w:val="Strong"/>
          <w:rFonts w:ascii="Maiandra GD" w:hAnsi="Maiandra GD" w:cs="Arial"/>
          <w:color w:val="000000"/>
          <w:sz w:val="22"/>
          <w:szCs w:val="22"/>
          <w:bdr w:val="none" w:sz="0" w:space="0" w:color="auto" w:frame="1"/>
        </w:rPr>
        <w:t>Add View</w:t>
      </w:r>
      <w:r w:rsidRPr="00271522">
        <w:rPr>
          <w:rFonts w:ascii="Maiandra GD" w:hAnsi="Maiandra GD" w:cs="Arial"/>
          <w:color w:val="000000"/>
          <w:sz w:val="22"/>
          <w:szCs w:val="22"/>
          <w:bdr w:val="none" w:sz="0" w:space="0" w:color="auto" w:frame="1"/>
        </w:rPr>
        <w:t>” from the context menu. Set</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Style w:val="Strong"/>
          <w:rFonts w:ascii="Maiandra GD" w:hAnsi="Maiandra GD" w:cs="Arial"/>
          <w:color w:val="000000"/>
          <w:sz w:val="22"/>
          <w:szCs w:val="22"/>
          <w:bdr w:val="none" w:sz="0" w:space="0" w:color="auto" w:frame="1"/>
        </w:rPr>
        <w:t>View name = Index</w:t>
      </w:r>
      <w:r w:rsidRPr="00271522">
        <w:rPr>
          <w:rFonts w:ascii="Maiandra GD" w:hAnsi="Maiandra GD" w:cs="Segoe UI"/>
          <w:color w:val="212529"/>
          <w:sz w:val="22"/>
          <w:szCs w:val="22"/>
        </w:rPr>
        <w:br/>
      </w:r>
      <w:r w:rsidRPr="00271522">
        <w:rPr>
          <w:rStyle w:val="Strong"/>
          <w:rFonts w:ascii="Maiandra GD" w:hAnsi="Maiandra GD" w:cs="Arial"/>
          <w:color w:val="000000"/>
          <w:sz w:val="22"/>
          <w:szCs w:val="22"/>
          <w:bdr w:val="none" w:sz="0" w:space="0" w:color="auto" w:frame="1"/>
        </w:rPr>
        <w:t>Model class = Employee (BusinessLayer</w:t>
      </w:r>
      <w:proofErr w:type="gramStart"/>
      <w:r w:rsidRPr="00271522">
        <w:rPr>
          <w:rStyle w:val="Strong"/>
          <w:rFonts w:ascii="Maiandra GD" w:hAnsi="Maiandra GD" w:cs="Arial"/>
          <w:color w:val="000000"/>
          <w:sz w:val="22"/>
          <w:szCs w:val="22"/>
          <w:bdr w:val="none" w:sz="0" w:space="0" w:color="auto" w:frame="1"/>
        </w:rPr>
        <w:t>)</w:t>
      </w:r>
      <w:proofErr w:type="gramEnd"/>
      <w:r w:rsidRPr="00271522">
        <w:rPr>
          <w:rFonts w:ascii="Maiandra GD" w:hAnsi="Maiandra GD" w:cs="Segoe UI"/>
          <w:color w:val="212529"/>
          <w:sz w:val="22"/>
          <w:szCs w:val="22"/>
        </w:rPr>
        <w:br/>
      </w:r>
      <w:r w:rsidRPr="00271522">
        <w:rPr>
          <w:rStyle w:val="Strong"/>
          <w:rFonts w:ascii="Maiandra GD" w:hAnsi="Maiandra GD" w:cs="Arial"/>
          <w:color w:val="000000"/>
          <w:sz w:val="22"/>
          <w:szCs w:val="22"/>
          <w:bdr w:val="none" w:sz="0" w:space="0" w:color="auto" w:frame="1"/>
        </w:rPr>
        <w:t>Template = List</w:t>
      </w:r>
      <w:r w:rsidRPr="00271522">
        <w:rPr>
          <w:rFonts w:ascii="Maiandra GD" w:hAnsi="Maiandra GD" w:cs="Segoe UI"/>
          <w:color w:val="212529"/>
          <w:sz w:val="22"/>
          <w:szCs w:val="22"/>
        </w:rPr>
        <w:br/>
      </w:r>
      <w:r w:rsidRPr="00271522">
        <w:rPr>
          <w:rStyle w:val="Strong"/>
          <w:rFonts w:ascii="Maiandra GD" w:hAnsi="Maiandra GD" w:cs="Arial"/>
          <w:color w:val="000000"/>
          <w:sz w:val="22"/>
          <w:szCs w:val="22"/>
          <w:bdr w:val="none" w:sz="0" w:space="0" w:color="auto" w:frame="1"/>
        </w:rPr>
        <w:t>Click on the “Add” button as shown below</w:t>
      </w:r>
    </w:p>
    <w:p w:rsidR="00021244" w:rsidRPr="00271522" w:rsidRDefault="00021244"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drawing>
          <wp:inline distT="0" distB="0" distL="0" distR="0">
            <wp:extent cx="5762625" cy="3209925"/>
            <wp:effectExtent l="19050" t="0" r="9525" b="0"/>
            <wp:docPr id="58" name="Picture 58" descr="Adding Views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dding Views in ASP.NET MVC Application"/>
                    <pic:cNvPicPr>
                      <a:picLocks noChangeAspect="1" noChangeArrowheads="1"/>
                    </pic:cNvPicPr>
                  </pic:nvPicPr>
                  <pic:blipFill>
                    <a:blip r:embed="rId38"/>
                    <a:srcRect/>
                    <a:stretch>
                      <a:fillRect/>
                    </a:stretch>
                  </pic:blipFill>
                  <pic:spPr bwMode="auto">
                    <a:xfrm>
                      <a:off x="0" y="0"/>
                      <a:ext cx="5762625" cy="3209925"/>
                    </a:xfrm>
                    <a:prstGeom prst="rect">
                      <a:avLst/>
                    </a:prstGeom>
                    <a:noFill/>
                    <a:ln w="9525">
                      <a:noFill/>
                      <a:miter lim="800000"/>
                      <a:headEnd/>
                      <a:tailEnd/>
                    </a:ln>
                  </pic:spPr>
                </pic:pic>
              </a:graphicData>
            </a:graphic>
          </wp:inline>
        </w:drawing>
      </w:r>
    </w:p>
    <w:p w:rsidR="00021244" w:rsidRPr="007669CB" w:rsidRDefault="00021244" w:rsidP="0015081F">
      <w:pPr>
        <w:pStyle w:val="Heading6"/>
        <w:shd w:val="clear" w:color="auto" w:fill="FFFFFF"/>
        <w:spacing w:before="0"/>
        <w:textAlignment w:val="baseline"/>
        <w:rPr>
          <w:rFonts w:ascii="Maiandra GD" w:hAnsi="Maiandra GD" w:cs="Segoe UI"/>
          <w:color w:val="3A3A3A"/>
        </w:rPr>
      </w:pPr>
      <w:r w:rsidRPr="007669CB">
        <w:rPr>
          <w:rStyle w:val="Strong"/>
          <w:rFonts w:ascii="Maiandra GD" w:hAnsi="Maiandra GD" w:cs="Arial"/>
          <w:bCs w:val="0"/>
          <w:color w:val="000000"/>
          <w:bdr w:val="none" w:sz="0" w:space="0" w:color="auto" w:frame="1"/>
        </w:rPr>
        <w:t>Change the RouteConfig.cs as shown below</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We are setting the controller as Employee and the default action method as Index.</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namespace</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MVC_DEMO</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class</w:t>
      </w:r>
      <w:r w:rsidRPr="00271522">
        <w:rPr>
          <w:rStyle w:val="enlighter-text"/>
          <w:rFonts w:ascii="Maiandra GD" w:hAnsi="Maiandra GD" w:cs="Consolas"/>
          <w:color w:val="CFD5E0"/>
          <w:bdr w:val="none" w:sz="0" w:space="0" w:color="auto" w:frame="1"/>
        </w:rPr>
        <w:t xml:space="preserve"> RouteConfig</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static</w:t>
      </w:r>
      <w:r w:rsidRPr="00271522">
        <w:rPr>
          <w:rStyle w:val="enlighter-text"/>
          <w:rFonts w:ascii="Maiandra GD" w:hAnsi="Maiandra GD" w:cs="Consolas"/>
          <w:color w:val="CFD5E0"/>
          <w:bdr w:val="none" w:sz="0" w:space="0" w:color="auto" w:frame="1"/>
        </w:rPr>
        <w:t xml:space="preserve"> </w:t>
      </w:r>
      <w:r w:rsidRPr="00271522">
        <w:rPr>
          <w:rStyle w:val="enlighter-k5"/>
          <w:rFonts w:ascii="Maiandra GD" w:hAnsi="Maiandra GD" w:cs="Consolas"/>
          <w:b/>
          <w:bCs/>
          <w:color w:val="D171DD"/>
          <w:bdr w:val="none" w:sz="0" w:space="0" w:color="auto" w:frame="1"/>
        </w:rPr>
        <w:t>void</w:t>
      </w:r>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RegisterRoutes</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RouteCollection routes</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routes.</w:t>
      </w:r>
      <w:r w:rsidRPr="00271522">
        <w:rPr>
          <w:rStyle w:val="enlighter-m3"/>
          <w:rFonts w:ascii="Maiandra GD" w:hAnsi="Maiandra GD" w:cs="Consolas"/>
          <w:color w:val="4284AE"/>
          <w:bdr w:val="none" w:sz="0" w:space="0" w:color="auto" w:frame="1"/>
        </w:rPr>
        <w:t>IgnoreRoute</w:t>
      </w:r>
      <w:r w:rsidRPr="00271522">
        <w:rPr>
          <w:rStyle w:val="enlighter-g1"/>
          <w:rFonts w:ascii="Maiandra GD" w:hAnsi="Maiandra GD" w:cs="Consolas"/>
          <w:b/>
          <w:bCs/>
          <w:color w:val="6B7C8B"/>
          <w:bdr w:val="none" w:sz="0" w:space="0" w:color="auto" w:frame="1"/>
        </w:rPr>
        <w:t>(</w:t>
      </w:r>
      <w:proofErr w:type="gramEnd"/>
      <w:r w:rsidRPr="00271522">
        <w:rPr>
          <w:rStyle w:val="enlighter-s0"/>
          <w:rFonts w:ascii="Maiandra GD" w:hAnsi="Maiandra GD" w:cs="Consolas"/>
          <w:color w:val="7CC379"/>
          <w:bdr w:val="none" w:sz="0" w:space="0" w:color="auto" w:frame="1"/>
        </w:rPr>
        <w:t>"{resource}.axd/{*pathInfo}"</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routes.</w:t>
      </w:r>
      <w:r w:rsidRPr="00271522">
        <w:rPr>
          <w:rStyle w:val="enlighter-m3"/>
          <w:rFonts w:ascii="Maiandra GD" w:hAnsi="Maiandra GD" w:cs="Consolas"/>
          <w:color w:val="4284AE"/>
          <w:bdr w:val="none" w:sz="0" w:space="0" w:color="auto" w:frame="1"/>
        </w:rPr>
        <w:t>MapRoute</w:t>
      </w:r>
      <w:r w:rsidRPr="00271522">
        <w:rPr>
          <w:rStyle w:val="enlighter-g1"/>
          <w:rFonts w:ascii="Maiandra GD" w:hAnsi="Maiandra GD" w:cs="Consolas"/>
          <w:b/>
          <w:bCs/>
          <w:color w:val="6B7C8B"/>
          <w:bdr w:val="none" w:sz="0" w:space="0" w:color="auto" w:frame="1"/>
        </w:rPr>
        <w:t>(</w:t>
      </w:r>
      <w:proofErr w:type="gramEnd"/>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lastRenderedPageBreak/>
        <w:t>name</w:t>
      </w:r>
      <w:proofErr w:type="gramEnd"/>
      <w:r w:rsidRPr="00271522">
        <w:rPr>
          <w:rStyle w:val="enlighter-text"/>
          <w:rFonts w:ascii="Maiandra GD" w:hAnsi="Maiandra GD" w:cs="Consolas"/>
          <w:color w:val="CFD5E0"/>
          <w:bdr w:val="none" w:sz="0" w:space="0" w:color="auto" w:frame="1"/>
        </w:rPr>
        <w:t xml:space="preserve">: </w:t>
      </w:r>
      <w:r w:rsidRPr="00271522">
        <w:rPr>
          <w:rStyle w:val="enlighter-s0"/>
          <w:rFonts w:ascii="Maiandra GD" w:hAnsi="Maiandra GD" w:cs="Consolas"/>
          <w:color w:val="7CC379"/>
          <w:bdr w:val="none" w:sz="0" w:space="0" w:color="auto" w:frame="1"/>
        </w:rPr>
        <w:t>"Default"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url</w:t>
      </w:r>
      <w:proofErr w:type="gramEnd"/>
      <w:r w:rsidRPr="00271522">
        <w:rPr>
          <w:rStyle w:val="enlighter-text"/>
          <w:rFonts w:ascii="Maiandra GD" w:hAnsi="Maiandra GD" w:cs="Consolas"/>
          <w:color w:val="CFD5E0"/>
          <w:bdr w:val="none" w:sz="0" w:space="0" w:color="auto" w:frame="1"/>
        </w:rPr>
        <w:t xml:space="preserve">: </w:t>
      </w:r>
      <w:r w:rsidRPr="00271522">
        <w:rPr>
          <w:rStyle w:val="enlighter-s0"/>
          <w:rFonts w:ascii="Maiandra GD" w:hAnsi="Maiandra GD" w:cs="Consolas"/>
          <w:color w:val="7CC379"/>
          <w:bdr w:val="none" w:sz="0" w:space="0" w:color="auto" w:frame="1"/>
        </w:rPr>
        <w:t>"{controller}/{action}/{id}"</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defaults</w:t>
      </w:r>
      <w:proofErr w:type="gramEnd"/>
      <w:r w:rsidRPr="00271522">
        <w:rPr>
          <w:rStyle w:val="enlighter-text"/>
          <w:rFonts w:ascii="Maiandra GD" w:hAnsi="Maiandra GD" w:cs="Consolas"/>
          <w:color w:val="CFD5E0"/>
          <w:bdr w:val="none" w:sz="0" w:space="0" w:color="auto" w:frame="1"/>
        </w:rPr>
        <w:t xml:space="preserve">: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controller = </w:t>
      </w:r>
      <w:r w:rsidRPr="00271522">
        <w:rPr>
          <w:rStyle w:val="enlighter-s0"/>
          <w:rFonts w:ascii="Maiandra GD" w:hAnsi="Maiandra GD" w:cs="Consolas"/>
          <w:color w:val="7CC379"/>
          <w:bdr w:val="none" w:sz="0" w:space="0" w:color="auto" w:frame="1"/>
        </w:rPr>
        <w:t>"Employee"</w:t>
      </w:r>
      <w:r w:rsidRPr="00271522">
        <w:rPr>
          <w:rStyle w:val="enlighter-text"/>
          <w:rFonts w:ascii="Maiandra GD" w:hAnsi="Maiandra GD" w:cs="Consolas"/>
          <w:color w:val="CFD5E0"/>
          <w:bdr w:val="none" w:sz="0" w:space="0" w:color="auto" w:frame="1"/>
        </w:rPr>
        <w:t xml:space="preserve">, action = </w:t>
      </w:r>
      <w:r w:rsidRPr="00271522">
        <w:rPr>
          <w:rStyle w:val="enlighter-s0"/>
          <w:rFonts w:ascii="Maiandra GD" w:hAnsi="Maiandra GD" w:cs="Consolas"/>
          <w:color w:val="7CC379"/>
          <w:bdr w:val="none" w:sz="0" w:space="0" w:color="auto" w:frame="1"/>
        </w:rPr>
        <w:t>"Index"</w:t>
      </w:r>
      <w:r w:rsidRPr="00271522">
        <w:rPr>
          <w:rStyle w:val="enlighter-text"/>
          <w:rFonts w:ascii="Maiandra GD" w:hAnsi="Maiandra GD" w:cs="Consolas"/>
          <w:color w:val="CFD5E0"/>
          <w:bdr w:val="none" w:sz="0" w:space="0" w:color="auto" w:frame="1"/>
        </w:rPr>
        <w:t>, id = UrlParameter.</w:t>
      </w:r>
      <w:r w:rsidRPr="00271522">
        <w:rPr>
          <w:rStyle w:val="enlighter-m3"/>
          <w:rFonts w:ascii="Maiandra GD" w:hAnsi="Maiandra GD" w:cs="Consolas"/>
          <w:color w:val="4284AE"/>
          <w:bdr w:val="none" w:sz="0" w:space="0" w:color="auto" w:frame="1"/>
        </w:rPr>
        <w:t>Optional</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7669CB" w:rsidRDefault="007669CB" w:rsidP="0015081F">
      <w:pPr>
        <w:pStyle w:val="NormalWeb"/>
        <w:shd w:val="clear" w:color="auto" w:fill="FFFFFF"/>
        <w:spacing w:before="0" w:beforeAutospacing="0" w:after="0" w:afterAutospacing="0"/>
        <w:textAlignment w:val="baseline"/>
        <w:rPr>
          <w:rFonts w:ascii="Maiandra GD" w:hAnsi="Maiandra GD" w:cs="Arial"/>
          <w:color w:val="000000"/>
          <w:sz w:val="22"/>
          <w:szCs w:val="22"/>
          <w:bdr w:val="none" w:sz="0" w:space="0" w:color="auto" w:frame="1"/>
        </w:rPr>
      </w:pP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Set MVC_DEMO as your startup project and run the application, then navigate to </w:t>
      </w:r>
      <w:r w:rsidRPr="00271522">
        <w:rPr>
          <w:rStyle w:val="Strong"/>
          <w:rFonts w:ascii="Maiandra GD" w:hAnsi="Maiandra GD" w:cs="Arial"/>
          <w:color w:val="0000FF"/>
          <w:sz w:val="22"/>
          <w:szCs w:val="22"/>
          <w:bdr w:val="none" w:sz="0" w:space="0" w:color="auto" w:frame="1"/>
        </w:rPr>
        <w:t>http://localhost:54094/Employee/Index</w:t>
      </w:r>
      <w:r w:rsidRPr="00271522">
        <w:rPr>
          <w:rFonts w:ascii="Maiandra GD" w:hAnsi="Maiandra GD" w:cs="Arial"/>
          <w:color w:val="000000"/>
          <w:sz w:val="22"/>
          <w:szCs w:val="22"/>
          <w:bdr w:val="none" w:sz="0" w:space="0" w:color="auto" w:frame="1"/>
        </w:rPr>
        <w:t>. It should display the output as expected as shown in the below image. </w:t>
      </w:r>
    </w:p>
    <w:p w:rsidR="00021244" w:rsidRDefault="00021244" w:rsidP="0015081F">
      <w:pPr>
        <w:pStyle w:val="NormalWeb"/>
        <w:pBdr>
          <w:bottom w:val="double" w:sz="6" w:space="1" w:color="auto"/>
        </w:pBdr>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drawing>
          <wp:inline distT="0" distB="0" distL="0" distR="0">
            <wp:extent cx="6143625" cy="2469168"/>
            <wp:effectExtent l="19050" t="0" r="9525" b="0"/>
            <wp:docPr id="59" name="Picture 59" descr="Business Objects as Model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usiness Objects as Model in ASP.NET MVC Application"/>
                    <pic:cNvPicPr>
                      <a:picLocks noChangeAspect="1" noChangeArrowheads="1"/>
                    </pic:cNvPicPr>
                  </pic:nvPicPr>
                  <pic:blipFill>
                    <a:blip r:embed="rId39"/>
                    <a:srcRect/>
                    <a:stretch>
                      <a:fillRect/>
                    </a:stretch>
                  </pic:blipFill>
                  <pic:spPr bwMode="auto">
                    <a:xfrm>
                      <a:off x="0" y="0"/>
                      <a:ext cx="6143625" cy="2469168"/>
                    </a:xfrm>
                    <a:prstGeom prst="rect">
                      <a:avLst/>
                    </a:prstGeom>
                    <a:noFill/>
                    <a:ln w="9525">
                      <a:noFill/>
                      <a:miter lim="800000"/>
                      <a:headEnd/>
                      <a:tailEnd/>
                    </a:ln>
                  </pic:spPr>
                </pic:pic>
              </a:graphicData>
            </a:graphic>
          </wp:inline>
        </w:drawing>
      </w:r>
    </w:p>
    <w:p w:rsidR="007669CB" w:rsidRPr="00271522" w:rsidRDefault="007669CB" w:rsidP="0015081F">
      <w:pPr>
        <w:pStyle w:val="NormalWeb"/>
        <w:pBdr>
          <w:bottom w:val="double" w:sz="6" w:space="1" w:color="auto"/>
        </w:pBdr>
        <w:shd w:val="clear" w:color="auto" w:fill="FFFFFF"/>
        <w:spacing w:before="0" w:beforeAutospacing="0" w:after="384" w:afterAutospacing="0"/>
        <w:textAlignment w:val="baseline"/>
        <w:rPr>
          <w:rFonts w:ascii="Maiandra GD" w:hAnsi="Maiandra GD" w:cs="Segoe UI"/>
          <w:color w:val="212529"/>
          <w:sz w:val="22"/>
          <w:szCs w:val="22"/>
        </w:rPr>
      </w:pPr>
    </w:p>
    <w:p w:rsidR="00021244" w:rsidRPr="007669CB" w:rsidRDefault="00021244" w:rsidP="0015081F">
      <w:pPr>
        <w:pStyle w:val="Heading1"/>
        <w:spacing w:before="0" w:beforeAutospacing="0" w:after="48" w:afterAutospacing="0"/>
        <w:textAlignment w:val="baseline"/>
        <w:rPr>
          <w:rFonts w:ascii="Maiandra GD" w:hAnsi="Maiandra GD"/>
          <w:bCs w:val="0"/>
          <w:color w:val="3A3A3A"/>
          <w:sz w:val="28"/>
          <w:szCs w:val="22"/>
        </w:rPr>
      </w:pPr>
      <w:r w:rsidRPr="007669CB">
        <w:rPr>
          <w:rFonts w:ascii="Maiandra GD" w:hAnsi="Maiandra GD"/>
          <w:bCs w:val="0"/>
          <w:color w:val="3A3A3A"/>
          <w:sz w:val="28"/>
          <w:szCs w:val="22"/>
          <w:highlight w:val="yellow"/>
        </w:rPr>
        <w:t>FormCollection in ASP.NET MVC</w:t>
      </w:r>
    </w:p>
    <w:p w:rsidR="00021244" w:rsidRPr="00271522" w:rsidRDefault="00021244" w:rsidP="0015081F">
      <w:pPr>
        <w:pStyle w:val="Heading2"/>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FormCollection in ASP.NET MVC Application</w:t>
      </w:r>
    </w:p>
    <w:p w:rsidR="00021244" w:rsidRPr="00271522" w:rsidRDefault="00021244"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Creating a view to inserting data using FormCollection in MVC</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We want to create a view as shown below to create a new employee.</w:t>
      </w:r>
    </w:p>
    <w:p w:rsidR="00021244" w:rsidRPr="00271522" w:rsidRDefault="00021244"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lastRenderedPageBreak/>
        <w:drawing>
          <wp:inline distT="0" distB="0" distL="0" distR="0">
            <wp:extent cx="4057650" cy="2758862"/>
            <wp:effectExtent l="19050" t="0" r="0" b="0"/>
            <wp:docPr id="65" name="Picture 65" descr="Creating a view to insert data using FormCollection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reating a view to insert data using FormCollection in MVC"/>
                    <pic:cNvPicPr>
                      <a:picLocks noChangeAspect="1" noChangeArrowheads="1"/>
                    </pic:cNvPicPr>
                  </pic:nvPicPr>
                  <pic:blipFill>
                    <a:blip r:embed="rId40"/>
                    <a:srcRect/>
                    <a:stretch>
                      <a:fillRect/>
                    </a:stretch>
                  </pic:blipFill>
                  <pic:spPr bwMode="auto">
                    <a:xfrm>
                      <a:off x="0" y="0"/>
                      <a:ext cx="4057650" cy="2758862"/>
                    </a:xfrm>
                    <a:prstGeom prst="rect">
                      <a:avLst/>
                    </a:prstGeom>
                    <a:noFill/>
                    <a:ln w="9525">
                      <a:noFill/>
                      <a:miter lim="800000"/>
                      <a:headEnd/>
                      <a:tailEnd/>
                    </a:ln>
                  </pic:spPr>
                </pic:pic>
              </a:graphicData>
            </a:graphic>
          </wp:inline>
        </w:drawing>
      </w:r>
    </w:p>
    <w:p w:rsidR="00021244" w:rsidRPr="00271522" w:rsidRDefault="00021244"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Creating the Create Action Method:</w:t>
      </w:r>
    </w:p>
    <w:p w:rsidR="00021244" w:rsidRDefault="00021244" w:rsidP="0015081F">
      <w:pPr>
        <w:pStyle w:val="NormalWeb"/>
        <w:shd w:val="clear" w:color="auto" w:fill="FFFFFF"/>
        <w:spacing w:before="0" w:beforeAutospacing="0" w:after="0" w:afterAutospacing="0"/>
        <w:textAlignment w:val="baseline"/>
        <w:rPr>
          <w:rFonts w:ascii="Maiandra GD" w:hAnsi="Maiandra GD" w:cs="Arial"/>
          <w:color w:val="000000"/>
          <w:sz w:val="22"/>
          <w:szCs w:val="22"/>
          <w:bdr w:val="none" w:sz="0" w:space="0" w:color="auto" w:frame="1"/>
        </w:rPr>
      </w:pPr>
      <w:r w:rsidRPr="00271522">
        <w:rPr>
          <w:rFonts w:ascii="Maiandra GD" w:hAnsi="Maiandra GD" w:cs="Arial"/>
          <w:color w:val="000000"/>
          <w:sz w:val="22"/>
          <w:szCs w:val="22"/>
          <w:bdr w:val="none" w:sz="0" w:space="0" w:color="auto" w:frame="1"/>
        </w:rPr>
        <w:t>Please Copy and paste the following “Create” action method in the EmployeeController class. Please note the following action method is decorated with the </w:t>
      </w:r>
      <w:r w:rsidRPr="00271522">
        <w:rPr>
          <w:rStyle w:val="Strong"/>
          <w:rFonts w:ascii="Maiandra GD" w:hAnsi="Maiandra GD" w:cs="Arial"/>
          <w:color w:val="000000"/>
          <w:sz w:val="22"/>
          <w:szCs w:val="22"/>
          <w:bdr w:val="none" w:sz="0" w:space="0" w:color="auto" w:frame="1"/>
        </w:rPr>
        <w:t>HttpGet</w:t>
      </w:r>
      <w:r w:rsidRPr="00271522">
        <w:rPr>
          <w:rFonts w:ascii="Maiandra GD" w:hAnsi="Maiandra GD" w:cs="Arial"/>
          <w:color w:val="000000"/>
          <w:sz w:val="22"/>
          <w:szCs w:val="22"/>
          <w:bdr w:val="none" w:sz="0" w:space="0" w:color="auto" w:frame="1"/>
        </w:rPr>
        <w:t> attribute. This makes the Create Action Method to respond only to the “</w:t>
      </w:r>
      <w:r w:rsidRPr="00271522">
        <w:rPr>
          <w:rStyle w:val="Strong"/>
          <w:rFonts w:ascii="Maiandra GD" w:hAnsi="Maiandra GD" w:cs="Arial"/>
          <w:color w:val="000000"/>
          <w:sz w:val="22"/>
          <w:szCs w:val="22"/>
          <w:bdr w:val="none" w:sz="0" w:space="0" w:color="auto" w:frame="1"/>
        </w:rPr>
        <w:t>GET</w:t>
      </w:r>
      <w:r w:rsidRPr="00271522">
        <w:rPr>
          <w:rFonts w:ascii="Maiandra GD" w:hAnsi="Maiandra GD" w:cs="Arial"/>
          <w:color w:val="000000"/>
          <w:sz w:val="22"/>
          <w:szCs w:val="22"/>
          <w:bdr w:val="none" w:sz="0" w:space="0" w:color="auto" w:frame="1"/>
        </w:rPr>
        <w:t>” request. </w:t>
      </w:r>
    </w:p>
    <w:p w:rsidR="007669CB" w:rsidRPr="00271522" w:rsidRDefault="007669CB"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HttpGet</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ActionResult </w:t>
      </w:r>
      <w:r w:rsidRPr="00271522">
        <w:rPr>
          <w:rStyle w:val="enlighter-m0"/>
          <w:rFonts w:ascii="Maiandra GD" w:hAnsi="Maiandra GD" w:cs="Consolas"/>
          <w:color w:val="4284AE"/>
          <w:bdr w:val="none" w:sz="0" w:space="0" w:color="auto" w:frame="1"/>
        </w:rPr>
        <w:t>Create</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return</w:t>
      </w:r>
      <w:proofErr w:type="gramEnd"/>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View</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7669CB" w:rsidRDefault="007669CB"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021244" w:rsidRPr="00271522" w:rsidRDefault="00021244"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Adding the Create View:</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Now let’s add the “</w:t>
      </w:r>
      <w:r w:rsidRPr="00271522">
        <w:rPr>
          <w:rStyle w:val="Strong"/>
          <w:rFonts w:ascii="Maiandra GD" w:hAnsi="Maiandra GD" w:cs="Arial"/>
          <w:color w:val="000000"/>
          <w:sz w:val="22"/>
          <w:szCs w:val="22"/>
          <w:bdr w:val="none" w:sz="0" w:space="0" w:color="auto" w:frame="1"/>
        </w:rPr>
        <w:t>Create</w:t>
      </w:r>
      <w:r w:rsidRPr="00271522">
        <w:rPr>
          <w:rFonts w:ascii="Maiandra GD" w:hAnsi="Maiandra GD" w:cs="Arial"/>
          <w:color w:val="000000"/>
          <w:sz w:val="22"/>
          <w:szCs w:val="22"/>
          <w:bdr w:val="none" w:sz="0" w:space="0" w:color="auto" w:frame="1"/>
        </w:rPr>
        <w:t>” view. To do this right-click on the “</w:t>
      </w:r>
      <w:r w:rsidRPr="00271522">
        <w:rPr>
          <w:rStyle w:val="Strong"/>
          <w:rFonts w:ascii="Maiandra GD" w:hAnsi="Maiandra GD" w:cs="Arial"/>
          <w:color w:val="000000"/>
          <w:sz w:val="22"/>
          <w:szCs w:val="22"/>
          <w:bdr w:val="none" w:sz="0" w:space="0" w:color="auto" w:frame="1"/>
        </w:rPr>
        <w:t>Create</w:t>
      </w:r>
      <w:r w:rsidRPr="00271522">
        <w:rPr>
          <w:rFonts w:ascii="Maiandra GD" w:hAnsi="Maiandra GD" w:cs="Arial"/>
          <w:color w:val="000000"/>
          <w:sz w:val="22"/>
          <w:szCs w:val="22"/>
          <w:bdr w:val="none" w:sz="0" w:space="0" w:color="auto" w:frame="1"/>
        </w:rPr>
        <w:t>” action method and select “</w:t>
      </w:r>
      <w:r w:rsidRPr="00271522">
        <w:rPr>
          <w:rStyle w:val="Strong"/>
          <w:rFonts w:ascii="Maiandra GD" w:hAnsi="Maiandra GD" w:cs="Arial"/>
          <w:color w:val="000000"/>
          <w:sz w:val="22"/>
          <w:szCs w:val="22"/>
          <w:bdr w:val="none" w:sz="0" w:space="0" w:color="auto" w:frame="1"/>
        </w:rPr>
        <w:t>Add View</w:t>
      </w:r>
      <w:r w:rsidRPr="00271522">
        <w:rPr>
          <w:rFonts w:ascii="Maiandra GD" w:hAnsi="Maiandra GD" w:cs="Arial"/>
          <w:color w:val="000000"/>
          <w:sz w:val="22"/>
          <w:szCs w:val="22"/>
          <w:bdr w:val="none" w:sz="0" w:space="0" w:color="auto" w:frame="1"/>
        </w:rPr>
        <w:t>” from the context menu. Set</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Style w:val="Strong"/>
          <w:rFonts w:ascii="Maiandra GD" w:hAnsi="Maiandra GD" w:cs="Arial"/>
          <w:color w:val="000000"/>
          <w:sz w:val="22"/>
          <w:szCs w:val="22"/>
          <w:bdr w:val="none" w:sz="0" w:space="0" w:color="auto" w:frame="1"/>
        </w:rPr>
        <w:t>View name = “Create”</w:t>
      </w:r>
      <w:r w:rsidRPr="00271522">
        <w:rPr>
          <w:rFonts w:ascii="Maiandra GD" w:hAnsi="Maiandra GD" w:cs="Segoe UI"/>
          <w:color w:val="212529"/>
          <w:sz w:val="22"/>
          <w:szCs w:val="22"/>
        </w:rPr>
        <w:br/>
      </w:r>
      <w:r w:rsidRPr="00271522">
        <w:rPr>
          <w:rStyle w:val="Strong"/>
          <w:rFonts w:ascii="Maiandra GD" w:hAnsi="Maiandra GD" w:cs="Arial"/>
          <w:color w:val="000000"/>
          <w:sz w:val="22"/>
          <w:szCs w:val="22"/>
          <w:bdr w:val="none" w:sz="0" w:space="0" w:color="auto" w:frame="1"/>
        </w:rPr>
        <w:t>Template = “Create”</w:t>
      </w:r>
      <w:r w:rsidRPr="00271522">
        <w:rPr>
          <w:rFonts w:ascii="Maiandra GD" w:hAnsi="Maiandra GD" w:cs="Segoe UI"/>
          <w:color w:val="212529"/>
          <w:sz w:val="22"/>
          <w:szCs w:val="22"/>
        </w:rPr>
        <w:br/>
      </w:r>
      <w:r w:rsidRPr="00271522">
        <w:rPr>
          <w:rStyle w:val="Strong"/>
          <w:rFonts w:ascii="Maiandra GD" w:hAnsi="Maiandra GD" w:cs="Arial"/>
          <w:color w:val="000000"/>
          <w:sz w:val="22"/>
          <w:szCs w:val="22"/>
          <w:bdr w:val="none" w:sz="0" w:space="0" w:color="auto" w:frame="1"/>
        </w:rPr>
        <w:t>Model class = Employee (BusinessLayer)</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Click on the “</w:t>
      </w:r>
      <w:r w:rsidRPr="00271522">
        <w:rPr>
          <w:rStyle w:val="Strong"/>
          <w:rFonts w:ascii="Maiandra GD" w:hAnsi="Maiandra GD" w:cs="Arial"/>
          <w:color w:val="000000"/>
          <w:sz w:val="22"/>
          <w:szCs w:val="22"/>
          <w:bdr w:val="none" w:sz="0" w:space="0" w:color="auto" w:frame="1"/>
        </w:rPr>
        <w:t>Add</w:t>
      </w:r>
      <w:r w:rsidRPr="00271522">
        <w:rPr>
          <w:rFonts w:ascii="Maiandra GD" w:hAnsi="Maiandra GD" w:cs="Arial"/>
          <w:color w:val="000000"/>
          <w:sz w:val="22"/>
          <w:szCs w:val="22"/>
          <w:bdr w:val="none" w:sz="0" w:space="0" w:color="auto" w:frame="1"/>
        </w:rPr>
        <w:t>” button as shown below.</w:t>
      </w:r>
    </w:p>
    <w:p w:rsidR="00021244" w:rsidRPr="00271522" w:rsidRDefault="00021244"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lastRenderedPageBreak/>
        <w:drawing>
          <wp:inline distT="0" distB="0" distL="0" distR="0">
            <wp:extent cx="5705475" cy="3219450"/>
            <wp:effectExtent l="19050" t="0" r="9525" b="0"/>
            <wp:docPr id="66" name="Picture 66" descr="Adding the Creat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dding the Create View"/>
                    <pic:cNvPicPr>
                      <a:picLocks noChangeAspect="1" noChangeArrowheads="1"/>
                    </pic:cNvPicPr>
                  </pic:nvPicPr>
                  <pic:blipFill>
                    <a:blip r:embed="rId41"/>
                    <a:srcRect/>
                    <a:stretch>
                      <a:fillRect/>
                    </a:stretch>
                  </pic:blipFill>
                  <pic:spPr bwMode="auto">
                    <a:xfrm>
                      <a:off x="0" y="0"/>
                      <a:ext cx="5705475" cy="3219450"/>
                    </a:xfrm>
                    <a:prstGeom prst="rect">
                      <a:avLst/>
                    </a:prstGeom>
                    <a:noFill/>
                    <a:ln w="9525">
                      <a:noFill/>
                      <a:miter lim="800000"/>
                      <a:headEnd/>
                      <a:tailEnd/>
                    </a:ln>
                  </pic:spPr>
                </pic:pic>
              </a:graphicData>
            </a:graphic>
          </wp:inline>
        </w:drawing>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At this point “</w:t>
      </w:r>
      <w:r w:rsidRPr="00271522">
        <w:rPr>
          <w:rStyle w:val="Strong"/>
          <w:rFonts w:ascii="Maiandra GD" w:hAnsi="Maiandra GD" w:cs="Arial"/>
          <w:color w:val="000000"/>
          <w:sz w:val="22"/>
          <w:szCs w:val="22"/>
          <w:bdr w:val="none" w:sz="0" w:space="0" w:color="auto" w:frame="1"/>
        </w:rPr>
        <w:t>Create.cshtml</w:t>
      </w:r>
      <w:r w:rsidRPr="00271522">
        <w:rPr>
          <w:rFonts w:ascii="Maiandra GD" w:hAnsi="Maiandra GD" w:cs="Arial"/>
          <w:color w:val="000000"/>
          <w:sz w:val="22"/>
          <w:szCs w:val="22"/>
          <w:bdr w:val="none" w:sz="0" w:space="0" w:color="auto" w:frame="1"/>
        </w:rPr>
        <w:t>” view will be added to the “</w:t>
      </w:r>
      <w:r w:rsidRPr="00271522">
        <w:rPr>
          <w:rStyle w:val="Strong"/>
          <w:rFonts w:ascii="Maiandra GD" w:hAnsi="Maiandra GD" w:cs="Arial"/>
          <w:color w:val="000000"/>
          <w:sz w:val="22"/>
          <w:szCs w:val="22"/>
          <w:bdr w:val="none" w:sz="0" w:space="0" w:color="auto" w:frame="1"/>
        </w:rPr>
        <w:t>Employee</w:t>
      </w:r>
      <w:r w:rsidRPr="00271522">
        <w:rPr>
          <w:rFonts w:ascii="Maiandra GD" w:hAnsi="Maiandra GD" w:cs="Arial"/>
          <w:color w:val="000000"/>
          <w:sz w:val="22"/>
          <w:szCs w:val="22"/>
          <w:bdr w:val="none" w:sz="0" w:space="0" w:color="auto" w:frame="1"/>
        </w:rPr>
        <w:t>” folder. Run the application and navigate to the</w:t>
      </w:r>
      <w:proofErr w:type="gramStart"/>
      <w:r w:rsidRPr="00271522">
        <w:rPr>
          <w:rFonts w:ascii="Maiandra GD" w:hAnsi="Maiandra GD" w:cs="Arial"/>
          <w:color w:val="000000"/>
          <w:sz w:val="22"/>
          <w:szCs w:val="22"/>
          <w:bdr w:val="none" w:sz="0" w:space="0" w:color="auto" w:frame="1"/>
        </w:rPr>
        <w:t>  URL</w:t>
      </w:r>
      <w:proofErr w:type="gramEnd"/>
      <w:r w:rsidRPr="00271522">
        <w:rPr>
          <w:rFonts w:ascii="Maiandra GD" w:hAnsi="Maiandra GD" w:cs="Arial"/>
          <w:color w:val="000000"/>
          <w:sz w:val="22"/>
          <w:szCs w:val="22"/>
          <w:bdr w:val="none" w:sz="0" w:space="0" w:color="auto" w:frame="1"/>
        </w:rPr>
        <w:t> </w:t>
      </w:r>
      <w:r w:rsidRPr="00271522">
        <w:rPr>
          <w:rFonts w:ascii="Maiandra GD" w:hAnsi="Maiandra GD" w:cs="Arial"/>
          <w:color w:val="212529"/>
          <w:sz w:val="22"/>
          <w:szCs w:val="22"/>
          <w:bdr w:val="none" w:sz="0" w:space="0" w:color="auto" w:frame="1"/>
        </w:rPr>
        <w:t>“</w:t>
      </w:r>
      <w:r w:rsidRPr="00271522">
        <w:rPr>
          <w:rStyle w:val="Strong"/>
          <w:rFonts w:ascii="Maiandra GD" w:hAnsi="Maiandra GD" w:cs="Arial"/>
          <w:color w:val="0000FF"/>
          <w:sz w:val="22"/>
          <w:szCs w:val="22"/>
          <w:bdr w:val="none" w:sz="0" w:space="0" w:color="auto" w:frame="1"/>
        </w:rPr>
        <w:t>http://localhost:54094/Employee/Index</w:t>
      </w:r>
      <w:r w:rsidRPr="00271522">
        <w:rPr>
          <w:rFonts w:ascii="Maiandra GD" w:hAnsi="Maiandra GD" w:cs="Arial"/>
          <w:color w:val="212529"/>
          <w:sz w:val="22"/>
          <w:szCs w:val="22"/>
          <w:bdr w:val="none" w:sz="0" w:space="0" w:color="auto" w:frame="1"/>
        </w:rPr>
        <w:t>“. </w:t>
      </w:r>
      <w:r w:rsidRPr="00271522">
        <w:rPr>
          <w:rFonts w:ascii="Maiandra GD" w:hAnsi="Maiandra GD" w:cs="Arial"/>
          <w:color w:val="000000"/>
          <w:sz w:val="22"/>
          <w:szCs w:val="22"/>
          <w:bdr w:val="none" w:sz="0" w:space="0" w:color="auto" w:frame="1"/>
        </w:rPr>
        <w:t>Click on the “</w:t>
      </w:r>
      <w:r w:rsidRPr="00271522">
        <w:rPr>
          <w:rStyle w:val="Strong"/>
          <w:rFonts w:ascii="Maiandra GD" w:hAnsi="Maiandra GD" w:cs="Arial"/>
          <w:color w:val="000000"/>
          <w:sz w:val="22"/>
          <w:szCs w:val="22"/>
          <w:bdr w:val="none" w:sz="0" w:space="0" w:color="auto" w:frame="1"/>
        </w:rPr>
        <w:t>Create New</w:t>
      </w:r>
      <w:r w:rsidRPr="00271522">
        <w:rPr>
          <w:rFonts w:ascii="Maiandra GD" w:hAnsi="Maiandra GD" w:cs="Arial"/>
          <w:color w:val="000000"/>
          <w:sz w:val="22"/>
          <w:szCs w:val="22"/>
          <w:bdr w:val="none" w:sz="0" w:space="0" w:color="auto" w:frame="1"/>
        </w:rPr>
        <w:t>” link. It will navigate to the URL </w:t>
      </w:r>
      <w:r w:rsidRPr="00271522">
        <w:rPr>
          <w:rStyle w:val="Strong"/>
          <w:rFonts w:ascii="Maiandra GD" w:hAnsi="Maiandra GD" w:cs="Arial"/>
          <w:color w:val="0000FF"/>
          <w:sz w:val="22"/>
          <w:szCs w:val="22"/>
          <w:bdr w:val="none" w:sz="0" w:space="0" w:color="auto" w:frame="1"/>
        </w:rPr>
        <w:t>http://localhost:54094/Employee/Create </w:t>
      </w:r>
      <w:r w:rsidRPr="00271522">
        <w:rPr>
          <w:rFonts w:ascii="Maiandra GD" w:hAnsi="Maiandra GD" w:cs="Arial"/>
          <w:color w:val="212529"/>
          <w:sz w:val="22"/>
          <w:szCs w:val="22"/>
          <w:bdr w:val="none" w:sz="0" w:space="0" w:color="auto" w:frame="1"/>
        </w:rPr>
        <w:t>URL and will display the following page.</w:t>
      </w:r>
    </w:p>
    <w:p w:rsidR="00021244" w:rsidRPr="00271522" w:rsidRDefault="00021244"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drawing>
          <wp:inline distT="0" distB="0" distL="0" distR="0">
            <wp:extent cx="4400550" cy="3248025"/>
            <wp:effectExtent l="19050" t="0" r="0" b="0"/>
            <wp:docPr id="67" name="Picture 67" descr="FormCollection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ormCollection in ASP.NET MVC Application"/>
                    <pic:cNvPicPr>
                      <a:picLocks noChangeAspect="1" noChangeArrowheads="1"/>
                    </pic:cNvPicPr>
                  </pic:nvPicPr>
                  <pic:blipFill>
                    <a:blip r:embed="rId42"/>
                    <a:srcRect/>
                    <a:stretch>
                      <a:fillRect/>
                    </a:stretch>
                  </pic:blipFill>
                  <pic:spPr bwMode="auto">
                    <a:xfrm>
                      <a:off x="0" y="0"/>
                      <a:ext cx="4400550" cy="3248025"/>
                    </a:xfrm>
                    <a:prstGeom prst="rect">
                      <a:avLst/>
                    </a:prstGeom>
                    <a:noFill/>
                    <a:ln w="9525">
                      <a:noFill/>
                      <a:miter lim="800000"/>
                      <a:headEnd/>
                      <a:tailEnd/>
                    </a:ln>
                  </pic:spPr>
                </pic:pic>
              </a:graphicData>
            </a:graphic>
          </wp:inline>
        </w:drawing>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A form with text boxes to add a new employee is rendered. For employee “</w:t>
      </w:r>
      <w:r w:rsidRPr="00271522">
        <w:rPr>
          <w:rStyle w:val="Strong"/>
          <w:rFonts w:ascii="Maiandra GD" w:hAnsi="Maiandra GD" w:cs="Arial"/>
          <w:color w:val="000000"/>
          <w:sz w:val="22"/>
          <w:szCs w:val="22"/>
          <w:bdr w:val="none" w:sz="0" w:space="0" w:color="auto" w:frame="1"/>
        </w:rPr>
        <w:t>Gender</w:t>
      </w:r>
      <w:r w:rsidRPr="00271522">
        <w:rPr>
          <w:rFonts w:ascii="Maiandra GD" w:hAnsi="Maiandra GD" w:cs="Arial"/>
          <w:color w:val="000000"/>
          <w:sz w:val="22"/>
          <w:szCs w:val="22"/>
          <w:bdr w:val="none" w:sz="0" w:space="0" w:color="auto" w:frame="1"/>
        </w:rPr>
        <w:t>“, it is ideal to have a dropdown list instead of a text box. To achieve this replace the following line of code.</w:t>
      </w:r>
    </w:p>
    <w:p w:rsidR="00021244" w:rsidRPr="00271522" w:rsidRDefault="00021244"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lastRenderedPageBreak/>
        <w:drawing>
          <wp:inline distT="0" distB="0" distL="0" distR="0">
            <wp:extent cx="6334125" cy="2019300"/>
            <wp:effectExtent l="19050" t="0" r="9525" b="0"/>
            <wp:docPr id="68" name="Picture 68" descr="Generating Dropdown List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enerating Dropdown List in MVC"/>
                    <pic:cNvPicPr>
                      <a:picLocks noChangeAspect="1" noChangeArrowheads="1"/>
                    </pic:cNvPicPr>
                  </pic:nvPicPr>
                  <pic:blipFill>
                    <a:blip r:embed="rId43"/>
                    <a:srcRect/>
                    <a:stretch>
                      <a:fillRect/>
                    </a:stretch>
                  </pic:blipFill>
                  <pic:spPr bwMode="auto">
                    <a:xfrm>
                      <a:off x="0" y="0"/>
                      <a:ext cx="6334125" cy="2019300"/>
                    </a:xfrm>
                    <a:prstGeom prst="rect">
                      <a:avLst/>
                    </a:prstGeom>
                    <a:noFill/>
                    <a:ln w="9525">
                      <a:noFill/>
                      <a:miter lim="800000"/>
                      <a:headEnd/>
                      <a:tailEnd/>
                    </a:ln>
                  </pic:spPr>
                </pic:pic>
              </a:graphicData>
            </a:graphic>
          </wp:inline>
        </w:drawing>
      </w:r>
    </w:p>
    <w:p w:rsidR="00021244" w:rsidRPr="00271522" w:rsidRDefault="00021244"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After the changes, the complete code for the create view as shown below</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@model BusinessLayer.Employee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ViewBag.Title = "Create";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h2</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Create Employee</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h2</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@using (</w:t>
      </w:r>
      <w:proofErr w:type="gramStart"/>
      <w:r w:rsidRPr="00271522">
        <w:rPr>
          <w:rStyle w:val="enlighter-text"/>
          <w:rFonts w:ascii="Maiandra GD" w:hAnsi="Maiandra GD" w:cs="Consolas"/>
          <w:color w:val="CFD5E0"/>
          <w:bdr w:val="none" w:sz="0" w:space="0" w:color="auto" w:frame="1"/>
        </w:rPr>
        <w:t>Html.BeginForm(</w:t>
      </w:r>
      <w:proofErr w:type="gramEnd"/>
      <w:r w:rsidRPr="00271522">
        <w:rPr>
          <w:rStyle w:val="enlighter-text"/>
          <w:rFonts w:ascii="Maiandra GD" w:hAnsi="Maiandra GD" w:cs="Consolas"/>
          <w:color w:val="CFD5E0"/>
          <w:bdr w:val="none" w:sz="0" w:space="0" w:color="auto" w:frame="1"/>
        </w:rPr>
        <w:t xml:space="preserve">)) </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@Html.AntiForgeryToken()</w:t>
      </w:r>
      <w:proofErr w:type="gramEnd"/>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"form-horizontal"</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@Html.ValidationSummary(</w:t>
      </w:r>
      <w:proofErr w:type="gramEnd"/>
      <w:r w:rsidRPr="00271522">
        <w:rPr>
          <w:rStyle w:val="enlighter-text"/>
          <w:rFonts w:ascii="Maiandra GD" w:hAnsi="Maiandra GD" w:cs="Consolas"/>
          <w:color w:val="CFD5E0"/>
          <w:bdr w:val="none" w:sz="0" w:space="0" w:color="auto" w:frame="1"/>
        </w:rPr>
        <w:t>true, "", new { @class = "text-danger" })</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"form-group"</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@Html.LabelFor(</w:t>
      </w:r>
      <w:proofErr w:type="gramEnd"/>
      <w:r w:rsidRPr="00271522">
        <w:rPr>
          <w:rStyle w:val="enlighter-text"/>
          <w:rFonts w:ascii="Maiandra GD" w:hAnsi="Maiandra GD" w:cs="Consolas"/>
          <w:color w:val="CFD5E0"/>
          <w:bdr w:val="none" w:sz="0" w:space="0" w:color="auto" w:frame="1"/>
        </w:rPr>
        <w:t>model =&gt; model.Name, htmlAttributes: new { @class = "control-label col-md-2" })</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"col-md-10"</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@Html.EditorFor(</w:t>
      </w:r>
      <w:proofErr w:type="gramEnd"/>
      <w:r w:rsidRPr="00271522">
        <w:rPr>
          <w:rStyle w:val="enlighter-text"/>
          <w:rFonts w:ascii="Maiandra GD" w:hAnsi="Maiandra GD" w:cs="Consolas"/>
          <w:color w:val="CFD5E0"/>
          <w:bdr w:val="none" w:sz="0" w:space="0" w:color="auto" w:frame="1"/>
        </w:rPr>
        <w:t>model =&gt; model.Name, new { htmlAttributes = new { @class = "form-control" } })</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lastRenderedPageBreak/>
        <w:t>@Html.ValidationMessageFor(</w:t>
      </w:r>
      <w:proofErr w:type="gramEnd"/>
      <w:r w:rsidRPr="00271522">
        <w:rPr>
          <w:rStyle w:val="enlighter-text"/>
          <w:rFonts w:ascii="Maiandra GD" w:hAnsi="Maiandra GD" w:cs="Consolas"/>
          <w:color w:val="CFD5E0"/>
          <w:bdr w:val="none" w:sz="0" w:space="0" w:color="auto" w:frame="1"/>
        </w:rPr>
        <w:t>model =&gt; model.Name, "", new { @class = "text-danger" })</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"form-group"</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@Html.LabelFor(</w:t>
      </w:r>
      <w:proofErr w:type="gramEnd"/>
      <w:r w:rsidRPr="00271522">
        <w:rPr>
          <w:rStyle w:val="enlighter-text"/>
          <w:rFonts w:ascii="Maiandra GD" w:hAnsi="Maiandra GD" w:cs="Consolas"/>
          <w:color w:val="CFD5E0"/>
          <w:bdr w:val="none" w:sz="0" w:space="0" w:color="auto" w:frame="1"/>
        </w:rPr>
        <w:t>model =&gt; model.Gender, htmlAttributes: new { @class = "control-label col-md-2" })</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"col-md-10"</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@Html.DropDownList(</w:t>
      </w:r>
      <w:proofErr w:type="gramEnd"/>
      <w:r w:rsidRPr="00271522">
        <w:rPr>
          <w:rStyle w:val="enlighter-text"/>
          <w:rFonts w:ascii="Maiandra GD" w:hAnsi="Maiandra GD" w:cs="Consolas"/>
          <w:color w:val="CFD5E0"/>
          <w:bdr w:val="none" w:sz="0" w:space="0" w:color="auto" w:frame="1"/>
        </w:rPr>
        <w:t>"Gender", new List</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SelectListItem</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new</w:t>
      </w:r>
      <w:proofErr w:type="gramEnd"/>
      <w:r w:rsidRPr="00271522">
        <w:rPr>
          <w:rStyle w:val="enlighter-text"/>
          <w:rFonts w:ascii="Maiandra GD" w:hAnsi="Maiandra GD" w:cs="Consolas"/>
          <w:color w:val="CFD5E0"/>
          <w:bdr w:val="none" w:sz="0" w:space="0" w:color="auto" w:frame="1"/>
        </w:rPr>
        <w:t xml:space="preserve"> SelectListItem { Text = "Male", Value="Male" },</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new</w:t>
      </w:r>
      <w:proofErr w:type="gramEnd"/>
      <w:r w:rsidRPr="00271522">
        <w:rPr>
          <w:rStyle w:val="enlighter-text"/>
          <w:rFonts w:ascii="Maiandra GD" w:hAnsi="Maiandra GD" w:cs="Consolas"/>
          <w:color w:val="CFD5E0"/>
          <w:bdr w:val="none" w:sz="0" w:space="0" w:color="auto" w:frame="1"/>
        </w:rPr>
        <w:t xml:space="preserve"> SelectListItem { Text = "Female", Value="Female" }</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 "Select Gender", new </w:t>
      </w:r>
      <w:proofErr w:type="gramStart"/>
      <w:r w:rsidRPr="00271522">
        <w:rPr>
          <w:rStyle w:val="enlighter-text"/>
          <w:rFonts w:ascii="Maiandra GD" w:hAnsi="Maiandra GD" w:cs="Consolas"/>
          <w:color w:val="CFD5E0"/>
          <w:bdr w:val="none" w:sz="0" w:space="0" w:color="auto" w:frame="1"/>
        </w:rPr>
        <w:t>{ @class</w:t>
      </w:r>
      <w:proofErr w:type="gramEnd"/>
      <w:r w:rsidRPr="00271522">
        <w:rPr>
          <w:rStyle w:val="enlighter-text"/>
          <w:rFonts w:ascii="Maiandra GD" w:hAnsi="Maiandra GD" w:cs="Consolas"/>
          <w:color w:val="CFD5E0"/>
          <w:bdr w:val="none" w:sz="0" w:space="0" w:color="auto" w:frame="1"/>
        </w:rPr>
        <w:t xml:space="preserve"> = "form-control" })</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@Html.ValidationMessageFor(</w:t>
      </w:r>
      <w:proofErr w:type="gramEnd"/>
      <w:r w:rsidRPr="00271522">
        <w:rPr>
          <w:rStyle w:val="enlighter-text"/>
          <w:rFonts w:ascii="Maiandra GD" w:hAnsi="Maiandra GD" w:cs="Consolas"/>
          <w:color w:val="CFD5E0"/>
          <w:bdr w:val="none" w:sz="0" w:space="0" w:color="auto" w:frame="1"/>
        </w:rPr>
        <w:t>model =&gt; model.Gender, "", new { @class = "text-danger" })</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"form-group"</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@Html.LabelFor(</w:t>
      </w:r>
      <w:proofErr w:type="gramEnd"/>
      <w:r w:rsidRPr="00271522">
        <w:rPr>
          <w:rStyle w:val="enlighter-text"/>
          <w:rFonts w:ascii="Maiandra GD" w:hAnsi="Maiandra GD" w:cs="Consolas"/>
          <w:color w:val="CFD5E0"/>
          <w:bdr w:val="none" w:sz="0" w:space="0" w:color="auto" w:frame="1"/>
        </w:rPr>
        <w:t>model =&gt; model.City, htmlAttributes: new { @class = "control-label col-md-2" })</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"col-md-10"</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@Html.EditorFor(</w:t>
      </w:r>
      <w:proofErr w:type="gramEnd"/>
      <w:r w:rsidRPr="00271522">
        <w:rPr>
          <w:rStyle w:val="enlighter-text"/>
          <w:rFonts w:ascii="Maiandra GD" w:hAnsi="Maiandra GD" w:cs="Consolas"/>
          <w:color w:val="CFD5E0"/>
          <w:bdr w:val="none" w:sz="0" w:space="0" w:color="auto" w:frame="1"/>
        </w:rPr>
        <w:t>model =&gt; model.City, new { htmlAttributes = new { @class = "form-control" } })</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@Html.ValidationMessageFor(</w:t>
      </w:r>
      <w:proofErr w:type="gramEnd"/>
      <w:r w:rsidRPr="00271522">
        <w:rPr>
          <w:rStyle w:val="enlighter-text"/>
          <w:rFonts w:ascii="Maiandra GD" w:hAnsi="Maiandra GD" w:cs="Consolas"/>
          <w:color w:val="CFD5E0"/>
          <w:bdr w:val="none" w:sz="0" w:space="0" w:color="auto" w:frame="1"/>
        </w:rPr>
        <w:t>model =&gt; model.City, "", new { @class = "text-danger" })</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lastRenderedPageBreak/>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"form-group"</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@Html.LabelFor(</w:t>
      </w:r>
      <w:proofErr w:type="gramEnd"/>
      <w:r w:rsidRPr="00271522">
        <w:rPr>
          <w:rStyle w:val="enlighter-text"/>
          <w:rFonts w:ascii="Maiandra GD" w:hAnsi="Maiandra GD" w:cs="Consolas"/>
          <w:color w:val="CFD5E0"/>
          <w:bdr w:val="none" w:sz="0" w:space="0" w:color="auto" w:frame="1"/>
        </w:rPr>
        <w:t>model =&gt; model.Salary, htmlAttributes: new { @class = "control-label col-md-2" })</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"col-md-10"</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@Html.EditorFor(</w:t>
      </w:r>
      <w:proofErr w:type="gramEnd"/>
      <w:r w:rsidRPr="00271522">
        <w:rPr>
          <w:rStyle w:val="enlighter-text"/>
          <w:rFonts w:ascii="Maiandra GD" w:hAnsi="Maiandra GD" w:cs="Consolas"/>
          <w:color w:val="CFD5E0"/>
          <w:bdr w:val="none" w:sz="0" w:space="0" w:color="auto" w:frame="1"/>
        </w:rPr>
        <w:t>model =&gt; model.Salary, new { htmlAttributes = new { @class = "form-control" } })</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@Html.ValidationMessageFor(</w:t>
      </w:r>
      <w:proofErr w:type="gramEnd"/>
      <w:r w:rsidRPr="00271522">
        <w:rPr>
          <w:rStyle w:val="enlighter-text"/>
          <w:rFonts w:ascii="Maiandra GD" w:hAnsi="Maiandra GD" w:cs="Consolas"/>
          <w:color w:val="CFD5E0"/>
          <w:bdr w:val="none" w:sz="0" w:space="0" w:color="auto" w:frame="1"/>
        </w:rPr>
        <w:t>model =&gt; model.Salary, "", new { @class = "text-danger" })</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"form-group"</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@Html.LabelFor(</w:t>
      </w:r>
      <w:proofErr w:type="gramEnd"/>
      <w:r w:rsidRPr="00271522">
        <w:rPr>
          <w:rStyle w:val="enlighter-text"/>
          <w:rFonts w:ascii="Maiandra GD" w:hAnsi="Maiandra GD" w:cs="Consolas"/>
          <w:color w:val="CFD5E0"/>
          <w:bdr w:val="none" w:sz="0" w:space="0" w:color="auto" w:frame="1"/>
        </w:rPr>
        <w:t>model =&gt; model.DateOfBirth, htmlAttributes: new { @class = "control-label col-md-2" })</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"col-md-10"</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@Html.EditorFor(</w:t>
      </w:r>
      <w:proofErr w:type="gramEnd"/>
      <w:r w:rsidRPr="00271522">
        <w:rPr>
          <w:rStyle w:val="enlighter-text"/>
          <w:rFonts w:ascii="Maiandra GD" w:hAnsi="Maiandra GD" w:cs="Consolas"/>
          <w:color w:val="CFD5E0"/>
          <w:bdr w:val="none" w:sz="0" w:space="0" w:color="auto" w:frame="1"/>
        </w:rPr>
        <w:t>model =&gt; model.DateOfBirth, new { htmlAttributes = new { @class = "form-control" } })</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@Html.ValidationMessageFor(</w:t>
      </w:r>
      <w:proofErr w:type="gramEnd"/>
      <w:r w:rsidRPr="00271522">
        <w:rPr>
          <w:rStyle w:val="enlighter-text"/>
          <w:rFonts w:ascii="Maiandra GD" w:hAnsi="Maiandra GD" w:cs="Consolas"/>
          <w:color w:val="CFD5E0"/>
          <w:bdr w:val="none" w:sz="0" w:space="0" w:color="auto" w:frame="1"/>
        </w:rPr>
        <w:t>model =&gt; model.DateOfBirth, "", new { @class = "text-danger" })</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"form-group"</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"col-md-offset-2 col-md-10"</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input</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type</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"submit"</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value</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"Create"</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"btn btn-default"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lastRenderedPageBreak/>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div</w:t>
      </w:r>
      <w:proofErr w:type="gramEnd"/>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@Html.ActionLink(</w:t>
      </w:r>
      <w:proofErr w:type="gramEnd"/>
      <w:r w:rsidRPr="00271522">
        <w:rPr>
          <w:rStyle w:val="enlighter-text"/>
          <w:rFonts w:ascii="Maiandra GD" w:hAnsi="Maiandra GD" w:cs="Consolas"/>
          <w:color w:val="CFD5E0"/>
          <w:bdr w:val="none" w:sz="0" w:space="0" w:color="auto" w:frame="1"/>
        </w:rPr>
        <w:t>"Back to List", "Index")</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script</w:t>
      </w:r>
      <w:proofErr w:type="gramEnd"/>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src</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"~/Scripts/jquery-1.10.2.min.js"</w:t>
      </w:r>
      <w:r w:rsidRPr="00271522">
        <w:rPr>
          <w:rStyle w:val="enlighter-g1"/>
          <w:rFonts w:ascii="Maiandra GD" w:hAnsi="Maiandra GD" w:cs="Consolas"/>
          <w:b/>
          <w:bCs/>
          <w:color w:val="6B7C8B"/>
          <w:bdr w:val="none" w:sz="0" w:space="0" w:color="auto" w:frame="1"/>
        </w:rPr>
        <w:t>&gt;&lt;/</w:t>
      </w:r>
      <w:r w:rsidRPr="00271522">
        <w:rPr>
          <w:rStyle w:val="enlighter-x1"/>
          <w:rFonts w:ascii="Maiandra GD" w:hAnsi="Maiandra GD" w:cs="Consolas"/>
          <w:b/>
          <w:bCs/>
          <w:color w:val="D171DD"/>
          <w:bdr w:val="none" w:sz="0" w:space="0" w:color="auto" w:frame="1"/>
        </w:rPr>
        <w:t>script</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script</w:t>
      </w:r>
      <w:proofErr w:type="gramEnd"/>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src</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"~/Scripts/jquery.validate.min.js"</w:t>
      </w:r>
      <w:r w:rsidRPr="00271522">
        <w:rPr>
          <w:rStyle w:val="enlighter-g1"/>
          <w:rFonts w:ascii="Maiandra GD" w:hAnsi="Maiandra GD" w:cs="Consolas"/>
          <w:b/>
          <w:bCs/>
          <w:color w:val="6B7C8B"/>
          <w:bdr w:val="none" w:sz="0" w:space="0" w:color="auto" w:frame="1"/>
        </w:rPr>
        <w:t>&gt;&lt;/</w:t>
      </w:r>
      <w:r w:rsidRPr="00271522">
        <w:rPr>
          <w:rStyle w:val="enlighter-x1"/>
          <w:rFonts w:ascii="Maiandra GD" w:hAnsi="Maiandra GD" w:cs="Consolas"/>
          <w:b/>
          <w:bCs/>
          <w:color w:val="D171DD"/>
          <w:bdr w:val="none" w:sz="0" w:space="0" w:color="auto" w:frame="1"/>
        </w:rPr>
        <w:t>script</w:t>
      </w:r>
      <w:r w:rsidRPr="00271522">
        <w:rPr>
          <w:rStyle w:val="enlighter-g1"/>
          <w:rFonts w:ascii="Maiandra GD" w:hAnsi="Maiandra GD" w:cs="Consolas"/>
          <w:b/>
          <w:bCs/>
          <w:color w:val="6B7C8B"/>
          <w:bdr w:val="none" w:sz="0" w:space="0" w:color="auto" w:frame="1"/>
        </w:rPr>
        <w:t>&gt;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script</w:t>
      </w:r>
      <w:proofErr w:type="gramEnd"/>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src</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"~/Scripts/jquery.validate.unobtrusive.min.js"</w:t>
      </w:r>
      <w:r w:rsidRPr="00271522">
        <w:rPr>
          <w:rStyle w:val="enlighter-g1"/>
          <w:rFonts w:ascii="Maiandra GD" w:hAnsi="Maiandra GD" w:cs="Consolas"/>
          <w:b/>
          <w:bCs/>
          <w:color w:val="6B7C8B"/>
          <w:bdr w:val="none" w:sz="0" w:space="0" w:color="auto" w:frame="1"/>
        </w:rPr>
        <w:t>&gt;&lt;/</w:t>
      </w:r>
      <w:r w:rsidRPr="00271522">
        <w:rPr>
          <w:rStyle w:val="enlighter-x1"/>
          <w:rFonts w:ascii="Maiandra GD" w:hAnsi="Maiandra GD" w:cs="Consolas"/>
          <w:b/>
          <w:bCs/>
          <w:color w:val="D171DD"/>
          <w:bdr w:val="none" w:sz="0" w:space="0" w:color="auto" w:frame="1"/>
        </w:rPr>
        <w:t>script</w:t>
      </w:r>
      <w:r w:rsidRPr="00271522">
        <w:rPr>
          <w:rStyle w:val="enlighter-g1"/>
          <w:rFonts w:ascii="Maiandra GD" w:hAnsi="Maiandra GD" w:cs="Consolas"/>
          <w:b/>
          <w:bCs/>
          <w:color w:val="6B7C8B"/>
          <w:bdr w:val="none" w:sz="0" w:space="0" w:color="auto" w:frame="1"/>
        </w:rPr>
        <w:t>&gt;</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Now, run the application and notice that a dropdown list is rendered for “Gender”. Now, if you click on the “</w:t>
      </w:r>
      <w:r w:rsidRPr="00271522">
        <w:rPr>
          <w:rStyle w:val="Strong"/>
          <w:rFonts w:ascii="Maiandra GD" w:hAnsi="Maiandra GD" w:cs="Arial"/>
          <w:color w:val="000000"/>
          <w:sz w:val="22"/>
          <w:szCs w:val="22"/>
          <w:bdr w:val="none" w:sz="0" w:space="0" w:color="auto" w:frame="1"/>
        </w:rPr>
        <w:t>Create</w:t>
      </w:r>
      <w:r w:rsidRPr="00271522">
        <w:rPr>
          <w:rFonts w:ascii="Maiandra GD" w:hAnsi="Maiandra GD" w:cs="Arial"/>
          <w:color w:val="000000"/>
          <w:sz w:val="22"/>
          <w:szCs w:val="22"/>
          <w:bdr w:val="none" w:sz="0" w:space="0" w:color="auto" w:frame="1"/>
        </w:rPr>
        <w:t>” button you will get an error message stating –</w:t>
      </w:r>
      <w:r w:rsidRPr="00271522">
        <w:rPr>
          <w:rFonts w:ascii="Maiandra GD" w:hAnsi="Maiandra GD" w:cs="Arial"/>
          <w:color w:val="212529"/>
          <w:sz w:val="22"/>
          <w:szCs w:val="22"/>
          <w:bdr w:val="none" w:sz="0" w:space="0" w:color="auto" w:frame="1"/>
        </w:rPr>
        <w:t> </w:t>
      </w:r>
      <w:r w:rsidRPr="00271522">
        <w:rPr>
          <w:rStyle w:val="Strong"/>
          <w:rFonts w:ascii="Maiandra GD" w:hAnsi="Maiandra GD" w:cs="Arial"/>
          <w:color w:val="FF0000"/>
          <w:sz w:val="22"/>
          <w:szCs w:val="22"/>
          <w:bdr w:val="none" w:sz="0" w:space="0" w:color="auto" w:frame="1"/>
        </w:rPr>
        <w:t>The resource cannot be found. </w:t>
      </w:r>
      <w:r w:rsidRPr="00271522">
        <w:rPr>
          <w:rFonts w:ascii="Maiandra GD" w:hAnsi="Maiandra GD" w:cs="Arial"/>
          <w:color w:val="000000"/>
          <w:sz w:val="22"/>
          <w:szCs w:val="22"/>
          <w:bdr w:val="none" w:sz="0" w:space="0" w:color="auto" w:frame="1"/>
        </w:rPr>
        <w:t>This is because we don’t have the “</w:t>
      </w:r>
      <w:r w:rsidRPr="00271522">
        <w:rPr>
          <w:rStyle w:val="Strong"/>
          <w:rFonts w:ascii="Maiandra GD" w:hAnsi="Maiandra GD" w:cs="Arial"/>
          <w:color w:val="000000"/>
          <w:sz w:val="22"/>
          <w:szCs w:val="22"/>
          <w:bdr w:val="none" w:sz="0" w:space="0" w:color="auto" w:frame="1"/>
        </w:rPr>
        <w:t>Create</w:t>
      </w:r>
      <w:r w:rsidRPr="00271522">
        <w:rPr>
          <w:rFonts w:ascii="Maiandra GD" w:hAnsi="Maiandra GD" w:cs="Arial"/>
          <w:color w:val="000000"/>
          <w:sz w:val="22"/>
          <w:szCs w:val="22"/>
          <w:bdr w:val="none" w:sz="0" w:space="0" w:color="auto" w:frame="1"/>
        </w:rPr>
        <w:t>” action method that can handle </w:t>
      </w:r>
      <w:r w:rsidRPr="00271522">
        <w:rPr>
          <w:rStyle w:val="Strong"/>
          <w:rFonts w:ascii="Maiandra GD" w:hAnsi="Maiandra GD" w:cs="Arial"/>
          <w:color w:val="000000"/>
          <w:sz w:val="22"/>
          <w:szCs w:val="22"/>
          <w:bdr w:val="none" w:sz="0" w:space="0" w:color="auto" w:frame="1"/>
        </w:rPr>
        <w:t>HTTPPost </w:t>
      </w:r>
      <w:r w:rsidRPr="00271522">
        <w:rPr>
          <w:rFonts w:ascii="Maiandra GD" w:hAnsi="Maiandra GD" w:cs="Arial"/>
          <w:color w:val="000000"/>
          <w:sz w:val="22"/>
          <w:szCs w:val="22"/>
          <w:bdr w:val="none" w:sz="0" w:space="0" w:color="auto" w:frame="1"/>
        </w:rPr>
        <w:t>requests.</w:t>
      </w:r>
    </w:p>
    <w:p w:rsidR="007669CB" w:rsidRDefault="007669CB"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021244" w:rsidRPr="00271522" w:rsidRDefault="00021244"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What is the FormCollection Class in ASP.NET MVC?</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The FormCollection class in ASP.NET MVC will automatically receive the posted form values in the controller action method in the form of </w:t>
      </w:r>
      <w:r w:rsidRPr="00271522">
        <w:rPr>
          <w:rStyle w:val="Strong"/>
          <w:rFonts w:ascii="Maiandra GD" w:hAnsi="Maiandra GD" w:cs="Arial"/>
          <w:color w:val="000000"/>
          <w:sz w:val="22"/>
          <w:szCs w:val="22"/>
          <w:bdr w:val="none" w:sz="0" w:space="0" w:color="auto" w:frame="1"/>
        </w:rPr>
        <w:t>key/value</w:t>
      </w:r>
      <w:r w:rsidRPr="00271522">
        <w:rPr>
          <w:rFonts w:ascii="Maiandra GD" w:hAnsi="Maiandra GD" w:cs="Arial"/>
          <w:color w:val="000000"/>
          <w:sz w:val="22"/>
          <w:szCs w:val="22"/>
          <w:bdr w:val="none" w:sz="0" w:space="0" w:color="auto" w:frame="1"/>
        </w:rPr>
        <w:t> pairs. The values can be accessed using either key names or indexes. We can use the FormCollection to loop through each key and its value that is posted to the server. Let’s add the following Create Post method in the employee Controller class.</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HttpPost</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ActionResult </w:t>
      </w:r>
      <w:r w:rsidRPr="00271522">
        <w:rPr>
          <w:rStyle w:val="enlighter-m0"/>
          <w:rFonts w:ascii="Maiandra GD" w:hAnsi="Maiandra GD" w:cs="Consolas"/>
          <w:color w:val="4284AE"/>
          <w:bdr w:val="none" w:sz="0" w:space="0" w:color="auto" w:frame="1"/>
        </w:rPr>
        <w:t>Create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FormCollection formCollection</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1"/>
          <w:rFonts w:ascii="Maiandra GD" w:hAnsi="Maiandra GD" w:cs="Consolas"/>
          <w:b/>
          <w:bCs/>
          <w:color w:val="D171DD"/>
          <w:bdr w:val="none" w:sz="0" w:space="0" w:color="auto" w:frame="1"/>
        </w:rPr>
        <w:t>if</w:t>
      </w:r>
      <w:proofErr w:type="gramEnd"/>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ModelState.</w:t>
      </w:r>
      <w:r w:rsidRPr="00271522">
        <w:rPr>
          <w:rStyle w:val="enlighter-m3"/>
          <w:rFonts w:ascii="Maiandra GD" w:hAnsi="Maiandra GD" w:cs="Consolas"/>
          <w:color w:val="4284AE"/>
          <w:bdr w:val="none" w:sz="0" w:space="0" w:color="auto" w:frame="1"/>
        </w:rPr>
        <w:t>IsValid</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1"/>
          <w:rFonts w:ascii="Maiandra GD" w:hAnsi="Maiandra GD" w:cs="Consolas"/>
          <w:b/>
          <w:bCs/>
          <w:color w:val="D171DD"/>
          <w:bdr w:val="none" w:sz="0" w:space="0" w:color="auto" w:frame="1"/>
        </w:rPr>
        <w:t>foreach</w:t>
      </w:r>
      <w:proofErr w:type="gramEnd"/>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string key </w:t>
      </w:r>
      <w:r w:rsidRPr="00271522">
        <w:rPr>
          <w:rStyle w:val="enlighter-k8"/>
          <w:rFonts w:ascii="Maiandra GD" w:hAnsi="Maiandra GD" w:cs="Consolas"/>
          <w:color w:val="4284AE"/>
          <w:bdr w:val="none" w:sz="0" w:space="0" w:color="auto" w:frame="1"/>
        </w:rPr>
        <w:t>in</w:t>
      </w:r>
      <w:r w:rsidRPr="00271522">
        <w:rPr>
          <w:rStyle w:val="enlighter-text"/>
          <w:rFonts w:ascii="Maiandra GD" w:hAnsi="Maiandra GD" w:cs="Consolas"/>
          <w:color w:val="CFD5E0"/>
          <w:bdr w:val="none" w:sz="0" w:space="0" w:color="auto" w:frame="1"/>
        </w:rPr>
        <w:t xml:space="preserve"> formCollection.</w:t>
      </w:r>
      <w:r w:rsidRPr="00271522">
        <w:rPr>
          <w:rStyle w:val="enlighter-m3"/>
          <w:rFonts w:ascii="Maiandra GD" w:hAnsi="Maiandra GD" w:cs="Consolas"/>
          <w:color w:val="4284AE"/>
          <w:bdr w:val="none" w:sz="0" w:space="0" w:color="auto" w:frame="1"/>
        </w:rPr>
        <w:t>AllKeys</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Response.</w:t>
      </w:r>
      <w:r w:rsidRPr="00271522">
        <w:rPr>
          <w:rStyle w:val="enlighter-m3"/>
          <w:rFonts w:ascii="Maiandra GD" w:hAnsi="Maiandra GD" w:cs="Consolas"/>
          <w:color w:val="4284AE"/>
          <w:bdr w:val="none" w:sz="0" w:space="0" w:color="auto" w:frame="1"/>
        </w:rPr>
        <w:t>Write</w:t>
      </w:r>
      <w:r w:rsidRPr="00271522">
        <w:rPr>
          <w:rStyle w:val="enlighter-g1"/>
          <w:rFonts w:ascii="Maiandra GD" w:hAnsi="Maiandra GD" w:cs="Consolas"/>
          <w:b/>
          <w:bCs/>
          <w:color w:val="6B7C8B"/>
          <w:bdr w:val="none" w:sz="0" w:space="0" w:color="auto" w:frame="1"/>
        </w:rPr>
        <w:t>(</w:t>
      </w:r>
      <w:proofErr w:type="gramEnd"/>
      <w:r w:rsidRPr="00271522">
        <w:rPr>
          <w:rStyle w:val="enlighter-s0"/>
          <w:rFonts w:ascii="Maiandra GD" w:hAnsi="Maiandra GD" w:cs="Consolas"/>
          <w:color w:val="7CC379"/>
          <w:bdr w:val="none" w:sz="0" w:space="0" w:color="auto" w:frame="1"/>
        </w:rPr>
        <w:t>"Key = "</w:t>
      </w:r>
      <w:r w:rsidRPr="00271522">
        <w:rPr>
          <w:rStyle w:val="enlighter-text"/>
          <w:rFonts w:ascii="Maiandra GD" w:hAnsi="Maiandra GD" w:cs="Consolas"/>
          <w:color w:val="CFD5E0"/>
          <w:bdr w:val="none" w:sz="0" w:space="0" w:color="auto" w:frame="1"/>
        </w:rPr>
        <w:t xml:space="preserve"> + key + </w:t>
      </w:r>
      <w:r w:rsidRPr="00271522">
        <w:rPr>
          <w:rStyle w:val="enlighter-s0"/>
          <w:rFonts w:ascii="Maiandra GD" w:hAnsi="Maiandra GD" w:cs="Consolas"/>
          <w:color w:val="7CC379"/>
          <w:bdr w:val="none" w:sz="0" w:space="0" w:color="auto" w:frame="1"/>
        </w:rPr>
        <w:t>"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lastRenderedPageBreak/>
        <w:t>Response.</w:t>
      </w:r>
      <w:r w:rsidRPr="00271522">
        <w:rPr>
          <w:rStyle w:val="enlighter-m3"/>
          <w:rFonts w:ascii="Maiandra GD" w:hAnsi="Maiandra GD" w:cs="Consolas"/>
          <w:color w:val="4284AE"/>
          <w:bdr w:val="none" w:sz="0" w:space="0" w:color="auto" w:frame="1"/>
        </w:rPr>
        <w:t>Write</w:t>
      </w:r>
      <w:r w:rsidRPr="00271522">
        <w:rPr>
          <w:rStyle w:val="enlighter-g1"/>
          <w:rFonts w:ascii="Maiandra GD" w:hAnsi="Maiandra GD" w:cs="Consolas"/>
          <w:b/>
          <w:bCs/>
          <w:color w:val="6B7C8B"/>
          <w:bdr w:val="none" w:sz="0" w:space="0" w:color="auto" w:frame="1"/>
        </w:rPr>
        <w:t>(</w:t>
      </w:r>
      <w:proofErr w:type="gramEnd"/>
      <w:r w:rsidRPr="00271522">
        <w:rPr>
          <w:rStyle w:val="enlighter-s0"/>
          <w:rFonts w:ascii="Maiandra GD" w:hAnsi="Maiandra GD" w:cs="Consolas"/>
          <w:color w:val="7CC379"/>
          <w:bdr w:val="none" w:sz="0" w:space="0" w:color="auto" w:frame="1"/>
        </w:rPr>
        <w:t>"Value = "</w:t>
      </w:r>
      <w:r w:rsidRPr="00271522">
        <w:rPr>
          <w:rStyle w:val="enlighter-text"/>
          <w:rFonts w:ascii="Maiandra GD" w:hAnsi="Maiandra GD" w:cs="Consolas"/>
          <w:color w:val="CFD5E0"/>
          <w:bdr w:val="none" w:sz="0" w:space="0" w:color="auto" w:frame="1"/>
        </w:rPr>
        <w:t xml:space="preserve"> + formCollection</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key</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Response.</w:t>
      </w:r>
      <w:r w:rsidRPr="00271522">
        <w:rPr>
          <w:rStyle w:val="enlighter-m3"/>
          <w:rFonts w:ascii="Maiandra GD" w:hAnsi="Maiandra GD" w:cs="Consolas"/>
          <w:color w:val="4284AE"/>
          <w:bdr w:val="none" w:sz="0" w:space="0" w:color="auto" w:frame="1"/>
        </w:rPr>
        <w:t>Write</w:t>
      </w:r>
      <w:r w:rsidRPr="00271522">
        <w:rPr>
          <w:rStyle w:val="enlighter-g1"/>
          <w:rFonts w:ascii="Maiandra GD" w:hAnsi="Maiandra GD" w:cs="Consolas"/>
          <w:b/>
          <w:bCs/>
          <w:color w:val="6B7C8B"/>
          <w:bdr w:val="none" w:sz="0" w:space="0" w:color="auto" w:frame="1"/>
        </w:rPr>
        <w:t>(</w:t>
      </w:r>
      <w:proofErr w:type="gramEnd"/>
      <w:r w:rsidRPr="00271522">
        <w:rPr>
          <w:rStyle w:val="enlighter-s0"/>
          <w:rFonts w:ascii="Maiandra GD" w:hAnsi="Maiandra GD" w:cs="Consolas"/>
          <w:color w:val="7CC379"/>
          <w:bdr w:val="none" w:sz="0" w:space="0" w:color="auto" w:frame="1"/>
        </w:rPr>
        <w:t>"&lt;br/&gt;"</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return</w:t>
      </w:r>
      <w:proofErr w:type="gramEnd"/>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View</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Style w:val="Strong"/>
          <w:rFonts w:ascii="Maiandra GD" w:hAnsi="Maiandra GD" w:cs="Arial"/>
          <w:color w:val="212529"/>
          <w:sz w:val="22"/>
          <w:szCs w:val="22"/>
          <w:bdr w:val="none" w:sz="0" w:space="0" w:color="auto" w:frame="1"/>
        </w:rPr>
        <w:t>Now run the application and fill the view and click on the create button as shown below.</w:t>
      </w:r>
    </w:p>
    <w:p w:rsidR="00021244" w:rsidRPr="00271522" w:rsidRDefault="00021244"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drawing>
          <wp:inline distT="0" distB="0" distL="0" distR="0">
            <wp:extent cx="4105275" cy="2876550"/>
            <wp:effectExtent l="19050" t="0" r="9525" b="0"/>
            <wp:docPr id="69" name="Picture 69" descr="Posting Form data to form Collection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osting Form data to form Collection in ASP.NET MVC"/>
                    <pic:cNvPicPr>
                      <a:picLocks noChangeAspect="1" noChangeArrowheads="1"/>
                    </pic:cNvPicPr>
                  </pic:nvPicPr>
                  <pic:blipFill>
                    <a:blip r:embed="rId44"/>
                    <a:srcRect/>
                    <a:stretch>
                      <a:fillRect/>
                    </a:stretch>
                  </pic:blipFill>
                  <pic:spPr bwMode="auto">
                    <a:xfrm>
                      <a:off x="0" y="0"/>
                      <a:ext cx="4105275" cy="2876550"/>
                    </a:xfrm>
                    <a:prstGeom prst="rect">
                      <a:avLst/>
                    </a:prstGeom>
                    <a:noFill/>
                    <a:ln w="9525">
                      <a:noFill/>
                      <a:miter lim="800000"/>
                      <a:headEnd/>
                      <a:tailEnd/>
                    </a:ln>
                  </pic:spPr>
                </pic:pic>
              </a:graphicData>
            </a:graphic>
          </wp:inline>
        </w:drawing>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Style w:val="Strong"/>
          <w:rFonts w:ascii="Maiandra GD" w:hAnsi="Maiandra GD" w:cs="Arial"/>
          <w:color w:val="212529"/>
          <w:sz w:val="22"/>
          <w:szCs w:val="22"/>
          <w:bdr w:val="none" w:sz="0" w:space="0" w:color="auto" w:frame="1"/>
        </w:rPr>
        <w:t>The output is as shown below.</w:t>
      </w:r>
    </w:p>
    <w:p w:rsidR="00021244" w:rsidRPr="00271522" w:rsidRDefault="00021244"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drawing>
          <wp:inline distT="0" distB="0" distL="0" distR="0">
            <wp:extent cx="4981575" cy="1381125"/>
            <wp:effectExtent l="19050" t="0" r="9525" b="0"/>
            <wp:docPr id="70" name="Picture 70" descr="FormCollection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ormCollection in MVC"/>
                    <pic:cNvPicPr>
                      <a:picLocks noChangeAspect="1" noChangeArrowheads="1"/>
                    </pic:cNvPicPr>
                  </pic:nvPicPr>
                  <pic:blipFill>
                    <a:blip r:embed="rId45"/>
                    <a:srcRect/>
                    <a:stretch>
                      <a:fillRect/>
                    </a:stretch>
                  </pic:blipFill>
                  <pic:spPr bwMode="auto">
                    <a:xfrm>
                      <a:off x="0" y="0"/>
                      <a:ext cx="4981575" cy="1381125"/>
                    </a:xfrm>
                    <a:prstGeom prst="rect">
                      <a:avLst/>
                    </a:prstGeom>
                    <a:noFill/>
                    <a:ln w="9525">
                      <a:noFill/>
                      <a:miter lim="800000"/>
                      <a:headEnd/>
                      <a:tailEnd/>
                    </a:ln>
                  </pic:spPr>
                </pic:pic>
              </a:graphicData>
            </a:graphic>
          </wp:inline>
        </w:drawing>
      </w:r>
    </w:p>
    <w:p w:rsidR="00021244" w:rsidRPr="00271522" w:rsidRDefault="00021244" w:rsidP="0015081F">
      <w:pPr>
        <w:pStyle w:val="Heading6"/>
        <w:shd w:val="clear" w:color="auto" w:fill="FFFFFF"/>
        <w:spacing w:before="0"/>
        <w:textAlignment w:val="baseline"/>
        <w:rPr>
          <w:rFonts w:ascii="Maiandra GD" w:hAnsi="Maiandra GD" w:cs="Segoe UI"/>
          <w:color w:val="3A3A3A"/>
        </w:rPr>
      </w:pPr>
      <w:r w:rsidRPr="00271522">
        <w:rPr>
          <w:rStyle w:val="Strong"/>
          <w:rFonts w:ascii="Maiandra GD" w:hAnsi="Maiandra GD" w:cs="Arial"/>
          <w:b w:val="0"/>
          <w:bCs w:val="0"/>
          <w:color w:val="000000"/>
          <w:bdr w:val="none" w:sz="0" w:space="0" w:color="auto" w:frame="1"/>
        </w:rPr>
        <w:t>Let’s create a stored procedure to insert the employee object in the Employee table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Create</w:t>
      </w:r>
      <w:r w:rsidRPr="00271522">
        <w:rPr>
          <w:rStyle w:val="enlighter-text"/>
          <w:rFonts w:ascii="Maiandra GD" w:hAnsi="Maiandra GD" w:cs="Consolas"/>
          <w:color w:val="CFD5E0"/>
          <w:bdr w:val="none" w:sz="0" w:space="0" w:color="auto" w:frame="1"/>
        </w:rPr>
        <w:t xml:space="preserve"> procedure spAddEmployee </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@Name </w:t>
      </w:r>
      <w:proofErr w:type="gramStart"/>
      <w:r w:rsidRPr="00271522">
        <w:rPr>
          <w:rStyle w:val="enlighter-text"/>
          <w:rFonts w:ascii="Maiandra GD" w:hAnsi="Maiandra GD" w:cs="Consolas"/>
          <w:color w:val="CFD5E0"/>
          <w:bdr w:val="none" w:sz="0" w:space="0" w:color="auto" w:frame="1"/>
        </w:rPr>
        <w:t>nvarchar(</w:t>
      </w:r>
      <w:proofErr w:type="gramEnd"/>
      <w:r w:rsidRPr="00271522">
        <w:rPr>
          <w:rStyle w:val="enlighter-n1"/>
          <w:rFonts w:ascii="Maiandra GD" w:hAnsi="Maiandra GD" w:cs="Consolas"/>
          <w:color w:val="D19A66"/>
          <w:bdr w:val="none" w:sz="0" w:space="0" w:color="auto" w:frame="1"/>
        </w:rPr>
        <w:t>50</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lastRenderedPageBreak/>
        <w:t>@Gender nvarchar (</w:t>
      </w:r>
      <w:r w:rsidRPr="00271522">
        <w:rPr>
          <w:rStyle w:val="enlighter-n1"/>
          <w:rFonts w:ascii="Maiandra GD" w:hAnsi="Maiandra GD" w:cs="Consolas"/>
          <w:color w:val="D19A66"/>
          <w:bdr w:val="none" w:sz="0" w:space="0" w:color="auto" w:frame="1"/>
        </w:rPr>
        <w:t>10</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@City nvarchar (</w:t>
      </w:r>
      <w:r w:rsidRPr="00271522">
        <w:rPr>
          <w:rStyle w:val="enlighter-n1"/>
          <w:rFonts w:ascii="Maiandra GD" w:hAnsi="Maiandra GD" w:cs="Consolas"/>
          <w:color w:val="D19A66"/>
          <w:bdr w:val="none" w:sz="0" w:space="0" w:color="auto" w:frame="1"/>
        </w:rPr>
        <w:t>50</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@Salary </w:t>
      </w:r>
      <w:proofErr w:type="gramStart"/>
      <w:r w:rsidRPr="00271522">
        <w:rPr>
          <w:rStyle w:val="enlighter-text"/>
          <w:rFonts w:ascii="Maiandra GD" w:hAnsi="Maiandra GD" w:cs="Consolas"/>
          <w:color w:val="CFD5E0"/>
          <w:bdr w:val="none" w:sz="0" w:space="0" w:color="auto" w:frame="1"/>
        </w:rPr>
        <w:t>decimal(</w:t>
      </w:r>
      <w:proofErr w:type="gramEnd"/>
      <w:r w:rsidRPr="00271522">
        <w:rPr>
          <w:rStyle w:val="enlighter-n1"/>
          <w:rFonts w:ascii="Maiandra GD" w:hAnsi="Maiandra GD" w:cs="Consolas"/>
          <w:color w:val="D19A66"/>
          <w:bdr w:val="none" w:sz="0" w:space="0" w:color="auto" w:frame="1"/>
        </w:rPr>
        <w:t>18</w:t>
      </w:r>
      <w:r w:rsidRPr="00271522">
        <w:rPr>
          <w:rStyle w:val="enlighter-text"/>
          <w:rFonts w:ascii="Maiandra GD" w:hAnsi="Maiandra GD" w:cs="Consolas"/>
          <w:color w:val="CFD5E0"/>
          <w:bdr w:val="none" w:sz="0" w:space="0" w:color="auto" w:frame="1"/>
        </w:rPr>
        <w:t>,</w:t>
      </w:r>
      <w:r w:rsidRPr="00271522">
        <w:rPr>
          <w:rStyle w:val="enlighter-n1"/>
          <w:rFonts w:ascii="Maiandra GD" w:hAnsi="Maiandra GD" w:cs="Consolas"/>
          <w:color w:val="D19A66"/>
          <w:bdr w:val="none" w:sz="0" w:space="0" w:color="auto" w:frame="1"/>
        </w:rPr>
        <w:t>2</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@DateOfBirth DateTime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As</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Begin</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Insert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into</w:t>
      </w:r>
      <w:r w:rsidRPr="00271522">
        <w:rPr>
          <w:rStyle w:val="enlighter-text"/>
          <w:rFonts w:ascii="Maiandra GD" w:hAnsi="Maiandra GD" w:cs="Consolas"/>
          <w:color w:val="CFD5E0"/>
          <w:bdr w:val="none" w:sz="0" w:space="0" w:color="auto" w:frame="1"/>
        </w:rPr>
        <w:t xml:space="preserve"> </w:t>
      </w:r>
      <w:proofErr w:type="gramStart"/>
      <w:r w:rsidRPr="00271522">
        <w:rPr>
          <w:rStyle w:val="enlighter-text"/>
          <w:rFonts w:ascii="Maiandra GD" w:hAnsi="Maiandra GD" w:cs="Consolas"/>
          <w:color w:val="CFD5E0"/>
          <w:bdr w:val="none" w:sz="0" w:space="0" w:color="auto" w:frame="1"/>
        </w:rPr>
        <w:t>Employee(</w:t>
      </w:r>
      <w:proofErr w:type="gramEnd"/>
      <w:r w:rsidRPr="00271522">
        <w:rPr>
          <w:rStyle w:val="enlighter-text"/>
          <w:rFonts w:ascii="Maiandra GD" w:hAnsi="Maiandra GD" w:cs="Consolas"/>
          <w:color w:val="CFD5E0"/>
          <w:bdr w:val="none" w:sz="0" w:space="0" w:color="auto" w:frame="1"/>
        </w:rPr>
        <w:t>Name, Gender, City, Salary, DateOfBirth)</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Values (@Name, @Gender, @City</w:t>
      </w:r>
      <w:proofErr w:type="gramStart"/>
      <w:r w:rsidRPr="00271522">
        <w:rPr>
          <w:rStyle w:val="enlighter-text"/>
          <w:rFonts w:ascii="Maiandra GD" w:hAnsi="Maiandra GD" w:cs="Consolas"/>
          <w:color w:val="CFD5E0"/>
          <w:bdr w:val="none" w:sz="0" w:space="0" w:color="auto" w:frame="1"/>
        </w:rPr>
        <w:t>,@Salary</w:t>
      </w:r>
      <w:proofErr w:type="gramEnd"/>
      <w:r w:rsidRPr="00271522">
        <w:rPr>
          <w:rStyle w:val="enlighter-text"/>
          <w:rFonts w:ascii="Maiandra GD" w:hAnsi="Maiandra GD" w:cs="Consolas"/>
          <w:color w:val="CFD5E0"/>
          <w:bdr w:val="none" w:sz="0" w:space="0" w:color="auto" w:frame="1"/>
        </w:rPr>
        <w:t>, @DateOfBirth)</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End</w:t>
      </w:r>
    </w:p>
    <w:p w:rsidR="00021244" w:rsidRPr="00271522" w:rsidRDefault="00021244"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Add the following method to the EmployeeBusinessLayer.cs file.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 xml:space="preserve">//Add employee into the database. This method takes an argument of Employee type which contains the </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//employee that is going to stored in the database</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5"/>
          <w:rFonts w:ascii="Maiandra GD" w:hAnsi="Maiandra GD" w:cs="Consolas"/>
          <w:b/>
          <w:bCs/>
          <w:color w:val="D171DD"/>
          <w:bdr w:val="none" w:sz="0" w:space="0" w:color="auto" w:frame="1"/>
        </w:rPr>
        <w:t>void</w:t>
      </w:r>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AddEmmployee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Employee employee</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//Creating the connection string</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string</w:t>
      </w:r>
      <w:proofErr w:type="gramEnd"/>
      <w:r w:rsidRPr="00271522">
        <w:rPr>
          <w:rStyle w:val="enlighter-text"/>
          <w:rFonts w:ascii="Maiandra GD" w:hAnsi="Maiandra GD" w:cs="Consolas"/>
          <w:color w:val="CFD5E0"/>
          <w:bdr w:val="none" w:sz="0" w:space="0" w:color="auto" w:frame="1"/>
        </w:rPr>
        <w:t xml:space="preserve"> connectionString = ConfigurationManager.</w:t>
      </w:r>
      <w:r w:rsidRPr="00271522">
        <w:rPr>
          <w:rStyle w:val="enlighter-m3"/>
          <w:rFonts w:ascii="Maiandra GD" w:hAnsi="Maiandra GD" w:cs="Consolas"/>
          <w:color w:val="4284AE"/>
          <w:bdr w:val="none" w:sz="0" w:space="0" w:color="auto" w:frame="1"/>
        </w:rPr>
        <w:t>ConnectionStrings</w:t>
      </w:r>
      <w:r w:rsidRPr="00271522">
        <w:rPr>
          <w:rStyle w:val="enlighter-g1"/>
          <w:rFonts w:ascii="Maiandra GD" w:hAnsi="Maiandra GD" w:cs="Consolas"/>
          <w:b/>
          <w:bCs/>
          <w:color w:val="6B7C8B"/>
          <w:bdr w:val="none" w:sz="0" w:space="0" w:color="auto" w:frame="1"/>
        </w:rPr>
        <w:t>[</w:t>
      </w:r>
      <w:r w:rsidRPr="00271522">
        <w:rPr>
          <w:rStyle w:val="enlighter-s0"/>
          <w:rFonts w:ascii="Maiandra GD" w:hAnsi="Maiandra GD" w:cs="Consolas"/>
          <w:color w:val="7CC379"/>
          <w:bdr w:val="none" w:sz="0" w:space="0" w:color="auto" w:frame="1"/>
        </w:rPr>
        <w:t>"DBCS"</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ConnectionString</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//Establishing the connection to the database</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using</w:t>
      </w:r>
      <w:proofErr w:type="gramEnd"/>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SqlConnection con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SqlConnection</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connectionString</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//Creating the command object by passing the stored procedure and connection object as argument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//This stored procedure is used to store the employee in to the database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lastRenderedPageBreak/>
        <w:t xml:space="preserve">SqlCommand cmd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proofErr w:type="gramStart"/>
      <w:r w:rsidRPr="00271522">
        <w:rPr>
          <w:rStyle w:val="enlighter-m0"/>
          <w:rFonts w:ascii="Maiandra GD" w:hAnsi="Maiandra GD" w:cs="Consolas"/>
          <w:color w:val="4284AE"/>
          <w:bdr w:val="none" w:sz="0" w:space="0" w:color="auto" w:frame="1"/>
        </w:rPr>
        <w:t>SqlCommand</w:t>
      </w:r>
      <w:r w:rsidRPr="00271522">
        <w:rPr>
          <w:rStyle w:val="enlighter-g1"/>
          <w:rFonts w:ascii="Maiandra GD" w:hAnsi="Maiandra GD" w:cs="Consolas"/>
          <w:b/>
          <w:bCs/>
          <w:color w:val="6B7C8B"/>
          <w:bdr w:val="none" w:sz="0" w:space="0" w:color="auto" w:frame="1"/>
        </w:rPr>
        <w:t>(</w:t>
      </w:r>
      <w:proofErr w:type="gramEnd"/>
      <w:r w:rsidRPr="00271522">
        <w:rPr>
          <w:rStyle w:val="enlighter-s0"/>
          <w:rFonts w:ascii="Maiandra GD" w:hAnsi="Maiandra GD" w:cs="Consolas"/>
          <w:color w:val="7CC379"/>
          <w:bdr w:val="none" w:sz="0" w:space="0" w:color="auto" w:frame="1"/>
        </w:rPr>
        <w:t>"spAddEmployee"</w:t>
      </w:r>
      <w:r w:rsidRPr="00271522">
        <w:rPr>
          <w:rStyle w:val="enlighter-text"/>
          <w:rFonts w:ascii="Maiandra GD" w:hAnsi="Maiandra GD" w:cs="Consolas"/>
          <w:color w:val="CFD5E0"/>
          <w:bdr w:val="none" w:sz="0" w:space="0" w:color="auto" w:frame="1"/>
        </w:rPr>
        <w:t>, con</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//Specifying the command as stored procedure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CommandType = CommandType.</w:t>
      </w:r>
      <w:r w:rsidRPr="00271522">
        <w:rPr>
          <w:rStyle w:val="enlighter-m3"/>
          <w:rFonts w:ascii="Maiandra GD" w:hAnsi="Maiandra GD" w:cs="Consolas"/>
          <w:color w:val="4284AE"/>
          <w:bdr w:val="none" w:sz="0" w:space="0" w:color="auto" w:frame="1"/>
        </w:rPr>
        <w:t>StoredProcedure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//Creating SQL parameters because that stored procedure accept some input values</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SqlParameter paramName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SqlParameter</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//Storing the parameter name of the stored procedure into the SQL parameter</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 xml:space="preserve">//By using ParameterName property </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ParameterName = </w:t>
      </w:r>
      <w:r w:rsidRPr="00271522">
        <w:rPr>
          <w:rStyle w:val="enlighter-s0"/>
          <w:rFonts w:ascii="Maiandra GD" w:hAnsi="Maiandra GD" w:cs="Consolas"/>
          <w:color w:val="7CC379"/>
          <w:bdr w:val="none" w:sz="0" w:space="0" w:color="auto" w:frame="1"/>
        </w:rPr>
        <w:t>"@Name"</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//storing the parameter value into sql parameter by using Value ptoperty</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Value = employee.</w:t>
      </w:r>
      <w:r w:rsidRPr="00271522">
        <w:rPr>
          <w:rStyle w:val="enlighter-m3"/>
          <w:rFonts w:ascii="Maiandra GD" w:hAnsi="Maiandra GD" w:cs="Consolas"/>
          <w:color w:val="4284AE"/>
          <w:bdr w:val="none" w:sz="0" w:space="0" w:color="auto" w:frame="1"/>
        </w:rPr>
        <w:t>Name</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//Adding that parameter into Command objects Parameter collection by using Add method</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//which will take the SQL parameter name as argument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cmd.</w:t>
      </w:r>
      <w:r w:rsidRPr="00271522">
        <w:rPr>
          <w:rStyle w:val="enlighter-m3"/>
          <w:rFonts w:ascii="Maiandra GD" w:hAnsi="Maiandra GD" w:cs="Consolas"/>
          <w:color w:val="4284AE"/>
          <w:bdr w:val="none" w:sz="0" w:space="0" w:color="auto" w:frame="1"/>
        </w:rPr>
        <w:t>Parameters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Add</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paramName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 xml:space="preserve">//Same for all other parameters (Gender, City, </w:t>
      </w:r>
      <w:proofErr w:type="gramStart"/>
      <w:r w:rsidRPr="00271522">
        <w:rPr>
          <w:rStyle w:val="enlighter-c0"/>
          <w:rFonts w:ascii="Maiandra GD" w:hAnsi="Maiandra GD" w:cs="Consolas"/>
          <w:color w:val="6B7C8B"/>
          <w:bdr w:val="none" w:sz="0" w:space="0" w:color="auto" w:frame="1"/>
        </w:rPr>
        <w:t>DateOfBirth )</w:t>
      </w:r>
      <w:proofErr w:type="gramEnd"/>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SqlParameter paramGender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SqlParameter</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ParameterName = </w:t>
      </w:r>
      <w:r w:rsidRPr="00271522">
        <w:rPr>
          <w:rStyle w:val="enlighter-s0"/>
          <w:rFonts w:ascii="Maiandra GD" w:hAnsi="Maiandra GD" w:cs="Consolas"/>
          <w:color w:val="7CC379"/>
          <w:bdr w:val="none" w:sz="0" w:space="0" w:color="auto" w:frame="1"/>
        </w:rPr>
        <w:t>"@Gender"</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Value = employee.</w:t>
      </w:r>
      <w:r w:rsidRPr="00271522">
        <w:rPr>
          <w:rStyle w:val="enlighter-m3"/>
          <w:rFonts w:ascii="Maiandra GD" w:hAnsi="Maiandra GD" w:cs="Consolas"/>
          <w:color w:val="4284AE"/>
          <w:bdr w:val="none" w:sz="0" w:space="0" w:color="auto" w:frame="1"/>
        </w:rPr>
        <w:t>Gender</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lastRenderedPageBreak/>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cmd.</w:t>
      </w:r>
      <w:r w:rsidRPr="00271522">
        <w:rPr>
          <w:rStyle w:val="enlighter-m3"/>
          <w:rFonts w:ascii="Maiandra GD" w:hAnsi="Maiandra GD" w:cs="Consolas"/>
          <w:color w:val="4284AE"/>
          <w:bdr w:val="none" w:sz="0" w:space="0" w:color="auto" w:frame="1"/>
        </w:rPr>
        <w:t>Parameters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Add</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paramGender</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SqlParameter paramCity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SqlParameter</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ParameterName = </w:t>
      </w:r>
      <w:r w:rsidRPr="00271522">
        <w:rPr>
          <w:rStyle w:val="enlighter-s0"/>
          <w:rFonts w:ascii="Maiandra GD" w:hAnsi="Maiandra GD" w:cs="Consolas"/>
          <w:color w:val="7CC379"/>
          <w:bdr w:val="none" w:sz="0" w:space="0" w:color="auto" w:frame="1"/>
        </w:rPr>
        <w:t>"@City"</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Value = employee.</w:t>
      </w:r>
      <w:r w:rsidRPr="00271522">
        <w:rPr>
          <w:rStyle w:val="enlighter-m3"/>
          <w:rFonts w:ascii="Maiandra GD" w:hAnsi="Maiandra GD" w:cs="Consolas"/>
          <w:color w:val="4284AE"/>
          <w:bdr w:val="none" w:sz="0" w:space="0" w:color="auto" w:frame="1"/>
        </w:rPr>
        <w:t>City</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cmd.</w:t>
      </w:r>
      <w:r w:rsidRPr="00271522">
        <w:rPr>
          <w:rStyle w:val="enlighter-m3"/>
          <w:rFonts w:ascii="Maiandra GD" w:hAnsi="Maiandra GD" w:cs="Consolas"/>
          <w:color w:val="4284AE"/>
          <w:bdr w:val="none" w:sz="0" w:space="0" w:color="auto" w:frame="1"/>
        </w:rPr>
        <w:t>Parameters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Add</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paramCity</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SqlParameter paramSalary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SqlParameter</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ParameterName = </w:t>
      </w:r>
      <w:r w:rsidRPr="00271522">
        <w:rPr>
          <w:rStyle w:val="enlighter-s0"/>
          <w:rFonts w:ascii="Maiandra GD" w:hAnsi="Maiandra GD" w:cs="Consolas"/>
          <w:color w:val="7CC379"/>
          <w:bdr w:val="none" w:sz="0" w:space="0" w:color="auto" w:frame="1"/>
        </w:rPr>
        <w:t>"@Salary"</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Value = employee.</w:t>
      </w:r>
      <w:r w:rsidRPr="00271522">
        <w:rPr>
          <w:rStyle w:val="enlighter-m3"/>
          <w:rFonts w:ascii="Maiandra GD" w:hAnsi="Maiandra GD" w:cs="Consolas"/>
          <w:color w:val="4284AE"/>
          <w:bdr w:val="none" w:sz="0" w:space="0" w:color="auto" w:frame="1"/>
        </w:rPr>
        <w:t>Salary</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cmd.</w:t>
      </w:r>
      <w:r w:rsidRPr="00271522">
        <w:rPr>
          <w:rStyle w:val="enlighter-m3"/>
          <w:rFonts w:ascii="Maiandra GD" w:hAnsi="Maiandra GD" w:cs="Consolas"/>
          <w:color w:val="4284AE"/>
          <w:bdr w:val="none" w:sz="0" w:space="0" w:color="auto" w:frame="1"/>
        </w:rPr>
        <w:t>Parameters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Add</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paramSalary</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SqlParameter paramDateOfBirth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SqlParameter</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ParameterName = </w:t>
      </w:r>
      <w:r w:rsidRPr="00271522">
        <w:rPr>
          <w:rStyle w:val="enlighter-s0"/>
          <w:rFonts w:ascii="Maiandra GD" w:hAnsi="Maiandra GD" w:cs="Consolas"/>
          <w:color w:val="7CC379"/>
          <w:bdr w:val="none" w:sz="0" w:space="0" w:color="auto" w:frame="1"/>
        </w:rPr>
        <w:t>"@DateOfBirth"</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Value = employee.</w:t>
      </w:r>
      <w:r w:rsidRPr="00271522">
        <w:rPr>
          <w:rStyle w:val="enlighter-m3"/>
          <w:rFonts w:ascii="Maiandra GD" w:hAnsi="Maiandra GD" w:cs="Consolas"/>
          <w:color w:val="4284AE"/>
          <w:bdr w:val="none" w:sz="0" w:space="0" w:color="auto" w:frame="1"/>
        </w:rPr>
        <w:t>DateOfBirth</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cmd.</w:t>
      </w:r>
      <w:r w:rsidRPr="00271522">
        <w:rPr>
          <w:rStyle w:val="enlighter-m3"/>
          <w:rFonts w:ascii="Maiandra GD" w:hAnsi="Maiandra GD" w:cs="Consolas"/>
          <w:color w:val="4284AE"/>
          <w:bdr w:val="none" w:sz="0" w:space="0" w:color="auto" w:frame="1"/>
        </w:rPr>
        <w:t>Parameters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Add</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paramDateOfBirth</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//Open the connection and execute the command on ExecuteNonQuery method</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con.</w:t>
      </w:r>
      <w:r w:rsidRPr="00271522">
        <w:rPr>
          <w:rStyle w:val="enlighter-m3"/>
          <w:rFonts w:ascii="Maiandra GD" w:hAnsi="Maiandra GD" w:cs="Consolas"/>
          <w:color w:val="4284AE"/>
          <w:bdr w:val="none" w:sz="0" w:space="0" w:color="auto" w:frame="1"/>
        </w:rPr>
        <w:t>Open</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lastRenderedPageBreak/>
        <w:t>cmd.</w:t>
      </w:r>
      <w:r w:rsidRPr="00271522">
        <w:rPr>
          <w:rStyle w:val="enlighter-m3"/>
          <w:rFonts w:ascii="Maiandra GD" w:hAnsi="Maiandra GD" w:cs="Consolas"/>
          <w:color w:val="4284AE"/>
          <w:bdr w:val="none" w:sz="0" w:space="0" w:color="auto" w:frame="1"/>
        </w:rPr>
        <w:t>ExecuteNonQuery</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 xml:space="preserve">To save form data to a database table modify </w:t>
      </w:r>
      <w:proofErr w:type="gramStart"/>
      <w:r w:rsidRPr="00271522">
        <w:rPr>
          <w:rFonts w:ascii="Maiandra GD" w:hAnsi="Maiandra GD" w:cs="Arial"/>
          <w:color w:val="000000"/>
          <w:sz w:val="22"/>
          <w:szCs w:val="22"/>
          <w:bdr w:val="none" w:sz="0" w:space="0" w:color="auto" w:frame="1"/>
        </w:rPr>
        <w:t>the create</w:t>
      </w:r>
      <w:proofErr w:type="gramEnd"/>
      <w:r w:rsidRPr="00271522">
        <w:rPr>
          <w:rFonts w:ascii="Maiandra GD" w:hAnsi="Maiandra GD" w:cs="Arial"/>
          <w:color w:val="000000"/>
          <w:sz w:val="22"/>
          <w:szCs w:val="22"/>
          <w:bdr w:val="none" w:sz="0" w:space="0" w:color="auto" w:frame="1"/>
        </w:rPr>
        <w:t xml:space="preserve"> (HttpPost) action method </w:t>
      </w:r>
      <w:r w:rsidRPr="00271522">
        <w:rPr>
          <w:rStyle w:val="Strong"/>
          <w:rFonts w:ascii="Maiandra GD" w:hAnsi="Maiandra GD" w:cs="Arial"/>
          <w:color w:val="000000"/>
          <w:sz w:val="22"/>
          <w:szCs w:val="22"/>
          <w:bdr w:val="none" w:sz="0" w:space="0" w:color="auto" w:frame="1"/>
        </w:rPr>
        <w:t>EmployeeController.cs </w:t>
      </w:r>
      <w:r w:rsidRPr="00271522">
        <w:rPr>
          <w:rFonts w:ascii="Maiandra GD" w:hAnsi="Maiandra GD" w:cs="Arial"/>
          <w:color w:val="000000"/>
          <w:sz w:val="22"/>
          <w:szCs w:val="22"/>
          <w:bdr w:val="none" w:sz="0" w:space="0" w:color="auto" w:frame="1"/>
        </w:rPr>
        <w:t>file as shown below.</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//FormCollection will store the submitted form data automatically when the form is submitted</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HttpPost</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ActionResult </w:t>
      </w:r>
      <w:r w:rsidRPr="00271522">
        <w:rPr>
          <w:rStyle w:val="enlighter-m0"/>
          <w:rFonts w:ascii="Maiandra GD" w:hAnsi="Maiandra GD" w:cs="Consolas"/>
          <w:color w:val="4284AE"/>
          <w:bdr w:val="none" w:sz="0" w:space="0" w:color="auto" w:frame="1"/>
        </w:rPr>
        <w:t>Create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FormCollection formCollection</w:t>
      </w: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Employee employee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proofErr w:type="gramStart"/>
      <w:r w:rsidRPr="00271522">
        <w:rPr>
          <w:rStyle w:val="enlighter-m0"/>
          <w:rFonts w:ascii="Maiandra GD" w:hAnsi="Maiandra GD" w:cs="Consolas"/>
          <w:color w:val="4284AE"/>
          <w:bdr w:val="none" w:sz="0" w:space="0" w:color="auto" w:frame="1"/>
        </w:rPr>
        <w:t>Employee</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 Retrieve form data using form collection</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employee.</w:t>
      </w:r>
      <w:r w:rsidRPr="00271522">
        <w:rPr>
          <w:rStyle w:val="enlighter-m3"/>
          <w:rFonts w:ascii="Maiandra GD" w:hAnsi="Maiandra GD" w:cs="Consolas"/>
          <w:color w:val="4284AE"/>
          <w:bdr w:val="none" w:sz="0" w:space="0" w:color="auto" w:frame="1"/>
        </w:rPr>
        <w:t>Name</w:t>
      </w:r>
      <w:r w:rsidRPr="00271522">
        <w:rPr>
          <w:rStyle w:val="enlighter-text"/>
          <w:rFonts w:ascii="Maiandra GD" w:hAnsi="Maiandra GD" w:cs="Consolas"/>
          <w:color w:val="CFD5E0"/>
          <w:bdr w:val="none" w:sz="0" w:space="0" w:color="auto" w:frame="1"/>
        </w:rPr>
        <w:t xml:space="preserve"> = </w:t>
      </w:r>
      <w:proofErr w:type="gramStart"/>
      <w:r w:rsidRPr="00271522">
        <w:rPr>
          <w:rStyle w:val="enlighter-text"/>
          <w:rFonts w:ascii="Maiandra GD" w:hAnsi="Maiandra GD" w:cs="Consolas"/>
          <w:color w:val="CFD5E0"/>
          <w:bdr w:val="none" w:sz="0" w:space="0" w:color="auto" w:frame="1"/>
        </w:rPr>
        <w:t>formCollection</w:t>
      </w:r>
      <w:r w:rsidRPr="00271522">
        <w:rPr>
          <w:rStyle w:val="enlighter-g1"/>
          <w:rFonts w:ascii="Maiandra GD" w:hAnsi="Maiandra GD" w:cs="Consolas"/>
          <w:b/>
          <w:bCs/>
          <w:color w:val="6B7C8B"/>
          <w:bdr w:val="none" w:sz="0" w:space="0" w:color="auto" w:frame="1"/>
        </w:rPr>
        <w:t>[</w:t>
      </w:r>
      <w:proofErr w:type="gramEnd"/>
      <w:r w:rsidRPr="00271522">
        <w:rPr>
          <w:rStyle w:val="enlighter-s0"/>
          <w:rFonts w:ascii="Maiandra GD" w:hAnsi="Maiandra GD" w:cs="Consolas"/>
          <w:color w:val="7CC379"/>
          <w:bdr w:val="none" w:sz="0" w:space="0" w:color="auto" w:frame="1"/>
        </w:rPr>
        <w:t>"Name"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employee.</w:t>
      </w:r>
      <w:r w:rsidRPr="00271522">
        <w:rPr>
          <w:rStyle w:val="enlighter-m3"/>
          <w:rFonts w:ascii="Maiandra GD" w:hAnsi="Maiandra GD" w:cs="Consolas"/>
          <w:color w:val="4284AE"/>
          <w:bdr w:val="none" w:sz="0" w:space="0" w:color="auto" w:frame="1"/>
        </w:rPr>
        <w:t>Gender</w:t>
      </w:r>
      <w:r w:rsidRPr="00271522">
        <w:rPr>
          <w:rStyle w:val="enlighter-text"/>
          <w:rFonts w:ascii="Maiandra GD" w:hAnsi="Maiandra GD" w:cs="Consolas"/>
          <w:color w:val="CFD5E0"/>
          <w:bdr w:val="none" w:sz="0" w:space="0" w:color="auto" w:frame="1"/>
        </w:rPr>
        <w:t xml:space="preserve"> = </w:t>
      </w:r>
      <w:proofErr w:type="gramStart"/>
      <w:r w:rsidRPr="00271522">
        <w:rPr>
          <w:rStyle w:val="enlighter-text"/>
          <w:rFonts w:ascii="Maiandra GD" w:hAnsi="Maiandra GD" w:cs="Consolas"/>
          <w:color w:val="CFD5E0"/>
          <w:bdr w:val="none" w:sz="0" w:space="0" w:color="auto" w:frame="1"/>
        </w:rPr>
        <w:t>formCollection</w:t>
      </w:r>
      <w:r w:rsidRPr="00271522">
        <w:rPr>
          <w:rStyle w:val="enlighter-g1"/>
          <w:rFonts w:ascii="Maiandra GD" w:hAnsi="Maiandra GD" w:cs="Consolas"/>
          <w:b/>
          <w:bCs/>
          <w:color w:val="6B7C8B"/>
          <w:bdr w:val="none" w:sz="0" w:space="0" w:color="auto" w:frame="1"/>
        </w:rPr>
        <w:t>[</w:t>
      </w:r>
      <w:proofErr w:type="gramEnd"/>
      <w:r w:rsidRPr="00271522">
        <w:rPr>
          <w:rStyle w:val="enlighter-s0"/>
          <w:rFonts w:ascii="Maiandra GD" w:hAnsi="Maiandra GD" w:cs="Consolas"/>
          <w:color w:val="7CC379"/>
          <w:bdr w:val="none" w:sz="0" w:space="0" w:color="auto" w:frame="1"/>
        </w:rPr>
        <w:t>"Gender"</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employee.</w:t>
      </w:r>
      <w:r w:rsidRPr="00271522">
        <w:rPr>
          <w:rStyle w:val="enlighter-m3"/>
          <w:rFonts w:ascii="Maiandra GD" w:hAnsi="Maiandra GD" w:cs="Consolas"/>
          <w:color w:val="4284AE"/>
          <w:bdr w:val="none" w:sz="0" w:space="0" w:color="auto" w:frame="1"/>
        </w:rPr>
        <w:t>City</w:t>
      </w:r>
      <w:r w:rsidRPr="00271522">
        <w:rPr>
          <w:rStyle w:val="enlighter-text"/>
          <w:rFonts w:ascii="Maiandra GD" w:hAnsi="Maiandra GD" w:cs="Consolas"/>
          <w:color w:val="CFD5E0"/>
          <w:bdr w:val="none" w:sz="0" w:space="0" w:color="auto" w:frame="1"/>
        </w:rPr>
        <w:t xml:space="preserve"> = </w:t>
      </w:r>
      <w:proofErr w:type="gramStart"/>
      <w:r w:rsidRPr="00271522">
        <w:rPr>
          <w:rStyle w:val="enlighter-text"/>
          <w:rFonts w:ascii="Maiandra GD" w:hAnsi="Maiandra GD" w:cs="Consolas"/>
          <w:color w:val="CFD5E0"/>
          <w:bdr w:val="none" w:sz="0" w:space="0" w:color="auto" w:frame="1"/>
        </w:rPr>
        <w:t>formCollection</w:t>
      </w:r>
      <w:r w:rsidRPr="00271522">
        <w:rPr>
          <w:rStyle w:val="enlighter-g1"/>
          <w:rFonts w:ascii="Maiandra GD" w:hAnsi="Maiandra GD" w:cs="Consolas"/>
          <w:b/>
          <w:bCs/>
          <w:color w:val="6B7C8B"/>
          <w:bdr w:val="none" w:sz="0" w:space="0" w:color="auto" w:frame="1"/>
        </w:rPr>
        <w:t>[</w:t>
      </w:r>
      <w:proofErr w:type="gramEnd"/>
      <w:r w:rsidRPr="00271522">
        <w:rPr>
          <w:rStyle w:val="enlighter-s0"/>
          <w:rFonts w:ascii="Maiandra GD" w:hAnsi="Maiandra GD" w:cs="Consolas"/>
          <w:color w:val="7CC379"/>
          <w:bdr w:val="none" w:sz="0" w:space="0" w:color="auto" w:frame="1"/>
        </w:rPr>
        <w:t>"City"</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employee.</w:t>
      </w:r>
      <w:r w:rsidRPr="00271522">
        <w:rPr>
          <w:rStyle w:val="enlighter-m3"/>
          <w:rFonts w:ascii="Maiandra GD" w:hAnsi="Maiandra GD" w:cs="Consolas"/>
          <w:color w:val="4284AE"/>
          <w:bdr w:val="none" w:sz="0" w:space="0" w:color="auto" w:frame="1"/>
        </w:rPr>
        <w:t>Salary</w:t>
      </w:r>
      <w:r w:rsidRPr="00271522">
        <w:rPr>
          <w:rStyle w:val="enlighter-text"/>
          <w:rFonts w:ascii="Maiandra GD" w:hAnsi="Maiandra GD" w:cs="Consolas"/>
          <w:color w:val="CFD5E0"/>
          <w:bdr w:val="none" w:sz="0" w:space="0" w:color="auto" w:frame="1"/>
        </w:rPr>
        <w:t xml:space="preserve"> =</w:t>
      </w:r>
      <w:proofErr w:type="gramStart"/>
      <w:r w:rsidRPr="00271522">
        <w:rPr>
          <w:rStyle w:val="enlighter-text"/>
          <w:rFonts w:ascii="Maiandra GD" w:hAnsi="Maiandra GD" w:cs="Consolas"/>
          <w:color w:val="CFD5E0"/>
          <w:bdr w:val="none" w:sz="0" w:space="0" w:color="auto" w:frame="1"/>
        </w:rPr>
        <w:t>Convert.</w:t>
      </w:r>
      <w:r w:rsidRPr="00271522">
        <w:rPr>
          <w:rStyle w:val="enlighter-m3"/>
          <w:rFonts w:ascii="Maiandra GD" w:hAnsi="Maiandra GD" w:cs="Consolas"/>
          <w:color w:val="4284AE"/>
          <w:bdr w:val="none" w:sz="0" w:space="0" w:color="auto" w:frame="1"/>
        </w:rPr>
        <w:t>ToDecimal</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formCollection</w:t>
      </w:r>
      <w:r w:rsidRPr="00271522">
        <w:rPr>
          <w:rStyle w:val="enlighter-g1"/>
          <w:rFonts w:ascii="Maiandra GD" w:hAnsi="Maiandra GD" w:cs="Consolas"/>
          <w:b/>
          <w:bCs/>
          <w:color w:val="6B7C8B"/>
          <w:bdr w:val="none" w:sz="0" w:space="0" w:color="auto" w:frame="1"/>
        </w:rPr>
        <w:t>[</w:t>
      </w:r>
      <w:r w:rsidRPr="00271522">
        <w:rPr>
          <w:rStyle w:val="enlighter-s0"/>
          <w:rFonts w:ascii="Maiandra GD" w:hAnsi="Maiandra GD" w:cs="Consolas"/>
          <w:color w:val="7CC379"/>
          <w:bdr w:val="none" w:sz="0" w:space="0" w:color="auto" w:frame="1"/>
        </w:rPr>
        <w:t>"Salary"</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employee.</w:t>
      </w:r>
      <w:r w:rsidRPr="00271522">
        <w:rPr>
          <w:rStyle w:val="enlighter-m3"/>
          <w:rFonts w:ascii="Maiandra GD" w:hAnsi="Maiandra GD" w:cs="Consolas"/>
          <w:color w:val="4284AE"/>
          <w:bdr w:val="none" w:sz="0" w:space="0" w:color="auto" w:frame="1"/>
        </w:rPr>
        <w:t>DateOfBirth</w:t>
      </w:r>
      <w:r w:rsidRPr="00271522">
        <w:rPr>
          <w:rStyle w:val="enlighter-text"/>
          <w:rFonts w:ascii="Maiandra GD" w:hAnsi="Maiandra GD" w:cs="Consolas"/>
          <w:color w:val="CFD5E0"/>
          <w:bdr w:val="none" w:sz="0" w:space="0" w:color="auto" w:frame="1"/>
        </w:rPr>
        <w:t xml:space="preserve"> = </w:t>
      </w:r>
      <w:proofErr w:type="gramStart"/>
      <w:r w:rsidRPr="00271522">
        <w:rPr>
          <w:rStyle w:val="enlighter-text"/>
          <w:rFonts w:ascii="Maiandra GD" w:hAnsi="Maiandra GD" w:cs="Consolas"/>
          <w:color w:val="CFD5E0"/>
          <w:bdr w:val="none" w:sz="0" w:space="0" w:color="auto" w:frame="1"/>
        </w:rPr>
        <w:t>Convert.</w:t>
      </w:r>
      <w:r w:rsidRPr="00271522">
        <w:rPr>
          <w:rStyle w:val="enlighter-m3"/>
          <w:rFonts w:ascii="Maiandra GD" w:hAnsi="Maiandra GD" w:cs="Consolas"/>
          <w:color w:val="4284AE"/>
          <w:bdr w:val="none" w:sz="0" w:space="0" w:color="auto" w:frame="1"/>
        </w:rPr>
        <w:t>ToDateTime</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formCollection</w:t>
      </w:r>
      <w:r w:rsidRPr="00271522">
        <w:rPr>
          <w:rStyle w:val="enlighter-g1"/>
          <w:rFonts w:ascii="Maiandra GD" w:hAnsi="Maiandra GD" w:cs="Consolas"/>
          <w:b/>
          <w:bCs/>
          <w:color w:val="6B7C8B"/>
          <w:bdr w:val="none" w:sz="0" w:space="0" w:color="auto" w:frame="1"/>
        </w:rPr>
        <w:t>[</w:t>
      </w:r>
      <w:r w:rsidRPr="00271522">
        <w:rPr>
          <w:rStyle w:val="enlighter-s0"/>
          <w:rFonts w:ascii="Maiandra GD" w:hAnsi="Maiandra GD" w:cs="Consolas"/>
          <w:color w:val="7CC379"/>
          <w:bdr w:val="none" w:sz="0" w:space="0" w:color="auto" w:frame="1"/>
        </w:rPr>
        <w:t>"DateOfBirth"</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EmployeeBusinessLayer employeeBusinessLayer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proofErr w:type="gramStart"/>
      <w:r w:rsidRPr="00271522">
        <w:rPr>
          <w:rStyle w:val="enlighter-m0"/>
          <w:rFonts w:ascii="Maiandra GD" w:hAnsi="Maiandra GD" w:cs="Consolas"/>
          <w:color w:val="4284AE"/>
          <w:bdr w:val="none" w:sz="0" w:space="0" w:color="auto" w:frame="1"/>
        </w:rPr>
        <w:t>EmployeeBusinessLayer</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employeeBusinessLayer.</w:t>
      </w:r>
      <w:r w:rsidRPr="00271522">
        <w:rPr>
          <w:rStyle w:val="enlighter-m3"/>
          <w:rFonts w:ascii="Maiandra GD" w:hAnsi="Maiandra GD" w:cs="Consolas"/>
          <w:color w:val="4284AE"/>
          <w:bdr w:val="none" w:sz="0" w:space="0" w:color="auto" w:frame="1"/>
        </w:rPr>
        <w:t>AddEmmployee</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return</w:t>
      </w:r>
      <w:proofErr w:type="gramEnd"/>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RedirectToAction</w:t>
      </w:r>
      <w:r w:rsidRPr="00271522">
        <w:rPr>
          <w:rStyle w:val="enlighter-g1"/>
          <w:rFonts w:ascii="Maiandra GD" w:hAnsi="Maiandra GD" w:cs="Consolas"/>
          <w:b/>
          <w:bCs/>
          <w:color w:val="6B7C8B"/>
          <w:bdr w:val="none" w:sz="0" w:space="0" w:color="auto" w:frame="1"/>
        </w:rPr>
        <w:t>(</w:t>
      </w:r>
      <w:r w:rsidRPr="00271522">
        <w:rPr>
          <w:rStyle w:val="enlighter-s0"/>
          <w:rFonts w:ascii="Maiandra GD" w:hAnsi="Maiandra GD" w:cs="Consolas"/>
          <w:color w:val="7CC379"/>
          <w:bdr w:val="none" w:sz="0" w:space="0" w:color="auto" w:frame="1"/>
        </w:rPr>
        <w:t>"Index"</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021244" w:rsidRPr="00271522" w:rsidRDefault="00021244"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021244" w:rsidRPr="00271522" w:rsidRDefault="00021244"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Now Run the application and see everything is working as expected.</w:t>
      </w:r>
    </w:p>
    <w:p w:rsidR="00021244" w:rsidRPr="00271522" w:rsidRDefault="00021244" w:rsidP="0015081F">
      <w:pPr>
        <w:pBdr>
          <w:bottom w:val="double" w:sz="6" w:space="1" w:color="auto"/>
        </w:pBdr>
        <w:rPr>
          <w:rFonts w:ascii="Maiandra GD" w:hAnsi="Maiandra GD"/>
        </w:rPr>
      </w:pPr>
    </w:p>
    <w:p w:rsidR="00021244" w:rsidRPr="00021244" w:rsidRDefault="00021244" w:rsidP="0015081F">
      <w:pPr>
        <w:spacing w:after="48" w:line="240" w:lineRule="auto"/>
        <w:textAlignment w:val="baseline"/>
        <w:outlineLvl w:val="0"/>
        <w:rPr>
          <w:rFonts w:ascii="Maiandra GD" w:eastAsia="Times New Roman" w:hAnsi="Maiandra GD" w:cs="Times New Roman"/>
          <w:b/>
          <w:color w:val="3A3A3A"/>
          <w:kern w:val="36"/>
          <w:sz w:val="28"/>
        </w:rPr>
      </w:pPr>
      <w:r w:rsidRPr="00021244">
        <w:rPr>
          <w:rFonts w:ascii="Maiandra GD" w:eastAsia="Times New Roman" w:hAnsi="Maiandra GD" w:cs="Times New Roman"/>
          <w:b/>
          <w:color w:val="3A3A3A"/>
          <w:kern w:val="36"/>
          <w:sz w:val="28"/>
          <w:highlight w:val="yellow"/>
        </w:rPr>
        <w:t>Model Binding in ASP.NET MVC</w:t>
      </w:r>
    </w:p>
    <w:p w:rsidR="00021244" w:rsidRPr="00021244" w:rsidRDefault="00021244" w:rsidP="0015081F">
      <w:pPr>
        <w:shd w:val="clear" w:color="auto" w:fill="FFFFFF"/>
        <w:spacing w:after="0" w:line="240" w:lineRule="auto"/>
        <w:textAlignment w:val="baseline"/>
        <w:outlineLvl w:val="1"/>
        <w:rPr>
          <w:rFonts w:ascii="Maiandra GD" w:eastAsia="Times New Roman" w:hAnsi="Maiandra GD" w:cs="Segoe UI"/>
          <w:color w:val="3A3A3A"/>
        </w:rPr>
      </w:pPr>
      <w:r w:rsidRPr="00271522">
        <w:rPr>
          <w:rFonts w:ascii="Maiandra GD" w:eastAsia="Times New Roman" w:hAnsi="Maiandra GD" w:cs="Arial"/>
          <w:b/>
          <w:bCs/>
          <w:color w:val="000000"/>
        </w:rPr>
        <w:t>Model Binding in ASP.NET MVC Application with Examples</w:t>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lastRenderedPageBreak/>
        <w:t>Here in this article, we will discuss how to map ASP.NET MVC posted form data to controller action method using simple parameter types as well as using complex parameters using Model Binding.</w:t>
      </w:r>
    </w:p>
    <w:p w:rsidR="00021244" w:rsidRPr="00021244" w:rsidRDefault="00021244"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5076825" cy="1543050"/>
            <wp:effectExtent l="19050" t="0" r="9525" b="0"/>
            <wp:docPr id="77" name="Picture 77" descr="Model Binding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odel Binding in ASP.NET MVC"/>
                    <pic:cNvPicPr>
                      <a:picLocks noChangeAspect="1" noChangeArrowheads="1"/>
                    </pic:cNvPicPr>
                  </pic:nvPicPr>
                  <pic:blipFill>
                    <a:blip r:embed="rId46"/>
                    <a:srcRect/>
                    <a:stretch>
                      <a:fillRect/>
                    </a:stretch>
                  </pic:blipFill>
                  <pic:spPr bwMode="auto">
                    <a:xfrm>
                      <a:off x="0" y="0"/>
                      <a:ext cx="5076825" cy="1543050"/>
                    </a:xfrm>
                    <a:prstGeom prst="rect">
                      <a:avLst/>
                    </a:prstGeom>
                    <a:noFill/>
                    <a:ln w="9525">
                      <a:noFill/>
                      <a:miter lim="800000"/>
                      <a:headEnd/>
                      <a:tailEnd/>
                    </a:ln>
                  </pic:spPr>
                </pic:pic>
              </a:graphicData>
            </a:graphic>
          </wp:inline>
        </w:drawing>
      </w:r>
    </w:p>
    <w:p w:rsidR="00021244" w:rsidRPr="00021244" w:rsidRDefault="00021244"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Let us first recap of what we did in our previous article.</w:t>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In our previous article, in order to save the form data to a database table, we use FormCollection class as shown in the below code. The FormCollection class will automatically receive the posted form values in the controller action method.</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r w:rsidRPr="00271522">
        <w:rPr>
          <w:rFonts w:ascii="Maiandra GD" w:eastAsia="Times New Roman" w:hAnsi="Maiandra GD" w:cs="Consolas"/>
          <w:color w:val="CFD5E0"/>
        </w:rPr>
        <w:t>HttpPost</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ActionResult </w:t>
      </w:r>
      <w:r w:rsidRPr="00271522">
        <w:rPr>
          <w:rFonts w:ascii="Maiandra GD" w:eastAsia="Times New Roman" w:hAnsi="Maiandra GD" w:cs="Consolas"/>
          <w:color w:val="4284AE"/>
        </w:rPr>
        <w:t>Create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FormCollection formCollection</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Employee employee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Employee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6B7C8B"/>
        </w:rPr>
        <w:t>// Retrieve form data using form collection</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employee.</w:t>
      </w:r>
      <w:r w:rsidRPr="00271522">
        <w:rPr>
          <w:rFonts w:ascii="Maiandra GD" w:eastAsia="Times New Roman" w:hAnsi="Maiandra GD" w:cs="Consolas"/>
          <w:color w:val="4284AE"/>
        </w:rPr>
        <w:t>Name</w:t>
      </w:r>
      <w:r w:rsidRPr="00271522">
        <w:rPr>
          <w:rFonts w:ascii="Maiandra GD" w:eastAsia="Times New Roman" w:hAnsi="Maiandra GD" w:cs="Consolas"/>
          <w:color w:val="CFD5E0"/>
        </w:rPr>
        <w:t xml:space="preserve"> = </w:t>
      </w:r>
      <w:proofErr w:type="gramStart"/>
      <w:r w:rsidRPr="00271522">
        <w:rPr>
          <w:rFonts w:ascii="Maiandra GD" w:eastAsia="Times New Roman" w:hAnsi="Maiandra GD" w:cs="Consolas"/>
          <w:color w:val="CFD5E0"/>
        </w:rPr>
        <w:t>formCollection</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7CC379"/>
        </w:rPr>
        <w:t>"Name"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employee.</w:t>
      </w:r>
      <w:r w:rsidRPr="00271522">
        <w:rPr>
          <w:rFonts w:ascii="Maiandra GD" w:eastAsia="Times New Roman" w:hAnsi="Maiandra GD" w:cs="Consolas"/>
          <w:color w:val="4284AE"/>
        </w:rPr>
        <w:t>Gender</w:t>
      </w:r>
      <w:r w:rsidRPr="00271522">
        <w:rPr>
          <w:rFonts w:ascii="Maiandra GD" w:eastAsia="Times New Roman" w:hAnsi="Maiandra GD" w:cs="Consolas"/>
          <w:color w:val="CFD5E0"/>
        </w:rPr>
        <w:t xml:space="preserve"> = </w:t>
      </w:r>
      <w:proofErr w:type="gramStart"/>
      <w:r w:rsidRPr="00271522">
        <w:rPr>
          <w:rFonts w:ascii="Maiandra GD" w:eastAsia="Times New Roman" w:hAnsi="Maiandra GD" w:cs="Consolas"/>
          <w:color w:val="CFD5E0"/>
        </w:rPr>
        <w:t>formCollection</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7CC379"/>
        </w:rPr>
        <w:t>"Gender"</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employee.</w:t>
      </w:r>
      <w:r w:rsidRPr="00271522">
        <w:rPr>
          <w:rFonts w:ascii="Maiandra GD" w:eastAsia="Times New Roman" w:hAnsi="Maiandra GD" w:cs="Consolas"/>
          <w:color w:val="4284AE"/>
        </w:rPr>
        <w:t>City</w:t>
      </w:r>
      <w:r w:rsidRPr="00271522">
        <w:rPr>
          <w:rFonts w:ascii="Maiandra GD" w:eastAsia="Times New Roman" w:hAnsi="Maiandra GD" w:cs="Consolas"/>
          <w:color w:val="CFD5E0"/>
        </w:rPr>
        <w:t xml:space="preserve"> = </w:t>
      </w:r>
      <w:proofErr w:type="gramStart"/>
      <w:r w:rsidRPr="00271522">
        <w:rPr>
          <w:rFonts w:ascii="Maiandra GD" w:eastAsia="Times New Roman" w:hAnsi="Maiandra GD" w:cs="Consolas"/>
          <w:color w:val="CFD5E0"/>
        </w:rPr>
        <w:t>formCollection</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7CC379"/>
        </w:rPr>
        <w:t>"City"</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employee.</w:t>
      </w:r>
      <w:r w:rsidRPr="00271522">
        <w:rPr>
          <w:rFonts w:ascii="Maiandra GD" w:eastAsia="Times New Roman" w:hAnsi="Maiandra GD" w:cs="Consolas"/>
          <w:color w:val="4284AE"/>
        </w:rPr>
        <w:t>Salary</w:t>
      </w:r>
      <w:r w:rsidRPr="00271522">
        <w:rPr>
          <w:rFonts w:ascii="Maiandra GD" w:eastAsia="Times New Roman" w:hAnsi="Maiandra GD" w:cs="Consolas"/>
          <w:color w:val="CFD5E0"/>
        </w:rPr>
        <w:t xml:space="preserve"> = </w:t>
      </w:r>
      <w:proofErr w:type="gramStart"/>
      <w:r w:rsidRPr="00271522">
        <w:rPr>
          <w:rFonts w:ascii="Maiandra GD" w:eastAsia="Times New Roman" w:hAnsi="Maiandra GD" w:cs="Consolas"/>
          <w:color w:val="CFD5E0"/>
        </w:rPr>
        <w:t>Convert.</w:t>
      </w:r>
      <w:r w:rsidRPr="00271522">
        <w:rPr>
          <w:rFonts w:ascii="Maiandra GD" w:eastAsia="Times New Roman" w:hAnsi="Maiandra GD" w:cs="Consolas"/>
          <w:color w:val="4284AE"/>
        </w:rPr>
        <w:t>ToDecimal</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formCollection</w:t>
      </w:r>
      <w:r w:rsidRPr="00271522">
        <w:rPr>
          <w:rFonts w:ascii="Maiandra GD" w:eastAsia="Times New Roman" w:hAnsi="Maiandra GD" w:cs="Consolas"/>
          <w:b/>
          <w:bCs/>
          <w:color w:val="6B7C8B"/>
        </w:rPr>
        <w:t>[</w:t>
      </w:r>
      <w:r w:rsidRPr="00271522">
        <w:rPr>
          <w:rFonts w:ascii="Maiandra GD" w:eastAsia="Times New Roman" w:hAnsi="Maiandra GD" w:cs="Consolas"/>
          <w:color w:val="7CC379"/>
        </w:rPr>
        <w:t>"Salary"</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employee.</w:t>
      </w:r>
      <w:r w:rsidRPr="00271522">
        <w:rPr>
          <w:rFonts w:ascii="Maiandra GD" w:eastAsia="Times New Roman" w:hAnsi="Maiandra GD" w:cs="Consolas"/>
          <w:color w:val="4284AE"/>
        </w:rPr>
        <w:t>DateOfBirth</w:t>
      </w:r>
      <w:r w:rsidRPr="00271522">
        <w:rPr>
          <w:rFonts w:ascii="Maiandra GD" w:eastAsia="Times New Roman" w:hAnsi="Maiandra GD" w:cs="Consolas"/>
          <w:color w:val="CFD5E0"/>
        </w:rPr>
        <w:t xml:space="preserve"> = </w:t>
      </w:r>
      <w:proofErr w:type="gramStart"/>
      <w:r w:rsidRPr="00271522">
        <w:rPr>
          <w:rFonts w:ascii="Maiandra GD" w:eastAsia="Times New Roman" w:hAnsi="Maiandra GD" w:cs="Consolas"/>
          <w:color w:val="CFD5E0"/>
        </w:rPr>
        <w:t>Convert.</w:t>
      </w:r>
      <w:r w:rsidRPr="00271522">
        <w:rPr>
          <w:rFonts w:ascii="Maiandra GD" w:eastAsia="Times New Roman" w:hAnsi="Maiandra GD" w:cs="Consolas"/>
          <w:color w:val="4284AE"/>
        </w:rPr>
        <w:t>ToDateTime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formCollection</w:t>
      </w:r>
      <w:r w:rsidRPr="00271522">
        <w:rPr>
          <w:rFonts w:ascii="Maiandra GD" w:eastAsia="Times New Roman" w:hAnsi="Maiandra GD" w:cs="Consolas"/>
          <w:b/>
          <w:bCs/>
          <w:color w:val="6B7C8B"/>
        </w:rPr>
        <w:t>[</w:t>
      </w:r>
      <w:r w:rsidRPr="00271522">
        <w:rPr>
          <w:rFonts w:ascii="Maiandra GD" w:eastAsia="Times New Roman" w:hAnsi="Maiandra GD" w:cs="Consolas"/>
          <w:color w:val="7CC379"/>
        </w:rPr>
        <w:t>"DateOfBirth"</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EmployeeBusinessLayer employeeBusinessLayer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EmployeeBusinessLayer</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employeeBusinessLayer.</w:t>
      </w:r>
      <w:r w:rsidRPr="00271522">
        <w:rPr>
          <w:rFonts w:ascii="Maiandra GD" w:eastAsia="Times New Roman" w:hAnsi="Maiandra GD" w:cs="Consolas"/>
          <w:color w:val="4284AE"/>
        </w:rPr>
        <w:t>AddEmmployee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RedirectToAction</w:t>
      </w:r>
      <w:r w:rsidRPr="00271522">
        <w:rPr>
          <w:rFonts w:ascii="Maiandra GD" w:eastAsia="Times New Roman" w:hAnsi="Maiandra GD" w:cs="Consolas"/>
          <w:b/>
          <w:bCs/>
          <w:color w:val="6B7C8B"/>
        </w:rPr>
        <w:t>(</w:t>
      </w:r>
      <w:r w:rsidRPr="00271522">
        <w:rPr>
          <w:rFonts w:ascii="Maiandra GD" w:eastAsia="Times New Roman" w:hAnsi="Maiandra GD" w:cs="Consolas"/>
          <w:color w:val="7CC379"/>
        </w:rPr>
        <w:t>"Index"</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The above “</w:t>
      </w:r>
      <w:r w:rsidRPr="00271522">
        <w:rPr>
          <w:rFonts w:ascii="Maiandra GD" w:eastAsia="Times New Roman" w:hAnsi="Maiandra GD" w:cs="Arial"/>
          <w:b/>
          <w:bCs/>
          <w:color w:val="000000"/>
        </w:rPr>
        <w:t>Create</w:t>
      </w:r>
      <w:r w:rsidRPr="00021244">
        <w:rPr>
          <w:rFonts w:ascii="Maiandra GD" w:eastAsia="Times New Roman" w:hAnsi="Maiandra GD" w:cs="Arial"/>
          <w:color w:val="000000"/>
          <w:bdr w:val="none" w:sz="0" w:space="0" w:color="auto" w:frame="1"/>
        </w:rPr>
        <w:t>” HttpPost action method can be re-written using simple types as shown below. Notice that, here the create action method has got parameter names that match with the names of the form controls. The model binder in ASP.NET MVC maps the values of these controls to the respective parameters.</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r w:rsidRPr="00271522">
        <w:rPr>
          <w:rFonts w:ascii="Maiandra GD" w:eastAsia="Times New Roman" w:hAnsi="Maiandra GD" w:cs="Consolas"/>
          <w:color w:val="CFD5E0"/>
        </w:rPr>
        <w:t>HttpPost</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ActionResult </w:t>
      </w:r>
      <w:r w:rsidRPr="00271522">
        <w:rPr>
          <w:rFonts w:ascii="Maiandra GD" w:eastAsia="Times New Roman" w:hAnsi="Maiandra GD" w:cs="Consolas"/>
          <w:color w:val="4284AE"/>
        </w:rPr>
        <w:t>Create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 xml:space="preserve">string name, string gender, string city, </w:t>
      </w:r>
      <w:r w:rsidRPr="00271522">
        <w:rPr>
          <w:rFonts w:ascii="Maiandra GD" w:eastAsia="Times New Roman" w:hAnsi="Maiandra GD" w:cs="Consolas"/>
          <w:b/>
          <w:bCs/>
          <w:color w:val="D171DD"/>
        </w:rPr>
        <w:t>decimal</w:t>
      </w:r>
      <w:r w:rsidRPr="00271522">
        <w:rPr>
          <w:rFonts w:ascii="Maiandra GD" w:eastAsia="Times New Roman" w:hAnsi="Maiandra GD" w:cs="Consolas"/>
          <w:color w:val="CFD5E0"/>
        </w:rPr>
        <w:t xml:space="preserve"> Salary, DateTime dateOfBirth</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lastRenderedPageBreak/>
        <w:t xml:space="preserve">Employee employee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Employee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employee.</w:t>
      </w:r>
      <w:r w:rsidRPr="00271522">
        <w:rPr>
          <w:rFonts w:ascii="Maiandra GD" w:eastAsia="Times New Roman" w:hAnsi="Maiandra GD" w:cs="Consolas"/>
          <w:color w:val="4284AE"/>
        </w:rPr>
        <w:t>Name</w:t>
      </w:r>
      <w:r w:rsidRPr="00271522">
        <w:rPr>
          <w:rFonts w:ascii="Maiandra GD" w:eastAsia="Times New Roman" w:hAnsi="Maiandra GD" w:cs="Consolas"/>
          <w:color w:val="CFD5E0"/>
        </w:rPr>
        <w:t xml:space="preserve"> = name;</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employee.</w:t>
      </w:r>
      <w:r w:rsidRPr="00271522">
        <w:rPr>
          <w:rFonts w:ascii="Maiandra GD" w:eastAsia="Times New Roman" w:hAnsi="Maiandra GD" w:cs="Consolas"/>
          <w:color w:val="4284AE"/>
        </w:rPr>
        <w:t>Gender</w:t>
      </w:r>
      <w:r w:rsidRPr="00271522">
        <w:rPr>
          <w:rFonts w:ascii="Maiandra GD" w:eastAsia="Times New Roman" w:hAnsi="Maiandra GD" w:cs="Consolas"/>
          <w:color w:val="CFD5E0"/>
        </w:rPr>
        <w:t xml:space="preserve"> = gender;</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employee.</w:t>
      </w:r>
      <w:r w:rsidRPr="00271522">
        <w:rPr>
          <w:rFonts w:ascii="Maiandra GD" w:eastAsia="Times New Roman" w:hAnsi="Maiandra GD" w:cs="Consolas"/>
          <w:color w:val="4284AE"/>
        </w:rPr>
        <w:t>City</w:t>
      </w:r>
      <w:r w:rsidRPr="00271522">
        <w:rPr>
          <w:rFonts w:ascii="Maiandra GD" w:eastAsia="Times New Roman" w:hAnsi="Maiandra GD" w:cs="Consolas"/>
          <w:color w:val="CFD5E0"/>
        </w:rPr>
        <w:t xml:space="preserve"> = city;</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employee.</w:t>
      </w:r>
      <w:r w:rsidRPr="00271522">
        <w:rPr>
          <w:rFonts w:ascii="Maiandra GD" w:eastAsia="Times New Roman" w:hAnsi="Maiandra GD" w:cs="Consolas"/>
          <w:color w:val="4284AE"/>
        </w:rPr>
        <w:t>Salary</w:t>
      </w:r>
      <w:r w:rsidRPr="00271522">
        <w:rPr>
          <w:rFonts w:ascii="Maiandra GD" w:eastAsia="Times New Roman" w:hAnsi="Maiandra GD" w:cs="Consolas"/>
          <w:color w:val="CFD5E0"/>
        </w:rPr>
        <w:t xml:space="preserve"> = Salary;</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employee.</w:t>
      </w:r>
      <w:r w:rsidRPr="00271522">
        <w:rPr>
          <w:rFonts w:ascii="Maiandra GD" w:eastAsia="Times New Roman" w:hAnsi="Maiandra GD" w:cs="Consolas"/>
          <w:color w:val="4284AE"/>
        </w:rPr>
        <w:t>DateOfBirth</w:t>
      </w:r>
      <w:r w:rsidRPr="00271522">
        <w:rPr>
          <w:rFonts w:ascii="Maiandra GD" w:eastAsia="Times New Roman" w:hAnsi="Maiandra GD" w:cs="Consolas"/>
          <w:color w:val="CFD5E0"/>
        </w:rPr>
        <w:t xml:space="preserve"> = dateOfBirth;</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EmployeeBusinessLayer employeeBusinessLayer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EmployeeBusinessLayer</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employeeBusinessLayer.</w:t>
      </w:r>
      <w:r w:rsidRPr="00271522">
        <w:rPr>
          <w:rFonts w:ascii="Maiandra GD" w:eastAsia="Times New Roman" w:hAnsi="Maiandra GD" w:cs="Consolas"/>
          <w:color w:val="4284AE"/>
        </w:rPr>
        <w:t>AddEmmployee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RedirectToAction</w:t>
      </w:r>
      <w:r w:rsidRPr="00271522">
        <w:rPr>
          <w:rFonts w:ascii="Maiandra GD" w:eastAsia="Times New Roman" w:hAnsi="Maiandra GD" w:cs="Consolas"/>
          <w:b/>
          <w:bCs/>
          <w:color w:val="6B7C8B"/>
        </w:rPr>
        <w:t>(</w:t>
      </w:r>
      <w:r w:rsidRPr="00271522">
        <w:rPr>
          <w:rFonts w:ascii="Maiandra GD" w:eastAsia="Times New Roman" w:hAnsi="Maiandra GD" w:cs="Consolas"/>
          <w:color w:val="7CC379"/>
        </w:rPr>
        <w:t>"Index"</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Run the application. Create one employee and see everything is working as expected.</w:t>
      </w:r>
    </w:p>
    <w:p w:rsidR="00021244" w:rsidRDefault="00021244" w:rsidP="0015081F">
      <w:pPr>
        <w:shd w:val="clear" w:color="auto" w:fill="FFFFFF"/>
        <w:spacing w:after="0" w:line="240" w:lineRule="auto"/>
        <w:textAlignment w:val="baseline"/>
        <w:rPr>
          <w:rFonts w:ascii="Maiandra GD" w:eastAsia="Times New Roman" w:hAnsi="Maiandra GD" w:cs="Arial"/>
          <w:color w:val="000000"/>
          <w:bdr w:val="none" w:sz="0" w:space="0" w:color="auto" w:frame="1"/>
        </w:rPr>
      </w:pPr>
      <w:r w:rsidRPr="00271522">
        <w:rPr>
          <w:rFonts w:ascii="Maiandra GD" w:eastAsia="Times New Roman" w:hAnsi="Maiandra GD" w:cs="Arial"/>
          <w:b/>
          <w:bCs/>
          <w:color w:val="000000"/>
        </w:rPr>
        <w:t>Note:</w:t>
      </w:r>
      <w:r w:rsidRPr="00021244">
        <w:rPr>
          <w:rFonts w:ascii="Maiandra GD" w:eastAsia="Times New Roman" w:hAnsi="Maiandra GD" w:cs="Arial"/>
          <w:color w:val="000000"/>
          <w:bdr w:val="none" w:sz="0" w:space="0" w:color="auto" w:frame="1"/>
        </w:rPr>
        <w:t> The order of the parameters does not matter. What matters is the name of the parameter. If the parameter name is different from the form control name then the form data will not be mapped as expected. </w:t>
      </w:r>
    </w:p>
    <w:p w:rsidR="007669CB" w:rsidRPr="00021244" w:rsidRDefault="007669CB" w:rsidP="0015081F">
      <w:pPr>
        <w:shd w:val="clear" w:color="auto" w:fill="FFFFFF"/>
        <w:spacing w:after="0" w:line="240" w:lineRule="auto"/>
        <w:textAlignment w:val="baseline"/>
        <w:rPr>
          <w:rFonts w:ascii="Maiandra GD" w:eastAsia="Times New Roman" w:hAnsi="Maiandra GD" w:cs="Segoe UI"/>
          <w:color w:val="212529"/>
        </w:rPr>
      </w:pPr>
    </w:p>
    <w:p w:rsidR="00021244" w:rsidRPr="00021244" w:rsidRDefault="00021244"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Do we really have to do these mappings manually?</w:t>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The answer is no. Instead of creating simple parameters we can create one parameter of Employee type which will automatically hold the posted form values. Let’s modify the create HttpPost method to accept a complex parameter of Employee Type as shown below.</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r w:rsidRPr="00271522">
        <w:rPr>
          <w:rFonts w:ascii="Maiandra GD" w:eastAsia="Times New Roman" w:hAnsi="Maiandra GD" w:cs="Consolas"/>
          <w:color w:val="CFD5E0"/>
        </w:rPr>
        <w:t>HttpPost</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ActionResult </w:t>
      </w:r>
      <w:r w:rsidRPr="00271522">
        <w:rPr>
          <w:rFonts w:ascii="Maiandra GD" w:eastAsia="Times New Roman" w:hAnsi="Maiandra GD" w:cs="Consolas"/>
          <w:color w:val="4284AE"/>
        </w:rPr>
        <w:t>Create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Employee employee</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if</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ModelState.</w:t>
      </w:r>
      <w:r w:rsidRPr="00271522">
        <w:rPr>
          <w:rFonts w:ascii="Maiandra GD" w:eastAsia="Times New Roman" w:hAnsi="Maiandra GD" w:cs="Consolas"/>
          <w:color w:val="4284AE"/>
        </w:rPr>
        <w:t>IsValid</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EmployeeBusinessLayer employeeBusinessLayer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EmployeeBusinessLayer</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employeeBusinessLayer.</w:t>
      </w:r>
      <w:r w:rsidRPr="00271522">
        <w:rPr>
          <w:rFonts w:ascii="Maiandra GD" w:eastAsia="Times New Roman" w:hAnsi="Maiandra GD" w:cs="Consolas"/>
          <w:color w:val="4284AE"/>
        </w:rPr>
        <w:t>AddEmmployee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RedirectToAction</w:t>
      </w:r>
      <w:r w:rsidRPr="00271522">
        <w:rPr>
          <w:rFonts w:ascii="Maiandra GD" w:eastAsia="Times New Roman" w:hAnsi="Maiandra GD" w:cs="Consolas"/>
          <w:b/>
          <w:bCs/>
          <w:color w:val="6B7C8B"/>
        </w:rPr>
        <w:t>(</w:t>
      </w:r>
      <w:r w:rsidRPr="00271522">
        <w:rPr>
          <w:rFonts w:ascii="Maiandra GD" w:eastAsia="Times New Roman" w:hAnsi="Maiandra GD" w:cs="Consolas"/>
          <w:color w:val="7CC379"/>
        </w:rPr>
        <w:t>"Index"</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View</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7669CB" w:rsidRDefault="007669CB" w:rsidP="0015081F">
      <w:pPr>
        <w:shd w:val="clear" w:color="auto" w:fill="FFFFFF"/>
        <w:spacing w:after="0" w:line="240" w:lineRule="auto"/>
        <w:textAlignment w:val="baseline"/>
        <w:outlineLvl w:val="4"/>
        <w:rPr>
          <w:rFonts w:ascii="Maiandra GD" w:eastAsia="Times New Roman" w:hAnsi="Maiandra GD" w:cs="Arial"/>
          <w:b/>
          <w:bCs/>
          <w:color w:val="000000"/>
        </w:rPr>
      </w:pPr>
    </w:p>
    <w:p w:rsidR="00021244" w:rsidRPr="00021244" w:rsidRDefault="00021244"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Points to Note:</w:t>
      </w:r>
    </w:p>
    <w:p w:rsidR="00021244" w:rsidRPr="00021244" w:rsidRDefault="00021244" w:rsidP="0015081F">
      <w:pPr>
        <w:numPr>
          <w:ilvl w:val="0"/>
          <w:numId w:val="2"/>
        </w:num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The model state is being checked using the </w:t>
      </w:r>
      <w:r w:rsidRPr="00271522">
        <w:rPr>
          <w:rFonts w:ascii="Maiandra GD" w:eastAsia="Times New Roman" w:hAnsi="Maiandra GD" w:cs="Arial"/>
          <w:b/>
          <w:bCs/>
          <w:color w:val="000000"/>
        </w:rPr>
        <w:t>IsValid</w:t>
      </w:r>
      <w:r w:rsidRPr="00021244">
        <w:rPr>
          <w:rFonts w:ascii="Maiandra GD" w:eastAsia="Times New Roman" w:hAnsi="Maiandra GD" w:cs="Arial"/>
          <w:color w:val="000000"/>
          <w:bdr w:val="none" w:sz="0" w:space="0" w:color="auto" w:frame="1"/>
        </w:rPr>
        <w:t> </w:t>
      </w:r>
      <w:proofErr w:type="gramStart"/>
      <w:r w:rsidRPr="00021244">
        <w:rPr>
          <w:rFonts w:ascii="Maiandra GD" w:eastAsia="Times New Roman" w:hAnsi="Maiandra GD" w:cs="Arial"/>
          <w:color w:val="000000"/>
          <w:bdr w:val="none" w:sz="0" w:space="0" w:color="auto" w:frame="1"/>
        </w:rPr>
        <w:t>boolean</w:t>
      </w:r>
      <w:proofErr w:type="gramEnd"/>
      <w:r w:rsidRPr="00021244">
        <w:rPr>
          <w:rFonts w:ascii="Maiandra GD" w:eastAsia="Times New Roman" w:hAnsi="Maiandra GD" w:cs="Arial"/>
          <w:color w:val="000000"/>
          <w:bdr w:val="none" w:sz="0" w:space="0" w:color="auto" w:frame="1"/>
        </w:rPr>
        <w:t xml:space="preserve"> property of the </w:t>
      </w:r>
      <w:r w:rsidRPr="00271522">
        <w:rPr>
          <w:rFonts w:ascii="Maiandra GD" w:eastAsia="Times New Roman" w:hAnsi="Maiandra GD" w:cs="Arial"/>
          <w:b/>
          <w:bCs/>
          <w:color w:val="000000"/>
        </w:rPr>
        <w:t>ModelState</w:t>
      </w:r>
      <w:r w:rsidRPr="00021244">
        <w:rPr>
          <w:rFonts w:ascii="Maiandra GD" w:eastAsia="Times New Roman" w:hAnsi="Maiandra GD" w:cs="Arial"/>
          <w:color w:val="000000"/>
          <w:bdr w:val="none" w:sz="0" w:space="0" w:color="auto" w:frame="1"/>
        </w:rPr>
        <w:t> object. We will discuss ModelState in a later article.</w:t>
      </w:r>
    </w:p>
    <w:p w:rsidR="00021244" w:rsidRPr="00021244" w:rsidRDefault="00021244" w:rsidP="0015081F">
      <w:pPr>
        <w:numPr>
          <w:ilvl w:val="0"/>
          <w:numId w:val="2"/>
        </w:num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Instead of passing the individual properties of the “Employee” object as parameters to the “Create” action method, we are now passing the “Employee” object itself.</w:t>
      </w:r>
    </w:p>
    <w:p w:rsidR="00021244" w:rsidRPr="00021244" w:rsidRDefault="00021244" w:rsidP="0015081F">
      <w:pPr>
        <w:numPr>
          <w:ilvl w:val="0"/>
          <w:numId w:val="2"/>
        </w:num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lastRenderedPageBreak/>
        <w:t xml:space="preserve">The “Employee” object is then handed over to the </w:t>
      </w:r>
      <w:proofErr w:type="gramStart"/>
      <w:r w:rsidRPr="00021244">
        <w:rPr>
          <w:rFonts w:ascii="Maiandra GD" w:eastAsia="Times New Roman" w:hAnsi="Maiandra GD" w:cs="Arial"/>
          <w:color w:val="000000"/>
          <w:bdr w:val="none" w:sz="0" w:space="0" w:color="auto" w:frame="1"/>
        </w:rPr>
        <w:t>AddEmployee(</w:t>
      </w:r>
      <w:proofErr w:type="gramEnd"/>
      <w:r w:rsidRPr="00021244">
        <w:rPr>
          <w:rFonts w:ascii="Maiandra GD" w:eastAsia="Times New Roman" w:hAnsi="Maiandra GD" w:cs="Arial"/>
          <w:color w:val="000000"/>
          <w:bdr w:val="none" w:sz="0" w:space="0" w:color="auto" w:frame="1"/>
        </w:rPr>
        <w:t>) method of the “EmployeeBusinessLayer” class, which takes the responsibility of saving the “Employee” object to the database table.</w:t>
      </w:r>
    </w:p>
    <w:p w:rsidR="00021244" w:rsidRPr="00021244" w:rsidRDefault="00021244" w:rsidP="0015081F">
      <w:pPr>
        <w:numPr>
          <w:ilvl w:val="0"/>
          <w:numId w:val="2"/>
        </w:num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Upon saving the employee the user is then redirected to the “Index” action method.</w:t>
      </w:r>
    </w:p>
    <w:p w:rsidR="00021244" w:rsidRPr="007669CB" w:rsidRDefault="00021244" w:rsidP="0015081F">
      <w:pPr>
        <w:numPr>
          <w:ilvl w:val="0"/>
          <w:numId w:val="2"/>
        </w:num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If there are any “Model” validation errors ModelState IsValid returns false. In this case, we stay on the same create view which gives the opportunity to correct the errors and resubmit the page.</w:t>
      </w:r>
    </w:p>
    <w:p w:rsidR="007669CB" w:rsidRPr="00021244" w:rsidRDefault="007669CB" w:rsidP="0015081F">
      <w:pPr>
        <w:shd w:val="clear" w:color="auto" w:fill="FFFFFF"/>
        <w:spacing w:after="0" w:line="240" w:lineRule="auto"/>
        <w:ind w:left="720"/>
        <w:textAlignment w:val="baseline"/>
        <w:rPr>
          <w:rFonts w:ascii="Maiandra GD" w:eastAsia="Times New Roman" w:hAnsi="Maiandra GD" w:cs="Segoe UI"/>
          <w:color w:val="212529"/>
        </w:rPr>
      </w:pPr>
    </w:p>
    <w:p w:rsidR="00021244" w:rsidRPr="00021244" w:rsidRDefault="00021244"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What is Model Binding in ASP.NET MVC?</w:t>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The ASP.NET MVC Model Binding is a mechanism that maps the HTTP request data with a model. It is the process of creating .NET objects using the data sent by the browser in an HTTP request. The ASP.NET Web Forms developers who are new to ASP.NET MVC are mostly confused about how the values from View get converted to the Model class when it reaches the Action method of the Controller class, so this conversion is done by the Model Binder.</w:t>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Model binding is a well-designed bridge between the HTTP request and the C# action methods. It makes it easy for developers to work with data on forms (views) because POST and GET are automatically transferred into a data model we specify. ASP.NET MVC uses default binders to complete this behind the scene.</w:t>
      </w:r>
    </w:p>
    <w:p w:rsidR="00021244" w:rsidRPr="00271522" w:rsidRDefault="00021244" w:rsidP="0015081F">
      <w:pPr>
        <w:pBdr>
          <w:bottom w:val="double" w:sz="6" w:space="1" w:color="auto"/>
        </w:pBdr>
        <w:rPr>
          <w:rFonts w:ascii="Maiandra GD" w:hAnsi="Maiandra GD"/>
        </w:rPr>
      </w:pPr>
    </w:p>
    <w:p w:rsidR="00021244" w:rsidRPr="00021244" w:rsidRDefault="00021244" w:rsidP="0015081F">
      <w:pPr>
        <w:spacing w:after="48" w:line="240" w:lineRule="auto"/>
        <w:textAlignment w:val="baseline"/>
        <w:outlineLvl w:val="0"/>
        <w:rPr>
          <w:rFonts w:ascii="Maiandra GD" w:eastAsia="Times New Roman" w:hAnsi="Maiandra GD" w:cs="Times New Roman"/>
          <w:b/>
          <w:color w:val="3A3A3A"/>
          <w:kern w:val="36"/>
          <w:sz w:val="28"/>
        </w:rPr>
      </w:pPr>
      <w:r w:rsidRPr="00021244">
        <w:rPr>
          <w:rFonts w:ascii="Maiandra GD" w:eastAsia="Times New Roman" w:hAnsi="Maiandra GD" w:cs="Times New Roman"/>
          <w:b/>
          <w:color w:val="3A3A3A"/>
          <w:kern w:val="36"/>
          <w:sz w:val="28"/>
          <w:highlight w:val="yellow"/>
        </w:rPr>
        <w:t>UpdateModel and TryUpdateModel in ASP.NET MVC</w:t>
      </w:r>
    </w:p>
    <w:p w:rsidR="00021244" w:rsidRPr="00021244" w:rsidRDefault="00021244" w:rsidP="0015081F">
      <w:pPr>
        <w:shd w:val="clear" w:color="auto" w:fill="FFFFFF"/>
        <w:spacing w:after="0" w:line="240" w:lineRule="auto"/>
        <w:textAlignment w:val="baseline"/>
        <w:outlineLvl w:val="1"/>
        <w:rPr>
          <w:rFonts w:ascii="Maiandra GD" w:eastAsia="Times New Roman" w:hAnsi="Maiandra GD" w:cs="Segoe UI"/>
          <w:color w:val="3A3A3A"/>
        </w:rPr>
      </w:pPr>
      <w:r w:rsidRPr="00271522">
        <w:rPr>
          <w:rFonts w:ascii="Maiandra GD" w:eastAsia="Times New Roman" w:hAnsi="Maiandra GD" w:cs="Arial"/>
          <w:b/>
          <w:bCs/>
          <w:color w:val="000000"/>
        </w:rPr>
        <w:t>UpdateModel and TryUpdateModel in ASP.NET MVC Application</w:t>
      </w:r>
    </w:p>
    <w:p w:rsidR="00021244" w:rsidRPr="00021244" w:rsidRDefault="00021244" w:rsidP="0015081F">
      <w:pPr>
        <w:numPr>
          <w:ilvl w:val="0"/>
          <w:numId w:val="3"/>
        </w:num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FF"/>
        </w:rPr>
        <w:t>Understanding the UpdateModel Function in ASP.NET MVC.</w:t>
      </w:r>
    </w:p>
    <w:p w:rsidR="00021244" w:rsidRPr="00021244" w:rsidRDefault="00021244" w:rsidP="0015081F">
      <w:pPr>
        <w:numPr>
          <w:ilvl w:val="0"/>
          <w:numId w:val="3"/>
        </w:num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FF"/>
        </w:rPr>
        <w:t xml:space="preserve">Understanding the </w:t>
      </w:r>
      <w:proofErr w:type="gramStart"/>
      <w:r w:rsidRPr="00271522">
        <w:rPr>
          <w:rFonts w:ascii="Maiandra GD" w:eastAsia="Times New Roman" w:hAnsi="Maiandra GD" w:cs="Arial"/>
          <w:b/>
          <w:bCs/>
          <w:color w:val="0000FF"/>
        </w:rPr>
        <w:t>TryUpdateModel(</w:t>
      </w:r>
      <w:proofErr w:type="gramEnd"/>
      <w:r w:rsidRPr="00271522">
        <w:rPr>
          <w:rFonts w:ascii="Maiandra GD" w:eastAsia="Times New Roman" w:hAnsi="Maiandra GD" w:cs="Arial"/>
          <w:b/>
          <w:bCs/>
          <w:color w:val="0000FF"/>
        </w:rPr>
        <w:t>) in ASP.NET MVC.</w:t>
      </w:r>
    </w:p>
    <w:p w:rsidR="00021244" w:rsidRPr="00021244" w:rsidRDefault="00021244" w:rsidP="0015081F">
      <w:pPr>
        <w:numPr>
          <w:ilvl w:val="0"/>
          <w:numId w:val="3"/>
        </w:num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FF"/>
        </w:rPr>
        <w:t>Difference between UpdateModel and TryUpdateModel function.</w:t>
      </w:r>
    </w:p>
    <w:p w:rsidR="00021244" w:rsidRPr="00021244" w:rsidRDefault="00021244" w:rsidP="0015081F">
      <w:pPr>
        <w:numPr>
          <w:ilvl w:val="0"/>
          <w:numId w:val="3"/>
        </w:num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FF"/>
        </w:rPr>
        <w:t>Is it mandatory to use “</w:t>
      </w:r>
      <w:proofErr w:type="gramStart"/>
      <w:r w:rsidRPr="00271522">
        <w:rPr>
          <w:rFonts w:ascii="Maiandra GD" w:eastAsia="Times New Roman" w:hAnsi="Maiandra GD" w:cs="Arial"/>
          <w:b/>
          <w:bCs/>
          <w:color w:val="0000FF"/>
        </w:rPr>
        <w:t>UpdateModel(</w:t>
      </w:r>
      <w:proofErr w:type="gramEnd"/>
      <w:r w:rsidRPr="00271522">
        <w:rPr>
          <w:rFonts w:ascii="Maiandra GD" w:eastAsia="Times New Roman" w:hAnsi="Maiandra GD" w:cs="Arial"/>
          <w:b/>
          <w:bCs/>
          <w:color w:val="0000FF"/>
        </w:rPr>
        <w:t>)” or “Try”UpdateModel()” function to update the Model?</w:t>
      </w:r>
    </w:p>
    <w:p w:rsidR="00021244" w:rsidRPr="00021244" w:rsidRDefault="00021244" w:rsidP="0015081F">
      <w:pPr>
        <w:numPr>
          <w:ilvl w:val="0"/>
          <w:numId w:val="3"/>
        </w:num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FF"/>
        </w:rPr>
        <w:t>Why do we need to explicitly invoke model binding?</w:t>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In the Model Binding article, we discuss how to save the model data using the complex object as a parameter as shown below</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r w:rsidRPr="00271522">
        <w:rPr>
          <w:rFonts w:ascii="Maiandra GD" w:eastAsia="Times New Roman" w:hAnsi="Maiandra GD" w:cs="Consolas"/>
          <w:color w:val="CFD5E0"/>
        </w:rPr>
        <w:t>HttpPost</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ActionResult </w:t>
      </w:r>
      <w:r w:rsidRPr="00271522">
        <w:rPr>
          <w:rFonts w:ascii="Maiandra GD" w:eastAsia="Times New Roman" w:hAnsi="Maiandra GD" w:cs="Consolas"/>
          <w:color w:val="4284AE"/>
        </w:rPr>
        <w:t>Create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Employee employee</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if</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ModelState.</w:t>
      </w:r>
      <w:r w:rsidRPr="00271522">
        <w:rPr>
          <w:rFonts w:ascii="Maiandra GD" w:eastAsia="Times New Roman" w:hAnsi="Maiandra GD" w:cs="Consolas"/>
          <w:color w:val="4284AE"/>
        </w:rPr>
        <w:t>IsValid</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EmployeeBusinessLayer employeeBusinessLayer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EmployeeBusinessLayer</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employeeBusinessLayer.</w:t>
      </w:r>
      <w:r w:rsidRPr="00271522">
        <w:rPr>
          <w:rFonts w:ascii="Maiandra GD" w:eastAsia="Times New Roman" w:hAnsi="Maiandra GD" w:cs="Consolas"/>
          <w:color w:val="4284AE"/>
        </w:rPr>
        <w:t>AddEmmployee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RedirectToAction</w:t>
      </w:r>
      <w:r w:rsidRPr="00271522">
        <w:rPr>
          <w:rFonts w:ascii="Maiandra GD" w:eastAsia="Times New Roman" w:hAnsi="Maiandra GD" w:cs="Consolas"/>
          <w:b/>
          <w:bCs/>
          <w:color w:val="6B7C8B"/>
        </w:rPr>
        <w:t>(</w:t>
      </w:r>
      <w:r w:rsidRPr="00271522">
        <w:rPr>
          <w:rFonts w:ascii="Maiandra GD" w:eastAsia="Times New Roman" w:hAnsi="Maiandra GD" w:cs="Consolas"/>
          <w:color w:val="7CC379"/>
        </w:rPr>
        <w:t>"Index"</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View</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UpdateModel and TryUpdateModel in ASP.NET MVC Application:</w:t>
      </w:r>
    </w:p>
    <w:p w:rsidR="00021244" w:rsidRPr="00021244" w:rsidRDefault="00021244"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lastRenderedPageBreak/>
        <w:drawing>
          <wp:inline distT="0" distB="0" distL="0" distR="0">
            <wp:extent cx="5972175" cy="1547478"/>
            <wp:effectExtent l="19050" t="0" r="9525" b="0"/>
            <wp:docPr id="79" name="Picture 79" descr="UpdateModel and TryUpdateModel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pdateModel and TryUpdateModel in ASP.NET MVC Application"/>
                    <pic:cNvPicPr>
                      <a:picLocks noChangeAspect="1" noChangeArrowheads="1"/>
                    </pic:cNvPicPr>
                  </pic:nvPicPr>
                  <pic:blipFill>
                    <a:blip r:embed="rId47"/>
                    <a:srcRect/>
                    <a:stretch>
                      <a:fillRect/>
                    </a:stretch>
                  </pic:blipFill>
                  <pic:spPr bwMode="auto">
                    <a:xfrm>
                      <a:off x="0" y="0"/>
                      <a:ext cx="5972175" cy="1547478"/>
                    </a:xfrm>
                    <a:prstGeom prst="rect">
                      <a:avLst/>
                    </a:prstGeom>
                    <a:noFill/>
                    <a:ln w="9525">
                      <a:noFill/>
                      <a:miter lim="800000"/>
                      <a:headEnd/>
                      <a:tailEnd/>
                    </a:ln>
                  </pic:spPr>
                </pic:pic>
              </a:graphicData>
            </a:graphic>
          </wp:inline>
        </w:drawing>
      </w:r>
    </w:p>
    <w:p w:rsidR="00021244" w:rsidRPr="00021244" w:rsidRDefault="00021244"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UpdateModel Function in ASP.NET MVC</w:t>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Let us first understand how to use the UpdateModel function to capture the posted form data. In order to do this, please modify the Create (HttpPost) action method as shown below.</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r w:rsidRPr="00271522">
        <w:rPr>
          <w:rFonts w:ascii="Maiandra GD" w:eastAsia="Times New Roman" w:hAnsi="Maiandra GD" w:cs="Consolas"/>
          <w:color w:val="CFD5E0"/>
        </w:rPr>
        <w:t>HttpPost</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ActionResult </w:t>
      </w:r>
      <w:r w:rsidRPr="00271522">
        <w:rPr>
          <w:rFonts w:ascii="Maiandra GD" w:eastAsia="Times New Roman" w:hAnsi="Maiandra GD" w:cs="Consolas"/>
          <w:color w:val="4284AE"/>
        </w:rPr>
        <w:t>Create</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if</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ModelState.</w:t>
      </w:r>
      <w:r w:rsidRPr="00271522">
        <w:rPr>
          <w:rFonts w:ascii="Maiandra GD" w:eastAsia="Times New Roman" w:hAnsi="Maiandra GD" w:cs="Consolas"/>
          <w:color w:val="4284AE"/>
        </w:rPr>
        <w:t>IsValid</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EmployeeBusinessLayer employeeBusinessLayer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EmployeeBusinessLayer</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Employee employee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Employee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UpdateModel</w:t>
      </w:r>
      <w:r w:rsidRPr="00271522">
        <w:rPr>
          <w:rFonts w:ascii="Maiandra GD" w:eastAsia="Times New Roman" w:hAnsi="Maiandra GD" w:cs="Consolas"/>
          <w:b/>
          <w:bCs/>
          <w:color w:val="6B7C8B"/>
        </w:rPr>
        <w:t>&lt;</w:t>
      </w:r>
      <w:r w:rsidRPr="00271522">
        <w:rPr>
          <w:rFonts w:ascii="Maiandra GD" w:eastAsia="Times New Roman" w:hAnsi="Maiandra GD" w:cs="Consolas"/>
          <w:color w:val="CFD5E0"/>
        </w:rPr>
        <w:t>Employee</w:t>
      </w:r>
      <w:proofErr w:type="gramStart"/>
      <w:r w:rsidRPr="00271522">
        <w:rPr>
          <w:rFonts w:ascii="Maiandra GD" w:eastAsia="Times New Roman" w:hAnsi="Maiandra GD" w:cs="Consolas"/>
          <w:b/>
          <w:bCs/>
          <w:color w:val="6B7C8B"/>
        </w:rPr>
        <w:t>&gt;(</w:t>
      </w:r>
      <w:proofErr w:type="gramEnd"/>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employeeBusinessLayer.</w:t>
      </w:r>
      <w:r w:rsidRPr="00271522">
        <w:rPr>
          <w:rFonts w:ascii="Maiandra GD" w:eastAsia="Times New Roman" w:hAnsi="Maiandra GD" w:cs="Consolas"/>
          <w:color w:val="4284AE"/>
        </w:rPr>
        <w:t>AddEmmployee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RedirectToAction</w:t>
      </w:r>
      <w:r w:rsidRPr="00271522">
        <w:rPr>
          <w:rFonts w:ascii="Maiandra GD" w:eastAsia="Times New Roman" w:hAnsi="Maiandra GD" w:cs="Consolas"/>
          <w:b/>
          <w:bCs/>
          <w:color w:val="6B7C8B"/>
        </w:rPr>
        <w:t>(</w:t>
      </w:r>
      <w:r w:rsidRPr="00271522">
        <w:rPr>
          <w:rFonts w:ascii="Maiandra GD" w:eastAsia="Times New Roman" w:hAnsi="Maiandra GD" w:cs="Consolas"/>
          <w:color w:val="7CC379"/>
        </w:rPr>
        <w:t>"Index"</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View</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E93994" w:rsidRDefault="00E93994" w:rsidP="0015081F">
      <w:pPr>
        <w:shd w:val="clear" w:color="auto" w:fill="FFFFFF"/>
        <w:spacing w:after="0" w:line="240" w:lineRule="auto"/>
        <w:textAlignment w:val="baseline"/>
        <w:rPr>
          <w:rFonts w:ascii="Maiandra GD" w:eastAsia="Times New Roman" w:hAnsi="Maiandra GD" w:cs="Arial"/>
          <w:color w:val="000000"/>
          <w:bdr w:val="none" w:sz="0" w:space="0" w:color="auto" w:frame="1"/>
        </w:rPr>
      </w:pP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When we make this change we get a compilation error stating –</w:t>
      </w:r>
      <w:r w:rsidRPr="00021244">
        <w:rPr>
          <w:rFonts w:ascii="Maiandra GD" w:eastAsia="Times New Roman" w:hAnsi="Maiandra GD" w:cs="Arial"/>
          <w:color w:val="212529"/>
          <w:bdr w:val="none" w:sz="0" w:space="0" w:color="auto" w:frame="1"/>
        </w:rPr>
        <w:t> </w:t>
      </w:r>
      <w:r w:rsidRPr="00271522">
        <w:rPr>
          <w:rFonts w:ascii="Maiandra GD" w:eastAsia="Times New Roman" w:hAnsi="Maiandra GD" w:cs="Arial"/>
          <w:b/>
          <w:bCs/>
          <w:color w:val="FF0000"/>
        </w:rPr>
        <w:t>The.EmployeeController’ already defines a member called ‘Create’ with the same parameter types.</w:t>
      </w:r>
    </w:p>
    <w:p w:rsidR="00021244" w:rsidRDefault="00021244" w:rsidP="0015081F">
      <w:pPr>
        <w:shd w:val="clear" w:color="auto" w:fill="FFFFFF"/>
        <w:spacing w:after="0" w:line="240" w:lineRule="auto"/>
        <w:textAlignment w:val="baseline"/>
        <w:rPr>
          <w:rFonts w:ascii="Maiandra GD" w:eastAsia="Times New Roman" w:hAnsi="Maiandra GD" w:cs="Arial"/>
          <w:color w:val="000000"/>
          <w:bdr w:val="none" w:sz="0" w:space="0" w:color="auto" w:frame="1"/>
        </w:rPr>
      </w:pPr>
      <w:r w:rsidRPr="00021244">
        <w:rPr>
          <w:rFonts w:ascii="Maiandra GD" w:eastAsia="Times New Roman" w:hAnsi="Maiandra GD" w:cs="Arial"/>
          <w:color w:val="000000"/>
          <w:bdr w:val="none" w:sz="0" w:space="0" w:color="auto" w:frame="1"/>
        </w:rPr>
        <w:t>Our intention here is to overload the “</w:t>
      </w:r>
      <w:r w:rsidRPr="00271522">
        <w:rPr>
          <w:rFonts w:ascii="Maiandra GD" w:eastAsia="Times New Roman" w:hAnsi="Maiandra GD" w:cs="Arial"/>
          <w:b/>
          <w:bCs/>
          <w:color w:val="000000"/>
        </w:rPr>
        <w:t>Create</w:t>
      </w:r>
      <w:r w:rsidRPr="00021244">
        <w:rPr>
          <w:rFonts w:ascii="Maiandra GD" w:eastAsia="Times New Roman" w:hAnsi="Maiandra GD" w:cs="Arial"/>
          <w:color w:val="000000"/>
          <w:bdr w:val="none" w:sz="0" w:space="0" w:color="auto" w:frame="1"/>
        </w:rPr>
        <w:t>” action method based on the “</w:t>
      </w:r>
      <w:r w:rsidRPr="00271522">
        <w:rPr>
          <w:rFonts w:ascii="Maiandra GD" w:eastAsia="Times New Roman" w:hAnsi="Maiandra GD" w:cs="Arial"/>
          <w:b/>
          <w:bCs/>
          <w:color w:val="000000"/>
        </w:rPr>
        <w:t>HttpGet</w:t>
      </w:r>
      <w:r w:rsidRPr="00021244">
        <w:rPr>
          <w:rFonts w:ascii="Maiandra GD" w:eastAsia="Times New Roman" w:hAnsi="Maiandra GD" w:cs="Arial"/>
          <w:color w:val="000000"/>
          <w:bdr w:val="none" w:sz="0" w:space="0" w:color="auto" w:frame="1"/>
        </w:rPr>
        <w:t>” and “</w:t>
      </w:r>
      <w:r w:rsidRPr="00271522">
        <w:rPr>
          <w:rFonts w:ascii="Maiandra GD" w:eastAsia="Times New Roman" w:hAnsi="Maiandra GD" w:cs="Arial"/>
          <w:b/>
          <w:bCs/>
          <w:color w:val="000000"/>
        </w:rPr>
        <w:t>HttpPost</w:t>
      </w:r>
      <w:r w:rsidRPr="00021244">
        <w:rPr>
          <w:rFonts w:ascii="Maiandra GD" w:eastAsia="Times New Roman" w:hAnsi="Maiandra GD" w:cs="Arial"/>
          <w:color w:val="000000"/>
          <w:bdr w:val="none" w:sz="0" w:space="0" w:color="auto" w:frame="1"/>
        </w:rPr>
        <w:t>“. To fix this error use the “</w:t>
      </w:r>
      <w:r w:rsidRPr="00271522">
        <w:rPr>
          <w:rFonts w:ascii="Maiandra GD" w:eastAsia="Times New Roman" w:hAnsi="Maiandra GD" w:cs="Arial"/>
          <w:b/>
          <w:bCs/>
          <w:color w:val="000000"/>
        </w:rPr>
        <w:t>ActionName</w:t>
      </w:r>
      <w:r w:rsidRPr="00021244">
        <w:rPr>
          <w:rFonts w:ascii="Maiandra GD" w:eastAsia="Times New Roman" w:hAnsi="Maiandra GD" w:cs="Arial"/>
          <w:color w:val="000000"/>
          <w:bdr w:val="none" w:sz="0" w:space="0" w:color="auto" w:frame="1"/>
        </w:rPr>
        <w:t>” attribute as shown below.</w:t>
      </w:r>
    </w:p>
    <w:p w:rsidR="00E93994" w:rsidRPr="00021244" w:rsidRDefault="00E93994" w:rsidP="0015081F">
      <w:pPr>
        <w:shd w:val="clear" w:color="auto" w:fill="FFFFFF"/>
        <w:spacing w:after="0" w:line="240" w:lineRule="auto"/>
        <w:textAlignment w:val="baseline"/>
        <w:rPr>
          <w:rFonts w:ascii="Maiandra GD" w:eastAsia="Times New Roman" w:hAnsi="Maiandra GD" w:cs="Segoe UI"/>
          <w:color w:val="212529"/>
        </w:rPr>
      </w:pP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r w:rsidRPr="00271522">
        <w:rPr>
          <w:rFonts w:ascii="Maiandra GD" w:eastAsia="Times New Roman" w:hAnsi="Maiandra GD" w:cs="Consolas"/>
          <w:color w:val="CFD5E0"/>
        </w:rPr>
        <w:t>HttpGet</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roofErr w:type="gramStart"/>
      <w:r w:rsidRPr="00271522">
        <w:rPr>
          <w:rFonts w:ascii="Maiandra GD" w:eastAsia="Times New Roman" w:hAnsi="Maiandra GD" w:cs="Consolas"/>
          <w:color w:val="4284AE"/>
        </w:rPr>
        <w:t>ActionName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7CC379"/>
        </w:rPr>
        <w:t>"Create"</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ActionResult </w:t>
      </w:r>
      <w:r w:rsidRPr="00271522">
        <w:rPr>
          <w:rFonts w:ascii="Maiandra GD" w:eastAsia="Times New Roman" w:hAnsi="Maiandra GD" w:cs="Consolas"/>
          <w:color w:val="4284AE"/>
        </w:rPr>
        <w:t>Create_Get</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View</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lastRenderedPageBreak/>
        <w:t>[</w:t>
      </w:r>
      <w:r w:rsidRPr="00271522">
        <w:rPr>
          <w:rFonts w:ascii="Maiandra GD" w:eastAsia="Times New Roman" w:hAnsi="Maiandra GD" w:cs="Consolas"/>
          <w:color w:val="CFD5E0"/>
        </w:rPr>
        <w:t>HttpPost</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roofErr w:type="gramStart"/>
      <w:r w:rsidRPr="00271522">
        <w:rPr>
          <w:rFonts w:ascii="Maiandra GD" w:eastAsia="Times New Roman" w:hAnsi="Maiandra GD" w:cs="Consolas"/>
          <w:color w:val="4284AE"/>
        </w:rPr>
        <w:t>ActionName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7CC379"/>
        </w:rPr>
        <w:t>"Create"</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ActionResult </w:t>
      </w:r>
      <w:r w:rsidRPr="00271522">
        <w:rPr>
          <w:rFonts w:ascii="Maiandra GD" w:eastAsia="Times New Roman" w:hAnsi="Maiandra GD" w:cs="Consolas"/>
          <w:color w:val="4284AE"/>
        </w:rPr>
        <w:t>Create_Post</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if</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ModelState.</w:t>
      </w:r>
      <w:r w:rsidRPr="00271522">
        <w:rPr>
          <w:rFonts w:ascii="Maiandra GD" w:eastAsia="Times New Roman" w:hAnsi="Maiandra GD" w:cs="Consolas"/>
          <w:color w:val="4284AE"/>
        </w:rPr>
        <w:t>IsValid</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EmployeeBusinessLayer employeeBusinessLayer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EmployeeBusinessLayer</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Employee employee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Employee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UpdateModel</w:t>
      </w:r>
      <w:r w:rsidRPr="00271522">
        <w:rPr>
          <w:rFonts w:ascii="Maiandra GD" w:eastAsia="Times New Roman" w:hAnsi="Maiandra GD" w:cs="Consolas"/>
          <w:b/>
          <w:bCs/>
          <w:color w:val="6B7C8B"/>
        </w:rPr>
        <w:t>&lt;</w:t>
      </w:r>
      <w:r w:rsidRPr="00271522">
        <w:rPr>
          <w:rFonts w:ascii="Maiandra GD" w:eastAsia="Times New Roman" w:hAnsi="Maiandra GD" w:cs="Consolas"/>
          <w:color w:val="CFD5E0"/>
        </w:rPr>
        <w:t>Employee</w:t>
      </w:r>
      <w:proofErr w:type="gramStart"/>
      <w:r w:rsidRPr="00271522">
        <w:rPr>
          <w:rFonts w:ascii="Maiandra GD" w:eastAsia="Times New Roman" w:hAnsi="Maiandra GD" w:cs="Consolas"/>
          <w:b/>
          <w:bCs/>
          <w:color w:val="6B7C8B"/>
        </w:rPr>
        <w:t>&gt;(</w:t>
      </w:r>
      <w:proofErr w:type="gramEnd"/>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employeeBusinessLayer.</w:t>
      </w:r>
      <w:r w:rsidRPr="00271522">
        <w:rPr>
          <w:rFonts w:ascii="Maiandra GD" w:eastAsia="Times New Roman" w:hAnsi="Maiandra GD" w:cs="Consolas"/>
          <w:color w:val="4284AE"/>
        </w:rPr>
        <w:t>AddEmmployee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RedirectToAction</w:t>
      </w:r>
      <w:r w:rsidRPr="00271522">
        <w:rPr>
          <w:rFonts w:ascii="Maiandra GD" w:eastAsia="Times New Roman" w:hAnsi="Maiandra GD" w:cs="Consolas"/>
          <w:b/>
          <w:bCs/>
          <w:color w:val="6B7C8B"/>
        </w:rPr>
        <w:t>(</w:t>
      </w:r>
      <w:r w:rsidRPr="00271522">
        <w:rPr>
          <w:rFonts w:ascii="Maiandra GD" w:eastAsia="Times New Roman" w:hAnsi="Maiandra GD" w:cs="Consolas"/>
          <w:color w:val="7CC379"/>
        </w:rPr>
        <w:t>"Index"</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View</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E93994" w:rsidRDefault="00E93994" w:rsidP="0015081F">
      <w:pPr>
        <w:shd w:val="clear" w:color="auto" w:fill="FFFFFF"/>
        <w:spacing w:after="0" w:line="240" w:lineRule="auto"/>
        <w:textAlignment w:val="baseline"/>
        <w:outlineLvl w:val="4"/>
        <w:rPr>
          <w:rFonts w:ascii="Maiandra GD" w:eastAsia="Times New Roman" w:hAnsi="Maiandra GD" w:cs="Arial"/>
          <w:b/>
          <w:bCs/>
          <w:color w:val="000000"/>
        </w:rPr>
      </w:pPr>
    </w:p>
    <w:p w:rsidR="00021244" w:rsidRPr="00021244" w:rsidRDefault="00021244"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Understanding the code:</w:t>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Here, first, we changed the names of the “</w:t>
      </w:r>
      <w:r w:rsidRPr="00271522">
        <w:rPr>
          <w:rFonts w:ascii="Maiandra GD" w:eastAsia="Times New Roman" w:hAnsi="Maiandra GD" w:cs="Arial"/>
          <w:b/>
          <w:bCs/>
          <w:color w:val="000000"/>
        </w:rPr>
        <w:t>Create</w:t>
      </w:r>
      <w:r w:rsidRPr="00021244">
        <w:rPr>
          <w:rFonts w:ascii="Maiandra GD" w:eastAsia="Times New Roman" w:hAnsi="Maiandra GD" w:cs="Arial"/>
          <w:color w:val="000000"/>
          <w:bdr w:val="none" w:sz="0" w:space="0" w:color="auto" w:frame="1"/>
        </w:rPr>
        <w:t>” action methods to “</w:t>
      </w:r>
      <w:r w:rsidRPr="00271522">
        <w:rPr>
          <w:rFonts w:ascii="Maiandra GD" w:eastAsia="Times New Roman" w:hAnsi="Maiandra GD" w:cs="Arial"/>
          <w:b/>
          <w:bCs/>
          <w:color w:val="000000"/>
        </w:rPr>
        <w:t>Create_Get</w:t>
      </w:r>
      <w:r w:rsidRPr="00021244">
        <w:rPr>
          <w:rFonts w:ascii="Maiandra GD" w:eastAsia="Times New Roman" w:hAnsi="Maiandra GD" w:cs="Arial"/>
          <w:color w:val="000000"/>
          <w:bdr w:val="none" w:sz="0" w:space="0" w:color="auto" w:frame="1"/>
        </w:rPr>
        <w:t>” and “</w:t>
      </w:r>
      <w:r w:rsidRPr="00271522">
        <w:rPr>
          <w:rFonts w:ascii="Maiandra GD" w:eastAsia="Times New Roman" w:hAnsi="Maiandra GD" w:cs="Arial"/>
          <w:b/>
          <w:bCs/>
          <w:color w:val="000000"/>
        </w:rPr>
        <w:t>Create_Post</w:t>
      </w:r>
      <w:r w:rsidRPr="00021244">
        <w:rPr>
          <w:rFonts w:ascii="Maiandra GD" w:eastAsia="Times New Roman" w:hAnsi="Maiandra GD" w:cs="Arial"/>
          <w:color w:val="000000"/>
          <w:bdr w:val="none" w:sz="0" w:space="0" w:color="auto" w:frame="1"/>
        </w:rPr>
        <w:t>” depending on the actions they respond to.</w:t>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The “ActionName” is specified as “Create” for both of these methods. So if a “GET” request is made to the “URL – http://localhost:54094/Employee/Create” then the “Create_</w:t>
      </w:r>
      <w:proofErr w:type="gramStart"/>
      <w:r w:rsidRPr="00021244">
        <w:rPr>
          <w:rFonts w:ascii="Maiandra GD" w:eastAsia="Times New Roman" w:hAnsi="Maiandra GD" w:cs="Arial"/>
          <w:color w:val="000000"/>
          <w:bdr w:val="none" w:sz="0" w:space="0" w:color="auto" w:frame="1"/>
        </w:rPr>
        <w:t>Get(</w:t>
      </w:r>
      <w:proofErr w:type="gramEnd"/>
      <w:r w:rsidRPr="00021244">
        <w:rPr>
          <w:rFonts w:ascii="Maiandra GD" w:eastAsia="Times New Roman" w:hAnsi="Maiandra GD" w:cs="Arial"/>
          <w:color w:val="000000"/>
          <w:bdr w:val="none" w:sz="0" w:space="0" w:color="auto" w:frame="1"/>
        </w:rPr>
        <w:t>)” action method is invoked. On the other hand, if a “POST” request is made to the same URL then the “Create_</w:t>
      </w:r>
      <w:proofErr w:type="gramStart"/>
      <w:r w:rsidRPr="00021244">
        <w:rPr>
          <w:rFonts w:ascii="Maiandra GD" w:eastAsia="Times New Roman" w:hAnsi="Maiandra GD" w:cs="Arial"/>
          <w:color w:val="000000"/>
          <w:bdr w:val="none" w:sz="0" w:space="0" w:color="auto" w:frame="1"/>
        </w:rPr>
        <w:t>Post(</w:t>
      </w:r>
      <w:proofErr w:type="gramEnd"/>
      <w:r w:rsidRPr="00021244">
        <w:rPr>
          <w:rFonts w:ascii="Maiandra GD" w:eastAsia="Times New Roman" w:hAnsi="Maiandra GD" w:cs="Arial"/>
          <w:color w:val="000000"/>
          <w:bdr w:val="none" w:sz="0" w:space="0" w:color="auto" w:frame="1"/>
        </w:rPr>
        <w:t>)” action method is invoked.</w:t>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Instead of passing the “Employee” object as a parameter to the “Create_</w:t>
      </w:r>
      <w:proofErr w:type="gramStart"/>
      <w:r w:rsidRPr="00021244">
        <w:rPr>
          <w:rFonts w:ascii="Maiandra GD" w:eastAsia="Times New Roman" w:hAnsi="Maiandra GD" w:cs="Arial"/>
          <w:color w:val="000000"/>
          <w:bdr w:val="none" w:sz="0" w:space="0" w:color="auto" w:frame="1"/>
        </w:rPr>
        <w:t>Post(</w:t>
      </w:r>
      <w:proofErr w:type="gramEnd"/>
      <w:r w:rsidRPr="00021244">
        <w:rPr>
          <w:rFonts w:ascii="Maiandra GD" w:eastAsia="Times New Roman" w:hAnsi="Maiandra GD" w:cs="Arial"/>
          <w:color w:val="000000"/>
          <w:bdr w:val="none" w:sz="0" w:space="0" w:color="auto" w:frame="1"/>
        </w:rPr>
        <w:t>)” action method we are creating an instance of an “Employee” object within the function and updating it using the “UpdateModel()” function.</w:t>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The “</w:t>
      </w:r>
      <w:proofErr w:type="gramStart"/>
      <w:r w:rsidRPr="00021244">
        <w:rPr>
          <w:rFonts w:ascii="Maiandra GD" w:eastAsia="Times New Roman" w:hAnsi="Maiandra GD" w:cs="Arial"/>
          <w:color w:val="000000"/>
          <w:bdr w:val="none" w:sz="0" w:space="0" w:color="auto" w:frame="1"/>
        </w:rPr>
        <w:t>UpdateModel(</w:t>
      </w:r>
      <w:proofErr w:type="gramEnd"/>
      <w:r w:rsidRPr="00021244">
        <w:rPr>
          <w:rFonts w:ascii="Maiandra GD" w:eastAsia="Times New Roman" w:hAnsi="Maiandra GD" w:cs="Arial"/>
          <w:color w:val="000000"/>
          <w:bdr w:val="none" w:sz="0" w:space="0" w:color="auto" w:frame="1"/>
        </w:rPr>
        <w:t>)” function inspects all the HttpRequest inputs such as Posted Form data, QueryString, Cookies, and Server variables and populates the employee object.</w:t>
      </w:r>
    </w:p>
    <w:p w:rsidR="00E93994" w:rsidRDefault="00E93994" w:rsidP="0015081F">
      <w:pPr>
        <w:shd w:val="clear" w:color="auto" w:fill="FFFFFF"/>
        <w:spacing w:after="0" w:line="240" w:lineRule="auto"/>
        <w:textAlignment w:val="baseline"/>
        <w:outlineLvl w:val="4"/>
        <w:rPr>
          <w:rFonts w:ascii="Maiandra GD" w:eastAsia="Times New Roman" w:hAnsi="Maiandra GD" w:cs="Arial"/>
          <w:b/>
          <w:bCs/>
          <w:color w:val="000000"/>
        </w:rPr>
      </w:pPr>
    </w:p>
    <w:p w:rsidR="00021244" w:rsidRPr="00021244" w:rsidRDefault="00021244"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 xml:space="preserve">Understanding the </w:t>
      </w:r>
      <w:proofErr w:type="gramStart"/>
      <w:r w:rsidRPr="00271522">
        <w:rPr>
          <w:rFonts w:ascii="Maiandra GD" w:eastAsia="Times New Roman" w:hAnsi="Maiandra GD" w:cs="Arial"/>
          <w:b/>
          <w:bCs/>
          <w:color w:val="000000"/>
        </w:rPr>
        <w:t>TryUpdateModel(</w:t>
      </w:r>
      <w:proofErr w:type="gramEnd"/>
      <w:r w:rsidRPr="00271522">
        <w:rPr>
          <w:rFonts w:ascii="Maiandra GD" w:eastAsia="Times New Roman" w:hAnsi="Maiandra GD" w:cs="Arial"/>
          <w:b/>
          <w:bCs/>
          <w:color w:val="000000"/>
        </w:rPr>
        <w:t>) in ASP.NET MVC:</w:t>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 xml:space="preserve">Now let’s understand how to use the TryUpdateModel function in ASP.NET MVC Application. Modify </w:t>
      </w:r>
      <w:proofErr w:type="gramStart"/>
      <w:r w:rsidRPr="00021244">
        <w:rPr>
          <w:rFonts w:ascii="Maiandra GD" w:eastAsia="Times New Roman" w:hAnsi="Maiandra GD" w:cs="Arial"/>
          <w:color w:val="000000"/>
          <w:bdr w:val="none" w:sz="0" w:space="0" w:color="auto" w:frame="1"/>
        </w:rPr>
        <w:t>the create</w:t>
      </w:r>
      <w:proofErr w:type="gramEnd"/>
      <w:r w:rsidRPr="00021244">
        <w:rPr>
          <w:rFonts w:ascii="Maiandra GD" w:eastAsia="Times New Roman" w:hAnsi="Maiandra GD" w:cs="Arial"/>
          <w:color w:val="000000"/>
          <w:bdr w:val="none" w:sz="0" w:space="0" w:color="auto" w:frame="1"/>
        </w:rPr>
        <w:t xml:space="preserve"> (HttpPost) action method as shown below. Here we use </w:t>
      </w:r>
      <w:proofErr w:type="gramStart"/>
      <w:r w:rsidRPr="00021244">
        <w:rPr>
          <w:rFonts w:ascii="Maiandra GD" w:eastAsia="Times New Roman" w:hAnsi="Maiandra GD" w:cs="Arial"/>
          <w:color w:val="000000"/>
          <w:bdr w:val="none" w:sz="0" w:space="0" w:color="auto" w:frame="1"/>
        </w:rPr>
        <w:t>TryUpdateModel(</w:t>
      </w:r>
      <w:proofErr w:type="gramEnd"/>
      <w:r w:rsidRPr="00021244">
        <w:rPr>
          <w:rFonts w:ascii="Maiandra GD" w:eastAsia="Times New Roman" w:hAnsi="Maiandra GD" w:cs="Arial"/>
          <w:color w:val="000000"/>
          <w:bdr w:val="none" w:sz="0" w:space="0" w:color="auto" w:frame="1"/>
        </w:rPr>
        <w:t>) instead of UpdateModel().</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r w:rsidRPr="00271522">
        <w:rPr>
          <w:rFonts w:ascii="Maiandra GD" w:eastAsia="Times New Roman" w:hAnsi="Maiandra GD" w:cs="Consolas"/>
          <w:color w:val="CFD5E0"/>
        </w:rPr>
        <w:t>HttpPost</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roofErr w:type="gramStart"/>
      <w:r w:rsidRPr="00271522">
        <w:rPr>
          <w:rFonts w:ascii="Maiandra GD" w:eastAsia="Times New Roman" w:hAnsi="Maiandra GD" w:cs="Consolas"/>
          <w:color w:val="4284AE"/>
        </w:rPr>
        <w:t>ActionName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7CC379"/>
        </w:rPr>
        <w:t>"Create"</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ActionResult </w:t>
      </w:r>
      <w:r w:rsidRPr="00271522">
        <w:rPr>
          <w:rFonts w:ascii="Maiandra GD" w:eastAsia="Times New Roman" w:hAnsi="Maiandra GD" w:cs="Consolas"/>
          <w:color w:val="4284AE"/>
        </w:rPr>
        <w:t>Create_Post</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EmployeeBusinessLayer employeeBusinessLayer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EmployeeBusinessLayer</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Employee employee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Employee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4284AE"/>
        </w:rPr>
        <w:lastRenderedPageBreak/>
        <w:t>TryUpdateModel</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if</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ModelState.</w:t>
      </w:r>
      <w:r w:rsidRPr="00271522">
        <w:rPr>
          <w:rFonts w:ascii="Maiandra GD" w:eastAsia="Times New Roman" w:hAnsi="Maiandra GD" w:cs="Consolas"/>
          <w:color w:val="4284AE"/>
        </w:rPr>
        <w:t>IsValid</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employeeBusinessLayer.</w:t>
      </w:r>
      <w:r w:rsidRPr="00271522">
        <w:rPr>
          <w:rFonts w:ascii="Maiandra GD" w:eastAsia="Times New Roman" w:hAnsi="Maiandra GD" w:cs="Consolas"/>
          <w:color w:val="4284AE"/>
        </w:rPr>
        <w:t>AddEmmployee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RedirectToAction</w:t>
      </w:r>
      <w:r w:rsidRPr="00271522">
        <w:rPr>
          <w:rFonts w:ascii="Maiandra GD" w:eastAsia="Times New Roman" w:hAnsi="Maiandra GD" w:cs="Consolas"/>
          <w:b/>
          <w:bCs/>
          <w:color w:val="6B7C8B"/>
        </w:rPr>
        <w:t>(</w:t>
      </w:r>
      <w:r w:rsidRPr="00271522">
        <w:rPr>
          <w:rFonts w:ascii="Maiandra GD" w:eastAsia="Times New Roman" w:hAnsi="Maiandra GD" w:cs="Consolas"/>
          <w:color w:val="7CC379"/>
        </w:rPr>
        <w:t>"Index"</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else</w:t>
      </w:r>
      <w:proofErr w:type="gramEnd"/>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View</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Now run the application and see everything is working as expected. Now let us understand the difference between them.</w:t>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 xml:space="preserve">The difference is </w:t>
      </w:r>
      <w:proofErr w:type="gramStart"/>
      <w:r w:rsidRPr="00021244">
        <w:rPr>
          <w:rFonts w:ascii="Maiandra GD" w:eastAsia="Times New Roman" w:hAnsi="Maiandra GD" w:cs="Arial"/>
          <w:color w:val="000000"/>
          <w:bdr w:val="none" w:sz="0" w:space="0" w:color="auto" w:frame="1"/>
        </w:rPr>
        <w:t>UpdateModel(</w:t>
      </w:r>
      <w:proofErr w:type="gramEnd"/>
      <w:r w:rsidRPr="00021244">
        <w:rPr>
          <w:rFonts w:ascii="Maiandra GD" w:eastAsia="Times New Roman" w:hAnsi="Maiandra GD" w:cs="Arial"/>
          <w:color w:val="000000"/>
          <w:bdr w:val="none" w:sz="0" w:space="0" w:color="auto" w:frame="1"/>
        </w:rPr>
        <w:t>) throws an exception if validation fails whereas TryUpdateModel() will never throw an exception. The similarity is both the functions are used to update the Model with the Form values and perform the validations.</w:t>
      </w:r>
    </w:p>
    <w:p w:rsidR="00E93994" w:rsidRDefault="00E93994" w:rsidP="0015081F">
      <w:pPr>
        <w:shd w:val="clear" w:color="auto" w:fill="FFFFFF"/>
        <w:spacing w:after="0" w:line="240" w:lineRule="auto"/>
        <w:textAlignment w:val="baseline"/>
        <w:outlineLvl w:val="4"/>
        <w:rPr>
          <w:rFonts w:ascii="Maiandra GD" w:eastAsia="Times New Roman" w:hAnsi="Maiandra GD" w:cs="Arial"/>
          <w:b/>
          <w:bCs/>
          <w:color w:val="000000"/>
        </w:rPr>
      </w:pPr>
    </w:p>
    <w:p w:rsidR="00021244" w:rsidRPr="00021244" w:rsidRDefault="00021244"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Is it mandatory to use “</w:t>
      </w:r>
      <w:proofErr w:type="gramStart"/>
      <w:r w:rsidRPr="00271522">
        <w:rPr>
          <w:rFonts w:ascii="Maiandra GD" w:eastAsia="Times New Roman" w:hAnsi="Maiandra GD" w:cs="Arial"/>
          <w:b/>
          <w:bCs/>
          <w:color w:val="000000"/>
        </w:rPr>
        <w:t>UpdateModel(</w:t>
      </w:r>
      <w:proofErr w:type="gramEnd"/>
      <w:r w:rsidRPr="00271522">
        <w:rPr>
          <w:rFonts w:ascii="Maiandra GD" w:eastAsia="Times New Roman" w:hAnsi="Maiandra GD" w:cs="Arial"/>
          <w:b/>
          <w:bCs/>
          <w:color w:val="000000"/>
        </w:rPr>
        <w:t>)” or “Try”UpdateModel()” function to update the Model?</w:t>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The answer is </w:t>
      </w:r>
      <w:r w:rsidRPr="00271522">
        <w:rPr>
          <w:rFonts w:ascii="Maiandra GD" w:eastAsia="Times New Roman" w:hAnsi="Maiandra GD" w:cs="Arial"/>
          <w:b/>
          <w:bCs/>
          <w:color w:val="000000"/>
        </w:rPr>
        <w:t>NO</w:t>
      </w:r>
      <w:r w:rsidRPr="00021244">
        <w:rPr>
          <w:rFonts w:ascii="Maiandra GD" w:eastAsia="Times New Roman" w:hAnsi="Maiandra GD" w:cs="Arial"/>
          <w:color w:val="000000"/>
          <w:bdr w:val="none" w:sz="0" w:space="0" w:color="auto" w:frame="1"/>
        </w:rPr>
        <w:t>. The above method can be re-written as shown below and we get the same behavior.</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r w:rsidRPr="00271522">
        <w:rPr>
          <w:rFonts w:ascii="Maiandra GD" w:eastAsia="Times New Roman" w:hAnsi="Maiandra GD" w:cs="Consolas"/>
          <w:color w:val="CFD5E0"/>
        </w:rPr>
        <w:t>HttpPost</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roofErr w:type="gramStart"/>
      <w:r w:rsidRPr="00271522">
        <w:rPr>
          <w:rFonts w:ascii="Maiandra GD" w:eastAsia="Times New Roman" w:hAnsi="Maiandra GD" w:cs="Consolas"/>
          <w:color w:val="4284AE"/>
        </w:rPr>
        <w:t>ActionName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7CC379"/>
        </w:rPr>
        <w:t>"Create"</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ActionResult </w:t>
      </w:r>
      <w:r w:rsidRPr="00271522">
        <w:rPr>
          <w:rFonts w:ascii="Maiandra GD" w:eastAsia="Times New Roman" w:hAnsi="Maiandra GD" w:cs="Consolas"/>
          <w:color w:val="4284AE"/>
        </w:rPr>
        <w:t>Create_Post</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Employee employee</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if</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ModelState.</w:t>
      </w:r>
      <w:r w:rsidRPr="00271522">
        <w:rPr>
          <w:rFonts w:ascii="Maiandra GD" w:eastAsia="Times New Roman" w:hAnsi="Maiandra GD" w:cs="Consolas"/>
          <w:color w:val="4284AE"/>
        </w:rPr>
        <w:t>IsValid</w:t>
      </w: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EmployeeBusinessLayer employeeBusinessLayer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EmployeeBusinessLayer</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employeeBusinessLayer.</w:t>
      </w:r>
      <w:r w:rsidRPr="00271522">
        <w:rPr>
          <w:rFonts w:ascii="Maiandra GD" w:eastAsia="Times New Roman" w:hAnsi="Maiandra GD" w:cs="Consolas"/>
          <w:color w:val="4284AE"/>
        </w:rPr>
        <w:t>AddEmmployee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RedirectToAction</w:t>
      </w:r>
      <w:r w:rsidRPr="00271522">
        <w:rPr>
          <w:rFonts w:ascii="Maiandra GD" w:eastAsia="Times New Roman" w:hAnsi="Maiandra GD" w:cs="Consolas"/>
          <w:b/>
          <w:bCs/>
          <w:color w:val="6B7C8B"/>
        </w:rPr>
        <w:t>(</w:t>
      </w:r>
      <w:r w:rsidRPr="00271522">
        <w:rPr>
          <w:rFonts w:ascii="Maiandra GD" w:eastAsia="Times New Roman" w:hAnsi="Maiandra GD" w:cs="Consolas"/>
          <w:color w:val="7CC379"/>
        </w:rPr>
        <w:t>"Index"</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else</w:t>
      </w:r>
      <w:proofErr w:type="gramEnd"/>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View</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021244" w:rsidRPr="00021244" w:rsidRDefault="00021244"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021244" w:rsidRPr="00021244" w:rsidRDefault="00021244"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lastRenderedPageBreak/>
        <w:t>Why do we need to explicitly invoke model binding?</w:t>
      </w:r>
    </w:p>
    <w:p w:rsidR="00021244" w:rsidRPr="00021244" w:rsidRDefault="00021244" w:rsidP="0015081F">
      <w:pPr>
        <w:shd w:val="clear" w:color="auto" w:fill="FFFFFF"/>
        <w:spacing w:after="0" w:line="240" w:lineRule="auto"/>
        <w:textAlignment w:val="baseline"/>
        <w:rPr>
          <w:rFonts w:ascii="Maiandra GD" w:eastAsia="Times New Roman" w:hAnsi="Maiandra GD" w:cs="Segoe UI"/>
          <w:color w:val="212529"/>
        </w:rPr>
      </w:pPr>
      <w:r w:rsidRPr="00021244">
        <w:rPr>
          <w:rFonts w:ascii="Maiandra GD" w:eastAsia="Times New Roman" w:hAnsi="Maiandra GD" w:cs="Arial"/>
          <w:color w:val="000000"/>
          <w:bdr w:val="none" w:sz="0" w:space="0" w:color="auto" w:frame="1"/>
        </w:rPr>
        <w:t>If you want to limit what can be bound, explicitly invoking model binding can be very useful. We will discuss more this in a later session.</w:t>
      </w:r>
    </w:p>
    <w:p w:rsidR="00021244" w:rsidRPr="00271522" w:rsidRDefault="00021244" w:rsidP="0015081F">
      <w:pPr>
        <w:pBdr>
          <w:bottom w:val="double" w:sz="6" w:space="1" w:color="auto"/>
        </w:pBdr>
        <w:rPr>
          <w:rFonts w:ascii="Maiandra GD" w:hAnsi="Maiandra GD"/>
        </w:rPr>
      </w:pPr>
    </w:p>
    <w:p w:rsidR="002C6E30" w:rsidRPr="00E93994" w:rsidRDefault="002C6E30" w:rsidP="0015081F">
      <w:pPr>
        <w:pStyle w:val="Heading1"/>
        <w:spacing w:before="0" w:beforeAutospacing="0" w:after="48" w:afterAutospacing="0"/>
        <w:textAlignment w:val="baseline"/>
        <w:rPr>
          <w:rFonts w:ascii="Maiandra GD" w:hAnsi="Maiandra GD"/>
          <w:bCs w:val="0"/>
          <w:color w:val="3A3A3A"/>
          <w:sz w:val="28"/>
          <w:szCs w:val="22"/>
        </w:rPr>
      </w:pPr>
      <w:r w:rsidRPr="00E93994">
        <w:rPr>
          <w:rFonts w:ascii="Maiandra GD" w:hAnsi="Maiandra GD"/>
          <w:bCs w:val="0"/>
          <w:color w:val="3A3A3A"/>
          <w:sz w:val="28"/>
          <w:szCs w:val="22"/>
          <w:highlight w:val="yellow"/>
        </w:rPr>
        <w:t>Editing a Model in ASP.NET MVC</w:t>
      </w:r>
    </w:p>
    <w:p w:rsidR="002C6E30" w:rsidRPr="00271522" w:rsidRDefault="002C6E30" w:rsidP="0015081F">
      <w:pPr>
        <w:pStyle w:val="Heading2"/>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How to Edit a Model in ASP.NET MVC Application</w:t>
      </w:r>
    </w:p>
    <w:p w:rsidR="00B95921" w:rsidRDefault="00B95921"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2C6E30" w:rsidRPr="00271522" w:rsidRDefault="002C6E30"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Step1: Creating the Edit action method.</w:t>
      </w:r>
    </w:p>
    <w:p w:rsidR="002C6E30" w:rsidRPr="00271522" w:rsidRDefault="002C6E30"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Please copy and paste the following “</w:t>
      </w:r>
      <w:r w:rsidRPr="00271522">
        <w:rPr>
          <w:rStyle w:val="Strong"/>
          <w:rFonts w:ascii="Maiandra GD" w:hAnsi="Maiandra GD" w:cs="Arial"/>
          <w:color w:val="000000"/>
          <w:sz w:val="22"/>
          <w:szCs w:val="22"/>
          <w:bdr w:val="none" w:sz="0" w:space="0" w:color="auto" w:frame="1"/>
        </w:rPr>
        <w:t>Edit</w:t>
      </w:r>
      <w:r w:rsidRPr="00271522">
        <w:rPr>
          <w:rFonts w:ascii="Maiandra GD" w:hAnsi="Maiandra GD" w:cs="Arial"/>
          <w:color w:val="000000"/>
          <w:sz w:val="22"/>
          <w:szCs w:val="22"/>
          <w:bdr w:val="none" w:sz="0" w:space="0" w:color="auto" w:frame="1"/>
        </w:rPr>
        <w:t>” action method within the “</w:t>
      </w:r>
      <w:r w:rsidRPr="00271522">
        <w:rPr>
          <w:rStyle w:val="Strong"/>
          <w:rFonts w:ascii="Maiandra GD" w:hAnsi="Maiandra GD" w:cs="Arial"/>
          <w:color w:val="000000"/>
          <w:sz w:val="22"/>
          <w:szCs w:val="22"/>
          <w:bdr w:val="none" w:sz="0" w:space="0" w:color="auto" w:frame="1"/>
        </w:rPr>
        <w:t>EmployeeController</w:t>
      </w:r>
      <w:r w:rsidRPr="00271522">
        <w:rPr>
          <w:rFonts w:ascii="Maiandra GD" w:hAnsi="Maiandra GD" w:cs="Arial"/>
          <w:color w:val="000000"/>
          <w:sz w:val="22"/>
          <w:szCs w:val="22"/>
          <w:bdr w:val="none" w:sz="0" w:space="0" w:color="auto" w:frame="1"/>
        </w:rPr>
        <w:t>” and include the </w:t>
      </w:r>
      <w:r w:rsidRPr="00271522">
        <w:rPr>
          <w:rStyle w:val="Strong"/>
          <w:rFonts w:ascii="Maiandra GD" w:hAnsi="Maiandra GD" w:cs="Arial"/>
          <w:color w:val="000000"/>
          <w:sz w:val="22"/>
          <w:szCs w:val="22"/>
          <w:bdr w:val="none" w:sz="0" w:space="0" w:color="auto" w:frame="1"/>
        </w:rPr>
        <w:t>System.Linq</w:t>
      </w:r>
      <w:r w:rsidRPr="00271522">
        <w:rPr>
          <w:rFonts w:ascii="Maiandra GD" w:hAnsi="Maiandra GD" w:cs="Arial"/>
          <w:color w:val="000000"/>
          <w:sz w:val="22"/>
          <w:szCs w:val="22"/>
          <w:bdr w:val="none" w:sz="0" w:space="0" w:color="auto" w:frame="1"/>
        </w:rPr>
        <w:t> namespace. Here, first, we are retrieving all the employees and then finding the employees by using the Linq FirstOrDefault method. But in real-time you need to create one method in your business layer and that method should return the employee based on the id.</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HttpGet</w:t>
      </w:r>
      <w:r w:rsidRPr="00271522">
        <w:rPr>
          <w:rStyle w:val="enlighter-g1"/>
          <w:rFonts w:ascii="Maiandra GD" w:hAnsi="Maiandra GD" w:cs="Consolas"/>
          <w:b/>
          <w:bCs/>
          <w:color w:val="6B7C8B"/>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ActionResult </w:t>
      </w:r>
      <w:r w:rsidRPr="00271522">
        <w:rPr>
          <w:rStyle w:val="enlighter-m0"/>
          <w:rFonts w:ascii="Maiandra GD" w:hAnsi="Maiandra GD" w:cs="Consolas"/>
          <w:color w:val="4284AE"/>
          <w:bdr w:val="none" w:sz="0" w:space="0" w:color="auto" w:frame="1"/>
        </w:rPr>
        <w:t>Edit</w:t>
      </w:r>
      <w:r w:rsidRPr="00271522">
        <w:rPr>
          <w:rStyle w:val="enlighter-g1"/>
          <w:rFonts w:ascii="Maiandra GD" w:hAnsi="Maiandra GD" w:cs="Consolas"/>
          <w:b/>
          <w:bCs/>
          <w:color w:val="6B7C8B"/>
          <w:bdr w:val="none" w:sz="0" w:space="0" w:color="auto" w:frame="1"/>
        </w:rPr>
        <w:t>(</w:t>
      </w:r>
      <w:r w:rsidRPr="00271522">
        <w:rPr>
          <w:rStyle w:val="enlighter-k5"/>
          <w:rFonts w:ascii="Maiandra GD" w:hAnsi="Maiandra GD" w:cs="Consolas"/>
          <w:b/>
          <w:bCs/>
          <w:color w:val="D171DD"/>
          <w:bdr w:val="none" w:sz="0" w:space="0" w:color="auto" w:frame="1"/>
        </w:rPr>
        <w:t>int</w:t>
      </w:r>
      <w:r w:rsidRPr="00271522">
        <w:rPr>
          <w:rStyle w:val="enlighter-text"/>
          <w:rFonts w:ascii="Maiandra GD" w:hAnsi="Maiandra GD" w:cs="Consolas"/>
          <w:color w:val="CFD5E0"/>
          <w:bdr w:val="none" w:sz="0" w:space="0" w:color="auto" w:frame="1"/>
        </w:rPr>
        <w:t xml:space="preserve"> id</w:t>
      </w:r>
      <w:r w:rsidRPr="00271522">
        <w:rPr>
          <w:rStyle w:val="enlighter-g1"/>
          <w:rFonts w:ascii="Maiandra GD" w:hAnsi="Maiandra GD" w:cs="Consolas"/>
          <w:b/>
          <w:bCs/>
          <w:color w:val="6B7C8B"/>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EmployeeBusinessLayer employeeBusinessLayer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proofErr w:type="gramStart"/>
      <w:r w:rsidRPr="00271522">
        <w:rPr>
          <w:rStyle w:val="enlighter-m0"/>
          <w:rFonts w:ascii="Maiandra GD" w:hAnsi="Maiandra GD" w:cs="Consolas"/>
          <w:color w:val="4284AE"/>
          <w:bdr w:val="none" w:sz="0" w:space="0" w:color="auto" w:frame="1"/>
        </w:rPr>
        <w:t>EmployeeBusinessLayer</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Employee employee = </w:t>
      </w:r>
      <w:proofErr w:type="gramStart"/>
      <w:r w:rsidRPr="00271522">
        <w:rPr>
          <w:rStyle w:val="enlighter-text"/>
          <w:rFonts w:ascii="Maiandra GD" w:hAnsi="Maiandra GD" w:cs="Consolas"/>
          <w:color w:val="CFD5E0"/>
          <w:bdr w:val="none" w:sz="0" w:space="0" w:color="auto" w:frame="1"/>
        </w:rPr>
        <w:t>employeeBusinessLayer.</w:t>
      </w:r>
      <w:r w:rsidRPr="00271522">
        <w:rPr>
          <w:rStyle w:val="enlighter-m3"/>
          <w:rFonts w:ascii="Maiandra GD" w:hAnsi="Maiandra GD" w:cs="Consolas"/>
          <w:color w:val="4284AE"/>
          <w:bdr w:val="none" w:sz="0" w:space="0" w:color="auto" w:frame="1"/>
        </w:rPr>
        <w:t>GetAllEmployess</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FirstOrDefault</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emp =</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 xml:space="preserve"> emp.</w:t>
      </w:r>
      <w:r w:rsidRPr="00271522">
        <w:rPr>
          <w:rStyle w:val="enlighter-m3"/>
          <w:rFonts w:ascii="Maiandra GD" w:hAnsi="Maiandra GD" w:cs="Consolas"/>
          <w:color w:val="4284AE"/>
          <w:bdr w:val="none" w:sz="0" w:space="0" w:color="auto" w:frame="1"/>
        </w:rPr>
        <w:t>ID</w:t>
      </w:r>
      <w:r w:rsidRPr="00271522">
        <w:rPr>
          <w:rStyle w:val="enlighter-text"/>
          <w:rFonts w:ascii="Maiandra GD" w:hAnsi="Maiandra GD" w:cs="Consolas"/>
          <w:color w:val="CFD5E0"/>
          <w:bdr w:val="none" w:sz="0" w:space="0" w:color="auto" w:frame="1"/>
        </w:rPr>
        <w:t xml:space="preserve"> == id</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return</w:t>
      </w:r>
      <w:proofErr w:type="gramEnd"/>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View</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2C6E30" w:rsidRPr="00271522" w:rsidRDefault="002C6E30"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Style w:val="Strong"/>
          <w:rFonts w:ascii="Maiandra GD" w:hAnsi="Maiandra GD" w:cs="Arial"/>
          <w:color w:val="000000"/>
          <w:sz w:val="22"/>
          <w:szCs w:val="22"/>
          <w:bdr w:val="none" w:sz="0" w:space="0" w:color="auto" w:frame="1"/>
        </w:rPr>
        <w:t>Points to note:</w:t>
      </w:r>
    </w:p>
    <w:p w:rsidR="002C6E30" w:rsidRPr="00271522" w:rsidRDefault="002C6E30" w:rsidP="0015081F">
      <w:pPr>
        <w:numPr>
          <w:ilvl w:val="0"/>
          <w:numId w:val="4"/>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This method is decorated with the [HttpGet] attribute. So this method only responds to HTTP get requests when editing the data.</w:t>
      </w:r>
    </w:p>
    <w:p w:rsidR="002C6E30" w:rsidRPr="00271522" w:rsidRDefault="002C6E30" w:rsidP="0015081F">
      <w:pPr>
        <w:numPr>
          <w:ilvl w:val="0"/>
          <w:numId w:val="4"/>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The Edit action method also receives the id of the employee that is being edited. This “id” is used to retrieve the employee details.</w:t>
      </w:r>
    </w:p>
    <w:p w:rsidR="002C6E30" w:rsidRPr="00271522" w:rsidRDefault="002C6E30" w:rsidP="0015081F">
      <w:pPr>
        <w:numPr>
          <w:ilvl w:val="0"/>
          <w:numId w:val="4"/>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The employee object is passed to the view</w:t>
      </w:r>
    </w:p>
    <w:p w:rsidR="002C6E30" w:rsidRPr="00B95921" w:rsidRDefault="002C6E30" w:rsidP="0015081F">
      <w:pPr>
        <w:pStyle w:val="Heading6"/>
        <w:shd w:val="clear" w:color="auto" w:fill="FFFFFF"/>
        <w:spacing w:before="0"/>
        <w:textAlignment w:val="baseline"/>
        <w:rPr>
          <w:rFonts w:ascii="Maiandra GD" w:hAnsi="Maiandra GD" w:cs="Segoe UI"/>
          <w:color w:val="3A3A3A"/>
        </w:rPr>
      </w:pPr>
      <w:r w:rsidRPr="00B95921">
        <w:rPr>
          <w:rStyle w:val="Strong"/>
          <w:rFonts w:ascii="Maiandra GD" w:hAnsi="Maiandra GD" w:cs="Arial"/>
          <w:bCs w:val="0"/>
          <w:color w:val="000000"/>
          <w:bdr w:val="none" w:sz="0" w:space="0" w:color="auto" w:frame="1"/>
        </w:rPr>
        <w:t>Step2: Creating the “Edit” view</w:t>
      </w:r>
    </w:p>
    <w:p w:rsidR="002C6E30" w:rsidRPr="00B95921" w:rsidRDefault="002C6E30" w:rsidP="0015081F">
      <w:pPr>
        <w:pStyle w:val="NoSpacing"/>
        <w:rPr>
          <w:rFonts w:ascii="Maiandra GD" w:hAnsi="Maiandra GD" w:cs="Segoe UI"/>
          <w:color w:val="212529"/>
        </w:rPr>
      </w:pPr>
      <w:r w:rsidRPr="00B95921">
        <w:rPr>
          <w:rFonts w:ascii="Maiandra GD" w:hAnsi="Maiandra GD"/>
          <w:bdr w:val="none" w:sz="0" w:space="0" w:color="auto" w:frame="1"/>
        </w:rPr>
        <w:t>Now let’s add the </w:t>
      </w:r>
      <w:r w:rsidRPr="00B95921">
        <w:rPr>
          <w:rStyle w:val="Strong"/>
          <w:rFonts w:ascii="Maiandra GD" w:hAnsi="Maiandra GD" w:cs="Arial"/>
          <w:color w:val="000000"/>
          <w:bdr w:val="none" w:sz="0" w:space="0" w:color="auto" w:frame="1"/>
        </w:rPr>
        <w:t>Edit</w:t>
      </w:r>
      <w:r w:rsidRPr="00B95921">
        <w:rPr>
          <w:rFonts w:ascii="Maiandra GD" w:hAnsi="Maiandra GD"/>
          <w:bdr w:val="none" w:sz="0" w:space="0" w:color="auto" w:frame="1"/>
        </w:rPr>
        <w:t> view. To do this right-click on the </w:t>
      </w:r>
      <w:r w:rsidRPr="00B95921">
        <w:rPr>
          <w:rStyle w:val="Strong"/>
          <w:rFonts w:ascii="Maiandra GD" w:hAnsi="Maiandra GD" w:cs="Arial"/>
          <w:color w:val="000000"/>
          <w:bdr w:val="none" w:sz="0" w:space="0" w:color="auto" w:frame="1"/>
        </w:rPr>
        <w:t>Edit</w:t>
      </w:r>
      <w:r w:rsidRPr="00B95921">
        <w:rPr>
          <w:rFonts w:ascii="Maiandra GD" w:hAnsi="Maiandra GD"/>
          <w:bdr w:val="none" w:sz="0" w:space="0" w:color="auto" w:frame="1"/>
        </w:rPr>
        <w:t> action method and then select </w:t>
      </w:r>
      <w:r w:rsidRPr="00B95921">
        <w:rPr>
          <w:rStyle w:val="Strong"/>
          <w:rFonts w:ascii="Maiandra GD" w:hAnsi="Maiandra GD" w:cs="Arial"/>
          <w:color w:val="000000"/>
          <w:bdr w:val="none" w:sz="0" w:space="0" w:color="auto" w:frame="1"/>
        </w:rPr>
        <w:t>Add View</w:t>
      </w:r>
      <w:r w:rsidRPr="00B95921">
        <w:rPr>
          <w:rFonts w:ascii="Maiandra GD" w:hAnsi="Maiandra GD"/>
          <w:bdr w:val="none" w:sz="0" w:space="0" w:color="auto" w:frame="1"/>
        </w:rPr>
        <w:t xml:space="preserve"> option from the context menu and then </w:t>
      </w:r>
      <w:proofErr w:type="gramStart"/>
      <w:r w:rsidRPr="00B95921">
        <w:rPr>
          <w:rFonts w:ascii="Maiandra GD" w:hAnsi="Maiandra GD"/>
          <w:bdr w:val="none" w:sz="0" w:space="0" w:color="auto" w:frame="1"/>
        </w:rPr>
        <w:t>Set</w:t>
      </w:r>
      <w:proofErr w:type="gramEnd"/>
    </w:p>
    <w:p w:rsidR="002C6E30" w:rsidRPr="00B95921" w:rsidRDefault="002C6E30" w:rsidP="0015081F">
      <w:pPr>
        <w:pStyle w:val="NoSpacing"/>
        <w:rPr>
          <w:rFonts w:ascii="Maiandra GD" w:hAnsi="Maiandra GD" w:cs="Segoe UI"/>
          <w:color w:val="212529"/>
        </w:rPr>
      </w:pPr>
      <w:r w:rsidRPr="00B95921">
        <w:rPr>
          <w:rStyle w:val="Strong"/>
          <w:rFonts w:ascii="Maiandra GD" w:hAnsi="Maiandra GD" w:cs="Arial"/>
          <w:color w:val="000000"/>
          <w:bdr w:val="none" w:sz="0" w:space="0" w:color="auto" w:frame="1"/>
        </w:rPr>
        <w:t>View name = “Edit”</w:t>
      </w:r>
      <w:r w:rsidRPr="00B95921">
        <w:rPr>
          <w:rFonts w:ascii="Maiandra GD" w:hAnsi="Maiandra GD" w:cs="Segoe UI"/>
          <w:color w:val="212529"/>
        </w:rPr>
        <w:br/>
      </w:r>
      <w:r w:rsidRPr="00B95921">
        <w:rPr>
          <w:rStyle w:val="Strong"/>
          <w:rFonts w:ascii="Maiandra GD" w:hAnsi="Maiandra GD" w:cs="Arial"/>
          <w:color w:val="000000"/>
          <w:bdr w:val="none" w:sz="0" w:space="0" w:color="auto" w:frame="1"/>
        </w:rPr>
        <w:t>Template = “Edit”</w:t>
      </w:r>
      <w:r w:rsidRPr="00B95921">
        <w:rPr>
          <w:rFonts w:ascii="Maiandra GD" w:hAnsi="Maiandra GD" w:cs="Segoe UI"/>
          <w:color w:val="212529"/>
        </w:rPr>
        <w:br/>
      </w:r>
      <w:r w:rsidRPr="00B95921">
        <w:rPr>
          <w:rStyle w:val="Strong"/>
          <w:rFonts w:ascii="Maiandra GD" w:hAnsi="Maiandra GD" w:cs="Arial"/>
          <w:color w:val="000000"/>
          <w:bdr w:val="none" w:sz="0" w:space="0" w:color="auto" w:frame="1"/>
        </w:rPr>
        <w:t>Model class = Employee (BusinessLayer)</w:t>
      </w:r>
    </w:p>
    <w:p w:rsidR="002C6E30" w:rsidRPr="00271522" w:rsidRDefault="002C6E30"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Click on the “</w:t>
      </w:r>
      <w:r w:rsidRPr="00271522">
        <w:rPr>
          <w:rStyle w:val="Strong"/>
          <w:rFonts w:ascii="Maiandra GD" w:hAnsi="Maiandra GD" w:cs="Arial"/>
          <w:color w:val="000000"/>
          <w:sz w:val="22"/>
          <w:szCs w:val="22"/>
          <w:bdr w:val="none" w:sz="0" w:space="0" w:color="auto" w:frame="1"/>
        </w:rPr>
        <w:t>Add</w:t>
      </w:r>
      <w:r w:rsidRPr="00271522">
        <w:rPr>
          <w:rFonts w:ascii="Maiandra GD" w:hAnsi="Maiandra GD" w:cs="Arial"/>
          <w:color w:val="000000"/>
          <w:sz w:val="22"/>
          <w:szCs w:val="22"/>
          <w:bdr w:val="none" w:sz="0" w:space="0" w:color="auto" w:frame="1"/>
        </w:rPr>
        <w:t>” button as shown below. This should add the “</w:t>
      </w:r>
      <w:r w:rsidRPr="00271522">
        <w:rPr>
          <w:rStyle w:val="Strong"/>
          <w:rFonts w:ascii="Maiandra GD" w:hAnsi="Maiandra GD" w:cs="Arial"/>
          <w:color w:val="000000"/>
          <w:sz w:val="22"/>
          <w:szCs w:val="22"/>
          <w:bdr w:val="none" w:sz="0" w:space="0" w:color="auto" w:frame="1"/>
        </w:rPr>
        <w:t>Edit.cshtml</w:t>
      </w:r>
      <w:r w:rsidRPr="00271522">
        <w:rPr>
          <w:rFonts w:ascii="Maiandra GD" w:hAnsi="Maiandra GD" w:cs="Arial"/>
          <w:color w:val="000000"/>
          <w:sz w:val="22"/>
          <w:szCs w:val="22"/>
          <w:bdr w:val="none" w:sz="0" w:space="0" w:color="auto" w:frame="1"/>
        </w:rPr>
        <w:t>” view within the “</w:t>
      </w:r>
      <w:r w:rsidRPr="00271522">
        <w:rPr>
          <w:rStyle w:val="Strong"/>
          <w:rFonts w:ascii="Maiandra GD" w:hAnsi="Maiandra GD" w:cs="Arial"/>
          <w:color w:val="000000"/>
          <w:sz w:val="22"/>
          <w:szCs w:val="22"/>
          <w:bdr w:val="none" w:sz="0" w:space="0" w:color="auto" w:frame="1"/>
        </w:rPr>
        <w:t>Employee</w:t>
      </w:r>
      <w:r w:rsidRPr="00271522">
        <w:rPr>
          <w:rFonts w:ascii="Maiandra GD" w:hAnsi="Maiandra GD" w:cs="Arial"/>
          <w:color w:val="000000"/>
          <w:sz w:val="22"/>
          <w:szCs w:val="22"/>
          <w:bdr w:val="none" w:sz="0" w:space="0" w:color="auto" w:frame="1"/>
        </w:rPr>
        <w:t>” folder which is within the “</w:t>
      </w:r>
      <w:r w:rsidRPr="00271522">
        <w:rPr>
          <w:rStyle w:val="Strong"/>
          <w:rFonts w:ascii="Maiandra GD" w:hAnsi="Maiandra GD" w:cs="Arial"/>
          <w:color w:val="000000"/>
          <w:sz w:val="22"/>
          <w:szCs w:val="22"/>
          <w:bdr w:val="none" w:sz="0" w:space="0" w:color="auto" w:frame="1"/>
        </w:rPr>
        <w:t>Views</w:t>
      </w:r>
      <w:r w:rsidRPr="00271522">
        <w:rPr>
          <w:rFonts w:ascii="Maiandra GD" w:hAnsi="Maiandra GD" w:cs="Arial"/>
          <w:color w:val="000000"/>
          <w:sz w:val="22"/>
          <w:szCs w:val="22"/>
          <w:bdr w:val="none" w:sz="0" w:space="0" w:color="auto" w:frame="1"/>
        </w:rPr>
        <w:t>” folder.</w:t>
      </w:r>
    </w:p>
    <w:p w:rsidR="002C6E30" w:rsidRPr="00271522" w:rsidRDefault="002C6E30"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lastRenderedPageBreak/>
        <w:drawing>
          <wp:inline distT="0" distB="0" distL="0" distR="0">
            <wp:extent cx="4686300" cy="2617573"/>
            <wp:effectExtent l="19050" t="0" r="0" b="0"/>
            <wp:docPr id="81" name="Picture 81" descr="Creating Edit View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reating Edit View in ASP.NET MVC Application"/>
                    <pic:cNvPicPr>
                      <a:picLocks noChangeAspect="1" noChangeArrowheads="1"/>
                    </pic:cNvPicPr>
                  </pic:nvPicPr>
                  <pic:blipFill>
                    <a:blip r:embed="rId48"/>
                    <a:srcRect/>
                    <a:stretch>
                      <a:fillRect/>
                    </a:stretch>
                  </pic:blipFill>
                  <pic:spPr bwMode="auto">
                    <a:xfrm>
                      <a:off x="0" y="0"/>
                      <a:ext cx="4686300" cy="2617573"/>
                    </a:xfrm>
                    <a:prstGeom prst="rect">
                      <a:avLst/>
                    </a:prstGeom>
                    <a:noFill/>
                    <a:ln w="9525">
                      <a:noFill/>
                      <a:miter lim="800000"/>
                      <a:headEnd/>
                      <a:tailEnd/>
                    </a:ln>
                  </pic:spPr>
                </pic:pic>
              </a:graphicData>
            </a:graphic>
          </wp:inline>
        </w:drawing>
      </w:r>
    </w:p>
    <w:p w:rsidR="002C6E30" w:rsidRPr="00271522" w:rsidRDefault="002C6E30"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Run the application and navigate to </w:t>
      </w:r>
      <w:r w:rsidRPr="00271522">
        <w:rPr>
          <w:rStyle w:val="Strong"/>
          <w:rFonts w:ascii="Maiandra GD" w:hAnsi="Maiandra GD" w:cs="Arial"/>
          <w:color w:val="0000FF"/>
          <w:sz w:val="22"/>
          <w:szCs w:val="22"/>
          <w:bdr w:val="none" w:sz="0" w:space="0" w:color="auto" w:frame="1"/>
        </w:rPr>
        <w:t>http://localhost:54094/Employee/Index</w:t>
      </w:r>
      <w:r w:rsidRPr="00271522">
        <w:rPr>
          <w:rFonts w:ascii="Maiandra GD" w:hAnsi="Maiandra GD" w:cs="Arial"/>
          <w:color w:val="000000"/>
          <w:sz w:val="22"/>
          <w:szCs w:val="22"/>
          <w:bdr w:val="none" w:sz="0" w:space="0" w:color="auto" w:frame="1"/>
        </w:rPr>
        <w:t>. This page should display the list of all the employees. Click on the “</w:t>
      </w:r>
      <w:r w:rsidRPr="00271522">
        <w:rPr>
          <w:rStyle w:val="Strong"/>
          <w:rFonts w:ascii="Maiandra GD" w:hAnsi="Maiandra GD" w:cs="Arial"/>
          <w:color w:val="000000"/>
          <w:sz w:val="22"/>
          <w:szCs w:val="22"/>
          <w:bdr w:val="none" w:sz="0" w:space="0" w:color="auto" w:frame="1"/>
        </w:rPr>
        <w:t>Edit</w:t>
      </w:r>
      <w:r w:rsidRPr="00271522">
        <w:rPr>
          <w:rFonts w:ascii="Maiandra GD" w:hAnsi="Maiandra GD" w:cs="Arial"/>
          <w:color w:val="000000"/>
          <w:sz w:val="22"/>
          <w:szCs w:val="22"/>
          <w:bdr w:val="none" w:sz="0" w:space="0" w:color="auto" w:frame="1"/>
        </w:rPr>
        <w:t>” link which is available on the right side of the employee. The “</w:t>
      </w:r>
      <w:r w:rsidRPr="00271522">
        <w:rPr>
          <w:rStyle w:val="Strong"/>
          <w:rFonts w:ascii="Maiandra GD" w:hAnsi="Maiandra GD" w:cs="Arial"/>
          <w:color w:val="000000"/>
          <w:sz w:val="22"/>
          <w:szCs w:val="22"/>
          <w:bdr w:val="none" w:sz="0" w:space="0" w:color="auto" w:frame="1"/>
        </w:rPr>
        <w:t>Edit</w:t>
      </w:r>
      <w:r w:rsidRPr="00271522">
        <w:rPr>
          <w:rFonts w:ascii="Maiandra GD" w:hAnsi="Maiandra GD" w:cs="Arial"/>
          <w:color w:val="000000"/>
          <w:sz w:val="22"/>
          <w:szCs w:val="22"/>
          <w:bdr w:val="none" w:sz="0" w:space="0" w:color="auto" w:frame="1"/>
        </w:rPr>
        <w:t>” page should display the details of the “</w:t>
      </w:r>
      <w:r w:rsidRPr="00271522">
        <w:rPr>
          <w:rStyle w:val="Strong"/>
          <w:rFonts w:ascii="Maiandra GD" w:hAnsi="Maiandra GD" w:cs="Arial"/>
          <w:color w:val="000000"/>
          <w:sz w:val="22"/>
          <w:szCs w:val="22"/>
          <w:bdr w:val="none" w:sz="0" w:space="0" w:color="auto" w:frame="1"/>
        </w:rPr>
        <w:t>Employee</w:t>
      </w:r>
      <w:r w:rsidRPr="00271522">
        <w:rPr>
          <w:rFonts w:ascii="Maiandra GD" w:hAnsi="Maiandra GD" w:cs="Arial"/>
          <w:color w:val="000000"/>
          <w:sz w:val="22"/>
          <w:szCs w:val="22"/>
          <w:bdr w:val="none" w:sz="0" w:space="0" w:color="auto" w:frame="1"/>
        </w:rPr>
        <w:t>” that is being edited as shown below.</w:t>
      </w:r>
    </w:p>
    <w:p w:rsidR="002C6E30" w:rsidRPr="00271522" w:rsidRDefault="002C6E30"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drawing>
          <wp:inline distT="0" distB="0" distL="0" distR="0">
            <wp:extent cx="3971925" cy="2765264"/>
            <wp:effectExtent l="19050" t="0" r="9525" b="0"/>
            <wp:docPr id="82" name="Picture 82" descr="How to edit a model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ow to edit a model in asp.net mvc application"/>
                    <pic:cNvPicPr>
                      <a:picLocks noChangeAspect="1" noChangeArrowheads="1"/>
                    </pic:cNvPicPr>
                  </pic:nvPicPr>
                  <pic:blipFill>
                    <a:blip r:embed="rId49"/>
                    <a:srcRect/>
                    <a:stretch>
                      <a:fillRect/>
                    </a:stretch>
                  </pic:blipFill>
                  <pic:spPr bwMode="auto">
                    <a:xfrm>
                      <a:off x="0" y="0"/>
                      <a:ext cx="3971925" cy="2765264"/>
                    </a:xfrm>
                    <a:prstGeom prst="rect">
                      <a:avLst/>
                    </a:prstGeom>
                    <a:noFill/>
                    <a:ln w="9525">
                      <a:noFill/>
                      <a:miter lim="800000"/>
                      <a:headEnd/>
                      <a:tailEnd/>
                    </a:ln>
                  </pic:spPr>
                </pic:pic>
              </a:graphicData>
            </a:graphic>
          </wp:inline>
        </w:drawing>
      </w:r>
    </w:p>
    <w:p w:rsidR="002C6E30" w:rsidRPr="00271522" w:rsidRDefault="002C6E30"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Notice that by default “</w:t>
      </w:r>
      <w:r w:rsidRPr="00271522">
        <w:rPr>
          <w:rStyle w:val="Strong"/>
          <w:rFonts w:ascii="Maiandra GD" w:hAnsi="Maiandra GD" w:cs="Arial"/>
          <w:color w:val="000000"/>
          <w:sz w:val="22"/>
          <w:szCs w:val="22"/>
          <w:bdr w:val="none" w:sz="0" w:space="0" w:color="auto" w:frame="1"/>
        </w:rPr>
        <w:t>textboxes</w:t>
      </w:r>
      <w:r w:rsidRPr="00271522">
        <w:rPr>
          <w:rFonts w:ascii="Maiandra GD" w:hAnsi="Maiandra GD" w:cs="Arial"/>
          <w:color w:val="000000"/>
          <w:sz w:val="22"/>
          <w:szCs w:val="22"/>
          <w:bdr w:val="none" w:sz="0" w:space="0" w:color="auto" w:frame="1"/>
        </w:rPr>
        <w:t>” are used for editing. It is ideal to have a </w:t>
      </w:r>
      <w:r w:rsidRPr="00271522">
        <w:rPr>
          <w:rStyle w:val="Strong"/>
          <w:rFonts w:ascii="Maiandra GD" w:hAnsi="Maiandra GD" w:cs="Arial"/>
          <w:color w:val="000000"/>
          <w:sz w:val="22"/>
          <w:szCs w:val="22"/>
          <w:bdr w:val="none" w:sz="0" w:space="0" w:color="auto" w:frame="1"/>
        </w:rPr>
        <w:t>drop-down list for gender</w:t>
      </w:r>
      <w:r w:rsidRPr="00271522">
        <w:rPr>
          <w:rFonts w:ascii="Maiandra GD" w:hAnsi="Maiandra GD" w:cs="Arial"/>
          <w:color w:val="000000"/>
          <w:sz w:val="22"/>
          <w:szCs w:val="22"/>
          <w:bdr w:val="none" w:sz="0" w:space="0" w:color="auto" w:frame="1"/>
        </w:rPr>
        <w:t> rather than a textbox. To achieve this make the following changes to “Edit.cshtml”.</w:t>
      </w:r>
    </w:p>
    <w:p w:rsidR="002C6E30" w:rsidRPr="00271522" w:rsidRDefault="002C6E30"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drawing>
          <wp:inline distT="0" distB="0" distL="0" distR="0">
            <wp:extent cx="6093178" cy="1295400"/>
            <wp:effectExtent l="19050" t="0" r="2822" b="0"/>
            <wp:docPr id="83" name="Picture 83" descr="How to Edit a Model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ow to Edit a Model in ASP.NET MVC"/>
                    <pic:cNvPicPr>
                      <a:picLocks noChangeAspect="1" noChangeArrowheads="1"/>
                    </pic:cNvPicPr>
                  </pic:nvPicPr>
                  <pic:blipFill>
                    <a:blip r:embed="rId50"/>
                    <a:srcRect/>
                    <a:stretch>
                      <a:fillRect/>
                    </a:stretch>
                  </pic:blipFill>
                  <pic:spPr bwMode="auto">
                    <a:xfrm>
                      <a:off x="0" y="0"/>
                      <a:ext cx="6093178" cy="1295400"/>
                    </a:xfrm>
                    <a:prstGeom prst="rect">
                      <a:avLst/>
                    </a:prstGeom>
                    <a:noFill/>
                    <a:ln w="9525">
                      <a:noFill/>
                      <a:miter lim="800000"/>
                      <a:headEnd/>
                      <a:tailEnd/>
                    </a:ln>
                  </pic:spPr>
                </pic:pic>
              </a:graphicData>
            </a:graphic>
          </wp:inline>
        </w:drawing>
      </w:r>
    </w:p>
    <w:p w:rsidR="002C6E30" w:rsidRPr="00271522" w:rsidRDefault="002C6E30"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lastRenderedPageBreak/>
        <w:t>With the above changes in place, the complete code in Edit.cshtml view as below.</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@model BusinessLayer.Employee</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ViewBag.Title = "Edit";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h2</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Edit</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h2</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@using (</w:t>
      </w:r>
      <w:proofErr w:type="gramStart"/>
      <w:r w:rsidRPr="00271522">
        <w:rPr>
          <w:rStyle w:val="enlighter-text"/>
          <w:rFonts w:ascii="Maiandra GD" w:hAnsi="Maiandra GD" w:cs="Consolas"/>
          <w:color w:val="CFD5E0"/>
          <w:bdr w:val="none" w:sz="0" w:space="0" w:color="auto" w:frame="1"/>
        </w:rPr>
        <w:t>Html.BeginForm(</w:t>
      </w:r>
      <w:proofErr w:type="gramEnd"/>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@Html.AntiForgeryToken()</w:t>
      </w:r>
      <w:proofErr w:type="gramEnd"/>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"form-horizontal"</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h4</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h4</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hr</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@Html.ValidationSummary(</w:t>
      </w:r>
      <w:proofErr w:type="gramEnd"/>
      <w:r w:rsidRPr="00271522">
        <w:rPr>
          <w:rStyle w:val="enlighter-text"/>
          <w:rFonts w:ascii="Maiandra GD" w:hAnsi="Maiandra GD" w:cs="Consolas"/>
          <w:color w:val="CFD5E0"/>
          <w:bdr w:val="none" w:sz="0" w:space="0" w:color="auto" w:frame="1"/>
        </w:rPr>
        <w:t>true, "", new { @class = "text-danger" })</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@Html.HiddenFor(</w:t>
      </w:r>
      <w:proofErr w:type="gramEnd"/>
      <w:r w:rsidRPr="00271522">
        <w:rPr>
          <w:rStyle w:val="enlighter-text"/>
          <w:rFonts w:ascii="Maiandra GD" w:hAnsi="Maiandra GD" w:cs="Consolas"/>
          <w:color w:val="CFD5E0"/>
          <w:bdr w:val="none" w:sz="0" w:space="0" w:color="auto" w:frame="1"/>
        </w:rPr>
        <w:t>model =&gt; model.ID)</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"form-group"</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@Html.LabelFor(</w:t>
      </w:r>
      <w:proofErr w:type="gramEnd"/>
      <w:r w:rsidRPr="00271522">
        <w:rPr>
          <w:rStyle w:val="enlighter-text"/>
          <w:rFonts w:ascii="Maiandra GD" w:hAnsi="Maiandra GD" w:cs="Consolas"/>
          <w:color w:val="CFD5E0"/>
          <w:bdr w:val="none" w:sz="0" w:space="0" w:color="auto" w:frame="1"/>
        </w:rPr>
        <w:t>model =&gt; model.Name, htmlAttributes: new { @class = "control-label col-md-2" })</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"col-md-10"</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@Html.EditorFor(</w:t>
      </w:r>
      <w:proofErr w:type="gramEnd"/>
      <w:r w:rsidRPr="00271522">
        <w:rPr>
          <w:rStyle w:val="enlighter-text"/>
          <w:rFonts w:ascii="Maiandra GD" w:hAnsi="Maiandra GD" w:cs="Consolas"/>
          <w:color w:val="CFD5E0"/>
          <w:bdr w:val="none" w:sz="0" w:space="0" w:color="auto" w:frame="1"/>
        </w:rPr>
        <w:t>model =&gt; model.Name, new { htmlAttributes = new { @class = "form-control" } })</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@Html.ValidationMessageFor(</w:t>
      </w:r>
      <w:proofErr w:type="gramEnd"/>
      <w:r w:rsidRPr="00271522">
        <w:rPr>
          <w:rStyle w:val="enlighter-text"/>
          <w:rFonts w:ascii="Maiandra GD" w:hAnsi="Maiandra GD" w:cs="Consolas"/>
          <w:color w:val="CFD5E0"/>
          <w:bdr w:val="none" w:sz="0" w:space="0" w:color="auto" w:frame="1"/>
        </w:rPr>
        <w:t>model =&gt; model.Name, "", new { @class = "text-danger" })</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lastRenderedPageBreak/>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"form-group"</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@Html.LabelFor(</w:t>
      </w:r>
      <w:proofErr w:type="gramEnd"/>
      <w:r w:rsidRPr="00271522">
        <w:rPr>
          <w:rStyle w:val="enlighter-text"/>
          <w:rFonts w:ascii="Maiandra GD" w:hAnsi="Maiandra GD" w:cs="Consolas"/>
          <w:color w:val="CFD5E0"/>
          <w:bdr w:val="none" w:sz="0" w:space="0" w:color="auto" w:frame="1"/>
        </w:rPr>
        <w:t>model =&gt; model.Gender, htmlAttributes: new { @class = "control-label col-md-2" })</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"col-md-10"</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@Html.DropDownList(</w:t>
      </w:r>
      <w:proofErr w:type="gramEnd"/>
      <w:r w:rsidRPr="00271522">
        <w:rPr>
          <w:rStyle w:val="enlighter-text"/>
          <w:rFonts w:ascii="Maiandra GD" w:hAnsi="Maiandra GD" w:cs="Consolas"/>
          <w:color w:val="CFD5E0"/>
          <w:bdr w:val="none" w:sz="0" w:space="0" w:color="auto" w:frame="1"/>
        </w:rPr>
        <w:t>"Gender", new List</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SelectListItem</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new</w:t>
      </w:r>
      <w:proofErr w:type="gramEnd"/>
      <w:r w:rsidRPr="00271522">
        <w:rPr>
          <w:rStyle w:val="enlighter-text"/>
          <w:rFonts w:ascii="Maiandra GD" w:hAnsi="Maiandra GD" w:cs="Consolas"/>
          <w:color w:val="CFD5E0"/>
          <w:bdr w:val="none" w:sz="0" w:space="0" w:color="auto" w:frame="1"/>
        </w:rPr>
        <w:t xml:space="preserve"> SelectListItem { Text = "Male", Value="Male" },</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new</w:t>
      </w:r>
      <w:proofErr w:type="gramEnd"/>
      <w:r w:rsidRPr="00271522">
        <w:rPr>
          <w:rStyle w:val="enlighter-text"/>
          <w:rFonts w:ascii="Maiandra GD" w:hAnsi="Maiandra GD" w:cs="Consolas"/>
          <w:color w:val="CFD5E0"/>
          <w:bdr w:val="none" w:sz="0" w:space="0" w:color="auto" w:frame="1"/>
        </w:rPr>
        <w:t xml:space="preserve"> SelectListItem { Text = "Female", Value="Female" }</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 "Select Gender", new </w:t>
      </w:r>
      <w:proofErr w:type="gramStart"/>
      <w:r w:rsidRPr="00271522">
        <w:rPr>
          <w:rStyle w:val="enlighter-text"/>
          <w:rFonts w:ascii="Maiandra GD" w:hAnsi="Maiandra GD" w:cs="Consolas"/>
          <w:color w:val="CFD5E0"/>
          <w:bdr w:val="none" w:sz="0" w:space="0" w:color="auto" w:frame="1"/>
        </w:rPr>
        <w:t>{ @class</w:t>
      </w:r>
      <w:proofErr w:type="gramEnd"/>
      <w:r w:rsidRPr="00271522">
        <w:rPr>
          <w:rStyle w:val="enlighter-text"/>
          <w:rFonts w:ascii="Maiandra GD" w:hAnsi="Maiandra GD" w:cs="Consolas"/>
          <w:color w:val="CFD5E0"/>
          <w:bdr w:val="none" w:sz="0" w:space="0" w:color="auto" w:frame="1"/>
        </w:rPr>
        <w:t xml:space="preserve"> = "form-control" })</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"form-group"</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@Html.LabelFor(</w:t>
      </w:r>
      <w:proofErr w:type="gramEnd"/>
      <w:r w:rsidRPr="00271522">
        <w:rPr>
          <w:rStyle w:val="enlighter-text"/>
          <w:rFonts w:ascii="Maiandra GD" w:hAnsi="Maiandra GD" w:cs="Consolas"/>
          <w:color w:val="CFD5E0"/>
          <w:bdr w:val="none" w:sz="0" w:space="0" w:color="auto" w:frame="1"/>
        </w:rPr>
        <w:t>model =&gt; model.City, htmlAttributes: new { @class = "control-label col-md-2" })</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"col-md-10"</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@Html.EditorFor(</w:t>
      </w:r>
      <w:proofErr w:type="gramEnd"/>
      <w:r w:rsidRPr="00271522">
        <w:rPr>
          <w:rStyle w:val="enlighter-text"/>
          <w:rFonts w:ascii="Maiandra GD" w:hAnsi="Maiandra GD" w:cs="Consolas"/>
          <w:color w:val="CFD5E0"/>
          <w:bdr w:val="none" w:sz="0" w:space="0" w:color="auto" w:frame="1"/>
        </w:rPr>
        <w:t>model =&gt; model.City, new { htmlAttributes = new { @class = "form-control" } })</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@Html.ValidationMessageFor(</w:t>
      </w:r>
      <w:proofErr w:type="gramEnd"/>
      <w:r w:rsidRPr="00271522">
        <w:rPr>
          <w:rStyle w:val="enlighter-text"/>
          <w:rFonts w:ascii="Maiandra GD" w:hAnsi="Maiandra GD" w:cs="Consolas"/>
          <w:color w:val="CFD5E0"/>
          <w:bdr w:val="none" w:sz="0" w:space="0" w:color="auto" w:frame="1"/>
        </w:rPr>
        <w:t>model =&gt; model.City, "", new { @class = "text-danger" })</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"form-group"</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@Html.LabelFor(</w:t>
      </w:r>
      <w:proofErr w:type="gramEnd"/>
      <w:r w:rsidRPr="00271522">
        <w:rPr>
          <w:rStyle w:val="enlighter-text"/>
          <w:rFonts w:ascii="Maiandra GD" w:hAnsi="Maiandra GD" w:cs="Consolas"/>
          <w:color w:val="CFD5E0"/>
          <w:bdr w:val="none" w:sz="0" w:space="0" w:color="auto" w:frame="1"/>
        </w:rPr>
        <w:t>model =&gt; model.Salary, htmlAttributes: new { @class = "control-label col-md-2" })</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lastRenderedPageBreak/>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"col-md-10"</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@Html.EditorFor(</w:t>
      </w:r>
      <w:proofErr w:type="gramEnd"/>
      <w:r w:rsidRPr="00271522">
        <w:rPr>
          <w:rStyle w:val="enlighter-text"/>
          <w:rFonts w:ascii="Maiandra GD" w:hAnsi="Maiandra GD" w:cs="Consolas"/>
          <w:color w:val="CFD5E0"/>
          <w:bdr w:val="none" w:sz="0" w:space="0" w:color="auto" w:frame="1"/>
        </w:rPr>
        <w:t>model =&gt; model.Salary, new { htmlAttributes = new { @class = "form-control" } })</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@Html.ValidationMessageFor(</w:t>
      </w:r>
      <w:proofErr w:type="gramEnd"/>
      <w:r w:rsidRPr="00271522">
        <w:rPr>
          <w:rStyle w:val="enlighter-text"/>
          <w:rFonts w:ascii="Maiandra GD" w:hAnsi="Maiandra GD" w:cs="Consolas"/>
          <w:color w:val="CFD5E0"/>
          <w:bdr w:val="none" w:sz="0" w:space="0" w:color="auto" w:frame="1"/>
        </w:rPr>
        <w:t>model =&gt; model.Salary, "", new { @class = "text-danger" })</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"form-group"</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@Html.LabelFor(</w:t>
      </w:r>
      <w:proofErr w:type="gramEnd"/>
      <w:r w:rsidRPr="00271522">
        <w:rPr>
          <w:rStyle w:val="enlighter-text"/>
          <w:rFonts w:ascii="Maiandra GD" w:hAnsi="Maiandra GD" w:cs="Consolas"/>
          <w:color w:val="CFD5E0"/>
          <w:bdr w:val="none" w:sz="0" w:space="0" w:color="auto" w:frame="1"/>
        </w:rPr>
        <w:t>model =&gt; model.DateOfBirth, htmlAttributes: new { @class = "control-label col-md-2" })</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"col-md-10"</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@Html.EditorFor(</w:t>
      </w:r>
      <w:proofErr w:type="gramEnd"/>
      <w:r w:rsidRPr="00271522">
        <w:rPr>
          <w:rStyle w:val="enlighter-text"/>
          <w:rFonts w:ascii="Maiandra GD" w:hAnsi="Maiandra GD" w:cs="Consolas"/>
          <w:color w:val="CFD5E0"/>
          <w:bdr w:val="none" w:sz="0" w:space="0" w:color="auto" w:frame="1"/>
        </w:rPr>
        <w:t>model =&gt; model.DateOfBirth, new { htmlAttributes = new { @class = "form-control" } })</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@Html.ValidationMessageFor(</w:t>
      </w:r>
      <w:proofErr w:type="gramEnd"/>
      <w:r w:rsidRPr="00271522">
        <w:rPr>
          <w:rStyle w:val="enlighter-text"/>
          <w:rFonts w:ascii="Maiandra GD" w:hAnsi="Maiandra GD" w:cs="Consolas"/>
          <w:color w:val="CFD5E0"/>
          <w:bdr w:val="none" w:sz="0" w:space="0" w:color="auto" w:frame="1"/>
        </w:rPr>
        <w:t>model =&gt; model.DateOfBirth, "", new { @class = "text-danger" })</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"form-group"</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"col-md-offset-2 col-md-10"</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input</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type</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"submit"</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value</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"Save"</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"btn btn-default"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div</w:t>
      </w:r>
      <w:proofErr w:type="gramEnd"/>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lastRenderedPageBreak/>
        <w:t>@Html.ActionLink(</w:t>
      </w:r>
      <w:proofErr w:type="gramEnd"/>
      <w:r w:rsidRPr="00271522">
        <w:rPr>
          <w:rStyle w:val="enlighter-text"/>
          <w:rFonts w:ascii="Maiandra GD" w:hAnsi="Maiandra GD" w:cs="Consolas"/>
          <w:color w:val="CFD5E0"/>
          <w:bdr w:val="none" w:sz="0" w:space="0" w:color="auto" w:frame="1"/>
        </w:rPr>
        <w:t>"Back to List", "Index")</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script</w:t>
      </w:r>
      <w:proofErr w:type="gramEnd"/>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src</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"~/Scripts/jquery-1.10.2.min.js"</w:t>
      </w:r>
      <w:r w:rsidRPr="00271522">
        <w:rPr>
          <w:rStyle w:val="enlighter-g1"/>
          <w:rFonts w:ascii="Maiandra GD" w:hAnsi="Maiandra GD" w:cs="Consolas"/>
          <w:b/>
          <w:bCs/>
          <w:color w:val="6B7C8B"/>
          <w:bdr w:val="none" w:sz="0" w:space="0" w:color="auto" w:frame="1"/>
        </w:rPr>
        <w:t>&gt;&lt;/</w:t>
      </w:r>
      <w:r w:rsidRPr="00271522">
        <w:rPr>
          <w:rStyle w:val="enlighter-x1"/>
          <w:rFonts w:ascii="Maiandra GD" w:hAnsi="Maiandra GD" w:cs="Consolas"/>
          <w:b/>
          <w:bCs/>
          <w:color w:val="D171DD"/>
          <w:bdr w:val="none" w:sz="0" w:space="0" w:color="auto" w:frame="1"/>
        </w:rPr>
        <w:t>script</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script</w:t>
      </w:r>
      <w:proofErr w:type="gramEnd"/>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src</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"~/Scripts/jquery.validate.min.js"</w:t>
      </w:r>
      <w:r w:rsidRPr="00271522">
        <w:rPr>
          <w:rStyle w:val="enlighter-g1"/>
          <w:rFonts w:ascii="Maiandra GD" w:hAnsi="Maiandra GD" w:cs="Consolas"/>
          <w:b/>
          <w:bCs/>
          <w:color w:val="6B7C8B"/>
          <w:bdr w:val="none" w:sz="0" w:space="0" w:color="auto" w:frame="1"/>
        </w:rPr>
        <w:t>&gt;&lt;/</w:t>
      </w:r>
      <w:r w:rsidRPr="00271522">
        <w:rPr>
          <w:rStyle w:val="enlighter-x1"/>
          <w:rFonts w:ascii="Maiandra GD" w:hAnsi="Maiandra GD" w:cs="Consolas"/>
          <w:b/>
          <w:bCs/>
          <w:color w:val="D171DD"/>
          <w:bdr w:val="none" w:sz="0" w:space="0" w:color="auto" w:frame="1"/>
        </w:rPr>
        <w:t>script</w:t>
      </w:r>
      <w:r w:rsidRPr="00271522">
        <w:rPr>
          <w:rStyle w:val="enlighter-g1"/>
          <w:rFonts w:ascii="Maiandra GD" w:hAnsi="Maiandra GD" w:cs="Consolas"/>
          <w:b/>
          <w:bCs/>
          <w:color w:val="6B7C8B"/>
          <w:bdr w:val="none" w:sz="0" w:space="0" w:color="auto" w:frame="1"/>
        </w:rPr>
        <w:t>&gt;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script</w:t>
      </w:r>
      <w:proofErr w:type="gramEnd"/>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src</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"~/Scripts/jquery.validate.unobtrusive.min.js"</w:t>
      </w:r>
      <w:r w:rsidRPr="00271522">
        <w:rPr>
          <w:rStyle w:val="enlighter-g1"/>
          <w:rFonts w:ascii="Maiandra GD" w:hAnsi="Maiandra GD" w:cs="Consolas"/>
          <w:b/>
          <w:bCs/>
          <w:color w:val="6B7C8B"/>
          <w:bdr w:val="none" w:sz="0" w:space="0" w:color="auto" w:frame="1"/>
        </w:rPr>
        <w:t>&gt;&lt;/</w:t>
      </w:r>
      <w:r w:rsidRPr="00271522">
        <w:rPr>
          <w:rStyle w:val="enlighter-x1"/>
          <w:rFonts w:ascii="Maiandra GD" w:hAnsi="Maiandra GD" w:cs="Consolas"/>
          <w:b/>
          <w:bCs/>
          <w:color w:val="D171DD"/>
          <w:bdr w:val="none" w:sz="0" w:space="0" w:color="auto" w:frame="1"/>
        </w:rPr>
        <w:t>script</w:t>
      </w:r>
      <w:r w:rsidRPr="00271522">
        <w:rPr>
          <w:rStyle w:val="enlighter-g1"/>
          <w:rFonts w:ascii="Maiandra GD" w:hAnsi="Maiandra GD" w:cs="Consolas"/>
          <w:b/>
          <w:bCs/>
          <w:color w:val="6B7C8B"/>
          <w:bdr w:val="none" w:sz="0" w:space="0" w:color="auto" w:frame="1"/>
        </w:rPr>
        <w:t>&gt;</w:t>
      </w:r>
    </w:p>
    <w:p w:rsidR="002C6E30" w:rsidRPr="00271522" w:rsidRDefault="002C6E30"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Run the application. Edit an employee, and notice that a DropDownList is used for gender as expected.</w:t>
      </w:r>
    </w:p>
    <w:p w:rsidR="002C6E30" w:rsidRPr="005C7B23" w:rsidRDefault="002C6E30" w:rsidP="0015081F">
      <w:pPr>
        <w:pStyle w:val="Heading6"/>
        <w:shd w:val="clear" w:color="auto" w:fill="FFFFFF"/>
        <w:spacing w:before="0"/>
        <w:textAlignment w:val="baseline"/>
        <w:rPr>
          <w:rFonts w:ascii="Maiandra GD" w:hAnsi="Maiandra GD" w:cs="Segoe UI"/>
          <w:i w:val="0"/>
          <w:color w:val="3A3A3A"/>
        </w:rPr>
      </w:pPr>
      <w:r w:rsidRPr="005C7B23">
        <w:rPr>
          <w:rStyle w:val="Strong"/>
          <w:rFonts w:ascii="Maiandra GD" w:hAnsi="Maiandra GD" w:cs="Arial"/>
          <w:bCs w:val="0"/>
          <w:i w:val="0"/>
          <w:color w:val="000000"/>
          <w:bdr w:val="none" w:sz="0" w:space="0" w:color="auto" w:frame="1"/>
        </w:rPr>
        <w:t>Create a stored procedure to update employee data.</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Create</w:t>
      </w:r>
      <w:r w:rsidRPr="00271522">
        <w:rPr>
          <w:rStyle w:val="enlighter-text"/>
          <w:rFonts w:ascii="Maiandra GD" w:hAnsi="Maiandra GD" w:cs="Consolas"/>
          <w:color w:val="CFD5E0"/>
          <w:bdr w:val="none" w:sz="0" w:space="0" w:color="auto" w:frame="1"/>
        </w:rPr>
        <w:t xml:space="preserve"> procedure spUpdateEmployee </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@Id int,</w:t>
      </w:r>
    </w:p>
    <w:p w:rsidR="002C6E30" w:rsidRPr="005C7B23"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@Name </w:t>
      </w:r>
      <w:proofErr w:type="gramStart"/>
      <w:r w:rsidRPr="00271522">
        <w:rPr>
          <w:rStyle w:val="enlighter-text"/>
          <w:rFonts w:ascii="Maiandra GD" w:hAnsi="Maiandra GD" w:cs="Consolas"/>
          <w:color w:val="CFD5E0"/>
          <w:bdr w:val="none" w:sz="0" w:space="0" w:color="auto" w:frame="1"/>
        </w:rPr>
        <w:t>nvarchar(</w:t>
      </w:r>
      <w:proofErr w:type="gramEnd"/>
      <w:r w:rsidRPr="00271522">
        <w:rPr>
          <w:rStyle w:val="enlighter-n1"/>
          <w:rFonts w:ascii="Maiandra GD" w:hAnsi="Maiandra GD" w:cs="Consolas"/>
          <w:color w:val="D19A66"/>
          <w:bdr w:val="none" w:sz="0" w:space="0" w:color="auto" w:frame="1"/>
        </w:rPr>
        <w:t>50</w:t>
      </w:r>
      <w:r w:rsidRPr="00271522">
        <w:rPr>
          <w:rStyle w:val="enlighter-text"/>
          <w:rFonts w:ascii="Maiandra GD" w:hAnsi="Maiandra GD" w:cs="Consolas"/>
          <w:color w:val="CFD5E0"/>
          <w:bdr w:val="none" w:sz="0" w:space="0" w:color="auto" w:frame="1"/>
        </w:rPr>
        <w:t xml:space="preserve">), </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@Gender nvarchar (</w:t>
      </w:r>
      <w:r w:rsidRPr="00271522">
        <w:rPr>
          <w:rStyle w:val="enlighter-n1"/>
          <w:rFonts w:ascii="Maiandra GD" w:hAnsi="Maiandra GD" w:cs="Consolas"/>
          <w:color w:val="D19A66"/>
          <w:bdr w:val="none" w:sz="0" w:space="0" w:color="auto" w:frame="1"/>
        </w:rPr>
        <w:t>10</w:t>
      </w:r>
      <w:r w:rsidRPr="00271522">
        <w:rPr>
          <w:rStyle w:val="enlighter-text"/>
          <w:rFonts w:ascii="Maiandra GD" w:hAnsi="Maiandra GD" w:cs="Consolas"/>
          <w:color w:val="CFD5E0"/>
          <w:bdr w:val="none" w:sz="0" w:space="0" w:color="auto" w:frame="1"/>
        </w:rPr>
        <w:t xml:space="preserve">), </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@City nvarchar (</w:t>
      </w:r>
      <w:r w:rsidRPr="00271522">
        <w:rPr>
          <w:rStyle w:val="enlighter-n1"/>
          <w:rFonts w:ascii="Maiandra GD" w:hAnsi="Maiandra GD" w:cs="Consolas"/>
          <w:color w:val="D19A66"/>
          <w:bdr w:val="none" w:sz="0" w:space="0" w:color="auto" w:frame="1"/>
        </w:rPr>
        <w:t>50</w:t>
      </w:r>
      <w:r w:rsidRPr="00271522">
        <w:rPr>
          <w:rStyle w:val="enlighter-text"/>
          <w:rFonts w:ascii="Maiandra GD" w:hAnsi="Maiandra GD" w:cs="Consolas"/>
          <w:color w:val="CFD5E0"/>
          <w:bdr w:val="none" w:sz="0" w:space="0" w:color="auto" w:frame="1"/>
        </w:rPr>
        <w:t xml:space="preserve">), </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@Salary </w:t>
      </w:r>
      <w:proofErr w:type="gramStart"/>
      <w:r w:rsidRPr="00271522">
        <w:rPr>
          <w:rStyle w:val="enlighter-text"/>
          <w:rFonts w:ascii="Maiandra GD" w:hAnsi="Maiandra GD" w:cs="Consolas"/>
          <w:color w:val="CFD5E0"/>
          <w:bdr w:val="none" w:sz="0" w:space="0" w:color="auto" w:frame="1"/>
        </w:rPr>
        <w:t>decimal(</w:t>
      </w:r>
      <w:proofErr w:type="gramEnd"/>
      <w:r w:rsidRPr="00271522">
        <w:rPr>
          <w:rStyle w:val="enlighter-n1"/>
          <w:rFonts w:ascii="Maiandra GD" w:hAnsi="Maiandra GD" w:cs="Consolas"/>
          <w:color w:val="D19A66"/>
          <w:bdr w:val="none" w:sz="0" w:space="0" w:color="auto" w:frame="1"/>
        </w:rPr>
        <w:t>18</w:t>
      </w:r>
      <w:r w:rsidRPr="00271522">
        <w:rPr>
          <w:rStyle w:val="enlighter-text"/>
          <w:rFonts w:ascii="Maiandra GD" w:hAnsi="Maiandra GD" w:cs="Consolas"/>
          <w:color w:val="CFD5E0"/>
          <w:bdr w:val="none" w:sz="0" w:space="0" w:color="auto" w:frame="1"/>
        </w:rPr>
        <w:t>,</w:t>
      </w:r>
      <w:r w:rsidRPr="00271522">
        <w:rPr>
          <w:rStyle w:val="enlighter-n1"/>
          <w:rFonts w:ascii="Maiandra GD" w:hAnsi="Maiandra GD" w:cs="Consolas"/>
          <w:color w:val="D19A66"/>
          <w:bdr w:val="none" w:sz="0" w:space="0" w:color="auto" w:frame="1"/>
        </w:rPr>
        <w:t>2</w:t>
      </w:r>
      <w:r w:rsidRPr="00271522">
        <w:rPr>
          <w:rStyle w:val="enlighter-text"/>
          <w:rFonts w:ascii="Maiandra GD" w:hAnsi="Maiandra GD" w:cs="Consolas"/>
          <w:color w:val="CFD5E0"/>
          <w:bdr w:val="none" w:sz="0" w:space="0" w:color="auto" w:frame="1"/>
        </w:rPr>
        <w:t xml:space="preserve">), </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@DateOfBirth DateTime </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as</w:t>
      </w:r>
      <w:proofErr w:type="gramEnd"/>
      <w:r w:rsidRPr="00271522">
        <w:rPr>
          <w:rStyle w:val="enlighter-text"/>
          <w:rFonts w:ascii="Maiandra GD" w:hAnsi="Maiandra GD" w:cs="Consolas"/>
          <w:color w:val="CFD5E0"/>
          <w:bdr w:val="none" w:sz="0" w:space="0" w:color="auto" w:frame="1"/>
        </w:rPr>
        <w:t xml:space="preserve"> </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Begin </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Update</w:t>
      </w:r>
      <w:r w:rsidRPr="00271522">
        <w:rPr>
          <w:rStyle w:val="enlighter-text"/>
          <w:rFonts w:ascii="Maiandra GD" w:hAnsi="Maiandra GD" w:cs="Consolas"/>
          <w:color w:val="CFD5E0"/>
          <w:bdr w:val="none" w:sz="0" w:space="0" w:color="auto" w:frame="1"/>
        </w:rPr>
        <w:t xml:space="preserve"> Employee Set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Name = @Name,</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Gender = @Gender,</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City = @City,</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Salary = @Salary,</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DateOfBirth = @DateOfBirth</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k0"/>
          <w:rFonts w:ascii="Maiandra GD" w:hAnsi="Maiandra GD" w:cs="Consolas"/>
          <w:b/>
          <w:bCs/>
          <w:color w:val="D171DD"/>
          <w:bdr w:val="none" w:sz="0" w:space="0" w:color="auto" w:frame="1"/>
        </w:rPr>
        <w:t>Where</w:t>
      </w:r>
      <w:r w:rsidRPr="00271522">
        <w:rPr>
          <w:rStyle w:val="enlighter-text"/>
          <w:rFonts w:ascii="Maiandra GD" w:hAnsi="Maiandra GD" w:cs="Consolas"/>
          <w:color w:val="CFD5E0"/>
          <w:bdr w:val="none" w:sz="0" w:space="0" w:color="auto" w:frame="1"/>
        </w:rPr>
        <w:t xml:space="preserve"> Id = @Id</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lastRenderedPageBreak/>
        <w:t>End</w:t>
      </w:r>
    </w:p>
    <w:p w:rsidR="002C6E30" w:rsidRPr="00271522" w:rsidRDefault="002C6E30" w:rsidP="0015081F">
      <w:pPr>
        <w:pStyle w:val="Heading6"/>
        <w:shd w:val="clear" w:color="auto" w:fill="FFFFFF"/>
        <w:spacing w:before="0"/>
        <w:textAlignment w:val="baseline"/>
        <w:rPr>
          <w:rFonts w:ascii="Maiandra GD" w:hAnsi="Maiandra GD" w:cs="Segoe UI"/>
          <w:color w:val="3A3A3A"/>
        </w:rPr>
      </w:pPr>
      <w:r w:rsidRPr="00271522">
        <w:rPr>
          <w:rStyle w:val="Strong"/>
          <w:rFonts w:ascii="Maiandra GD" w:hAnsi="Maiandra GD" w:cs="Arial"/>
          <w:b w:val="0"/>
          <w:bCs w:val="0"/>
          <w:color w:val="000000"/>
          <w:bdr w:val="none" w:sz="0" w:space="0" w:color="auto" w:frame="1"/>
        </w:rPr>
        <w:t>Add the following “</w:t>
      </w:r>
      <w:proofErr w:type="gramStart"/>
      <w:r w:rsidRPr="00271522">
        <w:rPr>
          <w:rStyle w:val="Strong"/>
          <w:rFonts w:ascii="Maiandra GD" w:hAnsi="Maiandra GD" w:cs="Arial"/>
          <w:b w:val="0"/>
          <w:bCs w:val="0"/>
          <w:color w:val="000000"/>
          <w:bdr w:val="none" w:sz="0" w:space="0" w:color="auto" w:frame="1"/>
        </w:rPr>
        <w:t>UpdateEmployee(</w:t>
      </w:r>
      <w:proofErr w:type="gramEnd"/>
      <w:r w:rsidRPr="00271522">
        <w:rPr>
          <w:rStyle w:val="Strong"/>
          <w:rFonts w:ascii="Maiandra GD" w:hAnsi="Maiandra GD" w:cs="Arial"/>
          <w:b w:val="0"/>
          <w:bCs w:val="0"/>
          <w:color w:val="000000"/>
          <w:bdr w:val="none" w:sz="0" w:space="0" w:color="auto" w:frame="1"/>
        </w:rPr>
        <w:t>)” method to the “EmployeeBusinessLayer” class in the “BusinessLayer” project.</w:t>
      </w:r>
    </w:p>
    <w:p w:rsidR="002C6E30" w:rsidRPr="00271522" w:rsidRDefault="002C6E30"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This method is used to update employee data to the database table.</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5"/>
          <w:rFonts w:ascii="Maiandra GD" w:hAnsi="Maiandra GD" w:cs="Consolas"/>
          <w:b/>
          <w:bCs/>
          <w:color w:val="D171DD"/>
          <w:bdr w:val="none" w:sz="0" w:space="0" w:color="auto" w:frame="1"/>
        </w:rPr>
        <w:t>void</w:t>
      </w:r>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UpdateEmmployee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Employee employee</w:t>
      </w:r>
      <w:r w:rsidRPr="00271522">
        <w:rPr>
          <w:rStyle w:val="enlighter-g1"/>
          <w:rFonts w:ascii="Maiandra GD" w:hAnsi="Maiandra GD" w:cs="Consolas"/>
          <w:b/>
          <w:bCs/>
          <w:color w:val="6B7C8B"/>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string</w:t>
      </w:r>
      <w:proofErr w:type="gramEnd"/>
      <w:r w:rsidRPr="00271522">
        <w:rPr>
          <w:rStyle w:val="enlighter-text"/>
          <w:rFonts w:ascii="Maiandra GD" w:hAnsi="Maiandra GD" w:cs="Consolas"/>
          <w:color w:val="CFD5E0"/>
          <w:bdr w:val="none" w:sz="0" w:space="0" w:color="auto" w:frame="1"/>
        </w:rPr>
        <w:t xml:space="preserve"> connectionString = ConfigurationManager.</w:t>
      </w:r>
      <w:r w:rsidRPr="00271522">
        <w:rPr>
          <w:rStyle w:val="enlighter-m3"/>
          <w:rFonts w:ascii="Maiandra GD" w:hAnsi="Maiandra GD" w:cs="Consolas"/>
          <w:color w:val="4284AE"/>
          <w:bdr w:val="none" w:sz="0" w:space="0" w:color="auto" w:frame="1"/>
        </w:rPr>
        <w:t>ConnectionStrings</w:t>
      </w:r>
      <w:r w:rsidRPr="00271522">
        <w:rPr>
          <w:rStyle w:val="enlighter-g1"/>
          <w:rFonts w:ascii="Maiandra GD" w:hAnsi="Maiandra GD" w:cs="Consolas"/>
          <w:b/>
          <w:bCs/>
          <w:color w:val="6B7C8B"/>
          <w:bdr w:val="none" w:sz="0" w:space="0" w:color="auto" w:frame="1"/>
        </w:rPr>
        <w:t>[</w:t>
      </w:r>
      <w:r w:rsidRPr="00271522">
        <w:rPr>
          <w:rStyle w:val="enlighter-s0"/>
          <w:rFonts w:ascii="Maiandra GD" w:hAnsi="Maiandra GD" w:cs="Consolas"/>
          <w:color w:val="7CC379"/>
          <w:bdr w:val="none" w:sz="0" w:space="0" w:color="auto" w:frame="1"/>
        </w:rPr>
        <w:t>"DBCS"</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ConnectionString</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using</w:t>
      </w:r>
      <w:proofErr w:type="gramEnd"/>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SqlConnection con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SqlConnection</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connectionString</w:t>
      </w:r>
      <w:r w:rsidRPr="00271522">
        <w:rPr>
          <w:rStyle w:val="enlighter-g1"/>
          <w:rFonts w:ascii="Maiandra GD" w:hAnsi="Maiandra GD" w:cs="Consolas"/>
          <w:b/>
          <w:bCs/>
          <w:color w:val="6B7C8B"/>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SqlCommand cmd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proofErr w:type="gramStart"/>
      <w:r w:rsidRPr="00271522">
        <w:rPr>
          <w:rStyle w:val="enlighter-m0"/>
          <w:rFonts w:ascii="Maiandra GD" w:hAnsi="Maiandra GD" w:cs="Consolas"/>
          <w:color w:val="4284AE"/>
          <w:bdr w:val="none" w:sz="0" w:space="0" w:color="auto" w:frame="1"/>
        </w:rPr>
        <w:t>SqlCommand</w:t>
      </w:r>
      <w:r w:rsidRPr="00271522">
        <w:rPr>
          <w:rStyle w:val="enlighter-g1"/>
          <w:rFonts w:ascii="Maiandra GD" w:hAnsi="Maiandra GD" w:cs="Consolas"/>
          <w:b/>
          <w:bCs/>
          <w:color w:val="6B7C8B"/>
          <w:bdr w:val="none" w:sz="0" w:space="0" w:color="auto" w:frame="1"/>
        </w:rPr>
        <w:t>(</w:t>
      </w:r>
      <w:proofErr w:type="gramEnd"/>
      <w:r w:rsidRPr="00271522">
        <w:rPr>
          <w:rStyle w:val="enlighter-s0"/>
          <w:rFonts w:ascii="Maiandra GD" w:hAnsi="Maiandra GD" w:cs="Consolas"/>
          <w:color w:val="7CC379"/>
          <w:bdr w:val="none" w:sz="0" w:space="0" w:color="auto" w:frame="1"/>
        </w:rPr>
        <w:t>"spUpdateEmployee"</w:t>
      </w:r>
      <w:r w:rsidRPr="00271522">
        <w:rPr>
          <w:rStyle w:val="enlighter-text"/>
          <w:rFonts w:ascii="Maiandra GD" w:hAnsi="Maiandra GD" w:cs="Consolas"/>
          <w:color w:val="CFD5E0"/>
          <w:bdr w:val="none" w:sz="0" w:space="0" w:color="auto" w:frame="1"/>
        </w:rPr>
        <w:t>, con</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cmd.</w:t>
      </w:r>
      <w:r w:rsidRPr="00271522">
        <w:rPr>
          <w:rStyle w:val="enlighter-m3"/>
          <w:rFonts w:ascii="Maiandra GD" w:hAnsi="Maiandra GD" w:cs="Consolas"/>
          <w:color w:val="4284AE"/>
          <w:bdr w:val="none" w:sz="0" w:space="0" w:color="auto" w:frame="1"/>
        </w:rPr>
        <w:t>CommandType</w:t>
      </w:r>
      <w:r w:rsidRPr="00271522">
        <w:rPr>
          <w:rStyle w:val="enlighter-text"/>
          <w:rFonts w:ascii="Maiandra GD" w:hAnsi="Maiandra GD" w:cs="Consolas"/>
          <w:color w:val="CFD5E0"/>
          <w:bdr w:val="none" w:sz="0" w:space="0" w:color="auto" w:frame="1"/>
        </w:rPr>
        <w:t xml:space="preserve"> = CommandType.</w:t>
      </w:r>
      <w:r w:rsidRPr="00271522">
        <w:rPr>
          <w:rStyle w:val="enlighter-m3"/>
          <w:rFonts w:ascii="Maiandra GD" w:hAnsi="Maiandra GD" w:cs="Consolas"/>
          <w:color w:val="4284AE"/>
          <w:bdr w:val="none" w:sz="0" w:space="0" w:color="auto" w:frame="1"/>
        </w:rPr>
        <w:t>StoredProcedure</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SqlParameter paramId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proofErr w:type="gramStart"/>
      <w:r w:rsidRPr="00271522">
        <w:rPr>
          <w:rStyle w:val="enlighter-m0"/>
          <w:rFonts w:ascii="Maiandra GD" w:hAnsi="Maiandra GD" w:cs="Consolas"/>
          <w:color w:val="4284AE"/>
          <w:bdr w:val="none" w:sz="0" w:space="0" w:color="auto" w:frame="1"/>
        </w:rPr>
        <w:t>SqlParameter</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paramId.</w:t>
      </w:r>
      <w:r w:rsidRPr="00271522">
        <w:rPr>
          <w:rStyle w:val="enlighter-m3"/>
          <w:rFonts w:ascii="Maiandra GD" w:hAnsi="Maiandra GD" w:cs="Consolas"/>
          <w:color w:val="4284AE"/>
          <w:bdr w:val="none" w:sz="0" w:space="0" w:color="auto" w:frame="1"/>
        </w:rPr>
        <w:t>ParameterName</w:t>
      </w:r>
      <w:r w:rsidRPr="00271522">
        <w:rPr>
          <w:rStyle w:val="enlighter-text"/>
          <w:rFonts w:ascii="Maiandra GD" w:hAnsi="Maiandra GD" w:cs="Consolas"/>
          <w:color w:val="CFD5E0"/>
          <w:bdr w:val="none" w:sz="0" w:space="0" w:color="auto" w:frame="1"/>
        </w:rPr>
        <w:t xml:space="preserve"> = </w:t>
      </w:r>
      <w:r w:rsidRPr="00271522">
        <w:rPr>
          <w:rStyle w:val="enlighter-s0"/>
          <w:rFonts w:ascii="Maiandra GD" w:hAnsi="Maiandra GD" w:cs="Consolas"/>
          <w:color w:val="7CC379"/>
          <w:bdr w:val="none" w:sz="0" w:space="0" w:color="auto" w:frame="1"/>
        </w:rPr>
        <w:t>"@Id"</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paramId.</w:t>
      </w:r>
      <w:r w:rsidRPr="00271522">
        <w:rPr>
          <w:rStyle w:val="enlighter-m3"/>
          <w:rFonts w:ascii="Maiandra GD" w:hAnsi="Maiandra GD" w:cs="Consolas"/>
          <w:color w:val="4284AE"/>
          <w:bdr w:val="none" w:sz="0" w:space="0" w:color="auto" w:frame="1"/>
        </w:rPr>
        <w:t>Value</w:t>
      </w:r>
      <w:r w:rsidRPr="00271522">
        <w:rPr>
          <w:rStyle w:val="enlighter-text"/>
          <w:rFonts w:ascii="Maiandra GD" w:hAnsi="Maiandra GD" w:cs="Consolas"/>
          <w:color w:val="CFD5E0"/>
          <w:bdr w:val="none" w:sz="0" w:space="0" w:color="auto" w:frame="1"/>
        </w:rPr>
        <w:t xml:space="preserve"> = employee.</w:t>
      </w:r>
      <w:r w:rsidRPr="00271522">
        <w:rPr>
          <w:rStyle w:val="enlighter-m3"/>
          <w:rFonts w:ascii="Maiandra GD" w:hAnsi="Maiandra GD" w:cs="Consolas"/>
          <w:color w:val="4284AE"/>
          <w:bdr w:val="none" w:sz="0" w:space="0" w:color="auto" w:frame="1"/>
        </w:rPr>
        <w:t>ID</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cmd.</w:t>
      </w:r>
      <w:r w:rsidRPr="00271522">
        <w:rPr>
          <w:rStyle w:val="enlighter-m3"/>
          <w:rFonts w:ascii="Maiandra GD" w:hAnsi="Maiandra GD" w:cs="Consolas"/>
          <w:color w:val="4284AE"/>
          <w:bdr w:val="none" w:sz="0" w:space="0" w:color="auto" w:frame="1"/>
        </w:rPr>
        <w:t>Parameters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Add</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paramId</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SqlParameter paramName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proofErr w:type="gramStart"/>
      <w:r w:rsidRPr="00271522">
        <w:rPr>
          <w:rStyle w:val="enlighter-m0"/>
          <w:rFonts w:ascii="Maiandra GD" w:hAnsi="Maiandra GD" w:cs="Consolas"/>
          <w:color w:val="4284AE"/>
          <w:bdr w:val="none" w:sz="0" w:space="0" w:color="auto" w:frame="1"/>
        </w:rPr>
        <w:t>SqlParameter</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paramName.</w:t>
      </w:r>
      <w:r w:rsidRPr="00271522">
        <w:rPr>
          <w:rStyle w:val="enlighter-m3"/>
          <w:rFonts w:ascii="Maiandra GD" w:hAnsi="Maiandra GD" w:cs="Consolas"/>
          <w:color w:val="4284AE"/>
          <w:bdr w:val="none" w:sz="0" w:space="0" w:color="auto" w:frame="1"/>
        </w:rPr>
        <w:t>ParameterName</w:t>
      </w:r>
      <w:r w:rsidRPr="00271522">
        <w:rPr>
          <w:rStyle w:val="enlighter-text"/>
          <w:rFonts w:ascii="Maiandra GD" w:hAnsi="Maiandra GD" w:cs="Consolas"/>
          <w:color w:val="CFD5E0"/>
          <w:bdr w:val="none" w:sz="0" w:space="0" w:color="auto" w:frame="1"/>
        </w:rPr>
        <w:t xml:space="preserve"> = </w:t>
      </w:r>
      <w:r w:rsidRPr="00271522">
        <w:rPr>
          <w:rStyle w:val="enlighter-s0"/>
          <w:rFonts w:ascii="Maiandra GD" w:hAnsi="Maiandra GD" w:cs="Consolas"/>
          <w:color w:val="7CC379"/>
          <w:bdr w:val="none" w:sz="0" w:space="0" w:color="auto" w:frame="1"/>
        </w:rPr>
        <w:t>"@Name"</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paramName.</w:t>
      </w:r>
      <w:r w:rsidRPr="00271522">
        <w:rPr>
          <w:rStyle w:val="enlighter-m3"/>
          <w:rFonts w:ascii="Maiandra GD" w:hAnsi="Maiandra GD" w:cs="Consolas"/>
          <w:color w:val="4284AE"/>
          <w:bdr w:val="none" w:sz="0" w:space="0" w:color="auto" w:frame="1"/>
        </w:rPr>
        <w:t>Value</w:t>
      </w:r>
      <w:r w:rsidRPr="00271522">
        <w:rPr>
          <w:rStyle w:val="enlighter-text"/>
          <w:rFonts w:ascii="Maiandra GD" w:hAnsi="Maiandra GD" w:cs="Consolas"/>
          <w:color w:val="CFD5E0"/>
          <w:bdr w:val="none" w:sz="0" w:space="0" w:color="auto" w:frame="1"/>
        </w:rPr>
        <w:t xml:space="preserve"> = employee.</w:t>
      </w:r>
      <w:r w:rsidRPr="00271522">
        <w:rPr>
          <w:rStyle w:val="enlighter-m3"/>
          <w:rFonts w:ascii="Maiandra GD" w:hAnsi="Maiandra GD" w:cs="Consolas"/>
          <w:color w:val="4284AE"/>
          <w:bdr w:val="none" w:sz="0" w:space="0" w:color="auto" w:frame="1"/>
        </w:rPr>
        <w:t>Name</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cmd.</w:t>
      </w:r>
      <w:r w:rsidRPr="00271522">
        <w:rPr>
          <w:rStyle w:val="enlighter-m3"/>
          <w:rFonts w:ascii="Maiandra GD" w:hAnsi="Maiandra GD" w:cs="Consolas"/>
          <w:color w:val="4284AE"/>
          <w:bdr w:val="none" w:sz="0" w:space="0" w:color="auto" w:frame="1"/>
        </w:rPr>
        <w:t>Parameters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Add</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paramName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SqlParameter paramGender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proofErr w:type="gramStart"/>
      <w:r w:rsidRPr="00271522">
        <w:rPr>
          <w:rStyle w:val="enlighter-m0"/>
          <w:rFonts w:ascii="Maiandra GD" w:hAnsi="Maiandra GD" w:cs="Consolas"/>
          <w:color w:val="4284AE"/>
          <w:bdr w:val="none" w:sz="0" w:space="0" w:color="auto" w:frame="1"/>
        </w:rPr>
        <w:t>SqlParameter</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paramGender.</w:t>
      </w:r>
      <w:r w:rsidRPr="00271522">
        <w:rPr>
          <w:rStyle w:val="enlighter-m3"/>
          <w:rFonts w:ascii="Maiandra GD" w:hAnsi="Maiandra GD" w:cs="Consolas"/>
          <w:color w:val="4284AE"/>
          <w:bdr w:val="none" w:sz="0" w:space="0" w:color="auto" w:frame="1"/>
        </w:rPr>
        <w:t>ParameterName</w:t>
      </w:r>
      <w:r w:rsidRPr="00271522">
        <w:rPr>
          <w:rStyle w:val="enlighter-text"/>
          <w:rFonts w:ascii="Maiandra GD" w:hAnsi="Maiandra GD" w:cs="Consolas"/>
          <w:color w:val="CFD5E0"/>
          <w:bdr w:val="none" w:sz="0" w:space="0" w:color="auto" w:frame="1"/>
        </w:rPr>
        <w:t xml:space="preserve"> = </w:t>
      </w:r>
      <w:r w:rsidRPr="00271522">
        <w:rPr>
          <w:rStyle w:val="enlighter-s0"/>
          <w:rFonts w:ascii="Maiandra GD" w:hAnsi="Maiandra GD" w:cs="Consolas"/>
          <w:color w:val="7CC379"/>
          <w:bdr w:val="none" w:sz="0" w:space="0" w:color="auto" w:frame="1"/>
        </w:rPr>
        <w:t>"@Gender"</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paramGender.</w:t>
      </w:r>
      <w:r w:rsidRPr="00271522">
        <w:rPr>
          <w:rStyle w:val="enlighter-m3"/>
          <w:rFonts w:ascii="Maiandra GD" w:hAnsi="Maiandra GD" w:cs="Consolas"/>
          <w:color w:val="4284AE"/>
          <w:bdr w:val="none" w:sz="0" w:space="0" w:color="auto" w:frame="1"/>
        </w:rPr>
        <w:t>Value</w:t>
      </w:r>
      <w:r w:rsidRPr="00271522">
        <w:rPr>
          <w:rStyle w:val="enlighter-text"/>
          <w:rFonts w:ascii="Maiandra GD" w:hAnsi="Maiandra GD" w:cs="Consolas"/>
          <w:color w:val="CFD5E0"/>
          <w:bdr w:val="none" w:sz="0" w:space="0" w:color="auto" w:frame="1"/>
        </w:rPr>
        <w:t xml:space="preserve"> = employee.</w:t>
      </w:r>
      <w:r w:rsidRPr="00271522">
        <w:rPr>
          <w:rStyle w:val="enlighter-m3"/>
          <w:rFonts w:ascii="Maiandra GD" w:hAnsi="Maiandra GD" w:cs="Consolas"/>
          <w:color w:val="4284AE"/>
          <w:bdr w:val="none" w:sz="0" w:space="0" w:color="auto" w:frame="1"/>
        </w:rPr>
        <w:t>Gender</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cmd.</w:t>
      </w:r>
      <w:r w:rsidRPr="00271522">
        <w:rPr>
          <w:rStyle w:val="enlighter-m3"/>
          <w:rFonts w:ascii="Maiandra GD" w:hAnsi="Maiandra GD" w:cs="Consolas"/>
          <w:color w:val="4284AE"/>
          <w:bdr w:val="none" w:sz="0" w:space="0" w:color="auto" w:frame="1"/>
        </w:rPr>
        <w:t>Parameters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Add</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paramGender</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SqlParameter paramCity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proofErr w:type="gramStart"/>
      <w:r w:rsidRPr="00271522">
        <w:rPr>
          <w:rStyle w:val="enlighter-m0"/>
          <w:rFonts w:ascii="Maiandra GD" w:hAnsi="Maiandra GD" w:cs="Consolas"/>
          <w:color w:val="4284AE"/>
          <w:bdr w:val="none" w:sz="0" w:space="0" w:color="auto" w:frame="1"/>
        </w:rPr>
        <w:t>SqlParameter</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lastRenderedPageBreak/>
        <w:t>paramCity.</w:t>
      </w:r>
      <w:r w:rsidRPr="00271522">
        <w:rPr>
          <w:rStyle w:val="enlighter-m3"/>
          <w:rFonts w:ascii="Maiandra GD" w:hAnsi="Maiandra GD" w:cs="Consolas"/>
          <w:color w:val="4284AE"/>
          <w:bdr w:val="none" w:sz="0" w:space="0" w:color="auto" w:frame="1"/>
        </w:rPr>
        <w:t>ParameterName</w:t>
      </w:r>
      <w:r w:rsidRPr="00271522">
        <w:rPr>
          <w:rStyle w:val="enlighter-text"/>
          <w:rFonts w:ascii="Maiandra GD" w:hAnsi="Maiandra GD" w:cs="Consolas"/>
          <w:color w:val="CFD5E0"/>
          <w:bdr w:val="none" w:sz="0" w:space="0" w:color="auto" w:frame="1"/>
        </w:rPr>
        <w:t xml:space="preserve"> = </w:t>
      </w:r>
      <w:r w:rsidRPr="00271522">
        <w:rPr>
          <w:rStyle w:val="enlighter-s0"/>
          <w:rFonts w:ascii="Maiandra GD" w:hAnsi="Maiandra GD" w:cs="Consolas"/>
          <w:color w:val="7CC379"/>
          <w:bdr w:val="none" w:sz="0" w:space="0" w:color="auto" w:frame="1"/>
        </w:rPr>
        <w:t>"@City"</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paramCity.</w:t>
      </w:r>
      <w:r w:rsidRPr="00271522">
        <w:rPr>
          <w:rStyle w:val="enlighter-m3"/>
          <w:rFonts w:ascii="Maiandra GD" w:hAnsi="Maiandra GD" w:cs="Consolas"/>
          <w:color w:val="4284AE"/>
          <w:bdr w:val="none" w:sz="0" w:space="0" w:color="auto" w:frame="1"/>
        </w:rPr>
        <w:t>Value</w:t>
      </w:r>
      <w:r w:rsidRPr="00271522">
        <w:rPr>
          <w:rStyle w:val="enlighter-text"/>
          <w:rFonts w:ascii="Maiandra GD" w:hAnsi="Maiandra GD" w:cs="Consolas"/>
          <w:color w:val="CFD5E0"/>
          <w:bdr w:val="none" w:sz="0" w:space="0" w:color="auto" w:frame="1"/>
        </w:rPr>
        <w:t xml:space="preserve"> = employee.</w:t>
      </w:r>
      <w:r w:rsidRPr="00271522">
        <w:rPr>
          <w:rStyle w:val="enlighter-m3"/>
          <w:rFonts w:ascii="Maiandra GD" w:hAnsi="Maiandra GD" w:cs="Consolas"/>
          <w:color w:val="4284AE"/>
          <w:bdr w:val="none" w:sz="0" w:space="0" w:color="auto" w:frame="1"/>
        </w:rPr>
        <w:t>City</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cmd.</w:t>
      </w:r>
      <w:r w:rsidRPr="00271522">
        <w:rPr>
          <w:rStyle w:val="enlighter-m3"/>
          <w:rFonts w:ascii="Maiandra GD" w:hAnsi="Maiandra GD" w:cs="Consolas"/>
          <w:color w:val="4284AE"/>
          <w:bdr w:val="none" w:sz="0" w:space="0" w:color="auto" w:frame="1"/>
        </w:rPr>
        <w:t>Parameters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Add</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paramCity</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SqlParameter paramSalary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proofErr w:type="gramStart"/>
      <w:r w:rsidRPr="00271522">
        <w:rPr>
          <w:rStyle w:val="enlighter-m0"/>
          <w:rFonts w:ascii="Maiandra GD" w:hAnsi="Maiandra GD" w:cs="Consolas"/>
          <w:color w:val="4284AE"/>
          <w:bdr w:val="none" w:sz="0" w:space="0" w:color="auto" w:frame="1"/>
        </w:rPr>
        <w:t>SqlParameter</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paramSalary.</w:t>
      </w:r>
      <w:r w:rsidRPr="00271522">
        <w:rPr>
          <w:rStyle w:val="enlighter-m3"/>
          <w:rFonts w:ascii="Maiandra GD" w:hAnsi="Maiandra GD" w:cs="Consolas"/>
          <w:color w:val="4284AE"/>
          <w:bdr w:val="none" w:sz="0" w:space="0" w:color="auto" w:frame="1"/>
        </w:rPr>
        <w:t>ParameterName</w:t>
      </w:r>
      <w:r w:rsidRPr="00271522">
        <w:rPr>
          <w:rStyle w:val="enlighter-text"/>
          <w:rFonts w:ascii="Maiandra GD" w:hAnsi="Maiandra GD" w:cs="Consolas"/>
          <w:color w:val="CFD5E0"/>
          <w:bdr w:val="none" w:sz="0" w:space="0" w:color="auto" w:frame="1"/>
        </w:rPr>
        <w:t xml:space="preserve"> = </w:t>
      </w:r>
      <w:r w:rsidRPr="00271522">
        <w:rPr>
          <w:rStyle w:val="enlighter-s0"/>
          <w:rFonts w:ascii="Maiandra GD" w:hAnsi="Maiandra GD" w:cs="Consolas"/>
          <w:color w:val="7CC379"/>
          <w:bdr w:val="none" w:sz="0" w:space="0" w:color="auto" w:frame="1"/>
        </w:rPr>
        <w:t>"@Salary"</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paramSalary.</w:t>
      </w:r>
      <w:r w:rsidRPr="00271522">
        <w:rPr>
          <w:rStyle w:val="enlighter-m3"/>
          <w:rFonts w:ascii="Maiandra GD" w:hAnsi="Maiandra GD" w:cs="Consolas"/>
          <w:color w:val="4284AE"/>
          <w:bdr w:val="none" w:sz="0" w:space="0" w:color="auto" w:frame="1"/>
        </w:rPr>
        <w:t>Value</w:t>
      </w:r>
      <w:r w:rsidRPr="00271522">
        <w:rPr>
          <w:rStyle w:val="enlighter-text"/>
          <w:rFonts w:ascii="Maiandra GD" w:hAnsi="Maiandra GD" w:cs="Consolas"/>
          <w:color w:val="CFD5E0"/>
          <w:bdr w:val="none" w:sz="0" w:space="0" w:color="auto" w:frame="1"/>
        </w:rPr>
        <w:t xml:space="preserve"> = employee.</w:t>
      </w:r>
      <w:r w:rsidRPr="00271522">
        <w:rPr>
          <w:rStyle w:val="enlighter-m3"/>
          <w:rFonts w:ascii="Maiandra GD" w:hAnsi="Maiandra GD" w:cs="Consolas"/>
          <w:color w:val="4284AE"/>
          <w:bdr w:val="none" w:sz="0" w:space="0" w:color="auto" w:frame="1"/>
        </w:rPr>
        <w:t>Salary</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cmd.</w:t>
      </w:r>
      <w:r w:rsidRPr="00271522">
        <w:rPr>
          <w:rStyle w:val="enlighter-m3"/>
          <w:rFonts w:ascii="Maiandra GD" w:hAnsi="Maiandra GD" w:cs="Consolas"/>
          <w:color w:val="4284AE"/>
          <w:bdr w:val="none" w:sz="0" w:space="0" w:color="auto" w:frame="1"/>
        </w:rPr>
        <w:t>Parameters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Add</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paramSalary</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SqlParameter paramDateOfBirth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proofErr w:type="gramStart"/>
      <w:r w:rsidRPr="00271522">
        <w:rPr>
          <w:rStyle w:val="enlighter-m0"/>
          <w:rFonts w:ascii="Maiandra GD" w:hAnsi="Maiandra GD" w:cs="Consolas"/>
          <w:color w:val="4284AE"/>
          <w:bdr w:val="none" w:sz="0" w:space="0" w:color="auto" w:frame="1"/>
        </w:rPr>
        <w:t>SqlParameter</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paramDateOfBirth.</w:t>
      </w:r>
      <w:r w:rsidRPr="00271522">
        <w:rPr>
          <w:rStyle w:val="enlighter-m3"/>
          <w:rFonts w:ascii="Maiandra GD" w:hAnsi="Maiandra GD" w:cs="Consolas"/>
          <w:color w:val="4284AE"/>
          <w:bdr w:val="none" w:sz="0" w:space="0" w:color="auto" w:frame="1"/>
        </w:rPr>
        <w:t>ParameterName</w:t>
      </w:r>
      <w:r w:rsidRPr="00271522">
        <w:rPr>
          <w:rStyle w:val="enlighter-text"/>
          <w:rFonts w:ascii="Maiandra GD" w:hAnsi="Maiandra GD" w:cs="Consolas"/>
          <w:color w:val="CFD5E0"/>
          <w:bdr w:val="none" w:sz="0" w:space="0" w:color="auto" w:frame="1"/>
        </w:rPr>
        <w:t xml:space="preserve"> = </w:t>
      </w:r>
      <w:r w:rsidRPr="00271522">
        <w:rPr>
          <w:rStyle w:val="enlighter-s0"/>
          <w:rFonts w:ascii="Maiandra GD" w:hAnsi="Maiandra GD" w:cs="Consolas"/>
          <w:color w:val="7CC379"/>
          <w:bdr w:val="none" w:sz="0" w:space="0" w:color="auto" w:frame="1"/>
        </w:rPr>
        <w:t>"@DateOfBirth"</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paramDateOfBirth.</w:t>
      </w:r>
      <w:r w:rsidRPr="00271522">
        <w:rPr>
          <w:rStyle w:val="enlighter-m3"/>
          <w:rFonts w:ascii="Maiandra GD" w:hAnsi="Maiandra GD" w:cs="Consolas"/>
          <w:color w:val="4284AE"/>
          <w:bdr w:val="none" w:sz="0" w:space="0" w:color="auto" w:frame="1"/>
        </w:rPr>
        <w:t>Value</w:t>
      </w:r>
      <w:r w:rsidRPr="00271522">
        <w:rPr>
          <w:rStyle w:val="enlighter-text"/>
          <w:rFonts w:ascii="Maiandra GD" w:hAnsi="Maiandra GD" w:cs="Consolas"/>
          <w:color w:val="CFD5E0"/>
          <w:bdr w:val="none" w:sz="0" w:space="0" w:color="auto" w:frame="1"/>
        </w:rPr>
        <w:t xml:space="preserve"> = employee.</w:t>
      </w:r>
      <w:r w:rsidRPr="00271522">
        <w:rPr>
          <w:rStyle w:val="enlighter-m3"/>
          <w:rFonts w:ascii="Maiandra GD" w:hAnsi="Maiandra GD" w:cs="Consolas"/>
          <w:color w:val="4284AE"/>
          <w:bdr w:val="none" w:sz="0" w:space="0" w:color="auto" w:frame="1"/>
        </w:rPr>
        <w:t>DateOfBirth</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cmd.</w:t>
      </w:r>
      <w:r w:rsidRPr="00271522">
        <w:rPr>
          <w:rStyle w:val="enlighter-m3"/>
          <w:rFonts w:ascii="Maiandra GD" w:hAnsi="Maiandra GD" w:cs="Consolas"/>
          <w:color w:val="4284AE"/>
          <w:bdr w:val="none" w:sz="0" w:space="0" w:color="auto" w:frame="1"/>
        </w:rPr>
        <w:t>Parameters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Add</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paramDateOfBirth</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con.</w:t>
      </w:r>
      <w:r w:rsidRPr="00271522">
        <w:rPr>
          <w:rStyle w:val="enlighter-m3"/>
          <w:rFonts w:ascii="Maiandra GD" w:hAnsi="Maiandra GD" w:cs="Consolas"/>
          <w:color w:val="4284AE"/>
          <w:bdr w:val="none" w:sz="0" w:space="0" w:color="auto" w:frame="1"/>
        </w:rPr>
        <w:t>Open</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cmd.</w:t>
      </w:r>
      <w:r w:rsidRPr="00271522">
        <w:rPr>
          <w:rStyle w:val="enlighter-m3"/>
          <w:rFonts w:ascii="Maiandra GD" w:hAnsi="Maiandra GD" w:cs="Consolas"/>
          <w:color w:val="4284AE"/>
          <w:bdr w:val="none" w:sz="0" w:space="0" w:color="auto" w:frame="1"/>
        </w:rPr>
        <w:t>ExecuteNonQuery</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5C7B23" w:rsidRDefault="005C7B23"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2C6E30" w:rsidRPr="00271522" w:rsidRDefault="002C6E30"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Creating the Edit Post Method:</w:t>
      </w:r>
    </w:p>
    <w:p w:rsidR="002C6E30" w:rsidRPr="00271522" w:rsidRDefault="002C6E30"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Please copy and paste the following “</w:t>
      </w:r>
      <w:r w:rsidRPr="00271522">
        <w:rPr>
          <w:rStyle w:val="Strong"/>
          <w:rFonts w:ascii="Maiandra GD" w:hAnsi="Maiandra GD" w:cs="Arial"/>
          <w:color w:val="000000"/>
          <w:sz w:val="22"/>
          <w:szCs w:val="22"/>
          <w:bdr w:val="none" w:sz="0" w:space="0" w:color="auto" w:frame="1"/>
        </w:rPr>
        <w:t>Edit</w:t>
      </w:r>
      <w:r w:rsidRPr="00271522">
        <w:rPr>
          <w:rFonts w:ascii="Maiandra GD" w:hAnsi="Maiandra GD" w:cs="Arial"/>
          <w:color w:val="000000"/>
          <w:sz w:val="22"/>
          <w:szCs w:val="22"/>
          <w:bdr w:val="none" w:sz="0" w:space="0" w:color="auto" w:frame="1"/>
        </w:rPr>
        <w:t>” (HttpPost) action method in “</w:t>
      </w:r>
      <w:r w:rsidRPr="00271522">
        <w:rPr>
          <w:rStyle w:val="Strong"/>
          <w:rFonts w:ascii="Maiandra GD" w:hAnsi="Maiandra GD" w:cs="Arial"/>
          <w:color w:val="000000"/>
          <w:sz w:val="22"/>
          <w:szCs w:val="22"/>
          <w:bdr w:val="none" w:sz="0" w:space="0" w:color="auto" w:frame="1"/>
        </w:rPr>
        <w:t>EmployeeController</w:t>
      </w:r>
      <w:r w:rsidRPr="00271522">
        <w:rPr>
          <w:rFonts w:ascii="Maiandra GD" w:hAnsi="Maiandra GD" w:cs="Arial"/>
          <w:color w:val="000000"/>
          <w:sz w:val="22"/>
          <w:szCs w:val="22"/>
          <w:bdr w:val="none" w:sz="0" w:space="0" w:color="auto" w:frame="1"/>
        </w:rPr>
        <w:t>“. </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HttpPost</w:t>
      </w:r>
      <w:r w:rsidRPr="00271522">
        <w:rPr>
          <w:rStyle w:val="enlighter-g1"/>
          <w:rFonts w:ascii="Maiandra GD" w:hAnsi="Maiandra GD" w:cs="Consolas"/>
          <w:b/>
          <w:bCs/>
          <w:color w:val="6B7C8B"/>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ActionResult </w:t>
      </w:r>
      <w:r w:rsidRPr="00271522">
        <w:rPr>
          <w:rStyle w:val="enlighter-m0"/>
          <w:rFonts w:ascii="Maiandra GD" w:hAnsi="Maiandra GD" w:cs="Consolas"/>
          <w:color w:val="4284AE"/>
          <w:bdr w:val="none" w:sz="0" w:space="0" w:color="auto" w:frame="1"/>
        </w:rPr>
        <w:t>Edit</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Employee employee</w:t>
      </w:r>
      <w:r w:rsidRPr="00271522">
        <w:rPr>
          <w:rStyle w:val="enlighter-g1"/>
          <w:rFonts w:ascii="Maiandra GD" w:hAnsi="Maiandra GD" w:cs="Consolas"/>
          <w:b/>
          <w:bCs/>
          <w:color w:val="6B7C8B"/>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1"/>
          <w:rFonts w:ascii="Maiandra GD" w:hAnsi="Maiandra GD" w:cs="Consolas"/>
          <w:b/>
          <w:bCs/>
          <w:color w:val="D171DD"/>
          <w:bdr w:val="none" w:sz="0" w:space="0" w:color="auto" w:frame="1"/>
        </w:rPr>
        <w:t>if</w:t>
      </w:r>
      <w:proofErr w:type="gramEnd"/>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ModelState.</w:t>
      </w:r>
      <w:r w:rsidRPr="00271522">
        <w:rPr>
          <w:rStyle w:val="enlighter-m3"/>
          <w:rFonts w:ascii="Maiandra GD" w:hAnsi="Maiandra GD" w:cs="Consolas"/>
          <w:color w:val="4284AE"/>
          <w:bdr w:val="none" w:sz="0" w:space="0" w:color="auto" w:frame="1"/>
        </w:rPr>
        <w:t>IsValid</w:t>
      </w:r>
      <w:r w:rsidRPr="00271522">
        <w:rPr>
          <w:rStyle w:val="enlighter-g1"/>
          <w:rFonts w:ascii="Maiandra GD" w:hAnsi="Maiandra GD" w:cs="Consolas"/>
          <w:b/>
          <w:bCs/>
          <w:color w:val="6B7C8B"/>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EmployeeBusinessLayer employeeBusinessLayer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proofErr w:type="gramStart"/>
      <w:r w:rsidRPr="00271522">
        <w:rPr>
          <w:rStyle w:val="enlighter-m0"/>
          <w:rFonts w:ascii="Maiandra GD" w:hAnsi="Maiandra GD" w:cs="Consolas"/>
          <w:color w:val="4284AE"/>
          <w:bdr w:val="none" w:sz="0" w:space="0" w:color="auto" w:frame="1"/>
        </w:rPr>
        <w:t>EmployeeBusinessLayer</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lastRenderedPageBreak/>
        <w:t>employeeBusinessLayer.</w:t>
      </w:r>
      <w:r w:rsidRPr="00271522">
        <w:rPr>
          <w:rStyle w:val="enlighter-m3"/>
          <w:rFonts w:ascii="Maiandra GD" w:hAnsi="Maiandra GD" w:cs="Consolas"/>
          <w:color w:val="4284AE"/>
          <w:bdr w:val="none" w:sz="0" w:space="0" w:color="auto" w:frame="1"/>
        </w:rPr>
        <w:t>UpdateEmmployee</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return</w:t>
      </w:r>
      <w:proofErr w:type="gramEnd"/>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RedirectToAction</w:t>
      </w:r>
      <w:r w:rsidRPr="00271522">
        <w:rPr>
          <w:rStyle w:val="enlighter-g1"/>
          <w:rFonts w:ascii="Maiandra GD" w:hAnsi="Maiandra GD" w:cs="Consolas"/>
          <w:b/>
          <w:bCs/>
          <w:color w:val="6B7C8B"/>
          <w:bdr w:val="none" w:sz="0" w:space="0" w:color="auto" w:frame="1"/>
        </w:rPr>
        <w:t>(</w:t>
      </w:r>
      <w:r w:rsidRPr="00271522">
        <w:rPr>
          <w:rStyle w:val="enlighter-s0"/>
          <w:rFonts w:ascii="Maiandra GD" w:hAnsi="Maiandra GD" w:cs="Consolas"/>
          <w:color w:val="7CC379"/>
          <w:bdr w:val="none" w:sz="0" w:space="0" w:color="auto" w:frame="1"/>
        </w:rPr>
        <w:t>"Index"</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return</w:t>
      </w:r>
      <w:proofErr w:type="gramEnd"/>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View</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C6E30" w:rsidRPr="00271522" w:rsidRDefault="002C6E30"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5C7B23" w:rsidRDefault="005C7B23"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2C6E30" w:rsidRPr="00271522" w:rsidRDefault="002C6E30"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Code Explanation:</w:t>
      </w:r>
    </w:p>
    <w:p w:rsidR="002C6E30" w:rsidRPr="00271522" w:rsidRDefault="002C6E30" w:rsidP="0015081F">
      <w:pPr>
        <w:numPr>
          <w:ilvl w:val="0"/>
          <w:numId w:val="5"/>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The above Edit action method is decorated with the [</w:t>
      </w:r>
      <w:r w:rsidRPr="00271522">
        <w:rPr>
          <w:rStyle w:val="Strong"/>
          <w:rFonts w:ascii="Maiandra GD" w:hAnsi="Maiandra GD" w:cs="Arial"/>
          <w:color w:val="000000"/>
          <w:bdr w:val="none" w:sz="0" w:space="0" w:color="auto" w:frame="1"/>
        </w:rPr>
        <w:t>HttpPost</w:t>
      </w:r>
      <w:r w:rsidRPr="00271522">
        <w:rPr>
          <w:rFonts w:ascii="Maiandra GD" w:hAnsi="Maiandra GD" w:cs="Arial"/>
          <w:color w:val="000000"/>
          <w:bdr w:val="none" w:sz="0" w:space="0" w:color="auto" w:frame="1"/>
        </w:rPr>
        <w:t>] attribute. So this method only responds to HTTP post requests when updating data.</w:t>
      </w:r>
    </w:p>
    <w:p w:rsidR="002C6E30" w:rsidRPr="00271522" w:rsidRDefault="002C6E30" w:rsidP="0015081F">
      <w:pPr>
        <w:numPr>
          <w:ilvl w:val="0"/>
          <w:numId w:val="5"/>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This method receives the modified “</w:t>
      </w:r>
      <w:r w:rsidRPr="00271522">
        <w:rPr>
          <w:rStyle w:val="Strong"/>
          <w:rFonts w:ascii="Maiandra GD" w:hAnsi="Maiandra GD" w:cs="Arial"/>
          <w:color w:val="000000"/>
          <w:bdr w:val="none" w:sz="0" w:space="0" w:color="auto" w:frame="1"/>
        </w:rPr>
        <w:t>Employee</w:t>
      </w:r>
      <w:r w:rsidRPr="00271522">
        <w:rPr>
          <w:rFonts w:ascii="Maiandra GD" w:hAnsi="Maiandra GD" w:cs="Arial"/>
          <w:color w:val="000000"/>
          <w:bdr w:val="none" w:sz="0" w:space="0" w:color="auto" w:frame="1"/>
        </w:rPr>
        <w:t>” object as a parameter. This object is then passed to </w:t>
      </w:r>
      <w:proofErr w:type="gramStart"/>
      <w:r w:rsidRPr="00271522">
        <w:rPr>
          <w:rStyle w:val="Strong"/>
          <w:rFonts w:ascii="Maiandra GD" w:hAnsi="Maiandra GD" w:cs="Arial"/>
          <w:color w:val="000000"/>
          <w:bdr w:val="none" w:sz="0" w:space="0" w:color="auto" w:frame="1"/>
        </w:rPr>
        <w:t>UpdateEmmployee(</w:t>
      </w:r>
      <w:proofErr w:type="gramEnd"/>
      <w:r w:rsidRPr="00271522">
        <w:rPr>
          <w:rStyle w:val="Strong"/>
          <w:rFonts w:ascii="Maiandra GD" w:hAnsi="Maiandra GD" w:cs="Arial"/>
          <w:color w:val="000000"/>
          <w:bdr w:val="none" w:sz="0" w:space="0" w:color="auto" w:frame="1"/>
        </w:rPr>
        <w:t>)</w:t>
      </w:r>
      <w:r w:rsidRPr="00271522">
        <w:rPr>
          <w:rFonts w:ascii="Maiandra GD" w:hAnsi="Maiandra GD" w:cs="Arial"/>
          <w:color w:val="000000"/>
          <w:bdr w:val="none" w:sz="0" w:space="0" w:color="auto" w:frame="1"/>
        </w:rPr>
        <w:t> method which updates the employee details. After the employee details are saved the user is redirected to “Index” action.</w:t>
      </w:r>
    </w:p>
    <w:p w:rsidR="002C6E30" w:rsidRPr="00271522" w:rsidRDefault="002C6E30" w:rsidP="0015081F">
      <w:pPr>
        <w:numPr>
          <w:ilvl w:val="0"/>
          <w:numId w:val="5"/>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If there are model validation errors none of the code in the IF block gets executed. In this case, the user stays on the “Edit” view. Since we are passing the “</w:t>
      </w:r>
      <w:r w:rsidRPr="00271522">
        <w:rPr>
          <w:rStyle w:val="Strong"/>
          <w:rFonts w:ascii="Maiandra GD" w:hAnsi="Maiandra GD" w:cs="Arial"/>
          <w:color w:val="000000"/>
          <w:bdr w:val="none" w:sz="0" w:space="0" w:color="auto" w:frame="1"/>
        </w:rPr>
        <w:t>Employee</w:t>
      </w:r>
      <w:r w:rsidRPr="00271522">
        <w:rPr>
          <w:rFonts w:ascii="Maiandra GD" w:hAnsi="Maiandra GD" w:cs="Arial"/>
          <w:color w:val="000000"/>
          <w:bdr w:val="none" w:sz="0" w:space="0" w:color="auto" w:frame="1"/>
        </w:rPr>
        <w:t>” object to the “</w:t>
      </w:r>
      <w:r w:rsidRPr="00271522">
        <w:rPr>
          <w:rStyle w:val="Strong"/>
          <w:rFonts w:ascii="Maiandra GD" w:hAnsi="Maiandra GD" w:cs="Arial"/>
          <w:color w:val="000000"/>
          <w:bdr w:val="none" w:sz="0" w:space="0" w:color="auto" w:frame="1"/>
        </w:rPr>
        <w:t>Edit</w:t>
      </w:r>
      <w:r w:rsidRPr="00271522">
        <w:rPr>
          <w:rFonts w:ascii="Maiandra GD" w:hAnsi="Maiandra GD" w:cs="Arial"/>
          <w:color w:val="000000"/>
          <w:bdr w:val="none" w:sz="0" w:space="0" w:color="auto" w:frame="1"/>
        </w:rPr>
        <w:t>” view the user gets to see the validation errors. This allows him to fix those errors and re-submit the view.</w:t>
      </w:r>
    </w:p>
    <w:p w:rsidR="00021244" w:rsidRPr="00271522" w:rsidRDefault="00021244" w:rsidP="0015081F">
      <w:pPr>
        <w:pBdr>
          <w:bottom w:val="double" w:sz="6" w:space="1" w:color="auto"/>
        </w:pBdr>
        <w:rPr>
          <w:rFonts w:ascii="Maiandra GD" w:hAnsi="Maiandra GD"/>
        </w:rPr>
      </w:pPr>
    </w:p>
    <w:p w:rsidR="00CC453C" w:rsidRPr="005C7B23" w:rsidRDefault="00CC453C" w:rsidP="0015081F">
      <w:pPr>
        <w:pStyle w:val="Heading1"/>
        <w:spacing w:before="0" w:beforeAutospacing="0" w:after="48" w:afterAutospacing="0"/>
        <w:textAlignment w:val="baseline"/>
        <w:rPr>
          <w:rFonts w:ascii="Maiandra GD" w:hAnsi="Maiandra GD"/>
          <w:bCs w:val="0"/>
          <w:color w:val="3A3A3A"/>
          <w:sz w:val="28"/>
          <w:szCs w:val="22"/>
        </w:rPr>
      </w:pPr>
      <w:r w:rsidRPr="005C7B23">
        <w:rPr>
          <w:rFonts w:ascii="Maiandra GD" w:hAnsi="Maiandra GD"/>
          <w:bCs w:val="0"/>
          <w:color w:val="3A3A3A"/>
          <w:sz w:val="28"/>
          <w:szCs w:val="22"/>
          <w:highlight w:val="yellow"/>
        </w:rPr>
        <w:t>Unintended Updates in ASP.NET MVC</w:t>
      </w:r>
    </w:p>
    <w:p w:rsidR="00CC453C" w:rsidRPr="00271522" w:rsidRDefault="00CC453C" w:rsidP="0015081F">
      <w:pPr>
        <w:pStyle w:val="Heading2"/>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Fonts w:ascii="Maiandra GD" w:hAnsi="Maiandra GD" w:cs="Arial"/>
          <w:b w:val="0"/>
          <w:bCs w:val="0"/>
          <w:color w:val="000000"/>
          <w:sz w:val="22"/>
          <w:szCs w:val="22"/>
          <w:bdr w:val="none" w:sz="0" w:space="0" w:color="auto" w:frame="1"/>
        </w:rPr>
        <w:t>Unintended</w:t>
      </w:r>
      <w:r w:rsidRPr="00271522">
        <w:rPr>
          <w:rStyle w:val="Strong"/>
          <w:rFonts w:ascii="Maiandra GD" w:hAnsi="Maiandra GD" w:cs="Arial"/>
          <w:b/>
          <w:bCs/>
          <w:color w:val="000000"/>
          <w:sz w:val="22"/>
          <w:szCs w:val="22"/>
          <w:bdr w:val="none" w:sz="0" w:space="0" w:color="auto" w:frame="1"/>
        </w:rPr>
        <w:t> Updates in ASP.NET MVC Application</w:t>
      </w:r>
    </w:p>
    <w:p w:rsidR="00CC453C" w:rsidRPr="00271522" w:rsidRDefault="00CC453C" w:rsidP="0015081F">
      <w:pPr>
        <w:numPr>
          <w:ilvl w:val="0"/>
          <w:numId w:val="6"/>
        </w:numPr>
        <w:shd w:val="clear" w:color="auto" w:fill="FFFFFF"/>
        <w:spacing w:after="0" w:line="240" w:lineRule="auto"/>
        <w:textAlignment w:val="baseline"/>
        <w:rPr>
          <w:rFonts w:ascii="Maiandra GD" w:hAnsi="Maiandra GD" w:cs="Segoe UI"/>
          <w:color w:val="212529"/>
        </w:rPr>
      </w:pPr>
      <w:r w:rsidRPr="00271522">
        <w:rPr>
          <w:rStyle w:val="Strong"/>
          <w:rFonts w:ascii="Maiandra GD" w:hAnsi="Maiandra GD" w:cs="Arial"/>
          <w:color w:val="0000FF"/>
          <w:bdr w:val="none" w:sz="0" w:space="0" w:color="auto" w:frame="1"/>
        </w:rPr>
        <w:t>What are Unintended Updates in ASP.NET MVC?</w:t>
      </w:r>
    </w:p>
    <w:p w:rsidR="00CC453C" w:rsidRPr="00271522" w:rsidRDefault="00CC453C" w:rsidP="0015081F">
      <w:pPr>
        <w:numPr>
          <w:ilvl w:val="0"/>
          <w:numId w:val="6"/>
        </w:numPr>
        <w:shd w:val="clear" w:color="auto" w:fill="FFFFFF"/>
        <w:spacing w:after="0" w:line="240" w:lineRule="auto"/>
        <w:textAlignment w:val="baseline"/>
        <w:rPr>
          <w:rFonts w:ascii="Maiandra GD" w:hAnsi="Maiandra GD" w:cs="Segoe UI"/>
          <w:color w:val="212529"/>
        </w:rPr>
      </w:pPr>
      <w:r w:rsidRPr="00271522">
        <w:rPr>
          <w:rStyle w:val="Strong"/>
          <w:rFonts w:ascii="Maiandra GD" w:hAnsi="Maiandra GD" w:cs="Arial"/>
          <w:color w:val="0000FF"/>
          <w:bdr w:val="none" w:sz="0" w:space="0" w:color="auto" w:frame="1"/>
        </w:rPr>
        <w:t>Example to understand Unintended Updates in ASP.NET MVC.</w:t>
      </w:r>
    </w:p>
    <w:p w:rsidR="00CC453C" w:rsidRPr="005C7B23" w:rsidRDefault="00CC453C" w:rsidP="0015081F">
      <w:pPr>
        <w:numPr>
          <w:ilvl w:val="0"/>
          <w:numId w:val="6"/>
        </w:numPr>
        <w:shd w:val="clear" w:color="auto" w:fill="FFFFFF"/>
        <w:spacing w:after="0" w:line="240" w:lineRule="auto"/>
        <w:textAlignment w:val="baseline"/>
        <w:rPr>
          <w:rStyle w:val="Strong"/>
          <w:rFonts w:ascii="Maiandra GD" w:hAnsi="Maiandra GD" w:cs="Segoe UI"/>
          <w:b w:val="0"/>
          <w:bCs w:val="0"/>
          <w:color w:val="212529"/>
        </w:rPr>
      </w:pPr>
      <w:r w:rsidRPr="00271522">
        <w:rPr>
          <w:rStyle w:val="Strong"/>
          <w:rFonts w:ascii="Maiandra GD" w:hAnsi="Maiandra GD" w:cs="Arial"/>
          <w:color w:val="0000FF"/>
          <w:bdr w:val="none" w:sz="0" w:space="0" w:color="auto" w:frame="1"/>
        </w:rPr>
        <w:t>How to prevent Unintended Updates?</w:t>
      </w:r>
    </w:p>
    <w:p w:rsidR="005C7B23" w:rsidRPr="00271522" w:rsidRDefault="005C7B23" w:rsidP="0015081F">
      <w:pPr>
        <w:shd w:val="clear" w:color="auto" w:fill="FFFFFF"/>
        <w:spacing w:after="0" w:line="240" w:lineRule="auto"/>
        <w:ind w:left="720"/>
        <w:textAlignment w:val="baseline"/>
        <w:rPr>
          <w:rFonts w:ascii="Maiandra GD" w:hAnsi="Maiandra GD" w:cs="Segoe UI"/>
          <w:color w:val="212529"/>
        </w:rPr>
      </w:pPr>
    </w:p>
    <w:p w:rsidR="00CC453C" w:rsidRPr="00271522" w:rsidRDefault="00CC453C"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Fonts w:ascii="Maiandra GD" w:hAnsi="Maiandra GD" w:cs="Arial"/>
          <w:b w:val="0"/>
          <w:bCs w:val="0"/>
          <w:color w:val="000000"/>
          <w:sz w:val="22"/>
          <w:szCs w:val="22"/>
          <w:bdr w:val="none" w:sz="0" w:space="0" w:color="auto" w:frame="1"/>
        </w:rPr>
        <w:t>Let’s understand </w:t>
      </w:r>
      <w:r w:rsidRPr="00271522">
        <w:rPr>
          <w:rStyle w:val="Strong"/>
          <w:rFonts w:ascii="Maiandra GD" w:hAnsi="Maiandra GD" w:cs="Arial"/>
          <w:b/>
          <w:bCs/>
          <w:color w:val="000000"/>
          <w:sz w:val="22"/>
          <w:szCs w:val="22"/>
          <w:bdr w:val="none" w:sz="0" w:space="0" w:color="auto" w:frame="1"/>
        </w:rPr>
        <w:t>Unintended Updates </w:t>
      </w:r>
      <w:r w:rsidRPr="00271522">
        <w:rPr>
          <w:rFonts w:ascii="Maiandra GD" w:hAnsi="Maiandra GD" w:cs="Arial"/>
          <w:b w:val="0"/>
          <w:bCs w:val="0"/>
          <w:color w:val="000000"/>
          <w:sz w:val="22"/>
          <w:szCs w:val="22"/>
          <w:bdr w:val="none" w:sz="0" w:space="0" w:color="auto" w:frame="1"/>
        </w:rPr>
        <w:t>with an example.</w:t>
      </w:r>
      <w:r w:rsidRPr="00271522">
        <w:rPr>
          <w:rStyle w:val="Strong"/>
          <w:rFonts w:ascii="Maiandra GD" w:hAnsi="Maiandra GD" w:cs="Arial"/>
          <w:b/>
          <w:bCs/>
          <w:color w:val="000000"/>
          <w:sz w:val="22"/>
          <w:szCs w:val="22"/>
          <w:bdr w:val="none" w:sz="0" w:space="0" w:color="auto" w:frame="1"/>
        </w:rPr>
        <w:t> </w:t>
      </w:r>
    </w:p>
    <w:p w:rsidR="00CC453C" w:rsidRPr="00271522" w:rsidRDefault="00CC453C"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At the moment, within the “</w:t>
      </w:r>
      <w:r w:rsidRPr="00271522">
        <w:rPr>
          <w:rStyle w:val="Strong"/>
          <w:rFonts w:ascii="Maiandra GD" w:hAnsi="Maiandra GD" w:cs="Arial"/>
          <w:color w:val="000000"/>
          <w:sz w:val="22"/>
          <w:szCs w:val="22"/>
          <w:bdr w:val="none" w:sz="0" w:space="0" w:color="auto" w:frame="1"/>
        </w:rPr>
        <w:t>Employee Edit” </w:t>
      </w:r>
      <w:r w:rsidRPr="00271522">
        <w:rPr>
          <w:rFonts w:ascii="Maiandra GD" w:hAnsi="Maiandra GD" w:cs="Arial"/>
          <w:color w:val="000000"/>
          <w:sz w:val="22"/>
          <w:szCs w:val="22"/>
          <w:bdr w:val="none" w:sz="0" w:space="0" w:color="auto" w:frame="1"/>
        </w:rPr>
        <w:t>view, we are allowing to change all of the following fields.</w:t>
      </w:r>
    </w:p>
    <w:p w:rsidR="00CC453C" w:rsidRPr="00271522" w:rsidRDefault="00CC453C" w:rsidP="0015081F">
      <w:pPr>
        <w:numPr>
          <w:ilvl w:val="0"/>
          <w:numId w:val="7"/>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Name</w:t>
      </w:r>
    </w:p>
    <w:p w:rsidR="00CC453C" w:rsidRPr="00271522" w:rsidRDefault="00CC453C" w:rsidP="0015081F">
      <w:pPr>
        <w:numPr>
          <w:ilvl w:val="0"/>
          <w:numId w:val="7"/>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Gender</w:t>
      </w:r>
    </w:p>
    <w:p w:rsidR="00CC453C" w:rsidRPr="00271522" w:rsidRDefault="00CC453C" w:rsidP="0015081F">
      <w:pPr>
        <w:numPr>
          <w:ilvl w:val="0"/>
          <w:numId w:val="7"/>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City</w:t>
      </w:r>
    </w:p>
    <w:p w:rsidR="00CC453C" w:rsidRPr="00271522" w:rsidRDefault="00CC453C" w:rsidP="0015081F">
      <w:pPr>
        <w:numPr>
          <w:ilvl w:val="0"/>
          <w:numId w:val="7"/>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Salary</w:t>
      </w:r>
    </w:p>
    <w:p w:rsidR="00CC453C" w:rsidRPr="00271522" w:rsidRDefault="00CC453C" w:rsidP="0015081F">
      <w:pPr>
        <w:numPr>
          <w:ilvl w:val="0"/>
          <w:numId w:val="7"/>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DateOfBirth</w:t>
      </w:r>
    </w:p>
    <w:p w:rsidR="00CC453C" w:rsidRPr="00271522" w:rsidRDefault="00CC453C"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Let’s make the “</w:t>
      </w:r>
      <w:r w:rsidRPr="00271522">
        <w:rPr>
          <w:rStyle w:val="Strong"/>
          <w:rFonts w:ascii="Maiandra GD" w:hAnsi="Maiandra GD" w:cs="Arial"/>
          <w:color w:val="000000"/>
          <w:sz w:val="22"/>
          <w:szCs w:val="22"/>
          <w:bdr w:val="none" w:sz="0" w:space="0" w:color="auto" w:frame="1"/>
        </w:rPr>
        <w:t>Name</w:t>
      </w:r>
      <w:r w:rsidRPr="00271522">
        <w:rPr>
          <w:rFonts w:ascii="Maiandra GD" w:hAnsi="Maiandra GD" w:cs="Arial"/>
          <w:color w:val="000000"/>
          <w:sz w:val="22"/>
          <w:szCs w:val="22"/>
          <w:bdr w:val="none" w:sz="0" w:space="0" w:color="auto" w:frame="1"/>
        </w:rPr>
        <w:t>” field is non-editable. To achieve this change the following code in the </w:t>
      </w:r>
      <w:r w:rsidRPr="00271522">
        <w:rPr>
          <w:rStyle w:val="Strong"/>
          <w:rFonts w:ascii="Maiandra GD" w:hAnsi="Maiandra GD" w:cs="Arial"/>
          <w:color w:val="000000"/>
          <w:sz w:val="22"/>
          <w:szCs w:val="22"/>
          <w:bdr w:val="none" w:sz="0" w:space="0" w:color="auto" w:frame="1"/>
        </w:rPr>
        <w:t>Edit.cshtml</w:t>
      </w:r>
      <w:r w:rsidRPr="00271522">
        <w:rPr>
          <w:rFonts w:ascii="Maiandra GD" w:hAnsi="Maiandra GD" w:cs="Arial"/>
          <w:color w:val="000000"/>
          <w:sz w:val="22"/>
          <w:szCs w:val="22"/>
          <w:bdr w:val="none" w:sz="0" w:space="0" w:color="auto" w:frame="1"/>
        </w:rPr>
        <w:t> file.</w:t>
      </w:r>
    </w:p>
    <w:p w:rsidR="00CC453C" w:rsidRPr="00271522" w:rsidRDefault="00CC453C"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drawing>
          <wp:inline distT="0" distB="0" distL="0" distR="0">
            <wp:extent cx="5486400" cy="1162050"/>
            <wp:effectExtent l="19050" t="0" r="0" b="0"/>
            <wp:docPr id="87" name="Picture 87" descr="Unintended Updates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nintended Updates in ASP.NET MVC"/>
                    <pic:cNvPicPr>
                      <a:picLocks noChangeAspect="1" noChangeArrowheads="1"/>
                    </pic:cNvPicPr>
                  </pic:nvPicPr>
                  <pic:blipFill>
                    <a:blip r:embed="rId51"/>
                    <a:srcRect/>
                    <a:stretch>
                      <a:fillRect/>
                    </a:stretch>
                  </pic:blipFill>
                  <pic:spPr bwMode="auto">
                    <a:xfrm>
                      <a:off x="0" y="0"/>
                      <a:ext cx="5486400" cy="1162050"/>
                    </a:xfrm>
                    <a:prstGeom prst="rect">
                      <a:avLst/>
                    </a:prstGeom>
                    <a:noFill/>
                    <a:ln w="9525">
                      <a:noFill/>
                      <a:miter lim="800000"/>
                      <a:headEnd/>
                      <a:tailEnd/>
                    </a:ln>
                  </pic:spPr>
                </pic:pic>
              </a:graphicData>
            </a:graphic>
          </wp:inline>
        </w:drawing>
      </w:r>
    </w:p>
    <w:p w:rsidR="00CC453C" w:rsidRPr="00271522" w:rsidRDefault="00CC453C"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lastRenderedPageBreak/>
        <w:t>Run the application and edit an employee. Notice that the Name</w:t>
      </w:r>
      <w:r w:rsidRPr="00271522">
        <w:rPr>
          <w:rStyle w:val="Strong"/>
          <w:rFonts w:ascii="Maiandra GD" w:hAnsi="Maiandra GD" w:cs="Arial"/>
          <w:color w:val="000000"/>
          <w:sz w:val="22"/>
          <w:szCs w:val="22"/>
          <w:bdr w:val="none" w:sz="0" w:space="0" w:color="auto" w:frame="1"/>
        </w:rPr>
        <w:t> </w:t>
      </w:r>
      <w:r w:rsidRPr="00271522">
        <w:rPr>
          <w:rFonts w:ascii="Maiandra GD" w:hAnsi="Maiandra GD" w:cs="Arial"/>
          <w:color w:val="000000"/>
          <w:sz w:val="22"/>
          <w:szCs w:val="22"/>
          <w:bdr w:val="none" w:sz="0" w:space="0" w:color="auto" w:frame="1"/>
        </w:rPr>
        <w:t>of the employee is no longer rendered using a textbox. At this point, you may think that it is impossible for the user to change the name of the employee using the “</w:t>
      </w:r>
      <w:r w:rsidRPr="00271522">
        <w:rPr>
          <w:rStyle w:val="Strong"/>
          <w:rFonts w:ascii="Maiandra GD" w:hAnsi="Maiandra GD" w:cs="Arial"/>
          <w:color w:val="000000"/>
          <w:sz w:val="22"/>
          <w:szCs w:val="22"/>
          <w:bdr w:val="none" w:sz="0" w:space="0" w:color="auto" w:frame="1"/>
        </w:rPr>
        <w:t>Edit</w:t>
      </w:r>
      <w:proofErr w:type="gramStart"/>
      <w:r w:rsidRPr="00271522">
        <w:rPr>
          <w:rFonts w:ascii="Maiandra GD" w:hAnsi="Maiandra GD" w:cs="Arial"/>
          <w:color w:val="000000"/>
          <w:sz w:val="22"/>
          <w:szCs w:val="22"/>
          <w:bdr w:val="none" w:sz="0" w:space="0" w:color="auto" w:frame="1"/>
        </w:rPr>
        <w:t>“</w:t>
      </w:r>
      <w:r w:rsidRPr="00271522">
        <w:rPr>
          <w:rStyle w:val="Strong"/>
          <w:rFonts w:ascii="Maiandra GD" w:hAnsi="Maiandra GD" w:cs="Arial"/>
          <w:color w:val="000000"/>
          <w:sz w:val="22"/>
          <w:szCs w:val="22"/>
          <w:bdr w:val="none" w:sz="0" w:space="0" w:color="auto" w:frame="1"/>
        </w:rPr>
        <w:t> </w:t>
      </w:r>
      <w:r w:rsidRPr="00271522">
        <w:rPr>
          <w:rFonts w:ascii="Maiandra GD" w:hAnsi="Maiandra GD" w:cs="Arial"/>
          <w:color w:val="000000"/>
          <w:sz w:val="22"/>
          <w:szCs w:val="22"/>
          <w:bdr w:val="none" w:sz="0" w:space="0" w:color="auto" w:frame="1"/>
        </w:rPr>
        <w:t>view</w:t>
      </w:r>
      <w:proofErr w:type="gramEnd"/>
      <w:r w:rsidRPr="00271522">
        <w:rPr>
          <w:rFonts w:ascii="Maiandra GD" w:hAnsi="Maiandra GD" w:cs="Arial"/>
          <w:color w:val="000000"/>
          <w:sz w:val="22"/>
          <w:szCs w:val="22"/>
          <w:bdr w:val="none" w:sz="0" w:space="0" w:color="auto" w:frame="1"/>
        </w:rPr>
        <w:t>. That is not true. Because of the way we have written our code tools like Fiddler and Postman can be used very easily to change any properties of the</w:t>
      </w:r>
      <w:r w:rsidRPr="00271522">
        <w:rPr>
          <w:rStyle w:val="Strong"/>
          <w:rFonts w:ascii="Maiandra GD" w:hAnsi="Maiandra GD" w:cs="Arial"/>
          <w:color w:val="000000"/>
          <w:sz w:val="22"/>
          <w:szCs w:val="22"/>
          <w:bdr w:val="none" w:sz="0" w:space="0" w:color="auto" w:frame="1"/>
        </w:rPr>
        <w:t> </w:t>
      </w:r>
      <w:r w:rsidRPr="00271522">
        <w:rPr>
          <w:rFonts w:ascii="Maiandra GD" w:hAnsi="Maiandra GD" w:cs="Arial"/>
          <w:color w:val="000000"/>
          <w:sz w:val="22"/>
          <w:szCs w:val="22"/>
          <w:bdr w:val="none" w:sz="0" w:space="0" w:color="auto" w:frame="1"/>
        </w:rPr>
        <w:t>“</w:t>
      </w:r>
      <w:r w:rsidRPr="00271522">
        <w:rPr>
          <w:rStyle w:val="Strong"/>
          <w:rFonts w:ascii="Maiandra GD" w:hAnsi="Maiandra GD" w:cs="Arial"/>
          <w:color w:val="000000"/>
          <w:sz w:val="22"/>
          <w:szCs w:val="22"/>
          <w:bdr w:val="none" w:sz="0" w:space="0" w:color="auto" w:frame="1"/>
        </w:rPr>
        <w:t>Employee</w:t>
      </w:r>
      <w:proofErr w:type="gramStart"/>
      <w:r w:rsidRPr="00271522">
        <w:rPr>
          <w:rFonts w:ascii="Maiandra GD" w:hAnsi="Maiandra GD" w:cs="Arial"/>
          <w:color w:val="000000"/>
          <w:sz w:val="22"/>
          <w:szCs w:val="22"/>
          <w:bdr w:val="none" w:sz="0" w:space="0" w:color="auto" w:frame="1"/>
        </w:rPr>
        <w:t>“</w:t>
      </w:r>
      <w:r w:rsidRPr="00271522">
        <w:rPr>
          <w:rStyle w:val="Strong"/>
          <w:rFonts w:ascii="Maiandra GD" w:hAnsi="Maiandra GD" w:cs="Arial"/>
          <w:color w:val="000000"/>
          <w:sz w:val="22"/>
          <w:szCs w:val="22"/>
          <w:bdr w:val="none" w:sz="0" w:space="0" w:color="auto" w:frame="1"/>
        </w:rPr>
        <w:t> </w:t>
      </w:r>
      <w:r w:rsidRPr="00271522">
        <w:rPr>
          <w:rFonts w:ascii="Maiandra GD" w:hAnsi="Maiandra GD" w:cs="Arial"/>
          <w:color w:val="000000"/>
          <w:sz w:val="22"/>
          <w:szCs w:val="22"/>
          <w:bdr w:val="none" w:sz="0" w:space="0" w:color="auto" w:frame="1"/>
        </w:rPr>
        <w:t>object</w:t>
      </w:r>
      <w:proofErr w:type="gramEnd"/>
      <w:r w:rsidRPr="00271522">
        <w:rPr>
          <w:rFonts w:ascii="Maiandra GD" w:hAnsi="Maiandra GD" w:cs="Arial"/>
          <w:color w:val="000000"/>
          <w:sz w:val="22"/>
          <w:szCs w:val="22"/>
          <w:bdr w:val="none" w:sz="0" w:space="0" w:color="auto" w:frame="1"/>
        </w:rPr>
        <w:t>.</w:t>
      </w:r>
    </w:p>
    <w:p w:rsidR="005C7B23" w:rsidRDefault="005C7B23"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CC453C" w:rsidRPr="00271522" w:rsidRDefault="00CC453C"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Using Fiddler to Post data:</w:t>
      </w:r>
    </w:p>
    <w:p w:rsidR="00CC453C" w:rsidRPr="00271522" w:rsidRDefault="00CC453C"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Fiddler can be downloaded from the following URL</w:t>
      </w:r>
    </w:p>
    <w:p w:rsidR="00CC453C" w:rsidRPr="00271522" w:rsidRDefault="0015081F"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hyperlink r:id="rId52" w:history="1">
        <w:r w:rsidR="00CC453C" w:rsidRPr="00271522">
          <w:rPr>
            <w:rStyle w:val="Hyperlink"/>
            <w:rFonts w:ascii="Maiandra GD" w:hAnsi="Maiandra GD" w:cs="Arial"/>
            <w:color w:val="007BFF"/>
            <w:sz w:val="22"/>
            <w:szCs w:val="22"/>
            <w:bdr w:val="none" w:sz="0" w:space="0" w:color="auto" w:frame="1"/>
          </w:rPr>
          <w:t>https://www.telerik.com/download/fiddler</w:t>
        </w:r>
      </w:hyperlink>
    </w:p>
    <w:p w:rsidR="00CC453C" w:rsidRPr="00271522" w:rsidRDefault="00CC453C"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Once you downloaded and installed the fiddler, then run fiddler. Select the Composer Tab and then select the method as GET. Provide the URL as </w:t>
      </w:r>
      <w:r w:rsidRPr="00271522">
        <w:rPr>
          <w:rStyle w:val="Strong"/>
          <w:rFonts w:ascii="Maiandra GD" w:hAnsi="Maiandra GD" w:cs="Arial"/>
          <w:color w:val="0000FF"/>
          <w:sz w:val="22"/>
          <w:szCs w:val="22"/>
          <w:bdr w:val="none" w:sz="0" w:space="0" w:color="auto" w:frame="1"/>
        </w:rPr>
        <w:t>http://localhost:54094/Employee/Edit/1</w:t>
      </w:r>
      <w:r w:rsidRPr="00271522">
        <w:rPr>
          <w:rStyle w:val="Strong"/>
          <w:rFonts w:ascii="Maiandra GD" w:hAnsi="Maiandra GD" w:cs="Arial"/>
          <w:color w:val="000000"/>
          <w:sz w:val="22"/>
          <w:szCs w:val="22"/>
          <w:bdr w:val="none" w:sz="0" w:space="0" w:color="auto" w:frame="1"/>
        </w:rPr>
        <w:t> </w:t>
      </w:r>
      <w:r w:rsidRPr="00271522">
        <w:rPr>
          <w:rFonts w:ascii="Maiandra GD" w:hAnsi="Maiandra GD" w:cs="Arial"/>
          <w:color w:val="000000"/>
          <w:sz w:val="22"/>
          <w:szCs w:val="22"/>
          <w:bdr w:val="none" w:sz="0" w:space="0" w:color="auto" w:frame="1"/>
        </w:rPr>
        <w:t>and click on the </w:t>
      </w:r>
      <w:r w:rsidRPr="00271522">
        <w:rPr>
          <w:rStyle w:val="Strong"/>
          <w:rFonts w:ascii="Maiandra GD" w:hAnsi="Maiandra GD" w:cs="Arial"/>
          <w:color w:val="000000"/>
          <w:sz w:val="22"/>
          <w:szCs w:val="22"/>
          <w:bdr w:val="none" w:sz="0" w:space="0" w:color="auto" w:frame="1"/>
        </w:rPr>
        <w:t>execute</w:t>
      </w:r>
      <w:r w:rsidRPr="00271522">
        <w:rPr>
          <w:rFonts w:ascii="Maiandra GD" w:hAnsi="Maiandra GD" w:cs="Arial"/>
          <w:color w:val="000000"/>
          <w:sz w:val="22"/>
          <w:szCs w:val="22"/>
          <w:bdr w:val="none" w:sz="0" w:space="0" w:color="auto" w:frame="1"/>
        </w:rPr>
        <w:t> button as shown below</w:t>
      </w:r>
    </w:p>
    <w:p w:rsidR="00CC453C" w:rsidRPr="00271522" w:rsidRDefault="00CC453C"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noProof/>
          <w:color w:val="212529"/>
          <w:sz w:val="22"/>
          <w:szCs w:val="22"/>
          <w:bdr w:val="none" w:sz="0" w:space="0" w:color="auto" w:frame="1"/>
          <w:lang w:val="en-IN" w:eastAsia="en-IN"/>
        </w:rPr>
        <w:drawing>
          <wp:inline distT="0" distB="0" distL="0" distR="0">
            <wp:extent cx="5191125" cy="2114550"/>
            <wp:effectExtent l="19050" t="0" r="9525" b="0"/>
            <wp:docPr id="88" name="Picture 88" descr="Unintended Updates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Unintended Updates in ASP.NET MVC"/>
                    <pic:cNvPicPr>
                      <a:picLocks noChangeAspect="1" noChangeArrowheads="1"/>
                    </pic:cNvPicPr>
                  </pic:nvPicPr>
                  <pic:blipFill>
                    <a:blip r:embed="rId53"/>
                    <a:srcRect/>
                    <a:stretch>
                      <a:fillRect/>
                    </a:stretch>
                  </pic:blipFill>
                  <pic:spPr bwMode="auto">
                    <a:xfrm>
                      <a:off x="0" y="0"/>
                      <a:ext cx="5191125" cy="2114550"/>
                    </a:xfrm>
                    <a:prstGeom prst="rect">
                      <a:avLst/>
                    </a:prstGeom>
                    <a:noFill/>
                    <a:ln w="9525">
                      <a:noFill/>
                      <a:miter lim="800000"/>
                      <a:headEnd/>
                      <a:tailEnd/>
                    </a:ln>
                  </pic:spPr>
                </pic:pic>
              </a:graphicData>
            </a:graphic>
          </wp:inline>
        </w:drawing>
      </w:r>
    </w:p>
    <w:p w:rsidR="00DB7838" w:rsidRDefault="00DB7838" w:rsidP="0015081F">
      <w:pPr>
        <w:pStyle w:val="NormalWeb"/>
        <w:shd w:val="clear" w:color="auto" w:fill="FFFFFF"/>
        <w:spacing w:before="0" w:beforeAutospacing="0" w:after="0" w:afterAutospacing="0"/>
        <w:textAlignment w:val="baseline"/>
        <w:rPr>
          <w:rFonts w:ascii="Maiandra GD" w:hAnsi="Maiandra GD" w:cs="Arial"/>
          <w:color w:val="000000"/>
          <w:sz w:val="22"/>
          <w:szCs w:val="22"/>
          <w:bdr w:val="none" w:sz="0" w:space="0" w:color="auto" w:frame="1"/>
        </w:rPr>
      </w:pPr>
    </w:p>
    <w:p w:rsidR="00CC453C" w:rsidRDefault="00CC453C" w:rsidP="0015081F">
      <w:pPr>
        <w:pStyle w:val="NormalWeb"/>
        <w:shd w:val="clear" w:color="auto" w:fill="FFFFFF"/>
        <w:spacing w:before="0" w:beforeAutospacing="0" w:after="0" w:afterAutospacing="0"/>
        <w:textAlignment w:val="baseline"/>
        <w:rPr>
          <w:rFonts w:ascii="Maiandra GD" w:hAnsi="Maiandra GD" w:cs="Arial"/>
          <w:color w:val="000000"/>
          <w:sz w:val="22"/>
          <w:szCs w:val="22"/>
          <w:bdr w:val="none" w:sz="0" w:space="0" w:color="auto" w:frame="1"/>
        </w:rPr>
      </w:pPr>
      <w:r w:rsidRPr="00271522">
        <w:rPr>
          <w:rFonts w:ascii="Maiandra GD" w:hAnsi="Maiandra GD" w:cs="Arial"/>
          <w:color w:val="000000"/>
          <w:sz w:val="22"/>
          <w:szCs w:val="22"/>
          <w:bdr w:val="none" w:sz="0" w:space="0" w:color="auto" w:frame="1"/>
        </w:rPr>
        <w:t>In the fiddler in</w:t>
      </w:r>
      <w:r w:rsidRPr="00271522">
        <w:rPr>
          <w:rStyle w:val="Strong"/>
          <w:rFonts w:ascii="Maiandra GD" w:hAnsi="Maiandra GD" w:cs="Arial"/>
          <w:color w:val="000000"/>
          <w:sz w:val="22"/>
          <w:szCs w:val="22"/>
          <w:bdr w:val="none" w:sz="0" w:space="0" w:color="auto" w:frame="1"/>
        </w:rPr>
        <w:t> the </w:t>
      </w:r>
      <w:r w:rsidRPr="00271522">
        <w:rPr>
          <w:rFonts w:ascii="Maiandra GD" w:hAnsi="Maiandra GD" w:cs="Arial"/>
          <w:color w:val="000000"/>
          <w:sz w:val="22"/>
          <w:szCs w:val="22"/>
          <w:bdr w:val="none" w:sz="0" w:space="0" w:color="auto" w:frame="1"/>
        </w:rPr>
        <w:t>web sessions</w:t>
      </w:r>
      <w:r w:rsidRPr="00271522">
        <w:rPr>
          <w:rStyle w:val="Strong"/>
          <w:rFonts w:ascii="Maiandra GD" w:hAnsi="Maiandra GD" w:cs="Arial"/>
          <w:color w:val="000000"/>
          <w:sz w:val="22"/>
          <w:szCs w:val="22"/>
          <w:bdr w:val="none" w:sz="0" w:space="0" w:color="auto" w:frame="1"/>
        </w:rPr>
        <w:t> </w:t>
      </w:r>
      <w:r w:rsidRPr="00271522">
        <w:rPr>
          <w:rFonts w:ascii="Maiandra GD" w:hAnsi="Maiandra GD" w:cs="Arial"/>
          <w:color w:val="000000"/>
          <w:sz w:val="22"/>
          <w:szCs w:val="22"/>
          <w:bdr w:val="none" w:sz="0" w:space="0" w:color="auto" w:frame="1"/>
        </w:rPr>
        <w:t>window, select the URL. Under the</w:t>
      </w:r>
      <w:r w:rsidRPr="00271522">
        <w:rPr>
          <w:rStyle w:val="Strong"/>
          <w:rFonts w:ascii="Maiandra GD" w:hAnsi="Maiandra GD" w:cs="Arial"/>
          <w:color w:val="000000"/>
          <w:sz w:val="22"/>
          <w:szCs w:val="22"/>
          <w:bdr w:val="none" w:sz="0" w:space="0" w:color="auto" w:frame="1"/>
        </w:rPr>
        <w:t> </w:t>
      </w:r>
      <w:r w:rsidRPr="00271522">
        <w:rPr>
          <w:rFonts w:ascii="Maiandra GD" w:hAnsi="Maiandra GD" w:cs="Arial"/>
          <w:color w:val="000000"/>
          <w:sz w:val="22"/>
          <w:szCs w:val="22"/>
          <w:bdr w:val="none" w:sz="0" w:space="0" w:color="auto" w:frame="1"/>
        </w:rPr>
        <w:t>“</w:t>
      </w:r>
      <w:r w:rsidRPr="00271522">
        <w:rPr>
          <w:rStyle w:val="Strong"/>
          <w:rFonts w:ascii="Maiandra GD" w:hAnsi="Maiandra GD" w:cs="Arial"/>
          <w:color w:val="000000"/>
          <w:sz w:val="22"/>
          <w:szCs w:val="22"/>
          <w:bdr w:val="none" w:sz="0" w:space="0" w:color="auto" w:frame="1"/>
        </w:rPr>
        <w:t>Inspectors</w:t>
      </w:r>
      <w:proofErr w:type="gramStart"/>
      <w:r w:rsidRPr="00271522">
        <w:rPr>
          <w:rFonts w:ascii="Maiandra GD" w:hAnsi="Maiandra GD" w:cs="Arial"/>
          <w:color w:val="000000"/>
          <w:sz w:val="22"/>
          <w:szCs w:val="22"/>
          <w:bdr w:val="none" w:sz="0" w:space="0" w:color="auto" w:frame="1"/>
        </w:rPr>
        <w:t>“</w:t>
      </w:r>
      <w:r w:rsidRPr="00271522">
        <w:rPr>
          <w:rStyle w:val="Strong"/>
          <w:rFonts w:ascii="Maiandra GD" w:hAnsi="Maiandra GD" w:cs="Arial"/>
          <w:color w:val="000000"/>
          <w:sz w:val="22"/>
          <w:szCs w:val="22"/>
          <w:bdr w:val="none" w:sz="0" w:space="0" w:color="auto" w:frame="1"/>
        </w:rPr>
        <w:t> </w:t>
      </w:r>
      <w:r w:rsidRPr="00271522">
        <w:rPr>
          <w:rFonts w:ascii="Maiandra GD" w:hAnsi="Maiandra GD" w:cs="Arial"/>
          <w:color w:val="000000"/>
          <w:sz w:val="22"/>
          <w:szCs w:val="22"/>
          <w:bdr w:val="none" w:sz="0" w:space="0" w:color="auto" w:frame="1"/>
        </w:rPr>
        <w:t>tab</w:t>
      </w:r>
      <w:proofErr w:type="gramEnd"/>
      <w:r w:rsidRPr="00271522">
        <w:rPr>
          <w:rFonts w:ascii="Maiandra GD" w:hAnsi="Maiandra GD" w:cs="Arial"/>
          <w:color w:val="000000"/>
          <w:sz w:val="22"/>
          <w:szCs w:val="22"/>
          <w:bdr w:val="none" w:sz="0" w:space="0" w:color="auto" w:frame="1"/>
        </w:rPr>
        <w:t xml:space="preserve"> we can see Request headers and responses. We will discuss more on fiddler in a later session. To see this click on the below URL</w:t>
      </w:r>
    </w:p>
    <w:p w:rsidR="00DB7838" w:rsidRPr="00271522" w:rsidRDefault="00DB7838"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p>
    <w:p w:rsidR="00CC453C" w:rsidRPr="00271522" w:rsidRDefault="00CC453C"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noProof/>
          <w:color w:val="212529"/>
          <w:sz w:val="22"/>
          <w:szCs w:val="22"/>
          <w:bdr w:val="none" w:sz="0" w:space="0" w:color="auto" w:frame="1"/>
          <w:lang w:val="en-IN" w:eastAsia="en-IN"/>
        </w:rPr>
        <w:drawing>
          <wp:inline distT="0" distB="0" distL="0" distR="0">
            <wp:extent cx="4762500" cy="1238250"/>
            <wp:effectExtent l="19050" t="0" r="0" b="0"/>
            <wp:docPr id="89" name="Picture 89" descr="Unintended Updates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Unintended Updates in ASP.NET MVC"/>
                    <pic:cNvPicPr>
                      <a:picLocks noChangeAspect="1" noChangeArrowheads="1"/>
                    </pic:cNvPicPr>
                  </pic:nvPicPr>
                  <pic:blipFill>
                    <a:blip r:embed="rId54"/>
                    <a:srcRect/>
                    <a:stretch>
                      <a:fillRect/>
                    </a:stretch>
                  </pic:blipFill>
                  <pic:spPr bwMode="auto">
                    <a:xfrm>
                      <a:off x="0" y="0"/>
                      <a:ext cx="4762500" cy="1238250"/>
                    </a:xfrm>
                    <a:prstGeom prst="rect">
                      <a:avLst/>
                    </a:prstGeom>
                    <a:noFill/>
                    <a:ln w="9525">
                      <a:noFill/>
                      <a:miter lim="800000"/>
                      <a:headEnd/>
                      <a:tailEnd/>
                    </a:ln>
                  </pic:spPr>
                </pic:pic>
              </a:graphicData>
            </a:graphic>
          </wp:inline>
        </w:drawing>
      </w:r>
    </w:p>
    <w:p w:rsidR="00CC453C" w:rsidRPr="00271522" w:rsidRDefault="00CC453C"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Then select the web view as shown below</w:t>
      </w:r>
    </w:p>
    <w:p w:rsidR="00CC453C" w:rsidRPr="00271522" w:rsidRDefault="00CC453C"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noProof/>
          <w:color w:val="212529"/>
          <w:sz w:val="22"/>
          <w:szCs w:val="22"/>
          <w:bdr w:val="none" w:sz="0" w:space="0" w:color="auto" w:frame="1"/>
          <w:lang w:val="en-IN" w:eastAsia="en-IN"/>
        </w:rPr>
        <w:lastRenderedPageBreak/>
        <w:drawing>
          <wp:inline distT="0" distB="0" distL="0" distR="0">
            <wp:extent cx="4810386" cy="4210050"/>
            <wp:effectExtent l="19050" t="0" r="9264" b="0"/>
            <wp:docPr id="90" name="Picture 90" descr="Unintended Updates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Unintended Updates in ASP.NET MVC"/>
                    <pic:cNvPicPr>
                      <a:picLocks noChangeAspect="1" noChangeArrowheads="1"/>
                    </pic:cNvPicPr>
                  </pic:nvPicPr>
                  <pic:blipFill>
                    <a:blip r:embed="rId55"/>
                    <a:srcRect/>
                    <a:stretch>
                      <a:fillRect/>
                    </a:stretch>
                  </pic:blipFill>
                  <pic:spPr bwMode="auto">
                    <a:xfrm>
                      <a:off x="0" y="0"/>
                      <a:ext cx="4810386" cy="4210050"/>
                    </a:xfrm>
                    <a:prstGeom prst="rect">
                      <a:avLst/>
                    </a:prstGeom>
                    <a:noFill/>
                    <a:ln w="9525">
                      <a:noFill/>
                      <a:miter lim="800000"/>
                      <a:headEnd/>
                      <a:tailEnd/>
                    </a:ln>
                  </pic:spPr>
                </pic:pic>
              </a:graphicData>
            </a:graphic>
          </wp:inline>
        </w:drawing>
      </w:r>
    </w:p>
    <w:p w:rsidR="00CC453C" w:rsidRPr="00271522" w:rsidRDefault="00CC453C"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Now click on the “Save”</w:t>
      </w:r>
      <w:r w:rsidRPr="00271522">
        <w:rPr>
          <w:rStyle w:val="Strong"/>
          <w:rFonts w:ascii="Maiandra GD" w:hAnsi="Maiandra GD" w:cs="Arial"/>
          <w:color w:val="000000"/>
          <w:sz w:val="22"/>
          <w:szCs w:val="22"/>
          <w:bdr w:val="none" w:sz="0" w:space="0" w:color="auto" w:frame="1"/>
        </w:rPr>
        <w:t> </w:t>
      </w:r>
      <w:r w:rsidRPr="00271522">
        <w:rPr>
          <w:rFonts w:ascii="Maiandra GD" w:hAnsi="Maiandra GD" w:cs="Arial"/>
          <w:color w:val="000000"/>
          <w:sz w:val="22"/>
          <w:szCs w:val="22"/>
          <w:bdr w:val="none" w:sz="0" w:space="0" w:color="auto" w:frame="1"/>
        </w:rPr>
        <w:t>button on the “Edit”</w:t>
      </w:r>
      <w:r w:rsidRPr="00271522">
        <w:rPr>
          <w:rStyle w:val="Strong"/>
          <w:rFonts w:ascii="Maiandra GD" w:hAnsi="Maiandra GD" w:cs="Arial"/>
          <w:color w:val="000000"/>
          <w:sz w:val="22"/>
          <w:szCs w:val="22"/>
          <w:bdr w:val="none" w:sz="0" w:space="0" w:color="auto" w:frame="1"/>
        </w:rPr>
        <w:t> </w:t>
      </w:r>
      <w:r w:rsidRPr="00271522">
        <w:rPr>
          <w:rFonts w:ascii="Maiandra GD" w:hAnsi="Maiandra GD" w:cs="Arial"/>
          <w:color w:val="000000"/>
          <w:sz w:val="22"/>
          <w:szCs w:val="22"/>
          <w:bdr w:val="none" w:sz="0" w:space="0" w:color="auto" w:frame="1"/>
        </w:rPr>
        <w:t>view. Notice that under</w:t>
      </w:r>
      <w:r w:rsidRPr="00271522">
        <w:rPr>
          <w:rStyle w:val="Strong"/>
          <w:rFonts w:ascii="Maiandra GD" w:hAnsi="Maiandra GD" w:cs="Arial"/>
          <w:color w:val="000000"/>
          <w:sz w:val="22"/>
          <w:szCs w:val="22"/>
          <w:bdr w:val="none" w:sz="0" w:space="0" w:color="auto" w:frame="1"/>
        </w:rPr>
        <w:t> </w:t>
      </w:r>
      <w:r w:rsidRPr="00271522">
        <w:rPr>
          <w:rFonts w:ascii="Maiandra GD" w:hAnsi="Maiandra GD" w:cs="Arial"/>
          <w:color w:val="000000"/>
          <w:sz w:val="22"/>
          <w:szCs w:val="22"/>
          <w:bdr w:val="none" w:sz="0" w:space="0" w:color="auto" w:frame="1"/>
        </w:rPr>
        <w:t>“Web Sessions”</w:t>
      </w:r>
      <w:r w:rsidRPr="00271522">
        <w:rPr>
          <w:rStyle w:val="Strong"/>
          <w:rFonts w:ascii="Maiandra GD" w:hAnsi="Maiandra GD" w:cs="Arial"/>
          <w:color w:val="000000"/>
          <w:sz w:val="22"/>
          <w:szCs w:val="22"/>
          <w:bdr w:val="none" w:sz="0" w:space="0" w:color="auto" w:frame="1"/>
        </w:rPr>
        <w:t> </w:t>
      </w:r>
      <w:r w:rsidRPr="00271522">
        <w:rPr>
          <w:rFonts w:ascii="Maiandra GD" w:hAnsi="Maiandra GD" w:cs="Arial"/>
          <w:color w:val="000000"/>
          <w:sz w:val="22"/>
          <w:szCs w:val="22"/>
          <w:bdr w:val="none" w:sz="0" w:space="0" w:color="auto" w:frame="1"/>
        </w:rPr>
        <w:t>in fiddler another request is captured for the same URL – </w:t>
      </w:r>
      <w:r w:rsidRPr="00271522">
        <w:rPr>
          <w:rStyle w:val="Strong"/>
          <w:rFonts w:ascii="Maiandra GD" w:hAnsi="Maiandra GD" w:cs="Arial"/>
          <w:color w:val="0000FF"/>
          <w:sz w:val="22"/>
          <w:szCs w:val="22"/>
          <w:bdr w:val="none" w:sz="0" w:space="0" w:color="auto" w:frame="1"/>
        </w:rPr>
        <w:t>http://localhost:54094/Employee/Edit/1</w:t>
      </w:r>
    </w:p>
    <w:p w:rsidR="00CC453C" w:rsidRPr="00271522" w:rsidRDefault="00CC453C"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Now without using the browser, let’ us see how to generate a post request using fiddler.</w:t>
      </w:r>
    </w:p>
    <w:p w:rsidR="00CC453C" w:rsidRPr="00271522" w:rsidRDefault="00CC453C" w:rsidP="0015081F">
      <w:pPr>
        <w:numPr>
          <w:ilvl w:val="0"/>
          <w:numId w:val="8"/>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Click on</w:t>
      </w:r>
      <w:r w:rsidRPr="00271522">
        <w:rPr>
          <w:rStyle w:val="Strong"/>
          <w:rFonts w:ascii="Maiandra GD" w:hAnsi="Maiandra GD" w:cs="Arial"/>
          <w:color w:val="000000"/>
          <w:bdr w:val="none" w:sz="0" w:space="0" w:color="auto" w:frame="1"/>
        </w:rPr>
        <w:t> the </w:t>
      </w:r>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Composer</w:t>
      </w:r>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tab in the fiddler</w:t>
      </w:r>
    </w:p>
    <w:p w:rsidR="00CC453C" w:rsidRPr="00271522" w:rsidRDefault="00CC453C" w:rsidP="0015081F">
      <w:pPr>
        <w:numPr>
          <w:ilvl w:val="0"/>
          <w:numId w:val="8"/>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Drag and drop the following URL from the “</w:t>
      </w:r>
      <w:r w:rsidRPr="00271522">
        <w:rPr>
          <w:rStyle w:val="Strong"/>
          <w:rFonts w:ascii="Maiandra GD" w:hAnsi="Maiandra GD" w:cs="Arial"/>
          <w:color w:val="000000"/>
          <w:bdr w:val="none" w:sz="0" w:space="0" w:color="auto" w:frame="1"/>
        </w:rPr>
        <w:t>Web Sessions</w:t>
      </w:r>
      <w:proofErr w:type="gramStart"/>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window</w:t>
      </w:r>
      <w:proofErr w:type="gramEnd"/>
      <w:r w:rsidRPr="00271522">
        <w:rPr>
          <w:rFonts w:ascii="Maiandra GD" w:hAnsi="Maiandra GD" w:cs="Arial"/>
          <w:color w:val="000000"/>
          <w:bdr w:val="none" w:sz="0" w:space="0" w:color="auto" w:frame="1"/>
        </w:rPr>
        <w:t xml:space="preserve"> onto the Composer window.</w:t>
      </w:r>
    </w:p>
    <w:p w:rsidR="00CC453C" w:rsidRPr="00271522" w:rsidRDefault="00CC453C" w:rsidP="0015081F">
      <w:pPr>
        <w:numPr>
          <w:ilvl w:val="0"/>
          <w:numId w:val="8"/>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In</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Request Body</w:t>
      </w:r>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under</w:t>
      </w:r>
      <w:r w:rsidRPr="00271522">
        <w:rPr>
          <w:rStyle w:val="Strong"/>
          <w:rFonts w:ascii="Maiandra GD" w:hAnsi="Maiandra GD" w:cs="Arial"/>
          <w:color w:val="000000"/>
          <w:bdr w:val="none" w:sz="0" w:space="0" w:color="auto" w:frame="1"/>
        </w:rPr>
        <w:t> the </w:t>
      </w:r>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Composer</w:t>
      </w:r>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tab change</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Name</w:t>
      </w:r>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of the employee to</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XYZ</w:t>
      </w:r>
      <w:r w:rsidRPr="00271522">
        <w:rPr>
          <w:rFonts w:ascii="Maiandra GD" w:hAnsi="Maiandra GD" w:cs="Arial"/>
          <w:color w:val="000000"/>
          <w:bdr w:val="none" w:sz="0" w:space="0" w:color="auto" w:frame="1"/>
        </w:rPr>
        <w:t>“</w:t>
      </w:r>
    </w:p>
    <w:p w:rsidR="00CC453C" w:rsidRPr="00271522" w:rsidRDefault="00CC453C" w:rsidP="0015081F">
      <w:pPr>
        <w:numPr>
          <w:ilvl w:val="0"/>
          <w:numId w:val="8"/>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Finally, click</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the “</w:t>
      </w:r>
      <w:r w:rsidRPr="00271522">
        <w:rPr>
          <w:rStyle w:val="Strong"/>
          <w:rFonts w:ascii="Maiandra GD" w:hAnsi="Maiandra GD" w:cs="Arial"/>
          <w:color w:val="000000"/>
          <w:bdr w:val="none" w:sz="0" w:space="0" w:color="auto" w:frame="1"/>
        </w:rPr>
        <w:t>Execute</w:t>
      </w:r>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button</w:t>
      </w:r>
    </w:p>
    <w:p w:rsidR="00CC453C" w:rsidRPr="00271522" w:rsidRDefault="00CC453C"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Now either query the database table or navigate to the “Index”</w:t>
      </w:r>
      <w:r w:rsidRPr="00271522">
        <w:rPr>
          <w:rStyle w:val="Strong"/>
          <w:rFonts w:ascii="Maiandra GD" w:hAnsi="Maiandra GD" w:cs="Arial"/>
          <w:color w:val="000000"/>
          <w:sz w:val="22"/>
          <w:szCs w:val="22"/>
          <w:bdr w:val="none" w:sz="0" w:space="0" w:color="auto" w:frame="1"/>
        </w:rPr>
        <w:t> </w:t>
      </w:r>
      <w:r w:rsidRPr="00271522">
        <w:rPr>
          <w:rFonts w:ascii="Maiandra GD" w:hAnsi="Maiandra GD" w:cs="Arial"/>
          <w:color w:val="000000"/>
          <w:sz w:val="22"/>
          <w:szCs w:val="22"/>
          <w:bdr w:val="none" w:sz="0" w:space="0" w:color="auto" w:frame="1"/>
        </w:rPr>
        <w:t>view and notice that the employee name is changed to</w:t>
      </w:r>
      <w:r w:rsidRPr="00271522">
        <w:rPr>
          <w:rStyle w:val="Strong"/>
          <w:rFonts w:ascii="Maiandra GD" w:hAnsi="Maiandra GD" w:cs="Arial"/>
          <w:color w:val="000000"/>
          <w:sz w:val="22"/>
          <w:szCs w:val="22"/>
          <w:bdr w:val="none" w:sz="0" w:space="0" w:color="auto" w:frame="1"/>
        </w:rPr>
        <w:t> </w:t>
      </w:r>
      <w:r w:rsidRPr="00271522">
        <w:rPr>
          <w:rFonts w:ascii="Maiandra GD" w:hAnsi="Maiandra GD" w:cs="Arial"/>
          <w:color w:val="000000"/>
          <w:sz w:val="22"/>
          <w:szCs w:val="22"/>
          <w:bdr w:val="none" w:sz="0" w:space="0" w:color="auto" w:frame="1"/>
        </w:rPr>
        <w:t>“XYZ”.</w:t>
      </w:r>
    </w:p>
    <w:p w:rsidR="00DB7838" w:rsidRDefault="00DB7838"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CC453C" w:rsidRPr="00271522" w:rsidRDefault="00CC453C"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How to prevent unintended updates in ASP.NET MVC?</w:t>
      </w:r>
    </w:p>
    <w:p w:rsidR="00CC453C" w:rsidRPr="00271522" w:rsidRDefault="00CC453C"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Modify the “</w:t>
      </w:r>
      <w:r w:rsidRPr="00271522">
        <w:rPr>
          <w:rStyle w:val="Strong"/>
          <w:rFonts w:ascii="Maiandra GD" w:hAnsi="Maiandra GD" w:cs="Arial"/>
          <w:color w:val="000000"/>
          <w:sz w:val="22"/>
          <w:szCs w:val="22"/>
          <w:bdr w:val="none" w:sz="0" w:space="0" w:color="auto" w:frame="1"/>
        </w:rPr>
        <w:t>Edit</w:t>
      </w:r>
      <w:r w:rsidRPr="00271522">
        <w:rPr>
          <w:rFonts w:ascii="Maiandra GD" w:hAnsi="Maiandra GD" w:cs="Arial"/>
          <w:color w:val="000000"/>
          <w:sz w:val="22"/>
          <w:szCs w:val="22"/>
          <w:bdr w:val="none" w:sz="0" w:space="0" w:color="auto" w:frame="1"/>
        </w:rPr>
        <w:t>” action method of </w:t>
      </w:r>
      <w:r w:rsidRPr="00271522">
        <w:rPr>
          <w:rStyle w:val="Strong"/>
          <w:rFonts w:ascii="Maiandra GD" w:hAnsi="Maiandra GD" w:cs="Arial"/>
          <w:color w:val="000000"/>
          <w:sz w:val="22"/>
          <w:szCs w:val="22"/>
          <w:bdr w:val="none" w:sz="0" w:space="0" w:color="auto" w:frame="1"/>
        </w:rPr>
        <w:t>EmployeeController</w:t>
      </w:r>
      <w:r w:rsidRPr="00271522">
        <w:rPr>
          <w:rFonts w:ascii="Maiandra GD" w:hAnsi="Maiandra GD" w:cs="Arial"/>
          <w:color w:val="000000"/>
          <w:sz w:val="22"/>
          <w:szCs w:val="22"/>
          <w:bdr w:val="none" w:sz="0" w:space="0" w:color="auto" w:frame="1"/>
        </w:rPr>
        <w:t> that is decorated with [</w:t>
      </w:r>
      <w:r w:rsidRPr="00271522">
        <w:rPr>
          <w:rStyle w:val="Strong"/>
          <w:rFonts w:ascii="Maiandra GD" w:hAnsi="Maiandra GD" w:cs="Arial"/>
          <w:color w:val="000000"/>
          <w:sz w:val="22"/>
          <w:szCs w:val="22"/>
          <w:bdr w:val="none" w:sz="0" w:space="0" w:color="auto" w:frame="1"/>
        </w:rPr>
        <w:t>HttpPost</w:t>
      </w:r>
      <w:r w:rsidRPr="00271522">
        <w:rPr>
          <w:rFonts w:ascii="Maiandra GD" w:hAnsi="Maiandra GD" w:cs="Arial"/>
          <w:color w:val="000000"/>
          <w:sz w:val="22"/>
          <w:szCs w:val="22"/>
          <w:bdr w:val="none" w:sz="0" w:space="0" w:color="auto" w:frame="1"/>
        </w:rPr>
        <w:t>] attribute as shown below.</w:t>
      </w:r>
    </w:p>
    <w:p w:rsidR="00CC453C" w:rsidRPr="00271522" w:rsidRDefault="00CC453C"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HttpPost</w:t>
      </w:r>
      <w:r w:rsidRPr="00271522">
        <w:rPr>
          <w:rStyle w:val="enlighter-g1"/>
          <w:rFonts w:ascii="Maiandra GD" w:hAnsi="Maiandra GD" w:cs="Consolas"/>
          <w:b/>
          <w:bCs/>
          <w:color w:val="6B7C8B"/>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roofErr w:type="gramStart"/>
      <w:r w:rsidRPr="00271522">
        <w:rPr>
          <w:rStyle w:val="enlighter-m0"/>
          <w:rFonts w:ascii="Maiandra GD" w:hAnsi="Maiandra GD" w:cs="Consolas"/>
          <w:color w:val="4284AE"/>
          <w:bdr w:val="none" w:sz="0" w:space="0" w:color="auto" w:frame="1"/>
        </w:rPr>
        <w:t>ActionName</w:t>
      </w:r>
      <w:r w:rsidRPr="00271522">
        <w:rPr>
          <w:rStyle w:val="enlighter-g1"/>
          <w:rFonts w:ascii="Maiandra GD" w:hAnsi="Maiandra GD" w:cs="Consolas"/>
          <w:b/>
          <w:bCs/>
          <w:color w:val="6B7C8B"/>
          <w:bdr w:val="none" w:sz="0" w:space="0" w:color="auto" w:frame="1"/>
        </w:rPr>
        <w:t>(</w:t>
      </w:r>
      <w:proofErr w:type="gramEnd"/>
      <w:r w:rsidRPr="00271522">
        <w:rPr>
          <w:rStyle w:val="enlighter-s0"/>
          <w:rFonts w:ascii="Maiandra GD" w:hAnsi="Maiandra GD" w:cs="Consolas"/>
          <w:color w:val="7CC379"/>
          <w:bdr w:val="none" w:sz="0" w:space="0" w:color="auto" w:frame="1"/>
        </w:rPr>
        <w:t>"Edit"</w:t>
      </w:r>
      <w:r w:rsidRPr="00271522">
        <w:rPr>
          <w:rStyle w:val="enlighter-g1"/>
          <w:rFonts w:ascii="Maiandra GD" w:hAnsi="Maiandra GD" w:cs="Consolas"/>
          <w:b/>
          <w:bCs/>
          <w:color w:val="6B7C8B"/>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ActionResult </w:t>
      </w:r>
      <w:r w:rsidRPr="00271522">
        <w:rPr>
          <w:rStyle w:val="enlighter-m0"/>
          <w:rFonts w:ascii="Maiandra GD" w:hAnsi="Maiandra GD" w:cs="Consolas"/>
          <w:color w:val="4284AE"/>
          <w:bdr w:val="none" w:sz="0" w:space="0" w:color="auto" w:frame="1"/>
        </w:rPr>
        <w:t>Edit_Post</w:t>
      </w:r>
      <w:r w:rsidRPr="00271522">
        <w:rPr>
          <w:rStyle w:val="enlighter-g1"/>
          <w:rFonts w:ascii="Maiandra GD" w:hAnsi="Maiandra GD" w:cs="Consolas"/>
          <w:b/>
          <w:bCs/>
          <w:color w:val="6B7C8B"/>
          <w:bdr w:val="none" w:sz="0" w:space="0" w:color="auto" w:frame="1"/>
        </w:rPr>
        <w:t>(</w:t>
      </w:r>
      <w:r w:rsidRPr="00271522">
        <w:rPr>
          <w:rStyle w:val="enlighter-k5"/>
          <w:rFonts w:ascii="Maiandra GD" w:hAnsi="Maiandra GD" w:cs="Consolas"/>
          <w:b/>
          <w:bCs/>
          <w:color w:val="D171DD"/>
          <w:bdr w:val="none" w:sz="0" w:space="0" w:color="auto" w:frame="1"/>
        </w:rPr>
        <w:t>int</w:t>
      </w:r>
      <w:r w:rsidRPr="00271522">
        <w:rPr>
          <w:rStyle w:val="enlighter-text"/>
          <w:rFonts w:ascii="Maiandra GD" w:hAnsi="Maiandra GD" w:cs="Consolas"/>
          <w:color w:val="CFD5E0"/>
          <w:bdr w:val="none" w:sz="0" w:space="0" w:color="auto" w:frame="1"/>
        </w:rPr>
        <w:t xml:space="preserve"> id</w:t>
      </w:r>
      <w:r w:rsidRPr="00271522">
        <w:rPr>
          <w:rStyle w:val="enlighter-g1"/>
          <w:rFonts w:ascii="Maiandra GD" w:hAnsi="Maiandra GD" w:cs="Consolas"/>
          <w:b/>
          <w:bCs/>
          <w:color w:val="6B7C8B"/>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lastRenderedPageBreak/>
        <w:t xml:space="preserve">EmployeeBusinessLayer employeeBusinessLayer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proofErr w:type="gramStart"/>
      <w:r w:rsidRPr="00271522">
        <w:rPr>
          <w:rStyle w:val="enlighter-m0"/>
          <w:rFonts w:ascii="Maiandra GD" w:hAnsi="Maiandra GD" w:cs="Consolas"/>
          <w:color w:val="4284AE"/>
          <w:bdr w:val="none" w:sz="0" w:space="0" w:color="auto" w:frame="1"/>
        </w:rPr>
        <w:t>EmployeeBusinessLayer</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Employee employee = </w:t>
      </w:r>
      <w:proofErr w:type="gramStart"/>
      <w:r w:rsidRPr="00271522">
        <w:rPr>
          <w:rStyle w:val="enlighter-text"/>
          <w:rFonts w:ascii="Maiandra GD" w:hAnsi="Maiandra GD" w:cs="Consolas"/>
          <w:color w:val="CFD5E0"/>
          <w:bdr w:val="none" w:sz="0" w:space="0" w:color="auto" w:frame="1"/>
        </w:rPr>
        <w:t>employeeBusinessLayer.</w:t>
      </w:r>
      <w:r w:rsidRPr="00271522">
        <w:rPr>
          <w:rStyle w:val="enlighter-m3"/>
          <w:rFonts w:ascii="Maiandra GD" w:hAnsi="Maiandra GD" w:cs="Consolas"/>
          <w:color w:val="4284AE"/>
          <w:bdr w:val="none" w:sz="0" w:space="0" w:color="auto" w:frame="1"/>
        </w:rPr>
        <w:t>GetAllEmployess</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FirstOrDefault</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x =</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 xml:space="preserve"> x.</w:t>
      </w:r>
      <w:r w:rsidRPr="00271522">
        <w:rPr>
          <w:rStyle w:val="enlighter-m3"/>
          <w:rFonts w:ascii="Maiandra GD" w:hAnsi="Maiandra GD" w:cs="Consolas"/>
          <w:color w:val="4284AE"/>
          <w:bdr w:val="none" w:sz="0" w:space="0" w:color="auto" w:frame="1"/>
        </w:rPr>
        <w:t>ID</w:t>
      </w:r>
      <w:r w:rsidRPr="00271522">
        <w:rPr>
          <w:rStyle w:val="enlighter-text"/>
          <w:rFonts w:ascii="Maiandra GD" w:hAnsi="Maiandra GD" w:cs="Consolas"/>
          <w:color w:val="CFD5E0"/>
          <w:bdr w:val="none" w:sz="0" w:space="0" w:color="auto" w:frame="1"/>
        </w:rPr>
        <w:t xml:space="preserve"> == id</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m0"/>
          <w:rFonts w:ascii="Maiandra GD" w:hAnsi="Maiandra GD" w:cs="Consolas"/>
          <w:color w:val="4284AE"/>
          <w:bdr w:val="none" w:sz="0" w:space="0" w:color="auto" w:frame="1"/>
        </w:rPr>
        <w:t>UpdateModel</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 xml:space="preserve">employee,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string</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s0"/>
          <w:rFonts w:ascii="Maiandra GD" w:hAnsi="Maiandra GD" w:cs="Consolas"/>
          <w:color w:val="7CC379"/>
          <w:bdr w:val="none" w:sz="0" w:space="0" w:color="auto" w:frame="1"/>
        </w:rPr>
        <w:t>"ID"</w:t>
      </w:r>
      <w:r w:rsidRPr="00271522">
        <w:rPr>
          <w:rStyle w:val="enlighter-text"/>
          <w:rFonts w:ascii="Maiandra GD" w:hAnsi="Maiandra GD" w:cs="Consolas"/>
          <w:color w:val="CFD5E0"/>
          <w:bdr w:val="none" w:sz="0" w:space="0" w:color="auto" w:frame="1"/>
        </w:rPr>
        <w:t xml:space="preserve">, </w:t>
      </w:r>
      <w:r w:rsidRPr="00271522">
        <w:rPr>
          <w:rStyle w:val="enlighter-s0"/>
          <w:rFonts w:ascii="Maiandra GD" w:hAnsi="Maiandra GD" w:cs="Consolas"/>
          <w:color w:val="7CC379"/>
          <w:bdr w:val="none" w:sz="0" w:space="0" w:color="auto" w:frame="1"/>
        </w:rPr>
        <w:t>"Gender"</w:t>
      </w:r>
      <w:r w:rsidRPr="00271522">
        <w:rPr>
          <w:rStyle w:val="enlighter-text"/>
          <w:rFonts w:ascii="Maiandra GD" w:hAnsi="Maiandra GD" w:cs="Consolas"/>
          <w:color w:val="CFD5E0"/>
          <w:bdr w:val="none" w:sz="0" w:space="0" w:color="auto" w:frame="1"/>
        </w:rPr>
        <w:t xml:space="preserve">, </w:t>
      </w:r>
      <w:r w:rsidRPr="00271522">
        <w:rPr>
          <w:rStyle w:val="enlighter-s0"/>
          <w:rFonts w:ascii="Maiandra GD" w:hAnsi="Maiandra GD" w:cs="Consolas"/>
          <w:color w:val="7CC379"/>
          <w:bdr w:val="none" w:sz="0" w:space="0" w:color="auto" w:frame="1"/>
        </w:rPr>
        <w:t>"City"</w:t>
      </w:r>
      <w:r w:rsidRPr="00271522">
        <w:rPr>
          <w:rStyle w:val="enlighter-text"/>
          <w:rFonts w:ascii="Maiandra GD" w:hAnsi="Maiandra GD" w:cs="Consolas"/>
          <w:color w:val="CFD5E0"/>
          <w:bdr w:val="none" w:sz="0" w:space="0" w:color="auto" w:frame="1"/>
        </w:rPr>
        <w:t xml:space="preserve">, </w:t>
      </w:r>
      <w:r w:rsidRPr="00271522">
        <w:rPr>
          <w:rStyle w:val="enlighter-s0"/>
          <w:rFonts w:ascii="Maiandra GD" w:hAnsi="Maiandra GD" w:cs="Consolas"/>
          <w:color w:val="7CC379"/>
          <w:bdr w:val="none" w:sz="0" w:space="0" w:color="auto" w:frame="1"/>
        </w:rPr>
        <w:t>"Salary"</w:t>
      </w:r>
      <w:r w:rsidRPr="00271522">
        <w:rPr>
          <w:rStyle w:val="enlighter-text"/>
          <w:rFonts w:ascii="Maiandra GD" w:hAnsi="Maiandra GD" w:cs="Consolas"/>
          <w:color w:val="CFD5E0"/>
          <w:bdr w:val="none" w:sz="0" w:space="0" w:color="auto" w:frame="1"/>
        </w:rPr>
        <w:t xml:space="preserve">, </w:t>
      </w:r>
      <w:r w:rsidRPr="00271522">
        <w:rPr>
          <w:rStyle w:val="enlighter-s0"/>
          <w:rFonts w:ascii="Maiandra GD" w:hAnsi="Maiandra GD" w:cs="Consolas"/>
          <w:color w:val="7CC379"/>
          <w:bdr w:val="none" w:sz="0" w:space="0" w:color="auto" w:frame="1"/>
        </w:rPr>
        <w:t>"DateOfBirth"</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1"/>
          <w:rFonts w:ascii="Maiandra GD" w:hAnsi="Maiandra GD" w:cs="Consolas"/>
          <w:b/>
          <w:bCs/>
          <w:color w:val="D171DD"/>
          <w:bdr w:val="none" w:sz="0" w:space="0" w:color="auto" w:frame="1"/>
        </w:rPr>
        <w:t>if</w:t>
      </w:r>
      <w:proofErr w:type="gramEnd"/>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ModelState.</w:t>
      </w:r>
      <w:r w:rsidRPr="00271522">
        <w:rPr>
          <w:rStyle w:val="enlighter-m3"/>
          <w:rFonts w:ascii="Maiandra GD" w:hAnsi="Maiandra GD" w:cs="Consolas"/>
          <w:color w:val="4284AE"/>
          <w:bdr w:val="none" w:sz="0" w:space="0" w:color="auto" w:frame="1"/>
        </w:rPr>
        <w:t>IsValid</w:t>
      </w:r>
      <w:r w:rsidRPr="00271522">
        <w:rPr>
          <w:rStyle w:val="enlighter-g1"/>
          <w:rFonts w:ascii="Maiandra GD" w:hAnsi="Maiandra GD" w:cs="Consolas"/>
          <w:b/>
          <w:bCs/>
          <w:color w:val="6B7C8B"/>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employeeBusinessLayer.</w:t>
      </w:r>
      <w:r w:rsidRPr="00271522">
        <w:rPr>
          <w:rStyle w:val="enlighter-m3"/>
          <w:rFonts w:ascii="Maiandra GD" w:hAnsi="Maiandra GD" w:cs="Consolas"/>
          <w:color w:val="4284AE"/>
          <w:bdr w:val="none" w:sz="0" w:space="0" w:color="auto" w:frame="1"/>
        </w:rPr>
        <w:t>UpdateEmmployee</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return</w:t>
      </w:r>
      <w:proofErr w:type="gramEnd"/>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RedirectToAction</w:t>
      </w:r>
      <w:r w:rsidRPr="00271522">
        <w:rPr>
          <w:rStyle w:val="enlighter-g1"/>
          <w:rFonts w:ascii="Maiandra GD" w:hAnsi="Maiandra GD" w:cs="Consolas"/>
          <w:b/>
          <w:bCs/>
          <w:color w:val="6B7C8B"/>
          <w:bdr w:val="none" w:sz="0" w:space="0" w:color="auto" w:frame="1"/>
        </w:rPr>
        <w:t>(</w:t>
      </w:r>
      <w:r w:rsidRPr="00271522">
        <w:rPr>
          <w:rStyle w:val="enlighter-s0"/>
          <w:rFonts w:ascii="Maiandra GD" w:hAnsi="Maiandra GD" w:cs="Consolas"/>
          <w:color w:val="7CC379"/>
          <w:bdr w:val="none" w:sz="0" w:space="0" w:color="auto" w:frame="1"/>
        </w:rPr>
        <w:t>"Index"</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return</w:t>
      </w:r>
      <w:proofErr w:type="gramEnd"/>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View</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B7838" w:rsidRDefault="00DB7838" w:rsidP="0015081F">
      <w:pPr>
        <w:pStyle w:val="Heading6"/>
        <w:shd w:val="clear" w:color="auto" w:fill="FFFFFF"/>
        <w:spacing w:before="0"/>
        <w:textAlignment w:val="baseline"/>
        <w:rPr>
          <w:rFonts w:ascii="Maiandra GD" w:hAnsi="Maiandra GD" w:cs="Arial"/>
          <w:b/>
          <w:bCs/>
          <w:color w:val="000000"/>
          <w:bdr w:val="none" w:sz="0" w:space="0" w:color="auto" w:frame="1"/>
        </w:rPr>
      </w:pPr>
    </w:p>
    <w:p w:rsidR="00CC453C" w:rsidRPr="00271522" w:rsidRDefault="00CC453C" w:rsidP="0015081F">
      <w:pPr>
        <w:pStyle w:val="Heading6"/>
        <w:shd w:val="clear" w:color="auto" w:fill="FFFFFF"/>
        <w:spacing w:before="0"/>
        <w:textAlignment w:val="baseline"/>
        <w:rPr>
          <w:rFonts w:ascii="Maiandra GD" w:hAnsi="Maiandra GD" w:cs="Segoe UI"/>
          <w:color w:val="3A3A3A"/>
        </w:rPr>
      </w:pPr>
      <w:r w:rsidRPr="00271522">
        <w:rPr>
          <w:rFonts w:ascii="Maiandra GD" w:hAnsi="Maiandra GD" w:cs="Arial"/>
          <w:b/>
          <w:bCs/>
          <w:color w:val="000000"/>
          <w:bdr w:val="none" w:sz="0" w:space="0" w:color="auto" w:frame="1"/>
        </w:rPr>
        <w:t>Code Explanation:</w:t>
      </w:r>
    </w:p>
    <w:p w:rsidR="00CC453C" w:rsidRPr="00271522" w:rsidRDefault="00CC453C" w:rsidP="0015081F">
      <w:pPr>
        <w:numPr>
          <w:ilvl w:val="0"/>
          <w:numId w:val="9"/>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The name of the method is changed from</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Edit</w:t>
      </w:r>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to</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Edit_Post</w:t>
      </w:r>
      <w:r w:rsidRPr="00271522">
        <w:rPr>
          <w:rFonts w:ascii="Maiandra GD" w:hAnsi="Maiandra GD" w:cs="Arial"/>
          <w:color w:val="000000"/>
          <w:bdr w:val="none" w:sz="0" w:space="0" w:color="auto" w:frame="1"/>
        </w:rPr>
        <w:t>“</w:t>
      </w:r>
    </w:p>
    <w:p w:rsidR="00CC453C" w:rsidRPr="00271522" w:rsidRDefault="00CC453C" w:rsidP="0015081F">
      <w:pPr>
        <w:numPr>
          <w:ilvl w:val="0"/>
          <w:numId w:val="9"/>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The method is decorated with</w:t>
      </w:r>
      <w:r w:rsidRPr="00271522">
        <w:rPr>
          <w:rStyle w:val="Strong"/>
          <w:rFonts w:ascii="Maiandra GD" w:hAnsi="Maiandra GD" w:cs="Arial"/>
          <w:color w:val="000000"/>
          <w:bdr w:val="none" w:sz="0" w:space="0" w:color="auto" w:frame="1"/>
        </w:rPr>
        <w:t> [</w:t>
      </w:r>
      <w:proofErr w:type="gramStart"/>
      <w:r w:rsidRPr="00271522">
        <w:rPr>
          <w:rStyle w:val="Strong"/>
          <w:rFonts w:ascii="Maiandra GD" w:hAnsi="Maiandra GD" w:cs="Arial"/>
          <w:color w:val="000000"/>
          <w:bdr w:val="none" w:sz="0" w:space="0" w:color="auto" w:frame="1"/>
        </w:rPr>
        <w:t>ActionName(</w:t>
      </w:r>
      <w:proofErr w:type="gramEnd"/>
      <w:r w:rsidRPr="00271522">
        <w:rPr>
          <w:rStyle w:val="Strong"/>
          <w:rFonts w:ascii="Maiandra GD" w:hAnsi="Maiandra GD" w:cs="Arial"/>
          <w:color w:val="000000"/>
          <w:bdr w:val="none" w:sz="0" w:space="0" w:color="auto" w:frame="1"/>
        </w:rPr>
        <w:t>“Edit”)]</w:t>
      </w:r>
      <w:r w:rsidRPr="00271522">
        <w:rPr>
          <w:rFonts w:ascii="Maiandra GD" w:hAnsi="Maiandra GD" w:cs="Arial"/>
          <w:color w:val="000000"/>
          <w:bdr w:val="none" w:sz="0" w:space="0" w:color="auto" w:frame="1"/>
        </w:rPr>
        <w:t> and [</w:t>
      </w:r>
      <w:r w:rsidRPr="00271522">
        <w:rPr>
          <w:rStyle w:val="Strong"/>
          <w:rFonts w:ascii="Maiandra GD" w:hAnsi="Maiandra GD" w:cs="Arial"/>
          <w:color w:val="000000"/>
          <w:bdr w:val="none" w:sz="0" w:space="0" w:color="auto" w:frame="1"/>
        </w:rPr>
        <w:t>HttpPost</w:t>
      </w:r>
      <w:r w:rsidRPr="00271522">
        <w:rPr>
          <w:rFonts w:ascii="Maiandra GD" w:hAnsi="Maiandra GD" w:cs="Arial"/>
          <w:color w:val="000000"/>
          <w:bdr w:val="none" w:sz="0" w:space="0" w:color="auto" w:frame="1"/>
        </w:rPr>
        <w:t>] attributes. This indicates that this method is going to respond to the “</w:t>
      </w:r>
      <w:r w:rsidRPr="00271522">
        <w:rPr>
          <w:rStyle w:val="Strong"/>
          <w:rFonts w:ascii="Maiandra GD" w:hAnsi="Maiandra GD" w:cs="Arial"/>
          <w:color w:val="000000"/>
          <w:bdr w:val="none" w:sz="0" w:space="0" w:color="auto" w:frame="1"/>
        </w:rPr>
        <w:t>Edit</w:t>
      </w:r>
      <w:proofErr w:type="gramStart"/>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action</w:t>
      </w:r>
      <w:proofErr w:type="gramEnd"/>
      <w:r w:rsidRPr="00271522">
        <w:rPr>
          <w:rFonts w:ascii="Maiandra GD" w:hAnsi="Maiandra GD" w:cs="Arial"/>
          <w:color w:val="000000"/>
          <w:bdr w:val="none" w:sz="0" w:space="0" w:color="auto" w:frame="1"/>
        </w:rPr>
        <w:t xml:space="preserve"> when the form is posted to the server.</w:t>
      </w:r>
    </w:p>
    <w:p w:rsidR="00CC453C" w:rsidRPr="00271522" w:rsidRDefault="00CC453C" w:rsidP="0015081F">
      <w:pPr>
        <w:numPr>
          <w:ilvl w:val="0"/>
          <w:numId w:val="9"/>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The</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id</w:t>
      </w:r>
      <w:proofErr w:type="gramStart"/>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of</w:t>
      </w:r>
      <w:proofErr w:type="gramEnd"/>
      <w:r w:rsidRPr="00271522">
        <w:rPr>
          <w:rFonts w:ascii="Maiandra GD" w:hAnsi="Maiandra GD" w:cs="Arial"/>
          <w:color w:val="000000"/>
          <w:bdr w:val="none" w:sz="0" w:space="0" w:color="auto" w:frame="1"/>
        </w:rPr>
        <w:t xml:space="preserve"> the employee that is being edited is passed as a parameter to this method.</w:t>
      </w:r>
    </w:p>
    <w:p w:rsidR="00CC453C" w:rsidRPr="00271522" w:rsidRDefault="00CC453C" w:rsidP="0015081F">
      <w:pPr>
        <w:numPr>
          <w:ilvl w:val="0"/>
          <w:numId w:val="9"/>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Using the</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id</w:t>
      </w:r>
      <w:proofErr w:type="gramStart"/>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parameter</w:t>
      </w:r>
      <w:proofErr w:type="gramEnd"/>
      <w:r w:rsidRPr="00271522">
        <w:rPr>
          <w:rFonts w:ascii="Maiandra GD" w:hAnsi="Maiandra GD" w:cs="Arial"/>
          <w:color w:val="000000"/>
          <w:bdr w:val="none" w:sz="0" w:space="0" w:color="auto" w:frame="1"/>
        </w:rPr>
        <w:t xml:space="preserve"> we load the employee details (</w:t>
      </w:r>
      <w:r w:rsidRPr="00271522">
        <w:rPr>
          <w:rStyle w:val="Strong"/>
          <w:rFonts w:ascii="Maiandra GD" w:hAnsi="Maiandra GD" w:cs="Arial"/>
          <w:color w:val="000000"/>
          <w:bdr w:val="none" w:sz="0" w:space="0" w:color="auto" w:frame="1"/>
        </w:rPr>
        <w:t>Id, Name, Gender, City, Salary &amp; DateOfBirth</w:t>
      </w:r>
      <w:r w:rsidRPr="00271522">
        <w:rPr>
          <w:rFonts w:ascii="Maiandra GD" w:hAnsi="Maiandra GD" w:cs="Arial"/>
          <w:color w:val="000000"/>
          <w:bdr w:val="none" w:sz="0" w:space="0" w:color="auto" w:frame="1"/>
        </w:rPr>
        <w:t>) from the database.</w:t>
      </w:r>
    </w:p>
    <w:p w:rsidR="00CC453C" w:rsidRPr="00271522" w:rsidRDefault="00CC453C" w:rsidP="0015081F">
      <w:pPr>
        <w:numPr>
          <w:ilvl w:val="0"/>
          <w:numId w:val="9"/>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We then call</w:t>
      </w:r>
      <w:r w:rsidRPr="00271522">
        <w:rPr>
          <w:rStyle w:val="Strong"/>
          <w:rFonts w:ascii="Maiandra GD" w:hAnsi="Maiandra GD" w:cs="Arial"/>
          <w:color w:val="000000"/>
          <w:bdr w:val="none" w:sz="0" w:space="0" w:color="auto" w:frame="1"/>
        </w:rPr>
        <w:t> </w:t>
      </w:r>
      <w:proofErr w:type="gramStart"/>
      <w:r w:rsidRPr="00271522">
        <w:rPr>
          <w:rStyle w:val="Strong"/>
          <w:rFonts w:ascii="Maiandra GD" w:hAnsi="Maiandra GD" w:cs="Arial"/>
          <w:color w:val="000000"/>
          <w:bdr w:val="none" w:sz="0" w:space="0" w:color="auto" w:frame="1"/>
        </w:rPr>
        <w:t>UpdateModel(</w:t>
      </w:r>
      <w:proofErr w:type="gramEnd"/>
      <w:r w:rsidRPr="00271522">
        <w:rPr>
          <w:rStyle w:val="Strong"/>
          <w:rFonts w:ascii="Maiandra GD" w:hAnsi="Maiandra GD" w:cs="Arial"/>
          <w:color w:val="000000"/>
          <w:bdr w:val="none" w:sz="0" w:space="0" w:color="auto" w:frame="1"/>
        </w:rPr>
        <w:t>)</w:t>
      </w:r>
      <w:r w:rsidRPr="00271522">
        <w:rPr>
          <w:rFonts w:ascii="Maiandra GD" w:hAnsi="Maiandra GD" w:cs="Arial"/>
          <w:color w:val="000000"/>
          <w:bdr w:val="none" w:sz="0" w:space="0" w:color="auto" w:frame="1"/>
        </w:rPr>
        <w:t> function. This should automatically update the</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Employee</w:t>
      </w:r>
      <w:r w:rsidRPr="00271522">
        <w:rPr>
          <w:rFonts w:ascii="Maiandra GD" w:hAnsi="Maiandra GD" w:cs="Arial"/>
          <w:color w:val="000000"/>
          <w:bdr w:val="none" w:sz="0" w:space="0" w:color="auto" w:frame="1"/>
        </w:rPr>
        <w:t>” object with data from the posted form. We are also passing a string array as the second parameter. This parameter specifies the list of model properties to update. This is also called including a list</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or</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white list. Notice that we did not include the “</w:t>
      </w:r>
      <w:r w:rsidRPr="00271522">
        <w:rPr>
          <w:rStyle w:val="Strong"/>
          <w:rFonts w:ascii="Maiandra GD" w:hAnsi="Maiandra GD" w:cs="Arial"/>
          <w:color w:val="000000"/>
          <w:bdr w:val="none" w:sz="0" w:space="0" w:color="auto" w:frame="1"/>
        </w:rPr>
        <w:t>Name</w:t>
      </w:r>
      <w:proofErr w:type="gramStart"/>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property</w:t>
      </w:r>
      <w:proofErr w:type="gramEnd"/>
      <w:r w:rsidRPr="00271522">
        <w:rPr>
          <w:rFonts w:ascii="Maiandra GD" w:hAnsi="Maiandra GD" w:cs="Arial"/>
          <w:color w:val="000000"/>
          <w:bdr w:val="none" w:sz="0" w:space="0" w:color="auto" w:frame="1"/>
        </w:rPr>
        <w:t xml:space="preserve"> on the list. This means even if the posted form data contains the value for the “</w:t>
      </w:r>
      <w:r w:rsidRPr="00271522">
        <w:rPr>
          <w:rStyle w:val="Strong"/>
          <w:rFonts w:ascii="Maiandra GD" w:hAnsi="Maiandra GD" w:cs="Arial"/>
          <w:color w:val="000000"/>
          <w:bdr w:val="none" w:sz="0" w:space="0" w:color="auto" w:frame="1"/>
        </w:rPr>
        <w:t>Name</w:t>
      </w:r>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property it will not be used to update the</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Name</w:t>
      </w:r>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property of the</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Employee</w:t>
      </w:r>
      <w:r w:rsidRPr="00271522">
        <w:rPr>
          <w:rFonts w:ascii="Maiandra GD" w:hAnsi="Maiandra GD" w:cs="Arial"/>
          <w:color w:val="000000"/>
          <w:bdr w:val="none" w:sz="0" w:space="0" w:color="auto" w:frame="1"/>
        </w:rPr>
        <w:t>“</w:t>
      </w:r>
      <w:r w:rsidRPr="00271522">
        <w:rPr>
          <w:rStyle w:val="Strong"/>
          <w:rFonts w:ascii="Maiandra GD" w:hAnsi="Maiandra GD" w:cs="Arial"/>
          <w:color w:val="000000"/>
          <w:bdr w:val="none" w:sz="0" w:space="0" w:color="auto" w:frame="1"/>
        </w:rPr>
        <w:t> </w:t>
      </w:r>
      <w:r w:rsidRPr="00271522">
        <w:rPr>
          <w:rFonts w:ascii="Maiandra GD" w:hAnsi="Maiandra GD" w:cs="Arial"/>
          <w:color w:val="000000"/>
          <w:bdr w:val="none" w:sz="0" w:space="0" w:color="auto" w:frame="1"/>
        </w:rPr>
        <w:t>object.</w:t>
      </w:r>
    </w:p>
    <w:p w:rsidR="00DB7838" w:rsidRDefault="00DB7838" w:rsidP="0015081F">
      <w:pPr>
        <w:pStyle w:val="NormalWeb"/>
        <w:shd w:val="clear" w:color="auto" w:fill="FFFFFF"/>
        <w:spacing w:before="0" w:beforeAutospacing="0" w:after="0" w:afterAutospacing="0"/>
        <w:textAlignment w:val="baseline"/>
        <w:rPr>
          <w:rFonts w:ascii="Maiandra GD" w:hAnsi="Maiandra GD" w:cs="Arial"/>
          <w:color w:val="000000"/>
          <w:sz w:val="22"/>
          <w:szCs w:val="22"/>
          <w:bdr w:val="none" w:sz="0" w:space="0" w:color="auto" w:frame="1"/>
        </w:rPr>
      </w:pPr>
    </w:p>
    <w:p w:rsidR="00CC453C" w:rsidRPr="00271522" w:rsidRDefault="00CC453C"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So, if you generated a post request using the fiddler “</w:t>
      </w:r>
      <w:r w:rsidRPr="00271522">
        <w:rPr>
          <w:rStyle w:val="Strong"/>
          <w:rFonts w:ascii="Maiandra GD" w:hAnsi="Maiandra GD" w:cs="Arial"/>
          <w:color w:val="000000"/>
          <w:sz w:val="22"/>
          <w:szCs w:val="22"/>
          <w:bdr w:val="none" w:sz="0" w:space="0" w:color="auto" w:frame="1"/>
        </w:rPr>
        <w:t>Name</w:t>
      </w:r>
      <w:r w:rsidRPr="00271522">
        <w:rPr>
          <w:rFonts w:ascii="Maiandra GD" w:hAnsi="Maiandra GD" w:cs="Arial"/>
          <w:color w:val="000000"/>
          <w:sz w:val="22"/>
          <w:szCs w:val="22"/>
          <w:bdr w:val="none" w:sz="0" w:space="0" w:color="auto" w:frame="1"/>
        </w:rPr>
        <w:t>“</w:t>
      </w:r>
      <w:r w:rsidRPr="00271522">
        <w:rPr>
          <w:rStyle w:val="Strong"/>
          <w:rFonts w:ascii="Maiandra GD" w:hAnsi="Maiandra GD" w:cs="Arial"/>
          <w:color w:val="000000"/>
          <w:sz w:val="22"/>
          <w:szCs w:val="22"/>
          <w:bdr w:val="none" w:sz="0" w:space="0" w:color="auto" w:frame="1"/>
        </w:rPr>
        <w:t> </w:t>
      </w:r>
      <w:r w:rsidRPr="00271522">
        <w:rPr>
          <w:rFonts w:ascii="Maiandra GD" w:hAnsi="Maiandra GD" w:cs="Arial"/>
          <w:color w:val="000000"/>
          <w:sz w:val="22"/>
          <w:szCs w:val="22"/>
          <w:bdr w:val="none" w:sz="0" w:space="0" w:color="auto" w:frame="1"/>
        </w:rPr>
        <w:t>property of the “Employee”</w:t>
      </w:r>
      <w:r w:rsidRPr="00271522">
        <w:rPr>
          <w:rStyle w:val="Strong"/>
          <w:rFonts w:ascii="Maiandra GD" w:hAnsi="Maiandra GD" w:cs="Arial"/>
          <w:color w:val="000000"/>
          <w:sz w:val="22"/>
          <w:szCs w:val="22"/>
          <w:bdr w:val="none" w:sz="0" w:space="0" w:color="auto" w:frame="1"/>
        </w:rPr>
        <w:t> </w:t>
      </w:r>
      <w:r w:rsidRPr="00271522">
        <w:rPr>
          <w:rFonts w:ascii="Maiandra GD" w:hAnsi="Maiandra GD" w:cs="Arial"/>
          <w:color w:val="000000"/>
          <w:sz w:val="22"/>
          <w:szCs w:val="22"/>
          <w:bdr w:val="none" w:sz="0" w:space="0" w:color="auto" w:frame="1"/>
        </w:rPr>
        <w:t>object will not be updated. Alternatively to exclude properties from binding we can specify the exclude list as shown below. </w:t>
      </w:r>
    </w:p>
    <w:p w:rsidR="00CC453C" w:rsidRPr="00271522" w:rsidRDefault="00CC453C"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HttpPost</w:t>
      </w:r>
      <w:r w:rsidRPr="00271522">
        <w:rPr>
          <w:rStyle w:val="enlighter-g1"/>
          <w:rFonts w:ascii="Maiandra GD" w:hAnsi="Maiandra GD" w:cs="Consolas"/>
          <w:b/>
          <w:bCs/>
          <w:color w:val="6B7C8B"/>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roofErr w:type="gramStart"/>
      <w:r w:rsidRPr="00271522">
        <w:rPr>
          <w:rStyle w:val="enlighter-m0"/>
          <w:rFonts w:ascii="Maiandra GD" w:hAnsi="Maiandra GD" w:cs="Consolas"/>
          <w:color w:val="4284AE"/>
          <w:bdr w:val="none" w:sz="0" w:space="0" w:color="auto" w:frame="1"/>
        </w:rPr>
        <w:t>ActionName</w:t>
      </w:r>
      <w:r w:rsidRPr="00271522">
        <w:rPr>
          <w:rStyle w:val="enlighter-g1"/>
          <w:rFonts w:ascii="Maiandra GD" w:hAnsi="Maiandra GD" w:cs="Consolas"/>
          <w:b/>
          <w:bCs/>
          <w:color w:val="6B7C8B"/>
          <w:bdr w:val="none" w:sz="0" w:space="0" w:color="auto" w:frame="1"/>
        </w:rPr>
        <w:t>(</w:t>
      </w:r>
      <w:proofErr w:type="gramEnd"/>
      <w:r w:rsidRPr="00271522">
        <w:rPr>
          <w:rStyle w:val="enlighter-s0"/>
          <w:rFonts w:ascii="Maiandra GD" w:hAnsi="Maiandra GD" w:cs="Consolas"/>
          <w:color w:val="7CC379"/>
          <w:bdr w:val="none" w:sz="0" w:space="0" w:color="auto" w:frame="1"/>
        </w:rPr>
        <w:t>"Edit"</w:t>
      </w:r>
      <w:r w:rsidRPr="00271522">
        <w:rPr>
          <w:rStyle w:val="enlighter-g1"/>
          <w:rFonts w:ascii="Maiandra GD" w:hAnsi="Maiandra GD" w:cs="Consolas"/>
          <w:b/>
          <w:bCs/>
          <w:color w:val="6B7C8B"/>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lastRenderedPageBreak/>
        <w:t>public</w:t>
      </w:r>
      <w:proofErr w:type="gramEnd"/>
      <w:r w:rsidRPr="00271522">
        <w:rPr>
          <w:rStyle w:val="enlighter-text"/>
          <w:rFonts w:ascii="Maiandra GD" w:hAnsi="Maiandra GD" w:cs="Consolas"/>
          <w:color w:val="CFD5E0"/>
          <w:bdr w:val="none" w:sz="0" w:space="0" w:color="auto" w:frame="1"/>
        </w:rPr>
        <w:t xml:space="preserve"> ActionResult </w:t>
      </w:r>
      <w:r w:rsidRPr="00271522">
        <w:rPr>
          <w:rStyle w:val="enlighter-m0"/>
          <w:rFonts w:ascii="Maiandra GD" w:hAnsi="Maiandra GD" w:cs="Consolas"/>
          <w:color w:val="4284AE"/>
          <w:bdr w:val="none" w:sz="0" w:space="0" w:color="auto" w:frame="1"/>
        </w:rPr>
        <w:t>Edit_Post</w:t>
      </w:r>
      <w:r w:rsidRPr="00271522">
        <w:rPr>
          <w:rStyle w:val="enlighter-g1"/>
          <w:rFonts w:ascii="Maiandra GD" w:hAnsi="Maiandra GD" w:cs="Consolas"/>
          <w:b/>
          <w:bCs/>
          <w:color w:val="6B7C8B"/>
          <w:bdr w:val="none" w:sz="0" w:space="0" w:color="auto" w:frame="1"/>
        </w:rPr>
        <w:t>(</w:t>
      </w:r>
      <w:r w:rsidRPr="00271522">
        <w:rPr>
          <w:rStyle w:val="enlighter-k5"/>
          <w:rFonts w:ascii="Maiandra GD" w:hAnsi="Maiandra GD" w:cs="Consolas"/>
          <w:b/>
          <w:bCs/>
          <w:color w:val="D171DD"/>
          <w:bdr w:val="none" w:sz="0" w:space="0" w:color="auto" w:frame="1"/>
        </w:rPr>
        <w:t>int</w:t>
      </w:r>
      <w:r w:rsidRPr="00271522">
        <w:rPr>
          <w:rStyle w:val="enlighter-text"/>
          <w:rFonts w:ascii="Maiandra GD" w:hAnsi="Maiandra GD" w:cs="Consolas"/>
          <w:color w:val="CFD5E0"/>
          <w:bdr w:val="none" w:sz="0" w:space="0" w:color="auto" w:frame="1"/>
        </w:rPr>
        <w:t xml:space="preserve"> id</w:t>
      </w:r>
      <w:r w:rsidRPr="00271522">
        <w:rPr>
          <w:rStyle w:val="enlighter-g1"/>
          <w:rFonts w:ascii="Maiandra GD" w:hAnsi="Maiandra GD" w:cs="Consolas"/>
          <w:b/>
          <w:bCs/>
          <w:color w:val="6B7C8B"/>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EmployeeBusinessLayer employeeBusinessLayer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proofErr w:type="gramStart"/>
      <w:r w:rsidRPr="00271522">
        <w:rPr>
          <w:rStyle w:val="enlighter-m0"/>
          <w:rFonts w:ascii="Maiandra GD" w:hAnsi="Maiandra GD" w:cs="Consolas"/>
          <w:color w:val="4284AE"/>
          <w:bdr w:val="none" w:sz="0" w:space="0" w:color="auto" w:frame="1"/>
        </w:rPr>
        <w:t>EmployeeBusinessLayer</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Employee employee = </w:t>
      </w:r>
      <w:proofErr w:type="gramStart"/>
      <w:r w:rsidRPr="00271522">
        <w:rPr>
          <w:rStyle w:val="enlighter-text"/>
          <w:rFonts w:ascii="Maiandra GD" w:hAnsi="Maiandra GD" w:cs="Consolas"/>
          <w:color w:val="CFD5E0"/>
          <w:bdr w:val="none" w:sz="0" w:space="0" w:color="auto" w:frame="1"/>
        </w:rPr>
        <w:t>employeeBusinessLayer.</w:t>
      </w:r>
      <w:r w:rsidRPr="00271522">
        <w:rPr>
          <w:rStyle w:val="enlighter-m3"/>
          <w:rFonts w:ascii="Maiandra GD" w:hAnsi="Maiandra GD" w:cs="Consolas"/>
          <w:color w:val="4284AE"/>
          <w:bdr w:val="none" w:sz="0" w:space="0" w:color="auto" w:frame="1"/>
        </w:rPr>
        <w:t>GetAllEmployess</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Single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x =</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 xml:space="preserve"> x.</w:t>
      </w:r>
      <w:r w:rsidRPr="00271522">
        <w:rPr>
          <w:rStyle w:val="enlighter-m3"/>
          <w:rFonts w:ascii="Maiandra GD" w:hAnsi="Maiandra GD" w:cs="Consolas"/>
          <w:color w:val="4284AE"/>
          <w:bdr w:val="none" w:sz="0" w:space="0" w:color="auto" w:frame="1"/>
        </w:rPr>
        <w:t>ID</w:t>
      </w:r>
      <w:r w:rsidRPr="00271522">
        <w:rPr>
          <w:rStyle w:val="enlighter-text"/>
          <w:rFonts w:ascii="Maiandra GD" w:hAnsi="Maiandra GD" w:cs="Consolas"/>
          <w:color w:val="CFD5E0"/>
          <w:bdr w:val="none" w:sz="0" w:space="0" w:color="auto" w:frame="1"/>
        </w:rPr>
        <w:t xml:space="preserve"> == id</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m0"/>
          <w:rFonts w:ascii="Maiandra GD" w:hAnsi="Maiandra GD" w:cs="Consolas"/>
          <w:color w:val="4284AE"/>
          <w:bdr w:val="none" w:sz="0" w:space="0" w:color="auto" w:frame="1"/>
        </w:rPr>
        <w:t>UpdateModel</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 xml:space="preserve">employee, </w:t>
      </w:r>
      <w:r w:rsidRPr="00271522">
        <w:rPr>
          <w:rStyle w:val="enlighter-e1"/>
          <w:rFonts w:ascii="Maiandra GD" w:hAnsi="Maiandra GD" w:cs="Consolas"/>
          <w:b/>
          <w:bCs/>
          <w:color w:val="D171DD"/>
          <w:bdr w:val="none" w:sz="0" w:space="0" w:color="auto" w:frame="1"/>
        </w:rPr>
        <w:t>null</w:t>
      </w:r>
      <w:r w:rsidRPr="00271522">
        <w:rPr>
          <w:rStyle w:val="enlighter-text"/>
          <w:rFonts w:ascii="Maiandra GD" w:hAnsi="Maiandra GD" w:cs="Consolas"/>
          <w:color w:val="CFD5E0"/>
          <w:bdr w:val="none" w:sz="0" w:space="0" w:color="auto" w:frame="1"/>
        </w:rPr>
        <w:t xml:space="preserve">, </w:t>
      </w:r>
      <w:r w:rsidRPr="00271522">
        <w:rPr>
          <w:rStyle w:val="enlighter-e1"/>
          <w:rFonts w:ascii="Maiandra GD" w:hAnsi="Maiandra GD" w:cs="Consolas"/>
          <w:b/>
          <w:bCs/>
          <w:color w:val="D171DD"/>
          <w:bdr w:val="none" w:sz="0" w:space="0" w:color="auto" w:frame="1"/>
        </w:rPr>
        <w:t>null</w:t>
      </w:r>
      <w:r w:rsidRPr="00271522">
        <w:rPr>
          <w:rStyle w:val="enlighter-text"/>
          <w:rFonts w:ascii="Maiandra GD" w:hAnsi="Maiandra GD" w:cs="Consolas"/>
          <w:color w:val="CFD5E0"/>
          <w:bdr w:val="none" w:sz="0" w:space="0" w:color="auto" w:frame="1"/>
        </w:rPr>
        <w:t xml:space="preserve">,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string</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s0"/>
          <w:rFonts w:ascii="Maiandra GD" w:hAnsi="Maiandra GD" w:cs="Consolas"/>
          <w:color w:val="7CC379"/>
          <w:bdr w:val="none" w:sz="0" w:space="0" w:color="auto" w:frame="1"/>
        </w:rPr>
        <w:t>"Name"</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1"/>
          <w:rFonts w:ascii="Maiandra GD" w:hAnsi="Maiandra GD" w:cs="Consolas"/>
          <w:b/>
          <w:bCs/>
          <w:color w:val="D171DD"/>
          <w:bdr w:val="none" w:sz="0" w:space="0" w:color="auto" w:frame="1"/>
        </w:rPr>
        <w:t>if</w:t>
      </w:r>
      <w:proofErr w:type="gramEnd"/>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ModelState.</w:t>
      </w:r>
      <w:r w:rsidRPr="00271522">
        <w:rPr>
          <w:rStyle w:val="enlighter-m3"/>
          <w:rFonts w:ascii="Maiandra GD" w:hAnsi="Maiandra GD" w:cs="Consolas"/>
          <w:color w:val="4284AE"/>
          <w:bdr w:val="none" w:sz="0" w:space="0" w:color="auto" w:frame="1"/>
        </w:rPr>
        <w:t>IsValid</w:t>
      </w:r>
      <w:r w:rsidRPr="00271522">
        <w:rPr>
          <w:rStyle w:val="enlighter-g1"/>
          <w:rFonts w:ascii="Maiandra GD" w:hAnsi="Maiandra GD" w:cs="Consolas"/>
          <w:b/>
          <w:bCs/>
          <w:color w:val="6B7C8B"/>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employeeBusinessLayer.</w:t>
      </w:r>
      <w:r w:rsidRPr="00271522">
        <w:rPr>
          <w:rStyle w:val="enlighter-m3"/>
          <w:rFonts w:ascii="Maiandra GD" w:hAnsi="Maiandra GD" w:cs="Consolas"/>
          <w:color w:val="4284AE"/>
          <w:bdr w:val="none" w:sz="0" w:space="0" w:color="auto" w:frame="1"/>
        </w:rPr>
        <w:t>UpdateEmmployee</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return</w:t>
      </w:r>
      <w:proofErr w:type="gramEnd"/>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RedirectToAction</w:t>
      </w:r>
      <w:r w:rsidRPr="00271522">
        <w:rPr>
          <w:rStyle w:val="enlighter-g1"/>
          <w:rFonts w:ascii="Maiandra GD" w:hAnsi="Maiandra GD" w:cs="Consolas"/>
          <w:b/>
          <w:bCs/>
          <w:color w:val="6B7C8B"/>
          <w:bdr w:val="none" w:sz="0" w:space="0" w:color="auto" w:frame="1"/>
        </w:rPr>
        <w:t>(</w:t>
      </w:r>
      <w:r w:rsidRPr="00271522">
        <w:rPr>
          <w:rStyle w:val="enlighter-s0"/>
          <w:rFonts w:ascii="Maiandra GD" w:hAnsi="Maiandra GD" w:cs="Consolas"/>
          <w:color w:val="7CC379"/>
          <w:bdr w:val="none" w:sz="0" w:space="0" w:color="auto" w:frame="1"/>
        </w:rPr>
        <w:t>"Index"</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return</w:t>
      </w:r>
      <w:proofErr w:type="gramEnd"/>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View</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CC453C" w:rsidRPr="00271522" w:rsidRDefault="00CC453C"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CC453C" w:rsidRPr="00271522" w:rsidRDefault="00CC453C"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Notice that we are using a different overloaded version of the </w:t>
      </w:r>
      <w:proofErr w:type="gramStart"/>
      <w:r w:rsidRPr="00271522">
        <w:rPr>
          <w:rFonts w:ascii="Maiandra GD" w:hAnsi="Maiandra GD" w:cs="Arial"/>
          <w:color w:val="000000"/>
          <w:sz w:val="22"/>
          <w:szCs w:val="22"/>
          <w:bdr w:val="none" w:sz="0" w:space="0" w:color="auto" w:frame="1"/>
        </w:rPr>
        <w:t>UpdateModel(</w:t>
      </w:r>
      <w:proofErr w:type="gramEnd"/>
      <w:r w:rsidRPr="00271522">
        <w:rPr>
          <w:rFonts w:ascii="Maiandra GD" w:hAnsi="Maiandra GD" w:cs="Arial"/>
          <w:color w:val="000000"/>
          <w:sz w:val="22"/>
          <w:szCs w:val="22"/>
          <w:bdr w:val="none" w:sz="0" w:space="0" w:color="auto" w:frame="1"/>
        </w:rPr>
        <w:t>) function. We are passing “</w:t>
      </w:r>
      <w:r w:rsidRPr="00271522">
        <w:rPr>
          <w:rStyle w:val="Strong"/>
          <w:rFonts w:ascii="Maiandra GD" w:hAnsi="Maiandra GD" w:cs="Arial"/>
          <w:color w:val="000000"/>
          <w:sz w:val="22"/>
          <w:szCs w:val="22"/>
          <w:bdr w:val="none" w:sz="0" w:space="0" w:color="auto" w:frame="1"/>
        </w:rPr>
        <w:t>NULL</w:t>
      </w:r>
      <w:r w:rsidRPr="00271522">
        <w:rPr>
          <w:rFonts w:ascii="Maiandra GD" w:hAnsi="Maiandra GD" w:cs="Arial"/>
          <w:color w:val="000000"/>
          <w:sz w:val="22"/>
          <w:szCs w:val="22"/>
          <w:bdr w:val="none" w:sz="0" w:space="0" w:color="auto" w:frame="1"/>
        </w:rPr>
        <w:t>” for “prefix”</w:t>
      </w:r>
      <w:r w:rsidRPr="00271522">
        <w:rPr>
          <w:rStyle w:val="Strong"/>
          <w:rFonts w:ascii="Maiandra GD" w:hAnsi="Maiandra GD" w:cs="Arial"/>
          <w:color w:val="000000"/>
          <w:sz w:val="22"/>
          <w:szCs w:val="22"/>
          <w:bdr w:val="none" w:sz="0" w:space="0" w:color="auto" w:frame="1"/>
        </w:rPr>
        <w:t> </w:t>
      </w:r>
      <w:r w:rsidRPr="00271522">
        <w:rPr>
          <w:rFonts w:ascii="Maiandra GD" w:hAnsi="Maiandra GD" w:cs="Arial"/>
          <w:color w:val="000000"/>
          <w:sz w:val="22"/>
          <w:szCs w:val="22"/>
          <w:bdr w:val="none" w:sz="0" w:space="0" w:color="auto" w:frame="1"/>
        </w:rPr>
        <w:t>and the</w:t>
      </w:r>
      <w:r w:rsidRPr="00271522">
        <w:rPr>
          <w:rStyle w:val="Strong"/>
          <w:rFonts w:ascii="Maiandra GD" w:hAnsi="Maiandra GD" w:cs="Arial"/>
          <w:color w:val="000000"/>
          <w:sz w:val="22"/>
          <w:szCs w:val="22"/>
          <w:bdr w:val="none" w:sz="0" w:space="0" w:color="auto" w:frame="1"/>
        </w:rPr>
        <w:t> </w:t>
      </w:r>
      <w:r w:rsidRPr="00271522">
        <w:rPr>
          <w:rFonts w:ascii="Maiandra GD" w:hAnsi="Maiandra GD" w:cs="Arial"/>
          <w:color w:val="000000"/>
          <w:sz w:val="22"/>
          <w:szCs w:val="22"/>
          <w:bdr w:val="none" w:sz="0" w:space="0" w:color="auto" w:frame="1"/>
        </w:rPr>
        <w:t>“includeProperties”</w:t>
      </w:r>
      <w:r w:rsidRPr="00271522">
        <w:rPr>
          <w:rStyle w:val="Strong"/>
          <w:rFonts w:ascii="Maiandra GD" w:hAnsi="Maiandra GD" w:cs="Arial"/>
          <w:color w:val="000000"/>
          <w:sz w:val="22"/>
          <w:szCs w:val="22"/>
          <w:bdr w:val="none" w:sz="0" w:space="0" w:color="auto" w:frame="1"/>
        </w:rPr>
        <w:t> </w:t>
      </w:r>
      <w:r w:rsidRPr="00271522">
        <w:rPr>
          <w:rFonts w:ascii="Maiandra GD" w:hAnsi="Maiandra GD" w:cs="Arial"/>
          <w:color w:val="000000"/>
          <w:sz w:val="22"/>
          <w:szCs w:val="22"/>
          <w:bdr w:val="none" w:sz="0" w:space="0" w:color="auto" w:frame="1"/>
        </w:rPr>
        <w:t>parameters</w:t>
      </w:r>
    </w:p>
    <w:p w:rsidR="00CC453C" w:rsidRPr="00271522" w:rsidRDefault="00CC453C"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Style w:val="Strong"/>
          <w:rFonts w:ascii="Maiandra GD" w:hAnsi="Maiandra GD" w:cs="Arial"/>
          <w:color w:val="0000FF"/>
          <w:sz w:val="22"/>
          <w:szCs w:val="22"/>
          <w:bdr w:val="none" w:sz="0" w:space="0" w:color="auto" w:frame="1"/>
        </w:rPr>
        <w:t>UpdateModel&lt;TModel</w:t>
      </w:r>
      <w:proofErr w:type="gramStart"/>
      <w:r w:rsidRPr="00271522">
        <w:rPr>
          <w:rStyle w:val="Strong"/>
          <w:rFonts w:ascii="Maiandra GD" w:hAnsi="Maiandra GD" w:cs="Arial"/>
          <w:color w:val="0000FF"/>
          <w:sz w:val="22"/>
          <w:szCs w:val="22"/>
          <w:bdr w:val="none" w:sz="0" w:space="0" w:color="auto" w:frame="1"/>
        </w:rPr>
        <w:t>&gt;(</w:t>
      </w:r>
      <w:proofErr w:type="gramEnd"/>
      <w:r w:rsidRPr="00271522">
        <w:rPr>
          <w:rStyle w:val="Strong"/>
          <w:rFonts w:ascii="Maiandra GD" w:hAnsi="Maiandra GD" w:cs="Arial"/>
          <w:color w:val="0000FF"/>
          <w:sz w:val="22"/>
          <w:szCs w:val="22"/>
          <w:bdr w:val="none" w:sz="0" w:space="0" w:color="auto" w:frame="1"/>
        </w:rPr>
        <w:t>TModel model, string prefix, string[] includeProperties, string[] excludeProperties) </w:t>
      </w:r>
    </w:p>
    <w:p w:rsidR="002C6E30" w:rsidRPr="00271522" w:rsidRDefault="002C6E30" w:rsidP="0015081F">
      <w:pPr>
        <w:pBdr>
          <w:bottom w:val="double" w:sz="6" w:space="1" w:color="auto"/>
        </w:pBdr>
        <w:rPr>
          <w:rFonts w:ascii="Maiandra GD" w:hAnsi="Maiandra GD"/>
        </w:rPr>
      </w:pPr>
    </w:p>
    <w:p w:rsidR="002D7C22" w:rsidRPr="002D7C22" w:rsidRDefault="002D7C22" w:rsidP="0015081F">
      <w:pPr>
        <w:spacing w:after="48" w:line="240" w:lineRule="auto"/>
        <w:textAlignment w:val="baseline"/>
        <w:outlineLvl w:val="0"/>
        <w:rPr>
          <w:rFonts w:ascii="Maiandra GD" w:eastAsia="Times New Roman" w:hAnsi="Maiandra GD" w:cs="Times New Roman"/>
          <w:b/>
          <w:color w:val="3A3A3A"/>
          <w:kern w:val="36"/>
          <w:sz w:val="28"/>
        </w:rPr>
      </w:pPr>
      <w:r w:rsidRPr="002D7C22">
        <w:rPr>
          <w:rFonts w:ascii="Maiandra GD" w:eastAsia="Times New Roman" w:hAnsi="Maiandra GD" w:cs="Times New Roman"/>
          <w:b/>
          <w:color w:val="3A3A3A"/>
          <w:kern w:val="36"/>
          <w:sz w:val="28"/>
          <w:highlight w:val="yellow"/>
        </w:rPr>
        <w:t>Bind Attribute in ASP.NET MVC</w:t>
      </w:r>
    </w:p>
    <w:p w:rsidR="002D7C22" w:rsidRPr="002D7C22" w:rsidRDefault="002D7C22" w:rsidP="0015081F">
      <w:pPr>
        <w:shd w:val="clear" w:color="auto" w:fill="FFFFFF"/>
        <w:spacing w:after="0" w:line="240" w:lineRule="auto"/>
        <w:textAlignment w:val="baseline"/>
        <w:outlineLvl w:val="1"/>
        <w:rPr>
          <w:rFonts w:ascii="Maiandra GD" w:eastAsia="Times New Roman" w:hAnsi="Maiandra GD" w:cs="Segoe UI"/>
          <w:color w:val="3A3A3A"/>
        </w:rPr>
      </w:pPr>
      <w:r w:rsidRPr="00271522">
        <w:rPr>
          <w:rFonts w:ascii="Maiandra GD" w:eastAsia="Times New Roman" w:hAnsi="Maiandra GD" w:cs="Arial"/>
          <w:b/>
          <w:bCs/>
          <w:color w:val="000000"/>
        </w:rPr>
        <w:t>Bind Attribute in ASP.NET MVC</w:t>
      </w:r>
    </w:p>
    <w:p w:rsidR="002D7C22" w:rsidRPr="002D7C22" w:rsidRDefault="002D7C22" w:rsidP="0015081F">
      <w:pPr>
        <w:numPr>
          <w:ilvl w:val="0"/>
          <w:numId w:val="10"/>
        </w:num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FF"/>
        </w:rPr>
        <w:t>Understanding the Bind Attribute class.</w:t>
      </w:r>
    </w:p>
    <w:p w:rsidR="002D7C22" w:rsidRPr="002D7C22" w:rsidRDefault="002D7C22" w:rsidP="0015081F">
      <w:pPr>
        <w:numPr>
          <w:ilvl w:val="0"/>
          <w:numId w:val="10"/>
        </w:num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FF"/>
        </w:rPr>
        <w:t>Including Model Properties using Bind Attributes.</w:t>
      </w:r>
    </w:p>
    <w:p w:rsidR="002D7C22" w:rsidRPr="002D7C22" w:rsidRDefault="002D7C22" w:rsidP="0015081F">
      <w:pPr>
        <w:numPr>
          <w:ilvl w:val="0"/>
          <w:numId w:val="10"/>
        </w:num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FF"/>
        </w:rPr>
        <w:t>Excluding Model Properties using Bind Attribute.</w:t>
      </w:r>
    </w:p>
    <w:p w:rsidR="00DB7838" w:rsidRDefault="00DB7838" w:rsidP="0015081F">
      <w:pPr>
        <w:shd w:val="clear" w:color="auto" w:fill="FFFFFF"/>
        <w:spacing w:after="0" w:line="240" w:lineRule="auto"/>
        <w:textAlignment w:val="baseline"/>
        <w:outlineLvl w:val="4"/>
        <w:rPr>
          <w:rFonts w:ascii="Maiandra GD" w:eastAsia="Times New Roman" w:hAnsi="Maiandra GD" w:cs="Arial"/>
          <w:b/>
          <w:bCs/>
          <w:color w:val="000000"/>
        </w:rPr>
      </w:pPr>
    </w:p>
    <w:p w:rsidR="002D7C22" w:rsidRPr="002D7C22" w:rsidRDefault="002D7C22"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Understanding the Bind Attribute in ASP.NET MVC:</w:t>
      </w:r>
    </w:p>
    <w:p w:rsidR="002D7C22" w:rsidRPr="002D7C22" w:rsidRDefault="002D7C22" w:rsidP="0015081F">
      <w:pPr>
        <w:shd w:val="clear" w:color="auto" w:fill="FFFFFF"/>
        <w:spacing w:after="0" w:line="240" w:lineRule="auto"/>
        <w:textAlignment w:val="baseline"/>
        <w:rPr>
          <w:rFonts w:ascii="Maiandra GD" w:eastAsia="Times New Roman" w:hAnsi="Maiandra GD" w:cs="Segoe UI"/>
          <w:color w:val="212529"/>
        </w:rPr>
      </w:pPr>
      <w:r w:rsidRPr="002D7C22">
        <w:rPr>
          <w:rFonts w:ascii="Maiandra GD" w:eastAsia="Times New Roman" w:hAnsi="Maiandra GD" w:cs="Arial"/>
          <w:color w:val="000000"/>
          <w:bdr w:val="none" w:sz="0" w:space="0" w:color="auto" w:frame="1"/>
        </w:rPr>
        <w:t>Let us first have a look at the definition of the BindAttribute class in the ASP.NET MVC Framework. As you can see the BindAttribute class is inherited from the Attribute class and also contain some properties i.e. Exclude, Include, Prefix, and IsPropertyAllowed method.</w:t>
      </w:r>
    </w:p>
    <w:p w:rsidR="002D7C22" w:rsidRPr="002D7C22" w:rsidRDefault="002D7C22"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lastRenderedPageBreak/>
        <w:drawing>
          <wp:inline distT="0" distB="0" distL="0" distR="0">
            <wp:extent cx="5600700" cy="1695450"/>
            <wp:effectExtent l="19050" t="0" r="0" b="0"/>
            <wp:docPr id="95" name="Picture 95" descr="Bind Attribute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Bind Attribute in ASP.NET MVC"/>
                    <pic:cNvPicPr>
                      <a:picLocks noChangeAspect="1" noChangeArrowheads="1"/>
                    </pic:cNvPicPr>
                  </pic:nvPicPr>
                  <pic:blipFill>
                    <a:blip r:embed="rId56"/>
                    <a:srcRect/>
                    <a:stretch>
                      <a:fillRect/>
                    </a:stretch>
                  </pic:blipFill>
                  <pic:spPr bwMode="auto">
                    <a:xfrm>
                      <a:off x="0" y="0"/>
                      <a:ext cx="5600700" cy="1695450"/>
                    </a:xfrm>
                    <a:prstGeom prst="rect">
                      <a:avLst/>
                    </a:prstGeom>
                    <a:noFill/>
                    <a:ln w="9525">
                      <a:noFill/>
                      <a:miter lim="800000"/>
                      <a:headEnd/>
                      <a:tailEnd/>
                    </a:ln>
                  </pic:spPr>
                </pic:pic>
              </a:graphicData>
            </a:graphic>
          </wp:inline>
        </w:drawing>
      </w:r>
    </w:p>
    <w:p w:rsidR="002D7C22" w:rsidRPr="002D7C22" w:rsidRDefault="002D7C22" w:rsidP="0015081F">
      <w:pPr>
        <w:numPr>
          <w:ilvl w:val="0"/>
          <w:numId w:val="11"/>
        </w:num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00"/>
        </w:rPr>
        <w:t>Exclude</w:t>
      </w:r>
      <w:r w:rsidRPr="002D7C22">
        <w:rPr>
          <w:rFonts w:ascii="Maiandra GD" w:eastAsia="Times New Roman" w:hAnsi="Maiandra GD" w:cs="Arial"/>
          <w:color w:val="000000"/>
          <w:bdr w:val="none" w:sz="0" w:space="0" w:color="auto" w:frame="1"/>
        </w:rPr>
        <w:t>: The Exclude property is used to get or set a comma-delimited list of property names for which binding is not allowed.</w:t>
      </w:r>
    </w:p>
    <w:p w:rsidR="002D7C22" w:rsidRPr="002D7C22" w:rsidRDefault="002D7C22" w:rsidP="0015081F">
      <w:pPr>
        <w:numPr>
          <w:ilvl w:val="0"/>
          <w:numId w:val="11"/>
        </w:num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00"/>
        </w:rPr>
        <w:t>Include</w:t>
      </w:r>
      <w:r w:rsidRPr="002D7C22">
        <w:rPr>
          <w:rFonts w:ascii="Maiandra GD" w:eastAsia="Times New Roman" w:hAnsi="Maiandra GD" w:cs="Arial"/>
          <w:color w:val="000000"/>
          <w:bdr w:val="none" w:sz="0" w:space="0" w:color="auto" w:frame="1"/>
        </w:rPr>
        <w:t>: The Include property is used to get or set a comma-delimited list of property names for which binding is allowed.</w:t>
      </w:r>
    </w:p>
    <w:p w:rsidR="002D7C22" w:rsidRPr="002D7C22" w:rsidRDefault="002D7C22" w:rsidP="0015081F">
      <w:pPr>
        <w:numPr>
          <w:ilvl w:val="0"/>
          <w:numId w:val="11"/>
        </w:num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00"/>
        </w:rPr>
        <w:t>Prefix</w:t>
      </w:r>
      <w:r w:rsidRPr="002D7C22">
        <w:rPr>
          <w:rFonts w:ascii="Maiandra GD" w:eastAsia="Times New Roman" w:hAnsi="Maiandra GD" w:cs="Arial"/>
          <w:color w:val="000000"/>
          <w:bdr w:val="none" w:sz="0" w:space="0" w:color="auto" w:frame="1"/>
        </w:rPr>
        <w:t>: The Prefix property is used to gets or sets the prefix to use when markup is rendered for binding to an action argument or to a model property.</w:t>
      </w:r>
    </w:p>
    <w:p w:rsidR="002D7C22" w:rsidRPr="002D7C22" w:rsidRDefault="002D7C22" w:rsidP="0015081F">
      <w:pPr>
        <w:numPr>
          <w:ilvl w:val="0"/>
          <w:numId w:val="11"/>
        </w:num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00"/>
        </w:rPr>
        <w:t>IsPropertyAllowed</w:t>
      </w:r>
      <w:r w:rsidRPr="002D7C22">
        <w:rPr>
          <w:rFonts w:ascii="Maiandra GD" w:eastAsia="Times New Roman" w:hAnsi="Maiandra GD" w:cs="Arial"/>
          <w:color w:val="000000"/>
          <w:bdr w:val="none" w:sz="0" w:space="0" w:color="auto" w:frame="1"/>
        </w:rPr>
        <w:t xml:space="preserve">: The IsPropertyAllowed method is used to </w:t>
      </w:r>
      <w:proofErr w:type="gramStart"/>
      <w:r w:rsidRPr="002D7C22">
        <w:rPr>
          <w:rFonts w:ascii="Maiandra GD" w:eastAsia="Times New Roman" w:hAnsi="Maiandra GD" w:cs="Arial"/>
          <w:color w:val="000000"/>
          <w:bdr w:val="none" w:sz="0" w:space="0" w:color="auto" w:frame="1"/>
        </w:rPr>
        <w:t>determines</w:t>
      </w:r>
      <w:proofErr w:type="gramEnd"/>
      <w:r w:rsidRPr="002D7C22">
        <w:rPr>
          <w:rFonts w:ascii="Maiandra GD" w:eastAsia="Times New Roman" w:hAnsi="Maiandra GD" w:cs="Arial"/>
          <w:color w:val="000000"/>
          <w:bdr w:val="none" w:sz="0" w:space="0" w:color="auto" w:frame="1"/>
        </w:rPr>
        <w:t xml:space="preserve"> whether the specified property is allowed. It returns true if the specified property is allowed; otherwise, false.</w:t>
      </w:r>
    </w:p>
    <w:p w:rsidR="00DB7838" w:rsidRDefault="00DB7838" w:rsidP="0015081F">
      <w:pPr>
        <w:shd w:val="clear" w:color="auto" w:fill="FFFFFF"/>
        <w:spacing w:after="0" w:line="240" w:lineRule="auto"/>
        <w:textAlignment w:val="baseline"/>
        <w:outlineLvl w:val="4"/>
        <w:rPr>
          <w:rFonts w:ascii="Maiandra GD" w:eastAsia="Times New Roman" w:hAnsi="Maiandra GD" w:cs="Arial"/>
          <w:b/>
          <w:bCs/>
          <w:color w:val="000000"/>
        </w:rPr>
      </w:pPr>
    </w:p>
    <w:p w:rsidR="002D7C22" w:rsidRPr="002D7C22" w:rsidRDefault="002D7C22"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Bind Attribute Example in ASP.NET MVC Application:</w:t>
      </w:r>
    </w:p>
    <w:p w:rsidR="002D7C22" w:rsidRPr="002D7C22" w:rsidRDefault="002D7C22" w:rsidP="0015081F">
      <w:pPr>
        <w:shd w:val="clear" w:color="auto" w:fill="FFFFFF"/>
        <w:spacing w:after="0" w:line="240" w:lineRule="auto"/>
        <w:textAlignment w:val="baseline"/>
        <w:rPr>
          <w:rFonts w:ascii="Maiandra GD" w:eastAsia="Times New Roman" w:hAnsi="Maiandra GD" w:cs="Segoe UI"/>
          <w:color w:val="212529"/>
        </w:rPr>
      </w:pPr>
      <w:r w:rsidRPr="002D7C22">
        <w:rPr>
          <w:rFonts w:ascii="Maiandra GD" w:eastAsia="Times New Roman" w:hAnsi="Maiandra GD" w:cs="Arial"/>
          <w:color w:val="000000"/>
          <w:bdr w:val="none" w:sz="0" w:space="0" w:color="auto" w:frame="1"/>
        </w:rPr>
        <w:t>Let us understand how to use the Bind Attribute in ASP.NET MVC Application with an example. First, modify the </w:t>
      </w:r>
      <w:r w:rsidRPr="00271522">
        <w:rPr>
          <w:rFonts w:ascii="Maiandra GD" w:eastAsia="Times New Roman" w:hAnsi="Maiandra GD" w:cs="Arial"/>
          <w:b/>
          <w:bCs/>
          <w:color w:val="000000"/>
        </w:rPr>
        <w:t>“Edit_</w:t>
      </w:r>
      <w:proofErr w:type="gramStart"/>
      <w:r w:rsidRPr="00271522">
        <w:rPr>
          <w:rFonts w:ascii="Maiandra GD" w:eastAsia="Times New Roman" w:hAnsi="Maiandra GD" w:cs="Arial"/>
          <w:b/>
          <w:bCs/>
          <w:color w:val="000000"/>
        </w:rPr>
        <w:t>Post(</w:t>
      </w:r>
      <w:proofErr w:type="gramEnd"/>
      <w:r w:rsidRPr="00271522">
        <w:rPr>
          <w:rFonts w:ascii="Maiandra GD" w:eastAsia="Times New Roman" w:hAnsi="Maiandra GD" w:cs="Arial"/>
          <w:b/>
          <w:bCs/>
          <w:color w:val="000000"/>
        </w:rPr>
        <w:t>)”</w:t>
      </w:r>
      <w:r w:rsidRPr="002D7C22">
        <w:rPr>
          <w:rFonts w:ascii="Maiandra GD" w:eastAsia="Times New Roman" w:hAnsi="Maiandra GD" w:cs="Arial"/>
          <w:color w:val="000000"/>
          <w:bdr w:val="none" w:sz="0" w:space="0" w:color="auto" w:frame="1"/>
        </w:rPr>
        <w:t> action method of EmployeeController.cs as shown below.</w:t>
      </w:r>
    </w:p>
    <w:p w:rsidR="002D7C22" w:rsidRPr="002D7C22" w:rsidRDefault="002D7C22"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r w:rsidRPr="00271522">
        <w:rPr>
          <w:rFonts w:ascii="Maiandra GD" w:eastAsia="Times New Roman" w:hAnsi="Maiandra GD" w:cs="Consolas"/>
          <w:color w:val="CFD5E0"/>
        </w:rPr>
        <w:t>HttpPost</w:t>
      </w:r>
      <w:r w:rsidRPr="00271522">
        <w:rPr>
          <w:rFonts w:ascii="Maiandra GD" w:eastAsia="Times New Roman" w:hAnsi="Maiandra GD" w:cs="Consolas"/>
          <w:b/>
          <w:bCs/>
          <w:color w:val="6B7C8B"/>
        </w:rPr>
        <w:t>]</w:t>
      </w:r>
    </w:p>
    <w:p w:rsidR="002D7C22" w:rsidRPr="002D7C22" w:rsidRDefault="002D7C22"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roofErr w:type="gramStart"/>
      <w:r w:rsidRPr="00271522">
        <w:rPr>
          <w:rFonts w:ascii="Maiandra GD" w:eastAsia="Times New Roman" w:hAnsi="Maiandra GD" w:cs="Consolas"/>
          <w:color w:val="4284AE"/>
        </w:rPr>
        <w:t>ActionName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7CC379"/>
        </w:rPr>
        <w:t>"Edit"</w:t>
      </w:r>
      <w:r w:rsidRPr="00271522">
        <w:rPr>
          <w:rFonts w:ascii="Maiandra GD" w:eastAsia="Times New Roman" w:hAnsi="Maiandra GD" w:cs="Consolas"/>
          <w:b/>
          <w:bCs/>
          <w:color w:val="6B7C8B"/>
        </w:rPr>
        <w:t>)]</w:t>
      </w:r>
    </w:p>
    <w:p w:rsidR="002D7C22" w:rsidRPr="002D7C22" w:rsidRDefault="002D7C22"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ActionResult </w:t>
      </w:r>
      <w:r w:rsidRPr="00271522">
        <w:rPr>
          <w:rFonts w:ascii="Maiandra GD" w:eastAsia="Times New Roman" w:hAnsi="Maiandra GD" w:cs="Consolas"/>
          <w:color w:val="4284AE"/>
        </w:rPr>
        <w:t>Edit_Post</w:t>
      </w:r>
      <w:r w:rsidRPr="00271522">
        <w:rPr>
          <w:rFonts w:ascii="Maiandra GD" w:eastAsia="Times New Roman" w:hAnsi="Maiandra GD" w:cs="Consolas"/>
          <w:b/>
          <w:bCs/>
          <w:color w:val="6B7C8B"/>
        </w:rPr>
        <w:t>([</w:t>
      </w:r>
      <w:r w:rsidRPr="00271522">
        <w:rPr>
          <w:rFonts w:ascii="Maiandra GD" w:eastAsia="Times New Roman" w:hAnsi="Maiandra GD" w:cs="Consolas"/>
          <w:color w:val="4284AE"/>
        </w:rPr>
        <w:t>Bind</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 xml:space="preserve">Include = </w:t>
      </w:r>
      <w:r w:rsidRPr="00271522">
        <w:rPr>
          <w:rFonts w:ascii="Maiandra GD" w:eastAsia="Times New Roman" w:hAnsi="Maiandra GD" w:cs="Consolas"/>
          <w:color w:val="7CC379"/>
        </w:rPr>
        <w:t>"Id, Gender, City, Salary, DateOfBirth"</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 xml:space="preserve"> Employee employee</w:t>
      </w:r>
      <w:r w:rsidRPr="00271522">
        <w:rPr>
          <w:rFonts w:ascii="Maiandra GD" w:eastAsia="Times New Roman" w:hAnsi="Maiandra GD" w:cs="Consolas"/>
          <w:b/>
          <w:bCs/>
          <w:color w:val="6B7C8B"/>
        </w:rPr>
        <w:t>)</w:t>
      </w:r>
    </w:p>
    <w:p w:rsidR="002D7C22" w:rsidRPr="002D7C22" w:rsidRDefault="002D7C22"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2D7C22" w:rsidRPr="002D7C22" w:rsidRDefault="002D7C22"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EmployeeBusinessLayer employeeBusinessLayer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EmployeeBusinessLayer</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2D7C22" w:rsidRPr="002D7C22" w:rsidRDefault="002D7C22"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employee.</w:t>
      </w:r>
      <w:r w:rsidRPr="00271522">
        <w:rPr>
          <w:rFonts w:ascii="Maiandra GD" w:eastAsia="Times New Roman" w:hAnsi="Maiandra GD" w:cs="Consolas"/>
          <w:color w:val="4284AE"/>
        </w:rPr>
        <w:t>Name</w:t>
      </w:r>
      <w:r w:rsidRPr="00271522">
        <w:rPr>
          <w:rFonts w:ascii="Maiandra GD" w:eastAsia="Times New Roman" w:hAnsi="Maiandra GD" w:cs="Consolas"/>
          <w:color w:val="CFD5E0"/>
        </w:rPr>
        <w:t xml:space="preserve"> = </w:t>
      </w:r>
      <w:proofErr w:type="gramStart"/>
      <w:r w:rsidRPr="00271522">
        <w:rPr>
          <w:rFonts w:ascii="Maiandra GD" w:eastAsia="Times New Roman" w:hAnsi="Maiandra GD" w:cs="Consolas"/>
          <w:color w:val="CFD5E0"/>
        </w:rPr>
        <w:t>employeeBusinessLayer.</w:t>
      </w:r>
      <w:r w:rsidRPr="00271522">
        <w:rPr>
          <w:rFonts w:ascii="Maiandra GD" w:eastAsia="Times New Roman" w:hAnsi="Maiandra GD" w:cs="Consolas"/>
          <w:color w:val="4284AE"/>
        </w:rPr>
        <w:t>GetAllEmployess</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r w:rsidRPr="00271522">
        <w:rPr>
          <w:rFonts w:ascii="Maiandra GD" w:eastAsia="Times New Roman" w:hAnsi="Maiandra GD" w:cs="Consolas"/>
          <w:color w:val="4284AE"/>
        </w:rPr>
        <w:t>FirstOrDefault</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x =</w:t>
      </w:r>
      <w:r w:rsidRPr="00271522">
        <w:rPr>
          <w:rFonts w:ascii="Maiandra GD" w:eastAsia="Times New Roman" w:hAnsi="Maiandra GD" w:cs="Consolas"/>
          <w:b/>
          <w:bCs/>
          <w:color w:val="6B7C8B"/>
        </w:rPr>
        <w:t>&gt;</w:t>
      </w:r>
      <w:r w:rsidRPr="00271522">
        <w:rPr>
          <w:rFonts w:ascii="Maiandra GD" w:eastAsia="Times New Roman" w:hAnsi="Maiandra GD" w:cs="Consolas"/>
          <w:color w:val="CFD5E0"/>
        </w:rPr>
        <w:t xml:space="preserve"> x.</w:t>
      </w:r>
      <w:r w:rsidRPr="00271522">
        <w:rPr>
          <w:rFonts w:ascii="Maiandra GD" w:eastAsia="Times New Roman" w:hAnsi="Maiandra GD" w:cs="Consolas"/>
          <w:color w:val="4284AE"/>
        </w:rPr>
        <w:t>ID</w:t>
      </w:r>
      <w:r w:rsidRPr="00271522">
        <w:rPr>
          <w:rFonts w:ascii="Maiandra GD" w:eastAsia="Times New Roman" w:hAnsi="Maiandra GD" w:cs="Consolas"/>
          <w:color w:val="CFD5E0"/>
        </w:rPr>
        <w:t xml:space="preserve"> == employee.</w:t>
      </w:r>
      <w:r w:rsidRPr="00271522">
        <w:rPr>
          <w:rFonts w:ascii="Maiandra GD" w:eastAsia="Times New Roman" w:hAnsi="Maiandra GD" w:cs="Consolas"/>
          <w:color w:val="4284AE"/>
        </w:rPr>
        <w:t>ID</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r w:rsidRPr="00271522">
        <w:rPr>
          <w:rFonts w:ascii="Maiandra GD" w:eastAsia="Times New Roman" w:hAnsi="Maiandra GD" w:cs="Consolas"/>
          <w:color w:val="4284AE"/>
        </w:rPr>
        <w:t>Name</w:t>
      </w:r>
      <w:r w:rsidRPr="00271522">
        <w:rPr>
          <w:rFonts w:ascii="Maiandra GD" w:eastAsia="Times New Roman" w:hAnsi="Maiandra GD" w:cs="Consolas"/>
          <w:color w:val="CFD5E0"/>
        </w:rPr>
        <w:t>;</w:t>
      </w:r>
    </w:p>
    <w:p w:rsidR="002D7C22" w:rsidRPr="002D7C22" w:rsidRDefault="002D7C22"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if</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ModelState.</w:t>
      </w:r>
      <w:r w:rsidRPr="00271522">
        <w:rPr>
          <w:rFonts w:ascii="Maiandra GD" w:eastAsia="Times New Roman" w:hAnsi="Maiandra GD" w:cs="Consolas"/>
          <w:color w:val="4284AE"/>
        </w:rPr>
        <w:t>IsValid</w:t>
      </w:r>
      <w:r w:rsidRPr="00271522">
        <w:rPr>
          <w:rFonts w:ascii="Maiandra GD" w:eastAsia="Times New Roman" w:hAnsi="Maiandra GD" w:cs="Consolas"/>
          <w:b/>
          <w:bCs/>
          <w:color w:val="6B7C8B"/>
        </w:rPr>
        <w:t>)</w:t>
      </w:r>
    </w:p>
    <w:p w:rsidR="002D7C22" w:rsidRPr="002D7C22" w:rsidRDefault="002D7C22"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2D7C22" w:rsidRPr="002D7C22" w:rsidRDefault="002D7C22"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employeeBusinessLayer.</w:t>
      </w:r>
      <w:r w:rsidRPr="00271522">
        <w:rPr>
          <w:rFonts w:ascii="Maiandra GD" w:eastAsia="Times New Roman" w:hAnsi="Maiandra GD" w:cs="Consolas"/>
          <w:color w:val="4284AE"/>
        </w:rPr>
        <w:t>UpdateEmmployee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2D7C22" w:rsidRPr="002D7C22" w:rsidRDefault="002D7C22"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RedirectToAction</w:t>
      </w:r>
      <w:r w:rsidRPr="00271522">
        <w:rPr>
          <w:rFonts w:ascii="Maiandra GD" w:eastAsia="Times New Roman" w:hAnsi="Maiandra GD" w:cs="Consolas"/>
          <w:b/>
          <w:bCs/>
          <w:color w:val="6B7C8B"/>
        </w:rPr>
        <w:t>(</w:t>
      </w:r>
      <w:r w:rsidRPr="00271522">
        <w:rPr>
          <w:rFonts w:ascii="Maiandra GD" w:eastAsia="Times New Roman" w:hAnsi="Maiandra GD" w:cs="Consolas"/>
          <w:color w:val="7CC379"/>
        </w:rPr>
        <w:t>"Index"</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2D7C22" w:rsidRPr="002D7C22" w:rsidRDefault="002D7C22"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2D7C22" w:rsidRPr="002D7C22" w:rsidRDefault="002D7C22"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View</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2D7C22" w:rsidRPr="002D7C22" w:rsidRDefault="002D7C22"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2D7C22" w:rsidRPr="002D7C22" w:rsidRDefault="002D7C22" w:rsidP="0015081F">
      <w:pPr>
        <w:shd w:val="clear" w:color="auto" w:fill="FFFFFF"/>
        <w:spacing w:after="0" w:line="240" w:lineRule="auto"/>
        <w:textAlignment w:val="baseline"/>
        <w:rPr>
          <w:rFonts w:ascii="Maiandra GD" w:eastAsia="Times New Roman" w:hAnsi="Maiandra GD" w:cs="Segoe UI"/>
          <w:color w:val="212529"/>
        </w:rPr>
      </w:pPr>
      <w:r w:rsidRPr="002D7C22">
        <w:rPr>
          <w:rFonts w:ascii="Maiandra GD" w:eastAsia="Times New Roman" w:hAnsi="Maiandra GD" w:cs="Arial"/>
          <w:color w:val="000000"/>
          <w:bdr w:val="none" w:sz="0" w:space="0" w:color="auto" w:frame="1"/>
        </w:rPr>
        <w:lastRenderedPageBreak/>
        <w:t>As you can see in the above action code, using the </w:t>
      </w:r>
      <w:r w:rsidRPr="00271522">
        <w:rPr>
          <w:rFonts w:ascii="Maiandra GD" w:eastAsia="Times New Roman" w:hAnsi="Maiandra GD" w:cs="Arial"/>
          <w:b/>
          <w:bCs/>
          <w:color w:val="000000"/>
        </w:rPr>
        <w:t>“BIND”</w:t>
      </w:r>
      <w:r w:rsidRPr="002D7C22">
        <w:rPr>
          <w:rFonts w:ascii="Maiandra GD" w:eastAsia="Times New Roman" w:hAnsi="Maiandra GD" w:cs="Arial"/>
          <w:color w:val="000000"/>
          <w:bdr w:val="none" w:sz="0" w:space="0" w:color="auto" w:frame="1"/>
        </w:rPr>
        <w:t> attribute we are specifying the properties that we want to include in our model binding using the Include property of BindAttribute class. As the </w:t>
      </w:r>
      <w:r w:rsidRPr="00271522">
        <w:rPr>
          <w:rFonts w:ascii="Maiandra GD" w:eastAsia="Times New Roman" w:hAnsi="Maiandra GD" w:cs="Arial"/>
          <w:b/>
          <w:bCs/>
          <w:color w:val="000000"/>
        </w:rPr>
        <w:t>“Name”</w:t>
      </w:r>
      <w:r w:rsidRPr="002D7C22">
        <w:rPr>
          <w:rFonts w:ascii="Maiandra GD" w:eastAsia="Times New Roman" w:hAnsi="Maiandra GD" w:cs="Arial"/>
          <w:color w:val="000000"/>
          <w:bdr w:val="none" w:sz="0" w:space="0" w:color="auto" w:frame="1"/>
        </w:rPr>
        <w:t> property of the Employee model is not specified in the </w:t>
      </w:r>
      <w:r w:rsidRPr="002D7C22">
        <w:rPr>
          <w:rFonts w:ascii="Maiandra GD" w:eastAsia="Times New Roman" w:hAnsi="Maiandra GD" w:cs="Arial"/>
          <w:b/>
          <w:bCs/>
          <w:color w:val="000000"/>
          <w:bdr w:val="none" w:sz="0" w:space="0" w:color="auto" w:frame="1"/>
        </w:rPr>
        <w:t>Include </w:t>
      </w:r>
      <w:r w:rsidRPr="002D7C22">
        <w:rPr>
          <w:rFonts w:ascii="Maiandra GD" w:eastAsia="Times New Roman" w:hAnsi="Maiandra GD" w:cs="Arial"/>
          <w:color w:val="000000"/>
          <w:bdr w:val="none" w:sz="0" w:space="0" w:color="auto" w:frame="1"/>
        </w:rPr>
        <w:t>list, so it will be excluded from model binding. Now, if you generate a post request using fiddler as we did in the previous session, the </w:t>
      </w:r>
      <w:r w:rsidRPr="00271522">
        <w:rPr>
          <w:rFonts w:ascii="Maiandra GD" w:eastAsia="Times New Roman" w:hAnsi="Maiandra GD" w:cs="Arial"/>
          <w:b/>
          <w:bCs/>
          <w:color w:val="000000"/>
        </w:rPr>
        <w:t>“Name”</w:t>
      </w:r>
      <w:r w:rsidRPr="002D7C22">
        <w:rPr>
          <w:rFonts w:ascii="Maiandra GD" w:eastAsia="Times New Roman" w:hAnsi="Maiandra GD" w:cs="Arial"/>
          <w:color w:val="000000"/>
          <w:bdr w:val="none" w:sz="0" w:space="0" w:color="auto" w:frame="1"/>
        </w:rPr>
        <w:t> property of the </w:t>
      </w:r>
      <w:r w:rsidRPr="00271522">
        <w:rPr>
          <w:rFonts w:ascii="Maiandra GD" w:eastAsia="Times New Roman" w:hAnsi="Maiandra GD" w:cs="Arial"/>
          <w:b/>
          <w:bCs/>
          <w:color w:val="000000"/>
        </w:rPr>
        <w:t>“Employee”</w:t>
      </w:r>
      <w:r w:rsidRPr="002D7C22">
        <w:rPr>
          <w:rFonts w:ascii="Maiandra GD" w:eastAsia="Times New Roman" w:hAnsi="Maiandra GD" w:cs="Arial"/>
          <w:color w:val="000000"/>
          <w:bdr w:val="none" w:sz="0" w:space="0" w:color="auto" w:frame="1"/>
        </w:rPr>
        <w:t> object will not be updated.</w:t>
      </w:r>
    </w:p>
    <w:p w:rsidR="002D7C22" w:rsidRPr="002D7C22" w:rsidRDefault="002D7C22"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Using the Exclude Property of BindAttribute class in ASP.NET MVC:</w:t>
      </w:r>
    </w:p>
    <w:p w:rsidR="002D7C22" w:rsidRPr="002D7C22" w:rsidRDefault="002D7C22" w:rsidP="0015081F">
      <w:pPr>
        <w:shd w:val="clear" w:color="auto" w:fill="FFFFFF"/>
        <w:spacing w:after="0" w:line="240" w:lineRule="auto"/>
        <w:textAlignment w:val="baseline"/>
        <w:rPr>
          <w:rFonts w:ascii="Maiandra GD" w:eastAsia="Times New Roman" w:hAnsi="Maiandra GD" w:cs="Segoe UI"/>
          <w:color w:val="212529"/>
        </w:rPr>
      </w:pPr>
      <w:r w:rsidRPr="002D7C22">
        <w:rPr>
          <w:rFonts w:ascii="Maiandra GD" w:eastAsia="Times New Roman" w:hAnsi="Maiandra GD" w:cs="Arial"/>
          <w:color w:val="000000"/>
          <w:bdr w:val="none" w:sz="0" w:space="0" w:color="auto" w:frame="1"/>
        </w:rPr>
        <w:t>You can also achieve the same thing using the </w:t>
      </w:r>
      <w:r w:rsidRPr="00271522">
        <w:rPr>
          <w:rFonts w:ascii="Maiandra GD" w:eastAsia="Times New Roman" w:hAnsi="Maiandra GD" w:cs="Arial"/>
          <w:b/>
          <w:bCs/>
          <w:color w:val="000000"/>
        </w:rPr>
        <w:t>Exclude</w:t>
      </w:r>
      <w:r w:rsidRPr="002D7C22">
        <w:rPr>
          <w:rFonts w:ascii="Maiandra GD" w:eastAsia="Times New Roman" w:hAnsi="Maiandra GD" w:cs="Arial"/>
          <w:color w:val="000000"/>
          <w:bdr w:val="none" w:sz="0" w:space="0" w:color="auto" w:frame="1"/>
        </w:rPr>
        <w:t> property of the Bind Attribute class in the ASP.NET MVC Application. Here, you need to specify the properties which you want to exclude from model binding as shown below in the below code.  </w:t>
      </w:r>
    </w:p>
    <w:p w:rsidR="002D7C22" w:rsidRPr="002D7C22" w:rsidRDefault="002D7C22"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r w:rsidRPr="00271522">
        <w:rPr>
          <w:rFonts w:ascii="Maiandra GD" w:eastAsia="Times New Roman" w:hAnsi="Maiandra GD" w:cs="Consolas"/>
          <w:color w:val="CFD5E0"/>
        </w:rPr>
        <w:t>HttpPost</w:t>
      </w:r>
      <w:r w:rsidRPr="00271522">
        <w:rPr>
          <w:rFonts w:ascii="Maiandra GD" w:eastAsia="Times New Roman" w:hAnsi="Maiandra GD" w:cs="Consolas"/>
          <w:b/>
          <w:bCs/>
          <w:color w:val="6B7C8B"/>
        </w:rPr>
        <w:t>]</w:t>
      </w:r>
    </w:p>
    <w:p w:rsidR="002D7C22" w:rsidRPr="002D7C22" w:rsidRDefault="002D7C22"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roofErr w:type="gramStart"/>
      <w:r w:rsidRPr="00271522">
        <w:rPr>
          <w:rFonts w:ascii="Maiandra GD" w:eastAsia="Times New Roman" w:hAnsi="Maiandra GD" w:cs="Consolas"/>
          <w:color w:val="4284AE"/>
        </w:rPr>
        <w:t>ActionName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7CC379"/>
        </w:rPr>
        <w:t>"Edit"</w:t>
      </w:r>
      <w:r w:rsidRPr="00271522">
        <w:rPr>
          <w:rFonts w:ascii="Maiandra GD" w:eastAsia="Times New Roman" w:hAnsi="Maiandra GD" w:cs="Consolas"/>
          <w:b/>
          <w:bCs/>
          <w:color w:val="6B7C8B"/>
        </w:rPr>
        <w:t>)]</w:t>
      </w:r>
    </w:p>
    <w:p w:rsidR="002D7C22" w:rsidRPr="002D7C22" w:rsidRDefault="002D7C22"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ActionResult </w:t>
      </w:r>
      <w:r w:rsidRPr="00271522">
        <w:rPr>
          <w:rFonts w:ascii="Maiandra GD" w:eastAsia="Times New Roman" w:hAnsi="Maiandra GD" w:cs="Consolas"/>
          <w:color w:val="4284AE"/>
        </w:rPr>
        <w:t>Edit_Post</w:t>
      </w:r>
      <w:r w:rsidRPr="00271522">
        <w:rPr>
          <w:rFonts w:ascii="Maiandra GD" w:eastAsia="Times New Roman" w:hAnsi="Maiandra GD" w:cs="Consolas"/>
          <w:b/>
          <w:bCs/>
          <w:color w:val="6B7C8B"/>
        </w:rPr>
        <w:t>([</w:t>
      </w:r>
      <w:r w:rsidRPr="00271522">
        <w:rPr>
          <w:rFonts w:ascii="Maiandra GD" w:eastAsia="Times New Roman" w:hAnsi="Maiandra GD" w:cs="Consolas"/>
          <w:color w:val="4284AE"/>
        </w:rPr>
        <w:t>Bind</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 xml:space="preserve">Exclude = </w:t>
      </w:r>
      <w:r w:rsidRPr="00271522">
        <w:rPr>
          <w:rFonts w:ascii="Maiandra GD" w:eastAsia="Times New Roman" w:hAnsi="Maiandra GD" w:cs="Consolas"/>
          <w:color w:val="7CC379"/>
        </w:rPr>
        <w:t>"Name"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 xml:space="preserve"> Employee employee</w:t>
      </w:r>
      <w:r w:rsidRPr="00271522">
        <w:rPr>
          <w:rFonts w:ascii="Maiandra GD" w:eastAsia="Times New Roman" w:hAnsi="Maiandra GD" w:cs="Consolas"/>
          <w:b/>
          <w:bCs/>
          <w:color w:val="6B7C8B"/>
        </w:rPr>
        <w:t>)</w:t>
      </w:r>
    </w:p>
    <w:p w:rsidR="002D7C22" w:rsidRPr="002D7C22" w:rsidRDefault="002D7C22"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2D7C22" w:rsidRPr="002D7C22" w:rsidRDefault="002D7C22"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6B7C8B"/>
        </w:rPr>
        <w:t>// Rest of the method implementation remains the same</w:t>
      </w:r>
    </w:p>
    <w:p w:rsidR="002D7C22" w:rsidRPr="002D7C22" w:rsidRDefault="002D7C22"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2D7C22" w:rsidRPr="002D7C22" w:rsidRDefault="002D7C22" w:rsidP="0015081F">
      <w:pPr>
        <w:shd w:val="clear" w:color="auto" w:fill="FFFFFF"/>
        <w:spacing w:after="0" w:line="240" w:lineRule="auto"/>
        <w:textAlignment w:val="baseline"/>
        <w:rPr>
          <w:rFonts w:ascii="Maiandra GD" w:eastAsia="Times New Roman" w:hAnsi="Maiandra GD" w:cs="Segoe UI"/>
          <w:color w:val="212529"/>
        </w:rPr>
      </w:pPr>
      <w:r w:rsidRPr="002D7C22">
        <w:rPr>
          <w:rFonts w:ascii="Maiandra GD" w:eastAsia="Times New Roman" w:hAnsi="Maiandra GD" w:cs="Arial"/>
          <w:color w:val="000000"/>
          <w:bdr w:val="none" w:sz="0" w:space="0" w:color="auto" w:frame="1"/>
        </w:rPr>
        <w:t>As you can see in the above code, we specify the Name property in the Exclude list of the Bind Attribute class. So, here the Name property will be excluded from model binding.</w:t>
      </w:r>
    </w:p>
    <w:p w:rsidR="00CC453C" w:rsidRPr="00271522" w:rsidRDefault="00CC453C" w:rsidP="0015081F">
      <w:pPr>
        <w:pBdr>
          <w:bottom w:val="double" w:sz="6" w:space="1" w:color="auto"/>
        </w:pBdr>
        <w:rPr>
          <w:rFonts w:ascii="Maiandra GD" w:hAnsi="Maiandra GD"/>
        </w:rPr>
      </w:pPr>
    </w:p>
    <w:p w:rsidR="002D7C22" w:rsidRPr="00DB7838" w:rsidRDefault="002D7C22" w:rsidP="0015081F">
      <w:pPr>
        <w:pStyle w:val="Heading1"/>
        <w:spacing w:before="0" w:beforeAutospacing="0" w:after="48" w:afterAutospacing="0"/>
        <w:textAlignment w:val="baseline"/>
        <w:rPr>
          <w:rFonts w:ascii="Maiandra GD" w:hAnsi="Maiandra GD"/>
          <w:bCs w:val="0"/>
          <w:color w:val="3A3A3A"/>
          <w:sz w:val="28"/>
          <w:szCs w:val="22"/>
        </w:rPr>
      </w:pPr>
      <w:r w:rsidRPr="00DB7838">
        <w:rPr>
          <w:rFonts w:ascii="Maiandra GD" w:hAnsi="Maiandra GD"/>
          <w:bCs w:val="0"/>
          <w:color w:val="3A3A3A"/>
          <w:sz w:val="28"/>
          <w:szCs w:val="22"/>
          <w:highlight w:val="yellow"/>
        </w:rPr>
        <w:t>Model Binding Using Interface</w:t>
      </w:r>
    </w:p>
    <w:p w:rsidR="008803A2" w:rsidRDefault="008803A2" w:rsidP="0015081F">
      <w:pPr>
        <w:pStyle w:val="Heading2"/>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2D7C22" w:rsidRPr="00271522" w:rsidRDefault="002D7C22" w:rsidP="0015081F">
      <w:pPr>
        <w:pStyle w:val="Heading2"/>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Including and Excluding Properties from Model Binding Using Interface</w:t>
      </w:r>
    </w:p>
    <w:p w:rsidR="002D7C22" w:rsidRPr="00271522" w:rsidRDefault="002D7C22"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In this article, I am going to discuss </w:t>
      </w:r>
      <w:proofErr w:type="gramStart"/>
      <w:r w:rsidRPr="00271522">
        <w:rPr>
          <w:rStyle w:val="Strong"/>
          <w:rFonts w:ascii="Maiandra GD" w:hAnsi="Maiandra GD" w:cs="Arial"/>
          <w:color w:val="000000"/>
          <w:sz w:val="22"/>
          <w:szCs w:val="22"/>
          <w:bdr w:val="none" w:sz="0" w:space="0" w:color="auto" w:frame="1"/>
        </w:rPr>
        <w:t>Including</w:t>
      </w:r>
      <w:proofErr w:type="gramEnd"/>
      <w:r w:rsidRPr="00271522">
        <w:rPr>
          <w:rStyle w:val="Strong"/>
          <w:rFonts w:ascii="Maiandra GD" w:hAnsi="Maiandra GD" w:cs="Arial"/>
          <w:color w:val="000000"/>
          <w:sz w:val="22"/>
          <w:szCs w:val="22"/>
          <w:bdr w:val="none" w:sz="0" w:space="0" w:color="auto" w:frame="1"/>
        </w:rPr>
        <w:t xml:space="preserve"> and Excluding Properties from Model Binding using Interface</w:t>
      </w:r>
      <w:r w:rsidRPr="00271522">
        <w:rPr>
          <w:rFonts w:ascii="Maiandra GD" w:hAnsi="Maiandra GD" w:cs="Arial"/>
          <w:color w:val="000000"/>
          <w:sz w:val="22"/>
          <w:szCs w:val="22"/>
          <w:bdr w:val="none" w:sz="0" w:space="0" w:color="auto" w:frame="1"/>
        </w:rPr>
        <w:t> </w:t>
      </w:r>
      <w:r w:rsidRPr="00271522">
        <w:rPr>
          <w:rStyle w:val="Strong"/>
          <w:rFonts w:ascii="Maiandra GD" w:hAnsi="Maiandra GD" w:cs="Arial"/>
          <w:color w:val="000000"/>
          <w:sz w:val="22"/>
          <w:szCs w:val="22"/>
          <w:bdr w:val="none" w:sz="0" w:space="0" w:color="auto" w:frame="1"/>
        </w:rPr>
        <w:t>in ASP.NET MVC</w:t>
      </w:r>
      <w:r w:rsidRPr="00271522">
        <w:rPr>
          <w:rFonts w:ascii="Maiandra GD" w:hAnsi="Maiandra GD" w:cs="Arial"/>
          <w:color w:val="000000"/>
          <w:sz w:val="22"/>
          <w:szCs w:val="22"/>
          <w:bdr w:val="none" w:sz="0" w:space="0" w:color="auto" w:frame="1"/>
        </w:rPr>
        <w:t> Application. Please read our previous article before proceeding to this article where we discussed </w:t>
      </w:r>
      <w:hyperlink r:id="rId57" w:history="1">
        <w:r w:rsidRPr="00271522">
          <w:rPr>
            <w:rStyle w:val="Hyperlink"/>
            <w:rFonts w:ascii="Maiandra GD" w:hAnsi="Maiandra GD" w:cs="Arial"/>
            <w:b/>
            <w:bCs/>
            <w:color w:val="007BFF"/>
            <w:sz w:val="22"/>
            <w:szCs w:val="22"/>
            <w:bdr w:val="none" w:sz="0" w:space="0" w:color="auto" w:frame="1"/>
          </w:rPr>
          <w:t>How to include and Exclude Properties using Bind Attribute</w:t>
        </w:r>
      </w:hyperlink>
      <w:r w:rsidRPr="00271522">
        <w:rPr>
          <w:rFonts w:ascii="Maiandra GD" w:hAnsi="Maiandra GD" w:cs="Arial"/>
          <w:color w:val="000000"/>
          <w:sz w:val="22"/>
          <w:szCs w:val="22"/>
          <w:bdr w:val="none" w:sz="0" w:space="0" w:color="auto" w:frame="1"/>
        </w:rPr>
        <w:t>in ASP.NET MVC Application. This is also a continuation part of our previous article. Here, I will show you how to include and exclude properties in Model Binding using Interface.</w:t>
      </w:r>
    </w:p>
    <w:p w:rsidR="008803A2" w:rsidRDefault="008803A2"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2D7C22" w:rsidRPr="00271522" w:rsidRDefault="002D7C22"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Include and Exclude Properties from Model Binding using Interface</w:t>
      </w:r>
    </w:p>
    <w:p w:rsidR="002D7C22" w:rsidRPr="00271522" w:rsidRDefault="002D7C22"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 xml:space="preserve">First </w:t>
      </w:r>
      <w:proofErr w:type="gramStart"/>
      <w:r w:rsidRPr="00271522">
        <w:rPr>
          <w:rFonts w:ascii="Maiandra GD" w:hAnsi="Maiandra GD" w:cs="Arial"/>
          <w:color w:val="000000"/>
          <w:sz w:val="22"/>
          <w:szCs w:val="22"/>
          <w:bdr w:val="none" w:sz="0" w:space="0" w:color="auto" w:frame="1"/>
        </w:rPr>
        <w:t>Create</w:t>
      </w:r>
      <w:proofErr w:type="gramEnd"/>
      <w:r w:rsidRPr="00271522">
        <w:rPr>
          <w:rFonts w:ascii="Maiandra GD" w:hAnsi="Maiandra GD" w:cs="Arial"/>
          <w:color w:val="000000"/>
          <w:sz w:val="22"/>
          <w:szCs w:val="22"/>
          <w:bdr w:val="none" w:sz="0" w:space="0" w:color="auto" w:frame="1"/>
        </w:rPr>
        <w:t xml:space="preserve"> an interface “</w:t>
      </w:r>
      <w:r w:rsidRPr="00271522">
        <w:rPr>
          <w:rStyle w:val="Strong"/>
          <w:rFonts w:ascii="Maiandra GD" w:hAnsi="Maiandra GD" w:cs="Arial"/>
          <w:color w:val="000000"/>
          <w:sz w:val="22"/>
          <w:szCs w:val="22"/>
          <w:bdr w:val="none" w:sz="0" w:space="0" w:color="auto" w:frame="1"/>
        </w:rPr>
        <w:t>IEmployee</w:t>
      </w:r>
      <w:r w:rsidRPr="00271522">
        <w:rPr>
          <w:rFonts w:ascii="Maiandra GD" w:hAnsi="Maiandra GD" w:cs="Arial"/>
          <w:color w:val="000000"/>
          <w:sz w:val="22"/>
          <w:szCs w:val="22"/>
          <w:bdr w:val="none" w:sz="0" w:space="0" w:color="auto" w:frame="1"/>
        </w:rPr>
        <w:t>” as shown below.</w:t>
      </w:r>
    </w:p>
    <w:p w:rsidR="002D7C22" w:rsidRPr="00271522" w:rsidRDefault="002D7C22"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drawing>
          <wp:inline distT="0" distB="0" distL="0" distR="0">
            <wp:extent cx="3752850" cy="1866900"/>
            <wp:effectExtent l="19050" t="0" r="0" b="0"/>
            <wp:docPr id="97" name="Picture 97" descr="Include and Exclude Properties from Model Binding using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nclude and Exclude Properties from Model Binding using Interface"/>
                    <pic:cNvPicPr>
                      <a:picLocks noChangeAspect="1" noChangeArrowheads="1"/>
                    </pic:cNvPicPr>
                  </pic:nvPicPr>
                  <pic:blipFill>
                    <a:blip r:embed="rId58"/>
                    <a:srcRect/>
                    <a:stretch>
                      <a:fillRect/>
                    </a:stretch>
                  </pic:blipFill>
                  <pic:spPr bwMode="auto">
                    <a:xfrm>
                      <a:off x="0" y="0"/>
                      <a:ext cx="3752850" cy="1866900"/>
                    </a:xfrm>
                    <a:prstGeom prst="rect">
                      <a:avLst/>
                    </a:prstGeom>
                    <a:noFill/>
                    <a:ln w="9525">
                      <a:noFill/>
                      <a:miter lim="800000"/>
                      <a:headEnd/>
                      <a:tailEnd/>
                    </a:ln>
                  </pic:spPr>
                </pic:pic>
              </a:graphicData>
            </a:graphic>
          </wp:inline>
        </w:drawing>
      </w:r>
    </w:p>
    <w:p w:rsidR="002D7C22" w:rsidRPr="00271522" w:rsidRDefault="002D7C22"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lastRenderedPageBreak/>
        <w:t>Notice that the above </w:t>
      </w:r>
      <w:r w:rsidRPr="00271522">
        <w:rPr>
          <w:rStyle w:val="Strong"/>
          <w:rFonts w:ascii="Maiandra GD" w:hAnsi="Maiandra GD" w:cs="Arial"/>
          <w:color w:val="000000"/>
          <w:sz w:val="22"/>
          <w:szCs w:val="22"/>
          <w:bdr w:val="none" w:sz="0" w:space="0" w:color="auto" w:frame="1"/>
        </w:rPr>
        <w:t>IEmployee</w:t>
      </w:r>
      <w:r w:rsidRPr="00271522">
        <w:rPr>
          <w:rFonts w:ascii="Maiandra GD" w:hAnsi="Maiandra GD" w:cs="Arial"/>
          <w:color w:val="000000"/>
          <w:sz w:val="22"/>
          <w:szCs w:val="22"/>
          <w:bdr w:val="none" w:sz="0" w:space="0" w:color="auto" w:frame="1"/>
        </w:rPr>
        <w:t> interface has got only the properties that we want to include in model binding. The “</w:t>
      </w:r>
      <w:r w:rsidRPr="00271522">
        <w:rPr>
          <w:rStyle w:val="Strong"/>
          <w:rFonts w:ascii="Maiandra GD" w:hAnsi="Maiandra GD" w:cs="Arial"/>
          <w:color w:val="000000"/>
          <w:sz w:val="22"/>
          <w:szCs w:val="22"/>
          <w:bdr w:val="none" w:sz="0" w:space="0" w:color="auto" w:frame="1"/>
        </w:rPr>
        <w:t>Name</w:t>
      </w:r>
      <w:r w:rsidRPr="00271522">
        <w:rPr>
          <w:rFonts w:ascii="Maiandra GD" w:hAnsi="Maiandra GD" w:cs="Arial"/>
          <w:color w:val="000000"/>
          <w:sz w:val="22"/>
          <w:szCs w:val="22"/>
          <w:bdr w:val="none" w:sz="0" w:space="0" w:color="auto" w:frame="1"/>
        </w:rPr>
        <w:t>” property is not present. This means “</w:t>
      </w:r>
      <w:r w:rsidRPr="00271522">
        <w:rPr>
          <w:rStyle w:val="Strong"/>
          <w:rFonts w:ascii="Maiandra GD" w:hAnsi="Maiandra GD" w:cs="Arial"/>
          <w:color w:val="000000"/>
          <w:sz w:val="22"/>
          <w:szCs w:val="22"/>
          <w:bdr w:val="none" w:sz="0" w:space="0" w:color="auto" w:frame="1"/>
        </w:rPr>
        <w:t>Name</w:t>
      </w:r>
      <w:r w:rsidRPr="00271522">
        <w:rPr>
          <w:rFonts w:ascii="Maiandra GD" w:hAnsi="Maiandra GD" w:cs="Arial"/>
          <w:color w:val="000000"/>
          <w:sz w:val="22"/>
          <w:szCs w:val="22"/>
          <w:bdr w:val="none" w:sz="0" w:space="0" w:color="auto" w:frame="1"/>
        </w:rPr>
        <w:t>” property will be excluded from model binding. So, modify the “</w:t>
      </w:r>
      <w:r w:rsidRPr="00271522">
        <w:rPr>
          <w:rStyle w:val="Strong"/>
          <w:rFonts w:ascii="Maiandra GD" w:hAnsi="Maiandra GD" w:cs="Arial"/>
          <w:color w:val="000000"/>
          <w:sz w:val="22"/>
          <w:szCs w:val="22"/>
          <w:bdr w:val="none" w:sz="0" w:space="0" w:color="auto" w:frame="1"/>
        </w:rPr>
        <w:t>Employee.cs</w:t>
      </w:r>
      <w:r w:rsidRPr="00271522">
        <w:rPr>
          <w:rFonts w:ascii="Maiandra GD" w:hAnsi="Maiandra GD" w:cs="Arial"/>
          <w:color w:val="000000"/>
          <w:sz w:val="22"/>
          <w:szCs w:val="22"/>
          <w:bdr w:val="none" w:sz="0" w:space="0" w:color="auto" w:frame="1"/>
        </w:rPr>
        <w:t>” class file in the “</w:t>
      </w:r>
      <w:r w:rsidRPr="00271522">
        <w:rPr>
          <w:rStyle w:val="Strong"/>
          <w:rFonts w:ascii="Maiandra GD" w:hAnsi="Maiandra GD" w:cs="Arial"/>
          <w:color w:val="000000"/>
          <w:sz w:val="22"/>
          <w:szCs w:val="22"/>
          <w:bdr w:val="none" w:sz="0" w:space="0" w:color="auto" w:frame="1"/>
        </w:rPr>
        <w:t>BusinessLayer</w:t>
      </w:r>
      <w:r w:rsidRPr="00271522">
        <w:rPr>
          <w:rFonts w:ascii="Maiandra GD" w:hAnsi="Maiandra GD" w:cs="Arial"/>
          <w:color w:val="000000"/>
          <w:sz w:val="22"/>
          <w:szCs w:val="22"/>
          <w:bdr w:val="none" w:sz="0" w:space="0" w:color="auto" w:frame="1"/>
        </w:rPr>
        <w:t>” project as shown below.</w:t>
      </w:r>
    </w:p>
    <w:p w:rsidR="002D7C22" w:rsidRPr="00271522" w:rsidRDefault="002D7C22"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namespace</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BusinessLayer</w:t>
      </w:r>
    </w:p>
    <w:p w:rsidR="002D7C22" w:rsidRPr="00271522" w:rsidRDefault="002D7C22"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interface</w:t>
      </w:r>
      <w:r w:rsidRPr="00271522">
        <w:rPr>
          <w:rStyle w:val="enlighter-text"/>
          <w:rFonts w:ascii="Maiandra GD" w:hAnsi="Maiandra GD" w:cs="Consolas"/>
          <w:color w:val="CFD5E0"/>
          <w:bdr w:val="none" w:sz="0" w:space="0" w:color="auto" w:frame="1"/>
        </w:rPr>
        <w:t xml:space="preserve"> IEmployee</w:t>
      </w:r>
    </w:p>
    <w:p w:rsidR="002D7C22" w:rsidRPr="00271522" w:rsidRDefault="002D7C22"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5"/>
          <w:rFonts w:ascii="Maiandra GD" w:hAnsi="Maiandra GD" w:cs="Consolas"/>
          <w:b/>
          <w:bCs/>
          <w:color w:val="D171DD"/>
          <w:bdr w:val="none" w:sz="0" w:space="0" w:color="auto" w:frame="1"/>
        </w:rPr>
        <w:t>int</w:t>
      </w:r>
      <w:proofErr w:type="gramEnd"/>
      <w:r w:rsidRPr="00271522">
        <w:rPr>
          <w:rStyle w:val="enlighter-text"/>
          <w:rFonts w:ascii="Maiandra GD" w:hAnsi="Maiandra GD" w:cs="Consolas"/>
          <w:color w:val="CFD5E0"/>
          <w:bdr w:val="none" w:sz="0" w:space="0" w:color="auto" w:frame="1"/>
        </w:rPr>
        <w:t xml:space="preserve"> ID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string</w:t>
      </w:r>
      <w:proofErr w:type="gramEnd"/>
      <w:r w:rsidRPr="00271522">
        <w:rPr>
          <w:rStyle w:val="enlighter-text"/>
          <w:rFonts w:ascii="Maiandra GD" w:hAnsi="Maiandra GD" w:cs="Consolas"/>
          <w:color w:val="CFD5E0"/>
          <w:bdr w:val="none" w:sz="0" w:space="0" w:color="auto" w:frame="1"/>
        </w:rPr>
        <w:t xml:space="preserve"> Gender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string</w:t>
      </w:r>
      <w:proofErr w:type="gramEnd"/>
      <w:r w:rsidRPr="00271522">
        <w:rPr>
          <w:rStyle w:val="enlighter-text"/>
          <w:rFonts w:ascii="Maiandra GD" w:hAnsi="Maiandra GD" w:cs="Consolas"/>
          <w:color w:val="CFD5E0"/>
          <w:bdr w:val="none" w:sz="0" w:space="0" w:color="auto" w:frame="1"/>
        </w:rPr>
        <w:t xml:space="preserve"> City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5"/>
          <w:rFonts w:ascii="Maiandra GD" w:hAnsi="Maiandra GD" w:cs="Consolas"/>
          <w:b/>
          <w:bCs/>
          <w:color w:val="D171DD"/>
          <w:bdr w:val="none" w:sz="0" w:space="0" w:color="auto" w:frame="1"/>
        </w:rPr>
        <w:t>decimal</w:t>
      </w:r>
      <w:proofErr w:type="gramEnd"/>
      <w:r w:rsidRPr="00271522">
        <w:rPr>
          <w:rStyle w:val="enlighter-text"/>
          <w:rFonts w:ascii="Maiandra GD" w:hAnsi="Maiandra GD" w:cs="Consolas"/>
          <w:color w:val="CFD5E0"/>
          <w:bdr w:val="none" w:sz="0" w:space="0" w:color="auto" w:frame="1"/>
        </w:rPr>
        <w:t xml:space="preserve"> Salary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DateTime DateOfBirth </w:t>
      </w:r>
      <w:proofErr w:type="gramStart"/>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r w:rsidRPr="00271522">
        <w:rPr>
          <w:rStyle w:val="enlighter-c0"/>
          <w:rFonts w:ascii="Maiandra GD" w:hAnsi="Maiandra GD" w:cs="Consolas"/>
          <w:color w:val="6B7C8B"/>
          <w:bdr w:val="none" w:sz="0" w:space="0" w:color="auto" w:frame="1"/>
        </w:rPr>
        <w:t>// Step 2: Make "Employee" class inherit from IEmployee interface</w:t>
      </w:r>
    </w:p>
    <w:p w:rsidR="002D7C22" w:rsidRPr="00271522" w:rsidRDefault="002D7C22"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class</w:t>
      </w:r>
      <w:r w:rsidRPr="00271522">
        <w:rPr>
          <w:rStyle w:val="enlighter-text"/>
          <w:rFonts w:ascii="Maiandra GD" w:hAnsi="Maiandra GD" w:cs="Consolas"/>
          <w:color w:val="CFD5E0"/>
          <w:bdr w:val="none" w:sz="0" w:space="0" w:color="auto" w:frame="1"/>
        </w:rPr>
        <w:t xml:space="preserve"> Employee : IEmployee</w:t>
      </w:r>
    </w:p>
    <w:p w:rsidR="002D7C22" w:rsidRPr="00271522" w:rsidRDefault="002D7C22"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5"/>
          <w:rFonts w:ascii="Maiandra GD" w:hAnsi="Maiandra GD" w:cs="Consolas"/>
          <w:b/>
          <w:bCs/>
          <w:color w:val="D171DD"/>
          <w:bdr w:val="none" w:sz="0" w:space="0" w:color="auto" w:frame="1"/>
        </w:rPr>
        <w:t>int</w:t>
      </w:r>
      <w:r w:rsidRPr="00271522">
        <w:rPr>
          <w:rStyle w:val="enlighter-text"/>
          <w:rFonts w:ascii="Maiandra GD" w:hAnsi="Maiandra GD" w:cs="Consolas"/>
          <w:color w:val="CFD5E0"/>
          <w:bdr w:val="none" w:sz="0" w:space="0" w:color="auto" w:frame="1"/>
        </w:rPr>
        <w:t xml:space="preserve"> ID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string Name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string Gender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string City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5"/>
          <w:rFonts w:ascii="Maiandra GD" w:hAnsi="Maiandra GD" w:cs="Consolas"/>
          <w:b/>
          <w:bCs/>
          <w:color w:val="D171DD"/>
          <w:bdr w:val="none" w:sz="0" w:space="0" w:color="auto" w:frame="1"/>
        </w:rPr>
        <w:t>decimal</w:t>
      </w:r>
      <w:r w:rsidRPr="00271522">
        <w:rPr>
          <w:rStyle w:val="enlighter-text"/>
          <w:rFonts w:ascii="Maiandra GD" w:hAnsi="Maiandra GD" w:cs="Consolas"/>
          <w:color w:val="CFD5E0"/>
          <w:bdr w:val="none" w:sz="0" w:space="0" w:color="auto" w:frame="1"/>
        </w:rPr>
        <w:t xml:space="preserve"> Salary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DateTime DateOfBirth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lastRenderedPageBreak/>
        <w:t>}</w:t>
      </w:r>
    </w:p>
    <w:p w:rsidR="002D7C22" w:rsidRPr="00271522" w:rsidRDefault="002D7C22" w:rsidP="0015081F">
      <w:pPr>
        <w:pStyle w:val="Heading6"/>
        <w:shd w:val="clear" w:color="auto" w:fill="FFFFFF"/>
        <w:spacing w:before="0"/>
        <w:textAlignment w:val="baseline"/>
        <w:rPr>
          <w:rFonts w:ascii="Maiandra GD" w:hAnsi="Maiandra GD" w:cs="Segoe UI"/>
          <w:color w:val="3A3A3A"/>
        </w:rPr>
      </w:pPr>
      <w:r w:rsidRPr="00271522">
        <w:rPr>
          <w:rStyle w:val="Strong"/>
          <w:rFonts w:ascii="Maiandra GD" w:hAnsi="Maiandra GD" w:cs="Arial"/>
          <w:b w:val="0"/>
          <w:bCs w:val="0"/>
          <w:color w:val="000000"/>
          <w:bdr w:val="none" w:sz="0" w:space="0" w:color="auto" w:frame="1"/>
        </w:rPr>
        <w:t>Next, Modify the “Edit_</w:t>
      </w:r>
      <w:proofErr w:type="gramStart"/>
      <w:r w:rsidRPr="00271522">
        <w:rPr>
          <w:rStyle w:val="Strong"/>
          <w:rFonts w:ascii="Maiandra GD" w:hAnsi="Maiandra GD" w:cs="Arial"/>
          <w:b w:val="0"/>
          <w:bCs w:val="0"/>
          <w:color w:val="000000"/>
          <w:bdr w:val="none" w:sz="0" w:space="0" w:color="auto" w:frame="1"/>
        </w:rPr>
        <w:t>Post(</w:t>
      </w:r>
      <w:proofErr w:type="gramEnd"/>
      <w:r w:rsidRPr="00271522">
        <w:rPr>
          <w:rStyle w:val="Strong"/>
          <w:rFonts w:ascii="Maiandra GD" w:hAnsi="Maiandra GD" w:cs="Arial"/>
          <w:b w:val="0"/>
          <w:bCs w:val="0"/>
          <w:color w:val="000000"/>
          <w:bdr w:val="none" w:sz="0" w:space="0" w:color="auto" w:frame="1"/>
        </w:rPr>
        <w:t>)” action method of EmployeeController as shown below.</w:t>
      </w:r>
    </w:p>
    <w:p w:rsidR="002D7C22" w:rsidRPr="00271522" w:rsidRDefault="002D7C22"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HttpPost</w:t>
      </w:r>
      <w:r w:rsidRPr="00271522">
        <w:rPr>
          <w:rStyle w:val="enlighter-g1"/>
          <w:rFonts w:ascii="Maiandra GD" w:hAnsi="Maiandra GD" w:cs="Consolas"/>
          <w:b/>
          <w:bCs/>
          <w:color w:val="6B7C8B"/>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roofErr w:type="gramStart"/>
      <w:r w:rsidRPr="00271522">
        <w:rPr>
          <w:rStyle w:val="enlighter-m0"/>
          <w:rFonts w:ascii="Maiandra GD" w:hAnsi="Maiandra GD" w:cs="Consolas"/>
          <w:color w:val="4284AE"/>
          <w:bdr w:val="none" w:sz="0" w:space="0" w:color="auto" w:frame="1"/>
        </w:rPr>
        <w:t>ActionName</w:t>
      </w:r>
      <w:r w:rsidRPr="00271522">
        <w:rPr>
          <w:rStyle w:val="enlighter-g1"/>
          <w:rFonts w:ascii="Maiandra GD" w:hAnsi="Maiandra GD" w:cs="Consolas"/>
          <w:b/>
          <w:bCs/>
          <w:color w:val="6B7C8B"/>
          <w:bdr w:val="none" w:sz="0" w:space="0" w:color="auto" w:frame="1"/>
        </w:rPr>
        <w:t>(</w:t>
      </w:r>
      <w:proofErr w:type="gramEnd"/>
      <w:r w:rsidRPr="00271522">
        <w:rPr>
          <w:rStyle w:val="enlighter-s0"/>
          <w:rFonts w:ascii="Maiandra GD" w:hAnsi="Maiandra GD" w:cs="Consolas"/>
          <w:color w:val="7CC379"/>
          <w:bdr w:val="none" w:sz="0" w:space="0" w:color="auto" w:frame="1"/>
        </w:rPr>
        <w:t>"Edit"</w:t>
      </w:r>
      <w:r w:rsidRPr="00271522">
        <w:rPr>
          <w:rStyle w:val="enlighter-g1"/>
          <w:rFonts w:ascii="Maiandra GD" w:hAnsi="Maiandra GD" w:cs="Consolas"/>
          <w:b/>
          <w:bCs/>
          <w:color w:val="6B7C8B"/>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ActionResult </w:t>
      </w:r>
      <w:r w:rsidRPr="00271522">
        <w:rPr>
          <w:rStyle w:val="enlighter-m0"/>
          <w:rFonts w:ascii="Maiandra GD" w:hAnsi="Maiandra GD" w:cs="Consolas"/>
          <w:color w:val="4284AE"/>
          <w:bdr w:val="none" w:sz="0" w:space="0" w:color="auto" w:frame="1"/>
        </w:rPr>
        <w:t>Edit_Post</w:t>
      </w:r>
      <w:r w:rsidRPr="00271522">
        <w:rPr>
          <w:rStyle w:val="enlighter-g1"/>
          <w:rFonts w:ascii="Maiandra GD" w:hAnsi="Maiandra GD" w:cs="Consolas"/>
          <w:b/>
          <w:bCs/>
          <w:color w:val="6B7C8B"/>
          <w:bdr w:val="none" w:sz="0" w:space="0" w:color="auto" w:frame="1"/>
        </w:rPr>
        <w:t>(</w:t>
      </w:r>
      <w:r w:rsidRPr="00271522">
        <w:rPr>
          <w:rStyle w:val="enlighter-k5"/>
          <w:rFonts w:ascii="Maiandra GD" w:hAnsi="Maiandra GD" w:cs="Consolas"/>
          <w:b/>
          <w:bCs/>
          <w:color w:val="D171DD"/>
          <w:bdr w:val="none" w:sz="0" w:space="0" w:color="auto" w:frame="1"/>
        </w:rPr>
        <w:t>int</w:t>
      </w:r>
      <w:r w:rsidRPr="00271522">
        <w:rPr>
          <w:rStyle w:val="enlighter-text"/>
          <w:rFonts w:ascii="Maiandra GD" w:hAnsi="Maiandra GD" w:cs="Consolas"/>
          <w:color w:val="CFD5E0"/>
          <w:bdr w:val="none" w:sz="0" w:space="0" w:color="auto" w:frame="1"/>
        </w:rPr>
        <w:t xml:space="preserve"> id</w:t>
      </w:r>
      <w:r w:rsidRPr="00271522">
        <w:rPr>
          <w:rStyle w:val="enlighter-g1"/>
          <w:rFonts w:ascii="Maiandra GD" w:hAnsi="Maiandra GD" w:cs="Consolas"/>
          <w:b/>
          <w:bCs/>
          <w:color w:val="6B7C8B"/>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EmployeeBusinessLayer employeeBusinessLayer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proofErr w:type="gramStart"/>
      <w:r w:rsidRPr="00271522">
        <w:rPr>
          <w:rStyle w:val="enlighter-m0"/>
          <w:rFonts w:ascii="Maiandra GD" w:hAnsi="Maiandra GD" w:cs="Consolas"/>
          <w:color w:val="4284AE"/>
          <w:bdr w:val="none" w:sz="0" w:space="0" w:color="auto" w:frame="1"/>
        </w:rPr>
        <w:t>EmployeeBusinessLayer</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Employee employee = </w:t>
      </w:r>
      <w:proofErr w:type="gramStart"/>
      <w:r w:rsidRPr="00271522">
        <w:rPr>
          <w:rStyle w:val="enlighter-text"/>
          <w:rFonts w:ascii="Maiandra GD" w:hAnsi="Maiandra GD" w:cs="Consolas"/>
          <w:color w:val="CFD5E0"/>
          <w:bdr w:val="none" w:sz="0" w:space="0" w:color="auto" w:frame="1"/>
        </w:rPr>
        <w:t>employeeBusinessLayer.</w:t>
      </w:r>
      <w:r w:rsidRPr="00271522">
        <w:rPr>
          <w:rStyle w:val="enlighter-m3"/>
          <w:rFonts w:ascii="Maiandra GD" w:hAnsi="Maiandra GD" w:cs="Consolas"/>
          <w:color w:val="4284AE"/>
          <w:bdr w:val="none" w:sz="0" w:space="0" w:color="auto" w:frame="1"/>
        </w:rPr>
        <w:t>GetAllEmployess</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Single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x =</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 xml:space="preserve"> x.</w:t>
      </w:r>
      <w:r w:rsidRPr="00271522">
        <w:rPr>
          <w:rStyle w:val="enlighter-m3"/>
          <w:rFonts w:ascii="Maiandra GD" w:hAnsi="Maiandra GD" w:cs="Consolas"/>
          <w:color w:val="4284AE"/>
          <w:bdr w:val="none" w:sz="0" w:space="0" w:color="auto" w:frame="1"/>
        </w:rPr>
        <w:t>ID</w:t>
      </w:r>
      <w:r w:rsidRPr="00271522">
        <w:rPr>
          <w:rStyle w:val="enlighter-text"/>
          <w:rFonts w:ascii="Maiandra GD" w:hAnsi="Maiandra GD" w:cs="Consolas"/>
          <w:color w:val="CFD5E0"/>
          <w:bdr w:val="none" w:sz="0" w:space="0" w:color="auto" w:frame="1"/>
        </w:rPr>
        <w:t xml:space="preserve"> == id</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UpdateModel</w:t>
      </w:r>
      <w:r w:rsidRPr="00271522">
        <w:rPr>
          <w:rStyle w:val="enlighter-g1"/>
          <w:rFonts w:ascii="Maiandra GD" w:hAnsi="Maiandra GD" w:cs="Consolas"/>
          <w:b/>
          <w:bCs/>
          <w:color w:val="6B7C8B"/>
          <w:bdr w:val="none" w:sz="0" w:space="0" w:color="auto" w:frame="1"/>
        </w:rPr>
        <w:t>&lt;</w:t>
      </w:r>
      <w:r w:rsidRPr="00271522">
        <w:rPr>
          <w:rStyle w:val="enlighter-text"/>
          <w:rFonts w:ascii="Maiandra GD" w:hAnsi="Maiandra GD" w:cs="Consolas"/>
          <w:color w:val="CFD5E0"/>
          <w:bdr w:val="none" w:sz="0" w:space="0" w:color="auto" w:frame="1"/>
        </w:rPr>
        <w:t>IEmployee</w:t>
      </w:r>
      <w:proofErr w:type="gramStart"/>
      <w:r w:rsidRPr="00271522">
        <w:rPr>
          <w:rStyle w:val="enlighter-g1"/>
          <w:rFonts w:ascii="Maiandra GD" w:hAnsi="Maiandra GD" w:cs="Consolas"/>
          <w:b/>
          <w:bCs/>
          <w:color w:val="6B7C8B"/>
          <w:bdr w:val="none" w:sz="0" w:space="0" w:color="auto" w:frame="1"/>
        </w:rPr>
        <w:t>&gt;(</w:t>
      </w:r>
      <w:proofErr w:type="gramEnd"/>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1"/>
          <w:rFonts w:ascii="Maiandra GD" w:hAnsi="Maiandra GD" w:cs="Consolas"/>
          <w:b/>
          <w:bCs/>
          <w:color w:val="D171DD"/>
          <w:bdr w:val="none" w:sz="0" w:space="0" w:color="auto" w:frame="1"/>
        </w:rPr>
        <w:t>if</w:t>
      </w:r>
      <w:proofErr w:type="gramEnd"/>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ModelState.</w:t>
      </w:r>
      <w:r w:rsidRPr="00271522">
        <w:rPr>
          <w:rStyle w:val="enlighter-m3"/>
          <w:rFonts w:ascii="Maiandra GD" w:hAnsi="Maiandra GD" w:cs="Consolas"/>
          <w:color w:val="4284AE"/>
          <w:bdr w:val="none" w:sz="0" w:space="0" w:color="auto" w:frame="1"/>
        </w:rPr>
        <w:t>IsValid</w:t>
      </w:r>
      <w:r w:rsidRPr="00271522">
        <w:rPr>
          <w:rStyle w:val="enlighter-g1"/>
          <w:rFonts w:ascii="Maiandra GD" w:hAnsi="Maiandra GD" w:cs="Consolas"/>
          <w:b/>
          <w:bCs/>
          <w:color w:val="6B7C8B"/>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employeeBusinessLayer.</w:t>
      </w:r>
      <w:r w:rsidRPr="00271522">
        <w:rPr>
          <w:rStyle w:val="enlighter-m3"/>
          <w:rFonts w:ascii="Maiandra GD" w:hAnsi="Maiandra GD" w:cs="Consolas"/>
          <w:color w:val="4284AE"/>
          <w:bdr w:val="none" w:sz="0" w:space="0" w:color="auto" w:frame="1"/>
        </w:rPr>
        <w:t>UpdateEmmployee</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return</w:t>
      </w:r>
      <w:proofErr w:type="gramEnd"/>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RedirectToAction</w:t>
      </w:r>
      <w:r w:rsidRPr="00271522">
        <w:rPr>
          <w:rStyle w:val="enlighter-g1"/>
          <w:rFonts w:ascii="Maiandra GD" w:hAnsi="Maiandra GD" w:cs="Consolas"/>
          <w:b/>
          <w:bCs/>
          <w:color w:val="6B7C8B"/>
          <w:bdr w:val="none" w:sz="0" w:space="0" w:color="auto" w:frame="1"/>
        </w:rPr>
        <w:t>(</w:t>
      </w:r>
      <w:r w:rsidRPr="00271522">
        <w:rPr>
          <w:rStyle w:val="enlighter-s0"/>
          <w:rFonts w:ascii="Maiandra GD" w:hAnsi="Maiandra GD" w:cs="Consolas"/>
          <w:color w:val="7CC379"/>
          <w:bdr w:val="none" w:sz="0" w:space="0" w:color="auto" w:frame="1"/>
        </w:rPr>
        <w:t>"Index"</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return</w:t>
      </w:r>
      <w:proofErr w:type="gramEnd"/>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View</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2D7C22" w:rsidRPr="00271522" w:rsidRDefault="002D7C22"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2D7C22" w:rsidRPr="00271522" w:rsidRDefault="002D7C22"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Notice that we are explicitly calling the model binder by calling </w:t>
      </w:r>
      <w:proofErr w:type="gramStart"/>
      <w:r w:rsidRPr="00271522">
        <w:rPr>
          <w:rStyle w:val="Strong"/>
          <w:rFonts w:ascii="Maiandra GD" w:hAnsi="Maiandra GD" w:cs="Arial"/>
          <w:color w:val="000000"/>
          <w:sz w:val="22"/>
          <w:szCs w:val="22"/>
          <w:bdr w:val="none" w:sz="0" w:space="0" w:color="auto" w:frame="1"/>
        </w:rPr>
        <w:t>UpdateModel(</w:t>
      </w:r>
      <w:proofErr w:type="gramEnd"/>
      <w:r w:rsidRPr="00271522">
        <w:rPr>
          <w:rStyle w:val="Strong"/>
          <w:rFonts w:ascii="Maiandra GD" w:hAnsi="Maiandra GD" w:cs="Arial"/>
          <w:color w:val="000000"/>
          <w:sz w:val="22"/>
          <w:szCs w:val="22"/>
          <w:bdr w:val="none" w:sz="0" w:space="0" w:color="auto" w:frame="1"/>
        </w:rPr>
        <w:t>)</w:t>
      </w:r>
      <w:r w:rsidRPr="00271522">
        <w:rPr>
          <w:rFonts w:ascii="Maiandra GD" w:hAnsi="Maiandra GD" w:cs="Arial"/>
          <w:color w:val="000000"/>
          <w:sz w:val="22"/>
          <w:szCs w:val="22"/>
          <w:bdr w:val="none" w:sz="0" w:space="0" w:color="auto" w:frame="1"/>
        </w:rPr>
        <w:t> function passing our interface </w:t>
      </w:r>
      <w:r w:rsidRPr="00271522">
        <w:rPr>
          <w:rStyle w:val="Strong"/>
          <w:rFonts w:ascii="Maiandra GD" w:hAnsi="Maiandra GD" w:cs="Arial"/>
          <w:color w:val="000000"/>
          <w:sz w:val="22"/>
          <w:szCs w:val="22"/>
          <w:bdr w:val="none" w:sz="0" w:space="0" w:color="auto" w:frame="1"/>
        </w:rPr>
        <w:t>IEmployee</w:t>
      </w:r>
      <w:r w:rsidRPr="00271522">
        <w:rPr>
          <w:rFonts w:ascii="Maiandra GD" w:hAnsi="Maiandra GD" w:cs="Arial"/>
          <w:color w:val="000000"/>
          <w:sz w:val="22"/>
          <w:szCs w:val="22"/>
          <w:bdr w:val="none" w:sz="0" w:space="0" w:color="auto" w:frame="1"/>
        </w:rPr>
        <w:t>. The model binder will update only the properties that are present in the interface. So if you were generating a post request using fiddler as we did in the previous session “</w:t>
      </w:r>
      <w:r w:rsidRPr="00271522">
        <w:rPr>
          <w:rStyle w:val="Strong"/>
          <w:rFonts w:ascii="Maiandra GD" w:hAnsi="Maiandra GD" w:cs="Arial"/>
          <w:color w:val="000000"/>
          <w:sz w:val="22"/>
          <w:szCs w:val="22"/>
          <w:bdr w:val="none" w:sz="0" w:space="0" w:color="auto" w:frame="1"/>
        </w:rPr>
        <w:t>Name</w:t>
      </w:r>
      <w:r w:rsidRPr="00271522">
        <w:rPr>
          <w:rFonts w:ascii="Maiandra GD" w:hAnsi="Maiandra GD" w:cs="Arial"/>
          <w:color w:val="000000"/>
          <w:sz w:val="22"/>
          <w:szCs w:val="22"/>
          <w:bdr w:val="none" w:sz="0" w:space="0" w:color="auto" w:frame="1"/>
        </w:rPr>
        <w:t>” property of the “</w:t>
      </w:r>
      <w:r w:rsidRPr="00271522">
        <w:rPr>
          <w:rStyle w:val="Strong"/>
          <w:rFonts w:ascii="Maiandra GD" w:hAnsi="Maiandra GD" w:cs="Arial"/>
          <w:color w:val="000000"/>
          <w:sz w:val="22"/>
          <w:szCs w:val="22"/>
          <w:bdr w:val="none" w:sz="0" w:space="0" w:color="auto" w:frame="1"/>
        </w:rPr>
        <w:t>Employee</w:t>
      </w:r>
      <w:r w:rsidRPr="00271522">
        <w:rPr>
          <w:rFonts w:ascii="Maiandra GD" w:hAnsi="Maiandra GD" w:cs="Arial"/>
          <w:color w:val="000000"/>
          <w:sz w:val="22"/>
          <w:szCs w:val="22"/>
          <w:bdr w:val="none" w:sz="0" w:space="0" w:color="auto" w:frame="1"/>
        </w:rPr>
        <w:t>” object will not be updated.</w:t>
      </w:r>
    </w:p>
    <w:p w:rsidR="002D7C22" w:rsidRPr="00271522" w:rsidRDefault="002D7C22"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 xml:space="preserve">So, in short, there are several ways to </w:t>
      </w:r>
      <w:proofErr w:type="gramStart"/>
      <w:r w:rsidRPr="00271522">
        <w:rPr>
          <w:rFonts w:ascii="Maiandra GD" w:hAnsi="Maiandra GD" w:cs="Arial"/>
          <w:color w:val="000000"/>
          <w:sz w:val="22"/>
          <w:szCs w:val="22"/>
          <w:bdr w:val="none" w:sz="0" w:space="0" w:color="auto" w:frame="1"/>
        </w:rPr>
        <w:t>Include</w:t>
      </w:r>
      <w:proofErr w:type="gramEnd"/>
      <w:r w:rsidRPr="00271522">
        <w:rPr>
          <w:rFonts w:ascii="Maiandra GD" w:hAnsi="Maiandra GD" w:cs="Arial"/>
          <w:color w:val="000000"/>
          <w:sz w:val="22"/>
          <w:szCs w:val="22"/>
          <w:bdr w:val="none" w:sz="0" w:space="0" w:color="auto" w:frame="1"/>
        </w:rPr>
        <w:t xml:space="preserve"> and Exclude properties from Model Binding in ASP.NET MVC Application. Depending on the architecture and requirements of your project you need to choose the approach that best fits your needs. </w:t>
      </w:r>
    </w:p>
    <w:p w:rsidR="002D7C22" w:rsidRPr="00271522" w:rsidRDefault="002D7C22" w:rsidP="0015081F">
      <w:pPr>
        <w:pBdr>
          <w:bottom w:val="double" w:sz="6" w:space="1" w:color="auto"/>
        </w:pBdr>
        <w:rPr>
          <w:rFonts w:ascii="Maiandra GD" w:hAnsi="Maiandra GD"/>
        </w:rPr>
      </w:pPr>
    </w:p>
    <w:p w:rsidR="00D54AC1" w:rsidRPr="00D54AC1" w:rsidRDefault="00D54AC1" w:rsidP="0015081F">
      <w:pPr>
        <w:spacing w:after="48" w:line="240" w:lineRule="auto"/>
        <w:textAlignment w:val="baseline"/>
        <w:outlineLvl w:val="0"/>
        <w:rPr>
          <w:rFonts w:ascii="Maiandra GD" w:eastAsia="Times New Roman" w:hAnsi="Maiandra GD" w:cs="Times New Roman"/>
          <w:b/>
          <w:color w:val="3A3A3A"/>
          <w:kern w:val="36"/>
          <w:sz w:val="28"/>
        </w:rPr>
      </w:pPr>
      <w:r w:rsidRPr="00D54AC1">
        <w:rPr>
          <w:rFonts w:ascii="Maiandra GD" w:eastAsia="Times New Roman" w:hAnsi="Maiandra GD" w:cs="Times New Roman"/>
          <w:b/>
          <w:color w:val="3A3A3A"/>
          <w:kern w:val="36"/>
          <w:sz w:val="28"/>
          <w:highlight w:val="yellow"/>
        </w:rPr>
        <w:t>Deleting Database Records in ASP.NET MVC</w:t>
      </w:r>
    </w:p>
    <w:p w:rsidR="00D54AC1" w:rsidRPr="00D54AC1" w:rsidRDefault="00D54AC1" w:rsidP="0015081F">
      <w:pPr>
        <w:shd w:val="clear" w:color="auto" w:fill="FFFFFF"/>
        <w:spacing w:after="0" w:line="240" w:lineRule="auto"/>
        <w:textAlignment w:val="baseline"/>
        <w:outlineLvl w:val="1"/>
        <w:rPr>
          <w:rFonts w:ascii="Maiandra GD" w:eastAsia="Times New Roman" w:hAnsi="Maiandra GD" w:cs="Segoe UI"/>
          <w:color w:val="3A3A3A"/>
        </w:rPr>
      </w:pPr>
      <w:r w:rsidRPr="00271522">
        <w:rPr>
          <w:rFonts w:ascii="Maiandra GD" w:eastAsia="Times New Roman" w:hAnsi="Maiandra GD" w:cs="Arial"/>
          <w:b/>
          <w:bCs/>
          <w:color w:val="000000"/>
        </w:rPr>
        <w:t>Deleting Database Records in ASP.NET MVC Application</w:t>
      </w:r>
    </w:p>
    <w:p w:rsidR="00D54AC1" w:rsidRPr="00D54AC1" w:rsidRDefault="00D54AC1"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lastRenderedPageBreak/>
        <w:drawing>
          <wp:inline distT="0" distB="0" distL="0" distR="0">
            <wp:extent cx="6381750" cy="1323975"/>
            <wp:effectExtent l="19050" t="0" r="0" b="0"/>
            <wp:docPr id="99" name="Picture 99" descr="Deleting Database Records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eleting Database Records in ASP.NET MVC Application"/>
                    <pic:cNvPicPr>
                      <a:picLocks noChangeAspect="1" noChangeArrowheads="1"/>
                    </pic:cNvPicPr>
                  </pic:nvPicPr>
                  <pic:blipFill>
                    <a:blip r:embed="rId59"/>
                    <a:srcRect/>
                    <a:stretch>
                      <a:fillRect/>
                    </a:stretch>
                  </pic:blipFill>
                  <pic:spPr bwMode="auto">
                    <a:xfrm>
                      <a:off x="0" y="0"/>
                      <a:ext cx="6381750" cy="1323975"/>
                    </a:xfrm>
                    <a:prstGeom prst="rect">
                      <a:avLst/>
                    </a:prstGeom>
                    <a:noFill/>
                    <a:ln w="9525">
                      <a:noFill/>
                      <a:miter lim="800000"/>
                      <a:headEnd/>
                      <a:tailEnd/>
                    </a:ln>
                  </pic:spPr>
                </pic:pic>
              </a:graphicData>
            </a:graphic>
          </wp:inline>
        </w:drawing>
      </w:r>
    </w:p>
    <w:p w:rsidR="00D54AC1" w:rsidRPr="00D54AC1" w:rsidRDefault="00D54AC1"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Deleting Database Records using Get Request:</w:t>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D54AC1">
        <w:rPr>
          <w:rFonts w:ascii="Maiandra GD" w:eastAsia="Times New Roman" w:hAnsi="Maiandra GD" w:cs="Arial"/>
          <w:color w:val="000000"/>
          <w:bdr w:val="none" w:sz="0" w:space="0" w:color="auto" w:frame="1"/>
        </w:rPr>
        <w:t>Let’s first understand how to delete database records in ASP.NET MVC Application using a GET request and then we will discuss why it is bad to do so. </w:t>
      </w:r>
    </w:p>
    <w:p w:rsidR="008803A2" w:rsidRDefault="008803A2" w:rsidP="0015081F">
      <w:pPr>
        <w:shd w:val="clear" w:color="auto" w:fill="FFFFFF"/>
        <w:spacing w:after="0" w:line="240" w:lineRule="auto"/>
        <w:textAlignment w:val="baseline"/>
        <w:rPr>
          <w:rFonts w:ascii="Maiandra GD" w:eastAsia="Times New Roman" w:hAnsi="Maiandra GD" w:cs="Arial"/>
          <w:b/>
          <w:bCs/>
          <w:color w:val="000000"/>
        </w:rPr>
      </w:pP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00"/>
        </w:rPr>
        <w:t>Step1: Create a stored procedure to delete employee data by “ID”</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Create</w:t>
      </w:r>
      <w:r w:rsidRPr="00271522">
        <w:rPr>
          <w:rFonts w:ascii="Maiandra GD" w:eastAsia="Times New Roman" w:hAnsi="Maiandra GD" w:cs="Consolas"/>
          <w:color w:val="CFD5E0"/>
        </w:rPr>
        <w:t xml:space="preserve"> Procedure spDeleteEmployee</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@Id int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as</w:t>
      </w:r>
      <w:proofErr w:type="gramEnd"/>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Begin</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Delete</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from</w:t>
      </w:r>
      <w:r w:rsidRPr="00271522">
        <w:rPr>
          <w:rFonts w:ascii="Maiandra GD" w:eastAsia="Times New Roman" w:hAnsi="Maiandra GD" w:cs="Consolas"/>
          <w:color w:val="CFD5E0"/>
        </w:rPr>
        <w:t xml:space="preserve"> Employee </w:t>
      </w:r>
      <w:r w:rsidRPr="00271522">
        <w:rPr>
          <w:rFonts w:ascii="Maiandra GD" w:eastAsia="Times New Roman" w:hAnsi="Maiandra GD" w:cs="Consolas"/>
          <w:b/>
          <w:bCs/>
          <w:color w:val="D171DD"/>
        </w:rPr>
        <w:t>where</w:t>
      </w:r>
      <w:r w:rsidRPr="00271522">
        <w:rPr>
          <w:rFonts w:ascii="Maiandra GD" w:eastAsia="Times New Roman" w:hAnsi="Maiandra GD" w:cs="Consolas"/>
          <w:color w:val="CFD5E0"/>
        </w:rPr>
        <w:t xml:space="preserve"> Id = @Id</w:t>
      </w:r>
    </w:p>
    <w:p w:rsidR="00D54AC1" w:rsidRPr="00D54AC1" w:rsidRDefault="00D54AC1"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End</w:t>
      </w:r>
    </w:p>
    <w:p w:rsidR="008803A2" w:rsidRDefault="008803A2" w:rsidP="0015081F">
      <w:pPr>
        <w:shd w:val="clear" w:color="auto" w:fill="FFFFFF"/>
        <w:spacing w:after="0" w:line="240" w:lineRule="auto"/>
        <w:textAlignment w:val="baseline"/>
        <w:rPr>
          <w:rFonts w:ascii="Maiandra GD" w:eastAsia="Times New Roman" w:hAnsi="Maiandra GD" w:cs="Arial"/>
          <w:b/>
          <w:bCs/>
          <w:color w:val="000000"/>
        </w:rPr>
      </w:pP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00"/>
        </w:rPr>
        <w:t>Step2: </w:t>
      </w:r>
      <w:r w:rsidRPr="00D54AC1">
        <w:rPr>
          <w:rFonts w:ascii="Maiandra GD" w:eastAsia="Times New Roman" w:hAnsi="Maiandra GD" w:cs="Arial"/>
          <w:color w:val="000000"/>
          <w:bdr w:val="none" w:sz="0" w:space="0" w:color="auto" w:frame="1"/>
        </w:rPr>
        <w:t>Add the following </w:t>
      </w:r>
      <w:proofErr w:type="gramStart"/>
      <w:r w:rsidRPr="00271522">
        <w:rPr>
          <w:rFonts w:ascii="Maiandra GD" w:eastAsia="Times New Roman" w:hAnsi="Maiandra GD" w:cs="Arial"/>
          <w:b/>
          <w:bCs/>
          <w:color w:val="000000"/>
        </w:rPr>
        <w:t>DeleteEmployee</w:t>
      </w:r>
      <w:r w:rsidRPr="00D54AC1">
        <w:rPr>
          <w:rFonts w:ascii="Maiandra GD" w:eastAsia="Times New Roman" w:hAnsi="Maiandra GD" w:cs="Arial"/>
          <w:color w:val="000000"/>
          <w:bdr w:val="none" w:sz="0" w:space="0" w:color="auto" w:frame="1"/>
        </w:rPr>
        <w:t>(</w:t>
      </w:r>
      <w:proofErr w:type="gramEnd"/>
      <w:r w:rsidRPr="00D54AC1">
        <w:rPr>
          <w:rFonts w:ascii="Maiandra GD" w:eastAsia="Times New Roman" w:hAnsi="Maiandra GD" w:cs="Arial"/>
          <w:color w:val="000000"/>
          <w:bdr w:val="none" w:sz="0" w:space="0" w:color="auto" w:frame="1"/>
        </w:rPr>
        <w:t>) method to the </w:t>
      </w:r>
      <w:r w:rsidRPr="00271522">
        <w:rPr>
          <w:rFonts w:ascii="Maiandra GD" w:eastAsia="Times New Roman" w:hAnsi="Maiandra GD" w:cs="Arial"/>
          <w:b/>
          <w:bCs/>
          <w:color w:val="000000"/>
        </w:rPr>
        <w:t>“EmployeeBusinessLayer.cs” </w:t>
      </w:r>
      <w:r w:rsidRPr="00D54AC1">
        <w:rPr>
          <w:rFonts w:ascii="Maiandra GD" w:eastAsia="Times New Roman" w:hAnsi="Maiandra GD" w:cs="Arial"/>
          <w:color w:val="000000"/>
          <w:bdr w:val="none" w:sz="0" w:space="0" w:color="auto" w:frame="1"/>
        </w:rPr>
        <w:t>file in the “BusinessLayer” project. This method calls the stored procedure </w:t>
      </w:r>
      <w:r w:rsidRPr="00271522">
        <w:rPr>
          <w:rFonts w:ascii="Maiandra GD" w:eastAsia="Times New Roman" w:hAnsi="Maiandra GD" w:cs="Arial"/>
          <w:b/>
          <w:bCs/>
          <w:color w:val="000000"/>
        </w:rPr>
        <w:t>“spDeleteEmployee”</w:t>
      </w:r>
      <w:r w:rsidRPr="00D54AC1">
        <w:rPr>
          <w:rFonts w:ascii="Maiandra GD" w:eastAsia="Times New Roman" w:hAnsi="Maiandra GD" w:cs="Arial"/>
          <w:color w:val="000000"/>
          <w:bdr w:val="none" w:sz="0" w:space="0" w:color="auto" w:frame="1"/>
        </w:rPr>
        <w:t> that we just created.</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void</w:t>
      </w:r>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DeleteEmployee</w:t>
      </w:r>
      <w:r w:rsidRPr="00271522">
        <w:rPr>
          <w:rFonts w:ascii="Maiandra GD" w:eastAsia="Times New Roman" w:hAnsi="Maiandra GD" w:cs="Consolas"/>
          <w:b/>
          <w:bCs/>
          <w:color w:val="6B7C8B"/>
        </w:rPr>
        <w:t>(</w:t>
      </w:r>
      <w:r w:rsidRPr="00271522">
        <w:rPr>
          <w:rFonts w:ascii="Maiandra GD" w:eastAsia="Times New Roman" w:hAnsi="Maiandra GD" w:cs="Consolas"/>
          <w:b/>
          <w:bCs/>
          <w:color w:val="D171DD"/>
        </w:rPr>
        <w:t>int</w:t>
      </w:r>
      <w:r w:rsidRPr="00271522">
        <w:rPr>
          <w:rFonts w:ascii="Maiandra GD" w:eastAsia="Times New Roman" w:hAnsi="Maiandra GD" w:cs="Consolas"/>
          <w:color w:val="CFD5E0"/>
        </w:rPr>
        <w:t xml:space="preserve"> id</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string</w:t>
      </w:r>
      <w:proofErr w:type="gramEnd"/>
      <w:r w:rsidRPr="00271522">
        <w:rPr>
          <w:rFonts w:ascii="Maiandra GD" w:eastAsia="Times New Roman" w:hAnsi="Maiandra GD" w:cs="Consolas"/>
          <w:color w:val="CFD5E0"/>
        </w:rPr>
        <w:t xml:space="preserve"> connectionString = ConfigurationManager.</w:t>
      </w:r>
      <w:r w:rsidRPr="00271522">
        <w:rPr>
          <w:rFonts w:ascii="Maiandra GD" w:eastAsia="Times New Roman" w:hAnsi="Maiandra GD" w:cs="Consolas"/>
          <w:color w:val="4284AE"/>
        </w:rPr>
        <w:t>ConnectionStrings</w:t>
      </w:r>
      <w:r w:rsidRPr="00271522">
        <w:rPr>
          <w:rFonts w:ascii="Maiandra GD" w:eastAsia="Times New Roman" w:hAnsi="Maiandra GD" w:cs="Consolas"/>
          <w:b/>
          <w:bCs/>
          <w:color w:val="6B7C8B"/>
        </w:rPr>
        <w:t>[</w:t>
      </w:r>
      <w:r w:rsidRPr="00271522">
        <w:rPr>
          <w:rFonts w:ascii="Maiandra GD" w:eastAsia="Times New Roman" w:hAnsi="Maiandra GD" w:cs="Consolas"/>
          <w:color w:val="7CC379"/>
        </w:rPr>
        <w:t>"DBCS"</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r w:rsidRPr="00271522">
        <w:rPr>
          <w:rFonts w:ascii="Maiandra GD" w:eastAsia="Times New Roman" w:hAnsi="Maiandra GD" w:cs="Consolas"/>
          <w:color w:val="4284AE"/>
        </w:rPr>
        <w:t>ConnectionString</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using</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 xml:space="preserve">SqlConnection con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SqlConnection</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connectionString</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SqlCommand cmd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SqlCommand</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7CC379"/>
        </w:rPr>
        <w:t>"spDeleteEmployee"</w:t>
      </w:r>
      <w:r w:rsidRPr="00271522">
        <w:rPr>
          <w:rFonts w:ascii="Maiandra GD" w:eastAsia="Times New Roman" w:hAnsi="Maiandra GD" w:cs="Consolas"/>
          <w:color w:val="CFD5E0"/>
        </w:rPr>
        <w:t>, con</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cmd.</w:t>
      </w:r>
      <w:r w:rsidRPr="00271522">
        <w:rPr>
          <w:rFonts w:ascii="Maiandra GD" w:eastAsia="Times New Roman" w:hAnsi="Maiandra GD" w:cs="Consolas"/>
          <w:color w:val="4284AE"/>
        </w:rPr>
        <w:t>CommandType</w:t>
      </w:r>
      <w:r w:rsidRPr="00271522">
        <w:rPr>
          <w:rFonts w:ascii="Maiandra GD" w:eastAsia="Times New Roman" w:hAnsi="Maiandra GD" w:cs="Consolas"/>
          <w:color w:val="CFD5E0"/>
        </w:rPr>
        <w:t xml:space="preserve"> = CommandType.</w:t>
      </w:r>
      <w:r w:rsidRPr="00271522">
        <w:rPr>
          <w:rFonts w:ascii="Maiandra GD" w:eastAsia="Times New Roman" w:hAnsi="Maiandra GD" w:cs="Consolas"/>
          <w:color w:val="4284AE"/>
        </w:rPr>
        <w:t>StoredProcedure</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SqlParameter paramId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SqlParameter</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paramId.</w:t>
      </w:r>
      <w:r w:rsidRPr="00271522">
        <w:rPr>
          <w:rFonts w:ascii="Maiandra GD" w:eastAsia="Times New Roman" w:hAnsi="Maiandra GD" w:cs="Consolas"/>
          <w:color w:val="4284AE"/>
        </w:rPr>
        <w:t>ParameterName</w:t>
      </w:r>
      <w:r w:rsidRPr="00271522">
        <w:rPr>
          <w:rFonts w:ascii="Maiandra GD" w:eastAsia="Times New Roman" w:hAnsi="Maiandra GD" w:cs="Consolas"/>
          <w:color w:val="CFD5E0"/>
        </w:rPr>
        <w:t xml:space="preserve"> = </w:t>
      </w:r>
      <w:r w:rsidRPr="00271522">
        <w:rPr>
          <w:rFonts w:ascii="Maiandra GD" w:eastAsia="Times New Roman" w:hAnsi="Maiandra GD" w:cs="Consolas"/>
          <w:color w:val="7CC379"/>
        </w:rPr>
        <w:t>"@Id"</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paramId.</w:t>
      </w:r>
      <w:r w:rsidRPr="00271522">
        <w:rPr>
          <w:rFonts w:ascii="Maiandra GD" w:eastAsia="Times New Roman" w:hAnsi="Maiandra GD" w:cs="Consolas"/>
          <w:color w:val="4284AE"/>
        </w:rPr>
        <w:t>Value</w:t>
      </w:r>
      <w:r w:rsidRPr="00271522">
        <w:rPr>
          <w:rFonts w:ascii="Maiandra GD" w:eastAsia="Times New Roman" w:hAnsi="Maiandra GD" w:cs="Consolas"/>
          <w:color w:val="CFD5E0"/>
        </w:rPr>
        <w:t xml:space="preserve"> = id;</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cmd.</w:t>
      </w:r>
      <w:r w:rsidRPr="00271522">
        <w:rPr>
          <w:rFonts w:ascii="Maiandra GD" w:eastAsia="Times New Roman" w:hAnsi="Maiandra GD" w:cs="Consolas"/>
          <w:color w:val="4284AE"/>
        </w:rPr>
        <w:t>Parameters</w:t>
      </w:r>
      <w:r w:rsidRPr="00271522">
        <w:rPr>
          <w:rFonts w:ascii="Maiandra GD" w:eastAsia="Times New Roman" w:hAnsi="Maiandra GD" w:cs="Consolas"/>
          <w:color w:val="CFD5E0"/>
        </w:rPr>
        <w:t>.</w:t>
      </w:r>
      <w:r w:rsidRPr="00271522">
        <w:rPr>
          <w:rFonts w:ascii="Maiandra GD" w:eastAsia="Times New Roman" w:hAnsi="Maiandra GD" w:cs="Consolas"/>
          <w:color w:val="4284AE"/>
        </w:rPr>
        <w:t>Add</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paramId</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con.</w:t>
      </w:r>
      <w:r w:rsidRPr="00271522">
        <w:rPr>
          <w:rFonts w:ascii="Maiandra GD" w:eastAsia="Times New Roman" w:hAnsi="Maiandra GD" w:cs="Consolas"/>
          <w:color w:val="4284AE"/>
        </w:rPr>
        <w:t>Open</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cmd.</w:t>
      </w:r>
      <w:r w:rsidRPr="00271522">
        <w:rPr>
          <w:rFonts w:ascii="Maiandra GD" w:eastAsia="Times New Roman" w:hAnsi="Maiandra GD" w:cs="Consolas"/>
          <w:color w:val="4284AE"/>
        </w:rPr>
        <w:t>ExecuteNonQuery</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lastRenderedPageBreak/>
        <w:t>}</w:t>
      </w:r>
    </w:p>
    <w:p w:rsidR="008803A2" w:rsidRDefault="008803A2" w:rsidP="0015081F">
      <w:pPr>
        <w:shd w:val="clear" w:color="auto" w:fill="FFFFFF"/>
        <w:spacing w:after="0" w:line="240" w:lineRule="auto"/>
        <w:textAlignment w:val="baseline"/>
        <w:outlineLvl w:val="4"/>
        <w:rPr>
          <w:rFonts w:ascii="Maiandra GD" w:eastAsia="Times New Roman" w:hAnsi="Maiandra GD" w:cs="Arial"/>
          <w:b/>
          <w:bCs/>
          <w:color w:val="3A3A3A"/>
        </w:rPr>
      </w:pPr>
    </w:p>
    <w:p w:rsidR="00D54AC1" w:rsidRPr="00D54AC1" w:rsidRDefault="00D54AC1"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3A3A3A"/>
        </w:rPr>
        <w:t>Step3: Add the following “DELETE” action method to “EmployeeController”.</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ActionResult </w:t>
      </w:r>
      <w:r w:rsidRPr="00271522">
        <w:rPr>
          <w:rFonts w:ascii="Maiandra GD" w:eastAsia="Times New Roman" w:hAnsi="Maiandra GD" w:cs="Consolas"/>
          <w:color w:val="4284AE"/>
        </w:rPr>
        <w:t>Delete</w:t>
      </w:r>
      <w:r w:rsidRPr="00271522">
        <w:rPr>
          <w:rFonts w:ascii="Maiandra GD" w:eastAsia="Times New Roman" w:hAnsi="Maiandra GD" w:cs="Consolas"/>
          <w:b/>
          <w:bCs/>
          <w:color w:val="6B7C8B"/>
        </w:rPr>
        <w:t>(</w:t>
      </w:r>
      <w:r w:rsidRPr="00271522">
        <w:rPr>
          <w:rFonts w:ascii="Maiandra GD" w:eastAsia="Times New Roman" w:hAnsi="Maiandra GD" w:cs="Consolas"/>
          <w:b/>
          <w:bCs/>
          <w:color w:val="D171DD"/>
        </w:rPr>
        <w:t>int</w:t>
      </w:r>
      <w:r w:rsidRPr="00271522">
        <w:rPr>
          <w:rFonts w:ascii="Maiandra GD" w:eastAsia="Times New Roman" w:hAnsi="Maiandra GD" w:cs="Consolas"/>
          <w:color w:val="CFD5E0"/>
        </w:rPr>
        <w:t xml:space="preserve"> id</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EmployeeBusinessLayer employeeBusinessLayer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EmployeeBusinessLayer</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employeeBusinessLayer.</w:t>
      </w:r>
      <w:r w:rsidRPr="00271522">
        <w:rPr>
          <w:rFonts w:ascii="Maiandra GD" w:eastAsia="Times New Roman" w:hAnsi="Maiandra GD" w:cs="Consolas"/>
          <w:color w:val="4284AE"/>
        </w:rPr>
        <w:t>DeleteEmployee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id</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RedirectToAction</w:t>
      </w:r>
      <w:r w:rsidRPr="00271522">
        <w:rPr>
          <w:rFonts w:ascii="Maiandra GD" w:eastAsia="Times New Roman" w:hAnsi="Maiandra GD" w:cs="Consolas"/>
          <w:b/>
          <w:bCs/>
          <w:color w:val="6B7C8B"/>
        </w:rPr>
        <w:t>(</w:t>
      </w:r>
      <w:r w:rsidRPr="00271522">
        <w:rPr>
          <w:rFonts w:ascii="Maiandra GD" w:eastAsia="Times New Roman" w:hAnsi="Maiandra GD" w:cs="Consolas"/>
          <w:color w:val="7CC379"/>
        </w:rPr>
        <w:t>"Index"</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D54AC1">
        <w:rPr>
          <w:rFonts w:ascii="Maiandra GD" w:eastAsia="Times New Roman" w:hAnsi="Maiandra GD" w:cs="Arial"/>
          <w:color w:val="000000"/>
          <w:bdr w:val="none" w:sz="0" w:space="0" w:color="auto" w:frame="1"/>
        </w:rPr>
        <w:t>Run the application and navigate to the </w:t>
      </w:r>
      <w:r w:rsidRPr="00271522">
        <w:rPr>
          <w:rFonts w:ascii="Maiandra GD" w:eastAsia="Times New Roman" w:hAnsi="Maiandra GD" w:cs="Arial"/>
          <w:b/>
          <w:bCs/>
          <w:color w:val="000000"/>
        </w:rPr>
        <w:t>“Index”</w:t>
      </w:r>
      <w:r w:rsidRPr="00D54AC1">
        <w:rPr>
          <w:rFonts w:ascii="Maiandra GD" w:eastAsia="Times New Roman" w:hAnsi="Maiandra GD" w:cs="Arial"/>
          <w:color w:val="000000"/>
          <w:bdr w:val="none" w:sz="0" w:space="0" w:color="auto" w:frame="1"/>
        </w:rPr>
        <w:t> action. Click the </w:t>
      </w:r>
      <w:r w:rsidRPr="00271522">
        <w:rPr>
          <w:rFonts w:ascii="Maiandra GD" w:eastAsia="Times New Roman" w:hAnsi="Maiandra GD" w:cs="Arial"/>
          <w:b/>
          <w:bCs/>
          <w:color w:val="000000"/>
        </w:rPr>
        <w:t>“Delete”</w:t>
      </w:r>
      <w:r w:rsidRPr="00D54AC1">
        <w:rPr>
          <w:rFonts w:ascii="Maiandra GD" w:eastAsia="Times New Roman" w:hAnsi="Maiandra GD" w:cs="Arial"/>
          <w:color w:val="000000"/>
          <w:bdr w:val="none" w:sz="0" w:space="0" w:color="auto" w:frame="1"/>
        </w:rPr>
        <w:t> link. This issues the </w:t>
      </w:r>
      <w:r w:rsidRPr="00271522">
        <w:rPr>
          <w:rFonts w:ascii="Maiandra GD" w:eastAsia="Times New Roman" w:hAnsi="Maiandra GD" w:cs="Arial"/>
          <w:b/>
          <w:bCs/>
          <w:color w:val="000000"/>
        </w:rPr>
        <w:t>“GET”</w:t>
      </w:r>
      <w:r w:rsidRPr="00D54AC1">
        <w:rPr>
          <w:rFonts w:ascii="Maiandra GD" w:eastAsia="Times New Roman" w:hAnsi="Maiandra GD" w:cs="Arial"/>
          <w:color w:val="000000"/>
          <w:bdr w:val="none" w:sz="0" w:space="0" w:color="auto" w:frame="1"/>
        </w:rPr>
        <w:t> request to the following URL and deletes the record.</w:t>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FF"/>
        </w:rPr>
        <w:t>http://localhost/MVC_DEMO/Employee/Delete/1</w:t>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D54AC1">
        <w:rPr>
          <w:rFonts w:ascii="Maiandra GD" w:eastAsia="Times New Roman" w:hAnsi="Maiandra GD" w:cs="Arial"/>
          <w:color w:val="000000"/>
          <w:bdr w:val="none" w:sz="0" w:space="0" w:color="auto" w:frame="1"/>
        </w:rPr>
        <w:t>Deleting database records using a GET request opens a security hole and is not recommended by Microsoft. Just imagine what can happen if there is an image tag in a malicious email as shown below. The moment we open the email the image tries to load and issues a GET request which would delete the data.</w:t>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FF"/>
        </w:rPr>
        <w:t>&lt;img src=”http://localhost/MVC_DEMO/Employee/Delete/2</w:t>
      </w:r>
      <w:r w:rsidRPr="00271522">
        <w:rPr>
          <w:rFonts w:ascii="Arial" w:eastAsia="Times New Roman" w:hAnsi="Arial" w:cs="Arial"/>
          <w:b/>
          <w:bCs/>
          <w:color w:val="0000FF"/>
        </w:rPr>
        <w:t>″</w:t>
      </w:r>
      <w:r w:rsidRPr="00271522">
        <w:rPr>
          <w:rFonts w:ascii="Maiandra GD" w:eastAsia="Times New Roman" w:hAnsi="Maiandra GD" w:cs="Maiandra GD"/>
          <w:b/>
          <w:bCs/>
          <w:color w:val="0000FF"/>
        </w:rPr>
        <w:t xml:space="preserve"> /&gt;</w:t>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D54AC1">
        <w:rPr>
          <w:rFonts w:ascii="Maiandra GD" w:eastAsia="Times New Roman" w:hAnsi="Maiandra GD" w:cs="Arial"/>
          <w:color w:val="000000"/>
          <w:bdr w:val="none" w:sz="0" w:space="0" w:color="auto" w:frame="1"/>
        </w:rPr>
        <w:t>Also when search engines index our page they issue a </w:t>
      </w:r>
      <w:r w:rsidRPr="00271522">
        <w:rPr>
          <w:rFonts w:ascii="Maiandra GD" w:eastAsia="Times New Roman" w:hAnsi="Maiandra GD" w:cs="Arial"/>
          <w:b/>
          <w:bCs/>
          <w:color w:val="000000"/>
        </w:rPr>
        <w:t>GET </w:t>
      </w:r>
      <w:r w:rsidRPr="00D54AC1">
        <w:rPr>
          <w:rFonts w:ascii="Maiandra GD" w:eastAsia="Times New Roman" w:hAnsi="Maiandra GD" w:cs="Arial"/>
          <w:color w:val="000000"/>
          <w:bdr w:val="none" w:sz="0" w:space="0" w:color="auto" w:frame="1"/>
        </w:rPr>
        <w:t>request which would delete the data. In general, </w:t>
      </w:r>
      <w:r w:rsidRPr="00271522">
        <w:rPr>
          <w:rFonts w:ascii="Maiandra GD" w:eastAsia="Times New Roman" w:hAnsi="Maiandra GD" w:cs="Arial"/>
          <w:b/>
          <w:bCs/>
          <w:color w:val="000000"/>
        </w:rPr>
        <w:t>GET</w:t>
      </w:r>
      <w:r w:rsidRPr="00D54AC1">
        <w:rPr>
          <w:rFonts w:ascii="Maiandra GD" w:eastAsia="Times New Roman" w:hAnsi="Maiandra GD" w:cs="Arial"/>
          <w:color w:val="000000"/>
          <w:bdr w:val="none" w:sz="0" w:space="0" w:color="auto" w:frame="1"/>
        </w:rPr>
        <w:t> requests should be free of any side effects meaning they should not change the state. Deletes should always be performed using a </w:t>
      </w:r>
      <w:r w:rsidRPr="00271522">
        <w:rPr>
          <w:rFonts w:ascii="Maiandra GD" w:eastAsia="Times New Roman" w:hAnsi="Maiandra GD" w:cs="Arial"/>
          <w:b/>
          <w:bCs/>
          <w:color w:val="000000"/>
        </w:rPr>
        <w:t>POST</w:t>
      </w:r>
      <w:r w:rsidRPr="00D54AC1">
        <w:rPr>
          <w:rFonts w:ascii="Maiandra GD" w:eastAsia="Times New Roman" w:hAnsi="Maiandra GD" w:cs="Arial"/>
          <w:color w:val="000000"/>
          <w:bdr w:val="none" w:sz="0" w:space="0" w:color="auto" w:frame="1"/>
        </w:rPr>
        <w:t> request.</w:t>
      </w:r>
    </w:p>
    <w:p w:rsidR="008803A2" w:rsidRDefault="008803A2" w:rsidP="0015081F">
      <w:pPr>
        <w:shd w:val="clear" w:color="auto" w:fill="FFFFFF"/>
        <w:spacing w:after="0" w:line="240" w:lineRule="auto"/>
        <w:textAlignment w:val="baseline"/>
        <w:outlineLvl w:val="4"/>
        <w:rPr>
          <w:rFonts w:ascii="Maiandra GD" w:eastAsia="Times New Roman" w:hAnsi="Maiandra GD" w:cs="Arial"/>
          <w:b/>
          <w:bCs/>
          <w:color w:val="000000"/>
        </w:rPr>
      </w:pPr>
    </w:p>
    <w:p w:rsidR="00D54AC1" w:rsidRPr="00D54AC1" w:rsidRDefault="00D54AC1"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Deleting Database Records using the POST Request in ASP.NET MVC Application:</w:t>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D54AC1">
        <w:rPr>
          <w:rFonts w:ascii="Maiandra GD" w:eastAsia="Times New Roman" w:hAnsi="Maiandra GD" w:cs="Arial"/>
          <w:color w:val="000000"/>
          <w:bdr w:val="none" w:sz="0" w:space="0" w:color="auto" w:frame="1"/>
        </w:rPr>
        <w:t>Showing the client-side javascript confirmation dialog box before deleting.</w:t>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00"/>
        </w:rPr>
        <w:t>Step1:</w:t>
      </w:r>
      <w:r w:rsidRPr="00D54AC1">
        <w:rPr>
          <w:rFonts w:ascii="Maiandra GD" w:eastAsia="Times New Roman" w:hAnsi="Maiandra GD" w:cs="Arial"/>
          <w:color w:val="000000"/>
          <w:bdr w:val="none" w:sz="0" w:space="0" w:color="auto" w:frame="1"/>
        </w:rPr>
        <w:t> Mark the “</w:t>
      </w:r>
      <w:r w:rsidRPr="00271522">
        <w:rPr>
          <w:rFonts w:ascii="Maiandra GD" w:eastAsia="Times New Roman" w:hAnsi="Maiandra GD" w:cs="Arial"/>
          <w:b/>
          <w:bCs/>
          <w:color w:val="000000"/>
        </w:rPr>
        <w:t>Delete</w:t>
      </w:r>
      <w:r w:rsidRPr="00D54AC1">
        <w:rPr>
          <w:rFonts w:ascii="Maiandra GD" w:eastAsia="Times New Roman" w:hAnsi="Maiandra GD" w:cs="Arial"/>
          <w:color w:val="000000"/>
          <w:bdr w:val="none" w:sz="0" w:space="0" w:color="auto" w:frame="1"/>
        </w:rPr>
        <w:t>” action method in the “</w:t>
      </w:r>
      <w:r w:rsidRPr="00271522">
        <w:rPr>
          <w:rFonts w:ascii="Maiandra GD" w:eastAsia="Times New Roman" w:hAnsi="Maiandra GD" w:cs="Arial"/>
          <w:b/>
          <w:bCs/>
          <w:color w:val="000000"/>
        </w:rPr>
        <w:t>Employee</w:t>
      </w:r>
      <w:r w:rsidRPr="00D54AC1">
        <w:rPr>
          <w:rFonts w:ascii="Maiandra GD" w:eastAsia="Times New Roman" w:hAnsi="Maiandra GD" w:cs="Arial"/>
          <w:color w:val="000000"/>
          <w:bdr w:val="none" w:sz="0" w:space="0" w:color="auto" w:frame="1"/>
        </w:rPr>
        <w:t>” controller with the [</w:t>
      </w:r>
      <w:r w:rsidRPr="00271522">
        <w:rPr>
          <w:rFonts w:ascii="Maiandra GD" w:eastAsia="Times New Roman" w:hAnsi="Maiandra GD" w:cs="Arial"/>
          <w:b/>
          <w:bCs/>
          <w:color w:val="000000"/>
        </w:rPr>
        <w:t>HttpPost</w:t>
      </w:r>
      <w:r w:rsidRPr="00D54AC1">
        <w:rPr>
          <w:rFonts w:ascii="Maiandra GD" w:eastAsia="Times New Roman" w:hAnsi="Maiandra GD" w:cs="Arial"/>
          <w:color w:val="000000"/>
          <w:bdr w:val="none" w:sz="0" w:space="0" w:color="auto" w:frame="1"/>
        </w:rPr>
        <w:t>] attribute. With this change, the “</w:t>
      </w:r>
      <w:r w:rsidRPr="00271522">
        <w:rPr>
          <w:rFonts w:ascii="Maiandra GD" w:eastAsia="Times New Roman" w:hAnsi="Maiandra GD" w:cs="Arial"/>
          <w:b/>
          <w:bCs/>
          <w:color w:val="000000"/>
        </w:rPr>
        <w:t>Delete</w:t>
      </w:r>
      <w:r w:rsidRPr="00D54AC1">
        <w:rPr>
          <w:rFonts w:ascii="Maiandra GD" w:eastAsia="Times New Roman" w:hAnsi="Maiandra GD" w:cs="Arial"/>
          <w:color w:val="000000"/>
          <w:bdr w:val="none" w:sz="0" w:space="0" w:color="auto" w:frame="1"/>
        </w:rPr>
        <w:t>” method will no longer respond to the “</w:t>
      </w:r>
      <w:r w:rsidRPr="00271522">
        <w:rPr>
          <w:rFonts w:ascii="Maiandra GD" w:eastAsia="Times New Roman" w:hAnsi="Maiandra GD" w:cs="Arial"/>
          <w:b/>
          <w:bCs/>
          <w:color w:val="000000"/>
        </w:rPr>
        <w:t>GET</w:t>
      </w:r>
      <w:r w:rsidRPr="00D54AC1">
        <w:rPr>
          <w:rFonts w:ascii="Maiandra GD" w:eastAsia="Times New Roman" w:hAnsi="Maiandra GD" w:cs="Arial"/>
          <w:color w:val="000000"/>
          <w:bdr w:val="none" w:sz="0" w:space="0" w:color="auto" w:frame="1"/>
        </w:rPr>
        <w:t>” request. At this point, if we run the application and click on the “</w:t>
      </w:r>
      <w:r w:rsidRPr="00271522">
        <w:rPr>
          <w:rFonts w:ascii="Maiandra GD" w:eastAsia="Times New Roman" w:hAnsi="Maiandra GD" w:cs="Arial"/>
          <w:b/>
          <w:bCs/>
          <w:color w:val="000000"/>
        </w:rPr>
        <w:t>Delete</w:t>
      </w:r>
      <w:r w:rsidRPr="00D54AC1">
        <w:rPr>
          <w:rFonts w:ascii="Maiandra GD" w:eastAsia="Times New Roman" w:hAnsi="Maiandra GD" w:cs="Arial"/>
          <w:color w:val="000000"/>
          <w:bdr w:val="none" w:sz="0" w:space="0" w:color="auto" w:frame="1"/>
        </w:rPr>
        <w:t>” link on the “</w:t>
      </w:r>
      <w:r w:rsidRPr="00271522">
        <w:rPr>
          <w:rFonts w:ascii="Maiandra GD" w:eastAsia="Times New Roman" w:hAnsi="Maiandra GD" w:cs="Arial"/>
          <w:b/>
          <w:bCs/>
          <w:color w:val="000000"/>
        </w:rPr>
        <w:t>Index</w:t>
      </w:r>
      <w:r w:rsidRPr="00D54AC1">
        <w:rPr>
          <w:rFonts w:ascii="Maiandra GD" w:eastAsia="Times New Roman" w:hAnsi="Maiandra GD" w:cs="Arial"/>
          <w:color w:val="000000"/>
          <w:bdr w:val="none" w:sz="0" w:space="0" w:color="auto" w:frame="1"/>
        </w:rPr>
        <w:t>” view we get an error stating – “</w:t>
      </w:r>
      <w:r w:rsidRPr="00271522">
        <w:rPr>
          <w:rFonts w:ascii="Maiandra GD" w:eastAsia="Times New Roman" w:hAnsi="Maiandra GD" w:cs="Arial"/>
          <w:b/>
          <w:bCs/>
          <w:color w:val="FF0000"/>
        </w:rPr>
        <w:t>The resource cannot be found</w:t>
      </w:r>
      <w:r w:rsidRPr="00D54AC1">
        <w:rPr>
          <w:rFonts w:ascii="Maiandra GD" w:eastAsia="Times New Roman" w:hAnsi="Maiandra GD" w:cs="Arial"/>
          <w:color w:val="000000"/>
          <w:bdr w:val="none" w:sz="0" w:space="0" w:color="auto" w:frame="1"/>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r w:rsidRPr="00271522">
        <w:rPr>
          <w:rFonts w:ascii="Maiandra GD" w:eastAsia="Times New Roman" w:hAnsi="Maiandra GD" w:cs="Consolas"/>
          <w:color w:val="CFD5E0"/>
        </w:rPr>
        <w:t>HttpPost</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ActionResult </w:t>
      </w:r>
      <w:r w:rsidRPr="00271522">
        <w:rPr>
          <w:rFonts w:ascii="Maiandra GD" w:eastAsia="Times New Roman" w:hAnsi="Maiandra GD" w:cs="Consolas"/>
          <w:color w:val="4284AE"/>
        </w:rPr>
        <w:t>Delete</w:t>
      </w:r>
      <w:r w:rsidRPr="00271522">
        <w:rPr>
          <w:rFonts w:ascii="Maiandra GD" w:eastAsia="Times New Roman" w:hAnsi="Maiandra GD" w:cs="Consolas"/>
          <w:b/>
          <w:bCs/>
          <w:color w:val="6B7C8B"/>
        </w:rPr>
        <w:t>(</w:t>
      </w:r>
      <w:r w:rsidRPr="00271522">
        <w:rPr>
          <w:rFonts w:ascii="Maiandra GD" w:eastAsia="Times New Roman" w:hAnsi="Maiandra GD" w:cs="Consolas"/>
          <w:b/>
          <w:bCs/>
          <w:color w:val="D171DD"/>
        </w:rPr>
        <w:t>int</w:t>
      </w:r>
      <w:r w:rsidRPr="00271522">
        <w:rPr>
          <w:rFonts w:ascii="Maiandra GD" w:eastAsia="Times New Roman" w:hAnsi="Maiandra GD" w:cs="Consolas"/>
          <w:color w:val="CFD5E0"/>
        </w:rPr>
        <w:t xml:space="preserve"> id</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EmployeeBusinessLayer employeeBusinessLayer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EmployeeBusinessLayer</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employeeBusinessLayer.</w:t>
      </w:r>
      <w:r w:rsidRPr="00271522">
        <w:rPr>
          <w:rFonts w:ascii="Maiandra GD" w:eastAsia="Times New Roman" w:hAnsi="Maiandra GD" w:cs="Consolas"/>
          <w:color w:val="4284AE"/>
        </w:rPr>
        <w:t>DeleteEmployee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id</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RedirectToAction</w:t>
      </w:r>
      <w:r w:rsidRPr="00271522">
        <w:rPr>
          <w:rFonts w:ascii="Maiandra GD" w:eastAsia="Times New Roman" w:hAnsi="Maiandra GD" w:cs="Consolas"/>
          <w:b/>
          <w:bCs/>
          <w:color w:val="6B7C8B"/>
        </w:rPr>
        <w:t>(</w:t>
      </w:r>
      <w:r w:rsidRPr="00271522">
        <w:rPr>
          <w:rFonts w:ascii="Maiandra GD" w:eastAsia="Times New Roman" w:hAnsi="Maiandra GD" w:cs="Consolas"/>
          <w:color w:val="7CC379"/>
        </w:rPr>
        <w:t>"Index"</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8803A2" w:rsidRDefault="008803A2" w:rsidP="0015081F">
      <w:pPr>
        <w:shd w:val="clear" w:color="auto" w:fill="FFFFFF"/>
        <w:spacing w:after="0" w:line="240" w:lineRule="auto"/>
        <w:textAlignment w:val="baseline"/>
        <w:outlineLvl w:val="4"/>
        <w:rPr>
          <w:rFonts w:ascii="Maiandra GD" w:eastAsia="Times New Roman" w:hAnsi="Maiandra GD" w:cs="Arial"/>
          <w:b/>
          <w:bCs/>
          <w:color w:val="000000"/>
        </w:rPr>
      </w:pPr>
    </w:p>
    <w:p w:rsidR="00D54AC1" w:rsidRPr="00D54AC1" w:rsidRDefault="00D54AC1"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Step2:</w:t>
      </w:r>
      <w:r w:rsidRPr="00D54AC1">
        <w:rPr>
          <w:rFonts w:ascii="Maiandra GD" w:eastAsia="Times New Roman" w:hAnsi="Maiandra GD" w:cs="Arial"/>
          <w:color w:val="000000"/>
          <w:bdr w:val="none" w:sz="0" w:space="0" w:color="auto" w:frame="1"/>
        </w:rPr>
        <w:t> Modifying the </w:t>
      </w:r>
      <w:r w:rsidRPr="00271522">
        <w:rPr>
          <w:rFonts w:ascii="Maiandra GD" w:eastAsia="Times New Roman" w:hAnsi="Maiandra GD" w:cs="Arial"/>
          <w:b/>
          <w:bCs/>
          <w:color w:val="000000"/>
        </w:rPr>
        <w:t>“Index.cshtml”</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REPLACE THE FOLLOWING CODE</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@foreach (var item in Model)</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lastRenderedPageBreak/>
        <w:t>&lt;</w:t>
      </w:r>
      <w:proofErr w:type="gramStart"/>
      <w:r w:rsidRPr="00271522">
        <w:rPr>
          <w:rFonts w:ascii="Maiandra GD" w:eastAsia="Times New Roman" w:hAnsi="Maiandra GD" w:cs="Consolas"/>
          <w:b/>
          <w:bCs/>
          <w:color w:val="D171DD"/>
        </w:rPr>
        <w:t>tr</w:t>
      </w:r>
      <w:proofErr w:type="gramEnd"/>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td</w:t>
      </w:r>
      <w:proofErr w:type="gramEnd"/>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@Html.DisplayFor(</w:t>
      </w:r>
      <w:proofErr w:type="gramEnd"/>
      <w:r w:rsidRPr="00271522">
        <w:rPr>
          <w:rFonts w:ascii="Maiandra GD" w:eastAsia="Times New Roman" w:hAnsi="Maiandra GD" w:cs="Consolas"/>
          <w:color w:val="CFD5E0"/>
        </w:rPr>
        <w:t>modelItem =&gt; item.Name)</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td</w:t>
      </w:r>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td</w:t>
      </w:r>
      <w:proofErr w:type="gramEnd"/>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@Html.DisplayFor(</w:t>
      </w:r>
      <w:proofErr w:type="gramEnd"/>
      <w:r w:rsidRPr="00271522">
        <w:rPr>
          <w:rFonts w:ascii="Maiandra GD" w:eastAsia="Times New Roman" w:hAnsi="Maiandra GD" w:cs="Consolas"/>
          <w:color w:val="CFD5E0"/>
        </w:rPr>
        <w:t>modelItem =&gt; item.Gender)</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td</w:t>
      </w:r>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td</w:t>
      </w:r>
      <w:proofErr w:type="gramEnd"/>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@Html.DisplayFor(</w:t>
      </w:r>
      <w:proofErr w:type="gramEnd"/>
      <w:r w:rsidRPr="00271522">
        <w:rPr>
          <w:rFonts w:ascii="Maiandra GD" w:eastAsia="Times New Roman" w:hAnsi="Maiandra GD" w:cs="Consolas"/>
          <w:color w:val="CFD5E0"/>
        </w:rPr>
        <w:t>modelItem =&gt; item.City)</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td</w:t>
      </w:r>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td</w:t>
      </w:r>
      <w:proofErr w:type="gramEnd"/>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@Html.DisplayFor(</w:t>
      </w:r>
      <w:proofErr w:type="gramEnd"/>
      <w:r w:rsidRPr="00271522">
        <w:rPr>
          <w:rFonts w:ascii="Maiandra GD" w:eastAsia="Times New Roman" w:hAnsi="Maiandra GD" w:cs="Consolas"/>
          <w:color w:val="CFD5E0"/>
        </w:rPr>
        <w:t>modelItem =&gt; item.Salary)</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td</w:t>
      </w:r>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td</w:t>
      </w:r>
      <w:proofErr w:type="gramEnd"/>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@Html.DisplayFor(</w:t>
      </w:r>
      <w:proofErr w:type="gramEnd"/>
      <w:r w:rsidRPr="00271522">
        <w:rPr>
          <w:rFonts w:ascii="Maiandra GD" w:eastAsia="Times New Roman" w:hAnsi="Maiandra GD" w:cs="Consolas"/>
          <w:color w:val="CFD5E0"/>
        </w:rPr>
        <w:t>modelItem =&gt; item.DateOfBirth)</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td</w:t>
      </w:r>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td</w:t>
      </w:r>
      <w:proofErr w:type="gramEnd"/>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@Html.ActionLink(</w:t>
      </w:r>
      <w:proofErr w:type="gramEnd"/>
      <w:r w:rsidRPr="00271522">
        <w:rPr>
          <w:rFonts w:ascii="Maiandra GD" w:eastAsia="Times New Roman" w:hAnsi="Maiandra GD" w:cs="Consolas"/>
          <w:color w:val="CFD5E0"/>
        </w:rPr>
        <w:t>"Edit", "Edit", new { id = item.ID }) |</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@Html.ActionLink(</w:t>
      </w:r>
      <w:proofErr w:type="gramEnd"/>
      <w:r w:rsidRPr="00271522">
        <w:rPr>
          <w:rFonts w:ascii="Maiandra GD" w:eastAsia="Times New Roman" w:hAnsi="Maiandra GD" w:cs="Consolas"/>
          <w:color w:val="CFD5E0"/>
        </w:rPr>
        <w:t>"Details", "Details", new { id = item.ID }) |</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@Html.ActionLink(</w:t>
      </w:r>
      <w:proofErr w:type="gramEnd"/>
      <w:r w:rsidRPr="00271522">
        <w:rPr>
          <w:rFonts w:ascii="Maiandra GD" w:eastAsia="Times New Roman" w:hAnsi="Maiandra GD" w:cs="Consolas"/>
          <w:color w:val="CFD5E0"/>
        </w:rPr>
        <w:t>"Delete", "Delete", new { id = item.ID })</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td</w:t>
      </w:r>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tr</w:t>
      </w:r>
      <w:proofErr w:type="gramEnd"/>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WITH</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@foreach (var item in Model)</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using</w:t>
      </w:r>
      <w:proofErr w:type="gramEnd"/>
      <w:r w:rsidRPr="00271522">
        <w:rPr>
          <w:rFonts w:ascii="Maiandra GD" w:eastAsia="Times New Roman" w:hAnsi="Maiandra GD" w:cs="Consolas"/>
          <w:color w:val="CFD5E0"/>
        </w:rPr>
        <w:t xml:space="preserve"> (Html.BeginForm("Delete", "Employee", new { id = item.ID }))</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tr</w:t>
      </w:r>
      <w:proofErr w:type="gramEnd"/>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td</w:t>
      </w:r>
      <w:proofErr w:type="gramEnd"/>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@Html.DisplayFor(</w:t>
      </w:r>
      <w:proofErr w:type="gramEnd"/>
      <w:r w:rsidRPr="00271522">
        <w:rPr>
          <w:rFonts w:ascii="Maiandra GD" w:eastAsia="Times New Roman" w:hAnsi="Maiandra GD" w:cs="Consolas"/>
          <w:color w:val="CFD5E0"/>
        </w:rPr>
        <w:t>modelItem =&gt; item.Name)</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td</w:t>
      </w:r>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td</w:t>
      </w:r>
      <w:proofErr w:type="gramEnd"/>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lastRenderedPageBreak/>
        <w:t>@Html.DisplayFor(</w:t>
      </w:r>
      <w:proofErr w:type="gramEnd"/>
      <w:r w:rsidRPr="00271522">
        <w:rPr>
          <w:rFonts w:ascii="Maiandra GD" w:eastAsia="Times New Roman" w:hAnsi="Maiandra GD" w:cs="Consolas"/>
          <w:color w:val="CFD5E0"/>
        </w:rPr>
        <w:t>modelItem =&gt; item.Gender)</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td</w:t>
      </w:r>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td</w:t>
      </w:r>
      <w:proofErr w:type="gramEnd"/>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@Html.DisplayFor(</w:t>
      </w:r>
      <w:proofErr w:type="gramEnd"/>
      <w:r w:rsidRPr="00271522">
        <w:rPr>
          <w:rFonts w:ascii="Maiandra GD" w:eastAsia="Times New Roman" w:hAnsi="Maiandra GD" w:cs="Consolas"/>
          <w:color w:val="CFD5E0"/>
        </w:rPr>
        <w:t>modelItem =&gt; item.City)</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td</w:t>
      </w:r>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td</w:t>
      </w:r>
      <w:proofErr w:type="gramEnd"/>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@Html.DisplayFor(</w:t>
      </w:r>
      <w:proofErr w:type="gramEnd"/>
      <w:r w:rsidRPr="00271522">
        <w:rPr>
          <w:rFonts w:ascii="Maiandra GD" w:eastAsia="Times New Roman" w:hAnsi="Maiandra GD" w:cs="Consolas"/>
          <w:color w:val="CFD5E0"/>
        </w:rPr>
        <w:t>modelItem =&gt; item.Salary)</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td</w:t>
      </w:r>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td</w:t>
      </w:r>
      <w:proofErr w:type="gramEnd"/>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@Html.DisplayFor(</w:t>
      </w:r>
      <w:proofErr w:type="gramEnd"/>
      <w:r w:rsidRPr="00271522">
        <w:rPr>
          <w:rFonts w:ascii="Maiandra GD" w:eastAsia="Times New Roman" w:hAnsi="Maiandra GD" w:cs="Consolas"/>
          <w:color w:val="CFD5E0"/>
        </w:rPr>
        <w:t>modelItem =&gt; item.DateOfBirth)</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td</w:t>
      </w:r>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td</w:t>
      </w:r>
      <w:proofErr w:type="gramEnd"/>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@Html.ActionLink(</w:t>
      </w:r>
      <w:proofErr w:type="gramEnd"/>
      <w:r w:rsidRPr="00271522">
        <w:rPr>
          <w:rFonts w:ascii="Maiandra GD" w:eastAsia="Times New Roman" w:hAnsi="Maiandra GD" w:cs="Consolas"/>
          <w:color w:val="CFD5E0"/>
        </w:rPr>
        <w:t>"Edit", "Edit", new { id = item.ID }) |</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@Html.ActionLink(</w:t>
      </w:r>
      <w:proofErr w:type="gramEnd"/>
      <w:r w:rsidRPr="00271522">
        <w:rPr>
          <w:rFonts w:ascii="Maiandra GD" w:eastAsia="Times New Roman" w:hAnsi="Maiandra GD" w:cs="Consolas"/>
          <w:color w:val="CFD5E0"/>
        </w:rPr>
        <w:t>"Details", "Details", new { id = item.ID }) |</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input</w:t>
      </w:r>
      <w:r w:rsidRPr="00271522">
        <w:rPr>
          <w:rFonts w:ascii="Maiandra GD" w:eastAsia="Times New Roman" w:hAnsi="Maiandra GD" w:cs="Consolas"/>
          <w:color w:val="CFD5E0"/>
        </w:rPr>
        <w:t xml:space="preserve"> </w:t>
      </w:r>
      <w:r w:rsidRPr="00271522">
        <w:rPr>
          <w:rFonts w:ascii="Maiandra GD" w:eastAsia="Times New Roman" w:hAnsi="Maiandra GD" w:cs="Consolas"/>
          <w:color w:val="D19252"/>
        </w:rPr>
        <w:t>type</w:t>
      </w:r>
      <w:r w:rsidRPr="00271522">
        <w:rPr>
          <w:rFonts w:ascii="Maiandra GD" w:eastAsia="Times New Roman" w:hAnsi="Maiandra GD" w:cs="Consolas"/>
          <w:color w:val="4284AE"/>
        </w:rPr>
        <w:t>=</w:t>
      </w:r>
      <w:r w:rsidRPr="00271522">
        <w:rPr>
          <w:rFonts w:ascii="Maiandra GD" w:eastAsia="Times New Roman" w:hAnsi="Maiandra GD" w:cs="Consolas"/>
          <w:color w:val="7CC379"/>
        </w:rPr>
        <w:t>"submit"</w:t>
      </w:r>
      <w:r w:rsidRPr="00271522">
        <w:rPr>
          <w:rFonts w:ascii="Maiandra GD" w:eastAsia="Times New Roman" w:hAnsi="Maiandra GD" w:cs="Consolas"/>
          <w:color w:val="CFD5E0"/>
        </w:rPr>
        <w:t xml:space="preserve"> </w:t>
      </w:r>
      <w:r w:rsidRPr="00271522">
        <w:rPr>
          <w:rFonts w:ascii="Maiandra GD" w:eastAsia="Times New Roman" w:hAnsi="Maiandra GD" w:cs="Consolas"/>
          <w:color w:val="D19252"/>
        </w:rPr>
        <w:t>value</w:t>
      </w:r>
      <w:r w:rsidRPr="00271522">
        <w:rPr>
          <w:rFonts w:ascii="Maiandra GD" w:eastAsia="Times New Roman" w:hAnsi="Maiandra GD" w:cs="Consolas"/>
          <w:color w:val="4284AE"/>
        </w:rPr>
        <w:t>=</w:t>
      </w:r>
      <w:r w:rsidRPr="00271522">
        <w:rPr>
          <w:rFonts w:ascii="Maiandra GD" w:eastAsia="Times New Roman" w:hAnsi="Maiandra GD" w:cs="Consolas"/>
          <w:color w:val="7CC379"/>
        </w:rPr>
        <w:t>"Delete"</w:t>
      </w:r>
      <w:r w:rsidRPr="00271522">
        <w:rPr>
          <w:rFonts w:ascii="Maiandra GD" w:eastAsia="Times New Roman" w:hAnsi="Maiandra GD" w:cs="Consolas"/>
          <w:color w:val="CFD5E0"/>
        </w:rPr>
        <w:t xml:space="preserve"> </w:t>
      </w:r>
      <w:r w:rsidRPr="00271522">
        <w:rPr>
          <w:rFonts w:ascii="Maiandra GD" w:eastAsia="Times New Roman" w:hAnsi="Maiandra GD" w:cs="Consolas"/>
          <w:color w:val="D19252"/>
        </w:rPr>
        <w:t>onclick</w:t>
      </w:r>
      <w:r w:rsidRPr="00271522">
        <w:rPr>
          <w:rFonts w:ascii="Maiandra GD" w:eastAsia="Times New Roman" w:hAnsi="Maiandra GD" w:cs="Consolas"/>
          <w:color w:val="4284AE"/>
        </w:rPr>
        <w:t>=</w:t>
      </w:r>
      <w:r w:rsidRPr="00271522">
        <w:rPr>
          <w:rFonts w:ascii="Maiandra GD" w:eastAsia="Times New Roman" w:hAnsi="Maiandra GD" w:cs="Consolas"/>
          <w:color w:val="7CC379"/>
        </w:rPr>
        <w:t xml:space="preserve">"return </w:t>
      </w:r>
      <w:proofErr w:type="gramStart"/>
      <w:r w:rsidRPr="00271522">
        <w:rPr>
          <w:rFonts w:ascii="Maiandra GD" w:eastAsia="Times New Roman" w:hAnsi="Maiandra GD" w:cs="Consolas"/>
          <w:color w:val="7CC379"/>
        </w:rPr>
        <w:t>confirm(</w:t>
      </w:r>
      <w:proofErr w:type="gramEnd"/>
      <w:r w:rsidRPr="00271522">
        <w:rPr>
          <w:rFonts w:ascii="Maiandra GD" w:eastAsia="Times New Roman" w:hAnsi="Maiandra GD" w:cs="Consolas"/>
          <w:color w:val="7CC379"/>
        </w:rPr>
        <w:t>'Are you sure you want to delete record with ID = @item.ID');"</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r w:rsidRPr="00271522">
        <w:rPr>
          <w:rFonts w:ascii="Maiandra GD" w:eastAsia="Times New Roman" w:hAnsi="Maiandra GD" w:cs="Consolas"/>
          <w:b/>
          <w:bCs/>
          <w:color w:val="D171DD"/>
        </w:rPr>
        <w:t>td</w:t>
      </w:r>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&lt;/</w:t>
      </w:r>
      <w:proofErr w:type="gramStart"/>
      <w:r w:rsidRPr="00271522">
        <w:rPr>
          <w:rFonts w:ascii="Maiandra GD" w:eastAsia="Times New Roman" w:hAnsi="Maiandra GD" w:cs="Consolas"/>
          <w:b/>
          <w:bCs/>
          <w:color w:val="D171DD"/>
        </w:rPr>
        <w:t>tr</w:t>
      </w:r>
      <w:proofErr w:type="gramEnd"/>
      <w:r w:rsidRPr="00271522">
        <w:rPr>
          <w:rFonts w:ascii="Maiandra GD" w:eastAsia="Times New Roman" w:hAnsi="Maiandra GD" w:cs="Consolas"/>
          <w:b/>
          <w:bCs/>
          <w:color w:val="6B7C8B"/>
        </w:rPr>
        <w:t>&gt;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w:t>
      </w:r>
    </w:p>
    <w:p w:rsidR="00D54AC1" w:rsidRPr="00D54AC1" w:rsidRDefault="00D54AC1"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w:t>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D54AC1">
        <w:rPr>
          <w:rFonts w:ascii="Maiandra GD" w:eastAsia="Times New Roman" w:hAnsi="Maiandra GD" w:cs="Arial"/>
          <w:color w:val="000000"/>
          <w:bdr w:val="none" w:sz="0" w:space="0" w:color="auto" w:frame="1"/>
        </w:rPr>
        <w:t>Notice that we are using </w:t>
      </w:r>
      <w:r w:rsidRPr="00271522">
        <w:rPr>
          <w:rFonts w:ascii="Maiandra GD" w:eastAsia="Times New Roman" w:hAnsi="Maiandra GD" w:cs="Arial"/>
          <w:b/>
          <w:bCs/>
          <w:color w:val="000000"/>
        </w:rPr>
        <w:t>“</w:t>
      </w:r>
      <w:proofErr w:type="gramStart"/>
      <w:r w:rsidRPr="00271522">
        <w:rPr>
          <w:rFonts w:ascii="Maiandra GD" w:eastAsia="Times New Roman" w:hAnsi="Maiandra GD" w:cs="Arial"/>
          <w:b/>
          <w:bCs/>
          <w:color w:val="000000"/>
        </w:rPr>
        <w:t>Html.BeginForm(</w:t>
      </w:r>
      <w:proofErr w:type="gramEnd"/>
      <w:r w:rsidRPr="00271522">
        <w:rPr>
          <w:rFonts w:ascii="Maiandra GD" w:eastAsia="Times New Roman" w:hAnsi="Maiandra GD" w:cs="Arial"/>
          <w:b/>
          <w:bCs/>
          <w:color w:val="000000"/>
        </w:rPr>
        <w:t>)”</w:t>
      </w:r>
      <w:r w:rsidRPr="00D54AC1">
        <w:rPr>
          <w:rFonts w:ascii="Maiandra GD" w:eastAsia="Times New Roman" w:hAnsi="Maiandra GD" w:cs="Arial"/>
          <w:color w:val="000000"/>
          <w:bdr w:val="none" w:sz="0" w:space="0" w:color="auto" w:frame="1"/>
        </w:rPr>
        <w:t> HTML helper to generate a form tag.</w:t>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00"/>
        </w:rPr>
        <w:t>Step3:</w:t>
      </w:r>
      <w:r w:rsidRPr="00D54AC1">
        <w:rPr>
          <w:rFonts w:ascii="Maiandra GD" w:eastAsia="Times New Roman" w:hAnsi="Maiandra GD" w:cs="Arial"/>
          <w:color w:val="000000"/>
          <w:bdr w:val="none" w:sz="0" w:space="0" w:color="auto" w:frame="1"/>
        </w:rPr>
        <w:t> To include client-side confirmation before the data can be deleted add the </w:t>
      </w:r>
      <w:r w:rsidRPr="00271522">
        <w:rPr>
          <w:rFonts w:ascii="Maiandra GD" w:eastAsia="Times New Roman" w:hAnsi="Maiandra GD" w:cs="Arial"/>
          <w:b/>
          <w:bCs/>
          <w:color w:val="000000"/>
        </w:rPr>
        <w:t>“onclick”</w:t>
      </w:r>
      <w:r w:rsidRPr="00D54AC1">
        <w:rPr>
          <w:rFonts w:ascii="Maiandra GD" w:eastAsia="Times New Roman" w:hAnsi="Maiandra GD" w:cs="Arial"/>
          <w:color w:val="000000"/>
          <w:bdr w:val="none" w:sz="0" w:space="0" w:color="auto" w:frame="1"/>
        </w:rPr>
        <w:t> attribute to the </w:t>
      </w:r>
      <w:r w:rsidRPr="00271522">
        <w:rPr>
          <w:rFonts w:ascii="Maiandra GD" w:eastAsia="Times New Roman" w:hAnsi="Maiandra GD" w:cs="Arial"/>
          <w:b/>
          <w:bCs/>
          <w:color w:val="000000"/>
        </w:rPr>
        <w:t>“Delete”</w:t>
      </w:r>
      <w:r w:rsidRPr="00D54AC1">
        <w:rPr>
          <w:rFonts w:ascii="Maiandra GD" w:eastAsia="Times New Roman" w:hAnsi="Maiandra GD" w:cs="Arial"/>
          <w:color w:val="000000"/>
          <w:bdr w:val="none" w:sz="0" w:space="0" w:color="auto" w:frame="1"/>
        </w:rPr>
        <w:t> button as shown below.</w:t>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FF"/>
        </w:rPr>
        <w:t xml:space="preserve">&lt;input type=”submit” value=”Delete” onclick=”return </w:t>
      </w:r>
      <w:proofErr w:type="gramStart"/>
      <w:r w:rsidRPr="00271522">
        <w:rPr>
          <w:rFonts w:ascii="Maiandra GD" w:eastAsia="Times New Roman" w:hAnsi="Maiandra GD" w:cs="Arial"/>
          <w:b/>
          <w:bCs/>
          <w:color w:val="0000FF"/>
        </w:rPr>
        <w:t>confirm(</w:t>
      </w:r>
      <w:proofErr w:type="gramEnd"/>
      <w:r w:rsidRPr="00271522">
        <w:rPr>
          <w:rFonts w:ascii="Maiandra GD" w:eastAsia="Times New Roman" w:hAnsi="Maiandra GD" w:cs="Arial"/>
          <w:b/>
          <w:bCs/>
          <w:color w:val="0000FF"/>
        </w:rPr>
        <w:t>‘Are you sure you want to delete record with ID = @item.ID’);” /&gt; </w:t>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D54AC1">
        <w:rPr>
          <w:rFonts w:ascii="Maiandra GD" w:eastAsia="Times New Roman" w:hAnsi="Maiandra GD" w:cs="Arial"/>
          <w:color w:val="000000"/>
          <w:bdr w:val="none" w:sz="0" w:space="0" w:color="auto" w:frame="1"/>
        </w:rPr>
        <w:t>That’s it run the application and see everything is working as expected.</w:t>
      </w:r>
    </w:p>
    <w:p w:rsidR="002D7C22" w:rsidRPr="00271522" w:rsidRDefault="002D7C22" w:rsidP="0015081F">
      <w:pPr>
        <w:pBdr>
          <w:bottom w:val="double" w:sz="6" w:space="1" w:color="auto"/>
        </w:pBdr>
        <w:rPr>
          <w:rFonts w:ascii="Maiandra GD" w:hAnsi="Maiandra GD"/>
        </w:rPr>
      </w:pPr>
    </w:p>
    <w:p w:rsidR="00D54AC1" w:rsidRPr="00D54AC1" w:rsidRDefault="00D54AC1" w:rsidP="0015081F">
      <w:pPr>
        <w:spacing w:after="48" w:line="240" w:lineRule="auto"/>
        <w:textAlignment w:val="baseline"/>
        <w:outlineLvl w:val="0"/>
        <w:rPr>
          <w:rFonts w:ascii="Maiandra GD" w:eastAsia="Times New Roman" w:hAnsi="Maiandra GD" w:cs="Times New Roman"/>
          <w:b/>
          <w:color w:val="3A3A3A"/>
          <w:kern w:val="36"/>
          <w:sz w:val="28"/>
        </w:rPr>
      </w:pPr>
      <w:r w:rsidRPr="00D54AC1">
        <w:rPr>
          <w:rFonts w:ascii="Maiandra GD" w:eastAsia="Times New Roman" w:hAnsi="Maiandra GD" w:cs="Times New Roman"/>
          <w:b/>
          <w:color w:val="3A3A3A"/>
          <w:kern w:val="36"/>
          <w:sz w:val="28"/>
          <w:highlight w:val="yellow"/>
        </w:rPr>
        <w:t>CRUD Operations using Entity Framework</w:t>
      </w:r>
    </w:p>
    <w:p w:rsidR="00D54AC1" w:rsidRPr="00D54AC1" w:rsidRDefault="00D54AC1" w:rsidP="0015081F">
      <w:pPr>
        <w:shd w:val="clear" w:color="auto" w:fill="FFFFFF"/>
        <w:spacing w:after="0" w:line="240" w:lineRule="auto"/>
        <w:textAlignment w:val="baseline"/>
        <w:outlineLvl w:val="1"/>
        <w:rPr>
          <w:rFonts w:ascii="Maiandra GD" w:eastAsia="Times New Roman" w:hAnsi="Maiandra GD" w:cs="Segoe UI"/>
          <w:color w:val="3A3A3A"/>
        </w:rPr>
      </w:pPr>
      <w:r w:rsidRPr="00271522">
        <w:rPr>
          <w:rFonts w:ascii="Maiandra GD" w:eastAsia="Times New Roman" w:hAnsi="Maiandra GD" w:cs="Arial"/>
          <w:b/>
          <w:bCs/>
          <w:color w:val="000000"/>
        </w:rPr>
        <w:t>CRUD Operations using Entity Framework in ASP.NET MVC</w:t>
      </w:r>
    </w:p>
    <w:p w:rsidR="008803A2" w:rsidRDefault="008803A2" w:rsidP="0015081F">
      <w:pPr>
        <w:shd w:val="clear" w:color="auto" w:fill="FFFFFF"/>
        <w:spacing w:after="0" w:line="240" w:lineRule="auto"/>
        <w:textAlignment w:val="baseline"/>
        <w:outlineLvl w:val="4"/>
        <w:rPr>
          <w:rFonts w:ascii="Maiandra GD" w:eastAsia="Times New Roman" w:hAnsi="Maiandra GD" w:cs="Arial"/>
          <w:b/>
          <w:bCs/>
          <w:color w:val="000000"/>
        </w:rPr>
      </w:pPr>
    </w:p>
    <w:p w:rsidR="00D54AC1" w:rsidRPr="00D54AC1" w:rsidRDefault="00D54AC1"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Database Tables used in this Demo:</w:t>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D54AC1">
        <w:rPr>
          <w:rFonts w:ascii="Maiandra GD" w:eastAsia="Times New Roman" w:hAnsi="Maiandra GD" w:cs="Arial"/>
          <w:color w:val="000000"/>
          <w:bdr w:val="none" w:sz="0" w:space="0" w:color="auto" w:frame="1"/>
        </w:rPr>
        <w:t>In this demo, we are going to use the following </w:t>
      </w:r>
      <w:r w:rsidRPr="00271522">
        <w:rPr>
          <w:rFonts w:ascii="Maiandra GD" w:eastAsia="Times New Roman" w:hAnsi="Maiandra GD" w:cs="Arial"/>
          <w:b/>
          <w:bCs/>
          <w:color w:val="000000"/>
        </w:rPr>
        <w:t>Department </w:t>
      </w:r>
      <w:r w:rsidRPr="00D54AC1">
        <w:rPr>
          <w:rFonts w:ascii="Maiandra GD" w:eastAsia="Times New Roman" w:hAnsi="Maiandra GD" w:cs="Arial"/>
          <w:color w:val="000000"/>
          <w:bdr w:val="none" w:sz="0" w:space="0" w:color="auto" w:frame="1"/>
        </w:rPr>
        <w:t>and </w:t>
      </w:r>
      <w:r w:rsidRPr="00271522">
        <w:rPr>
          <w:rFonts w:ascii="Maiandra GD" w:eastAsia="Times New Roman" w:hAnsi="Maiandra GD" w:cs="Arial"/>
          <w:b/>
          <w:bCs/>
          <w:color w:val="000000"/>
        </w:rPr>
        <w:t>Employee</w:t>
      </w:r>
      <w:r w:rsidRPr="00D54AC1">
        <w:rPr>
          <w:rFonts w:ascii="Maiandra GD" w:eastAsia="Times New Roman" w:hAnsi="Maiandra GD" w:cs="Arial"/>
          <w:color w:val="000000"/>
          <w:bdr w:val="none" w:sz="0" w:space="0" w:color="auto" w:frame="1"/>
        </w:rPr>
        <w:t> table. So, please use the below SQL script to create and populate these 2 tables</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Create</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table</w:t>
      </w:r>
      <w:r w:rsidRPr="00271522">
        <w:rPr>
          <w:rFonts w:ascii="Maiandra GD" w:eastAsia="Times New Roman" w:hAnsi="Maiandra GD" w:cs="Consolas"/>
          <w:color w:val="CFD5E0"/>
        </w:rPr>
        <w:t xml:space="preserve"> Department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Id int primary key identity,</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lastRenderedPageBreak/>
        <w:t xml:space="preserve">Name </w:t>
      </w:r>
      <w:proofErr w:type="gramStart"/>
      <w:r w:rsidRPr="00271522">
        <w:rPr>
          <w:rFonts w:ascii="Maiandra GD" w:eastAsia="Times New Roman" w:hAnsi="Maiandra GD" w:cs="Consolas"/>
          <w:color w:val="CFD5E0"/>
        </w:rPr>
        <w:t>nvarchar(</w:t>
      </w:r>
      <w:proofErr w:type="gramEnd"/>
      <w:r w:rsidRPr="00271522">
        <w:rPr>
          <w:rFonts w:ascii="Maiandra GD" w:eastAsia="Times New Roman" w:hAnsi="Maiandra GD" w:cs="Consolas"/>
          <w:color w:val="D19A66"/>
        </w:rPr>
        <w:t>50</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Insert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into</w:t>
      </w:r>
      <w:r w:rsidRPr="00271522">
        <w:rPr>
          <w:rFonts w:ascii="Maiandra GD" w:eastAsia="Times New Roman" w:hAnsi="Maiandra GD" w:cs="Consolas"/>
          <w:color w:val="CFD5E0"/>
        </w:rPr>
        <w:t xml:space="preserve"> Department </w:t>
      </w:r>
      <w:proofErr w:type="gramStart"/>
      <w:r w:rsidRPr="00271522">
        <w:rPr>
          <w:rFonts w:ascii="Maiandra GD" w:eastAsia="Times New Roman" w:hAnsi="Maiandra GD" w:cs="Consolas"/>
          <w:color w:val="CFD5E0"/>
        </w:rPr>
        <w:t>values(</w:t>
      </w:r>
      <w:proofErr w:type="gramEnd"/>
      <w:r w:rsidRPr="00271522">
        <w:rPr>
          <w:rFonts w:ascii="Maiandra GD" w:eastAsia="Times New Roman" w:hAnsi="Maiandra GD" w:cs="Consolas"/>
          <w:color w:val="7CC379"/>
        </w:rPr>
        <w:t>'IT'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Insert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into</w:t>
      </w:r>
      <w:r w:rsidRPr="00271522">
        <w:rPr>
          <w:rFonts w:ascii="Maiandra GD" w:eastAsia="Times New Roman" w:hAnsi="Maiandra GD" w:cs="Consolas"/>
          <w:color w:val="CFD5E0"/>
        </w:rPr>
        <w:t xml:space="preserve"> Department </w:t>
      </w:r>
      <w:proofErr w:type="gramStart"/>
      <w:r w:rsidRPr="00271522">
        <w:rPr>
          <w:rFonts w:ascii="Maiandra GD" w:eastAsia="Times New Roman" w:hAnsi="Maiandra GD" w:cs="Consolas"/>
          <w:color w:val="CFD5E0"/>
        </w:rPr>
        <w:t>values(</w:t>
      </w:r>
      <w:proofErr w:type="gramEnd"/>
      <w:r w:rsidRPr="00271522">
        <w:rPr>
          <w:rFonts w:ascii="Maiandra GD" w:eastAsia="Times New Roman" w:hAnsi="Maiandra GD" w:cs="Consolas"/>
          <w:color w:val="7CC379"/>
        </w:rPr>
        <w:t>'HR'</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Insert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into</w:t>
      </w:r>
      <w:r w:rsidRPr="00271522">
        <w:rPr>
          <w:rFonts w:ascii="Maiandra GD" w:eastAsia="Times New Roman" w:hAnsi="Maiandra GD" w:cs="Consolas"/>
          <w:color w:val="CFD5E0"/>
        </w:rPr>
        <w:t xml:space="preserve"> Department </w:t>
      </w:r>
      <w:proofErr w:type="gramStart"/>
      <w:r w:rsidRPr="00271522">
        <w:rPr>
          <w:rFonts w:ascii="Maiandra GD" w:eastAsia="Times New Roman" w:hAnsi="Maiandra GD" w:cs="Consolas"/>
          <w:color w:val="CFD5E0"/>
        </w:rPr>
        <w:t>values(</w:t>
      </w:r>
      <w:proofErr w:type="gramEnd"/>
      <w:r w:rsidRPr="00271522">
        <w:rPr>
          <w:rFonts w:ascii="Maiandra GD" w:eastAsia="Times New Roman" w:hAnsi="Maiandra GD" w:cs="Consolas"/>
          <w:color w:val="7CC379"/>
        </w:rPr>
        <w:t>'Payroll'</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Create</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table</w:t>
      </w:r>
      <w:r w:rsidRPr="00271522">
        <w:rPr>
          <w:rFonts w:ascii="Maiandra GD" w:eastAsia="Times New Roman" w:hAnsi="Maiandra GD" w:cs="Consolas"/>
          <w:color w:val="CFD5E0"/>
        </w:rPr>
        <w:t xml:space="preserve"> Employee</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EmployeeId int Primary Key </w:t>
      </w:r>
      <w:proofErr w:type="gramStart"/>
      <w:r w:rsidRPr="00271522">
        <w:rPr>
          <w:rFonts w:ascii="Maiandra GD" w:eastAsia="Times New Roman" w:hAnsi="Maiandra GD" w:cs="Consolas"/>
          <w:color w:val="CFD5E0"/>
        </w:rPr>
        <w:t>Identity(</w:t>
      </w:r>
      <w:proofErr w:type="gramEnd"/>
      <w:r w:rsidRPr="00271522">
        <w:rPr>
          <w:rFonts w:ascii="Maiandra GD" w:eastAsia="Times New Roman" w:hAnsi="Maiandra GD" w:cs="Consolas"/>
          <w:color w:val="D19A66"/>
        </w:rPr>
        <w:t>1</w:t>
      </w:r>
      <w:r w:rsidRPr="00271522">
        <w:rPr>
          <w:rFonts w:ascii="Maiandra GD" w:eastAsia="Times New Roman" w:hAnsi="Maiandra GD" w:cs="Consolas"/>
          <w:color w:val="CFD5E0"/>
        </w:rPr>
        <w:t>,</w:t>
      </w:r>
      <w:r w:rsidRPr="00271522">
        <w:rPr>
          <w:rFonts w:ascii="Maiandra GD" w:eastAsia="Times New Roman" w:hAnsi="Maiandra GD" w:cs="Consolas"/>
          <w:color w:val="D19A66"/>
        </w:rPr>
        <w:t>1</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Name </w:t>
      </w:r>
      <w:proofErr w:type="gramStart"/>
      <w:r w:rsidRPr="00271522">
        <w:rPr>
          <w:rFonts w:ascii="Maiandra GD" w:eastAsia="Times New Roman" w:hAnsi="Maiandra GD" w:cs="Consolas"/>
          <w:color w:val="CFD5E0"/>
        </w:rPr>
        <w:t>nvarchar(</w:t>
      </w:r>
      <w:proofErr w:type="gramEnd"/>
      <w:r w:rsidRPr="00271522">
        <w:rPr>
          <w:rFonts w:ascii="Maiandra GD" w:eastAsia="Times New Roman" w:hAnsi="Maiandra GD" w:cs="Consolas"/>
          <w:color w:val="D19A66"/>
        </w:rPr>
        <w:t>50</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Gender </w:t>
      </w:r>
      <w:proofErr w:type="gramStart"/>
      <w:r w:rsidRPr="00271522">
        <w:rPr>
          <w:rFonts w:ascii="Maiandra GD" w:eastAsia="Times New Roman" w:hAnsi="Maiandra GD" w:cs="Consolas"/>
          <w:color w:val="CFD5E0"/>
        </w:rPr>
        <w:t>nvarchar(</w:t>
      </w:r>
      <w:proofErr w:type="gramEnd"/>
      <w:r w:rsidRPr="00271522">
        <w:rPr>
          <w:rFonts w:ascii="Maiandra GD" w:eastAsia="Times New Roman" w:hAnsi="Maiandra GD" w:cs="Consolas"/>
          <w:color w:val="D19A66"/>
        </w:rPr>
        <w:t>10</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City </w:t>
      </w:r>
      <w:proofErr w:type="gramStart"/>
      <w:r w:rsidRPr="00271522">
        <w:rPr>
          <w:rFonts w:ascii="Maiandra GD" w:eastAsia="Times New Roman" w:hAnsi="Maiandra GD" w:cs="Consolas"/>
          <w:color w:val="CFD5E0"/>
        </w:rPr>
        <w:t>nvarchar(</w:t>
      </w:r>
      <w:proofErr w:type="gramEnd"/>
      <w:r w:rsidRPr="00271522">
        <w:rPr>
          <w:rFonts w:ascii="Maiandra GD" w:eastAsia="Times New Roman" w:hAnsi="Maiandra GD" w:cs="Consolas"/>
          <w:color w:val="D19A66"/>
        </w:rPr>
        <w:t>50</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Salary </w:t>
      </w:r>
      <w:proofErr w:type="gramStart"/>
      <w:r w:rsidRPr="00271522">
        <w:rPr>
          <w:rFonts w:ascii="Maiandra GD" w:eastAsia="Times New Roman" w:hAnsi="Maiandra GD" w:cs="Consolas"/>
          <w:color w:val="CFD5E0"/>
        </w:rPr>
        <w:t>decimal(</w:t>
      </w:r>
      <w:proofErr w:type="gramEnd"/>
      <w:r w:rsidRPr="00271522">
        <w:rPr>
          <w:rFonts w:ascii="Maiandra GD" w:eastAsia="Times New Roman" w:hAnsi="Maiandra GD" w:cs="Consolas"/>
          <w:color w:val="D19A66"/>
        </w:rPr>
        <w:t>18</w:t>
      </w:r>
      <w:r w:rsidRPr="00271522">
        <w:rPr>
          <w:rFonts w:ascii="Maiandra GD" w:eastAsia="Times New Roman" w:hAnsi="Maiandra GD" w:cs="Consolas"/>
          <w:color w:val="CFD5E0"/>
        </w:rPr>
        <w:t>,</w:t>
      </w:r>
      <w:r w:rsidRPr="00271522">
        <w:rPr>
          <w:rFonts w:ascii="Maiandra GD" w:eastAsia="Times New Roman" w:hAnsi="Maiandra GD" w:cs="Consolas"/>
          <w:color w:val="D19A66"/>
        </w:rPr>
        <w:t>2</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DepartmentId int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Alter</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table</w:t>
      </w:r>
      <w:r w:rsidRPr="00271522">
        <w:rPr>
          <w:rFonts w:ascii="Maiandra GD" w:eastAsia="Times New Roman" w:hAnsi="Maiandra GD" w:cs="Consolas"/>
          <w:color w:val="CFD5E0"/>
        </w:rPr>
        <w:t xml:space="preserve"> Employee add foreign key (DepartmentId) references </w:t>
      </w:r>
      <w:proofErr w:type="gramStart"/>
      <w:r w:rsidRPr="00271522">
        <w:rPr>
          <w:rFonts w:ascii="Maiandra GD" w:eastAsia="Times New Roman" w:hAnsi="Maiandra GD" w:cs="Consolas"/>
          <w:color w:val="CFD5E0"/>
        </w:rPr>
        <w:t>Department(</w:t>
      </w:r>
      <w:proofErr w:type="gramEnd"/>
      <w:r w:rsidRPr="00271522">
        <w:rPr>
          <w:rFonts w:ascii="Maiandra GD" w:eastAsia="Times New Roman" w:hAnsi="Maiandra GD" w:cs="Consolas"/>
          <w:color w:val="CFD5E0"/>
        </w:rPr>
        <w:t>Id)</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Insert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into</w:t>
      </w:r>
      <w:r w:rsidRPr="00271522">
        <w:rPr>
          <w:rFonts w:ascii="Maiandra GD" w:eastAsia="Times New Roman" w:hAnsi="Maiandra GD" w:cs="Consolas"/>
          <w:color w:val="CFD5E0"/>
        </w:rPr>
        <w:t xml:space="preserve"> Employee </w:t>
      </w:r>
      <w:proofErr w:type="gramStart"/>
      <w:r w:rsidRPr="00271522">
        <w:rPr>
          <w:rFonts w:ascii="Maiandra GD" w:eastAsia="Times New Roman" w:hAnsi="Maiandra GD" w:cs="Consolas"/>
          <w:color w:val="CFD5E0"/>
        </w:rPr>
        <w:t>values(</w:t>
      </w:r>
      <w:proofErr w:type="gramEnd"/>
      <w:r w:rsidRPr="00271522">
        <w:rPr>
          <w:rFonts w:ascii="Maiandra GD" w:eastAsia="Times New Roman" w:hAnsi="Maiandra GD" w:cs="Consolas"/>
          <w:color w:val="7CC379"/>
        </w:rPr>
        <w:t>'Mark'</w:t>
      </w:r>
      <w:r w:rsidRPr="00271522">
        <w:rPr>
          <w:rFonts w:ascii="Maiandra GD" w:eastAsia="Times New Roman" w:hAnsi="Maiandra GD" w:cs="Consolas"/>
          <w:color w:val="CFD5E0"/>
        </w:rPr>
        <w:t>,</w:t>
      </w:r>
      <w:r w:rsidRPr="00271522">
        <w:rPr>
          <w:rFonts w:ascii="Maiandra GD" w:eastAsia="Times New Roman" w:hAnsi="Maiandra GD" w:cs="Consolas"/>
          <w:color w:val="7CC379"/>
        </w:rPr>
        <w:t>'Male'</w:t>
      </w:r>
      <w:r w:rsidRPr="00271522">
        <w:rPr>
          <w:rFonts w:ascii="Maiandra GD" w:eastAsia="Times New Roman" w:hAnsi="Maiandra GD" w:cs="Consolas"/>
          <w:color w:val="CFD5E0"/>
        </w:rPr>
        <w:t>,</w:t>
      </w:r>
      <w:r w:rsidRPr="00271522">
        <w:rPr>
          <w:rFonts w:ascii="Maiandra GD" w:eastAsia="Times New Roman" w:hAnsi="Maiandra GD" w:cs="Consolas"/>
          <w:color w:val="7CC379"/>
        </w:rPr>
        <w:t>'London'</w:t>
      </w:r>
      <w:r w:rsidRPr="00271522">
        <w:rPr>
          <w:rFonts w:ascii="Maiandra GD" w:eastAsia="Times New Roman" w:hAnsi="Maiandra GD" w:cs="Consolas"/>
          <w:color w:val="CFD5E0"/>
        </w:rPr>
        <w:t>,</w:t>
      </w:r>
      <w:r w:rsidRPr="00271522">
        <w:rPr>
          <w:rFonts w:ascii="Maiandra GD" w:eastAsia="Times New Roman" w:hAnsi="Maiandra GD" w:cs="Consolas"/>
          <w:color w:val="D19A66"/>
        </w:rPr>
        <w:t>1000</w:t>
      </w:r>
      <w:r w:rsidRPr="00271522">
        <w:rPr>
          <w:rFonts w:ascii="Maiandra GD" w:eastAsia="Times New Roman" w:hAnsi="Maiandra GD" w:cs="Consolas"/>
          <w:color w:val="CFD5E0"/>
        </w:rPr>
        <w:t>,</w:t>
      </w:r>
      <w:r w:rsidRPr="00271522">
        <w:rPr>
          <w:rFonts w:ascii="Maiandra GD" w:eastAsia="Times New Roman" w:hAnsi="Maiandra GD" w:cs="Consolas"/>
          <w:color w:val="D19A66"/>
        </w:rPr>
        <w:t>1</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Insert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into</w:t>
      </w:r>
      <w:r w:rsidRPr="00271522">
        <w:rPr>
          <w:rFonts w:ascii="Maiandra GD" w:eastAsia="Times New Roman" w:hAnsi="Maiandra GD" w:cs="Consolas"/>
          <w:color w:val="CFD5E0"/>
        </w:rPr>
        <w:t xml:space="preserve"> Employee </w:t>
      </w:r>
      <w:proofErr w:type="gramStart"/>
      <w:r w:rsidRPr="00271522">
        <w:rPr>
          <w:rFonts w:ascii="Maiandra GD" w:eastAsia="Times New Roman" w:hAnsi="Maiandra GD" w:cs="Consolas"/>
          <w:color w:val="CFD5E0"/>
        </w:rPr>
        <w:t>values(</w:t>
      </w:r>
      <w:proofErr w:type="gramEnd"/>
      <w:r w:rsidRPr="00271522">
        <w:rPr>
          <w:rFonts w:ascii="Maiandra GD" w:eastAsia="Times New Roman" w:hAnsi="Maiandra GD" w:cs="Consolas"/>
          <w:color w:val="7CC379"/>
        </w:rPr>
        <w:t>'John'</w:t>
      </w:r>
      <w:r w:rsidRPr="00271522">
        <w:rPr>
          <w:rFonts w:ascii="Maiandra GD" w:eastAsia="Times New Roman" w:hAnsi="Maiandra GD" w:cs="Consolas"/>
          <w:color w:val="CFD5E0"/>
        </w:rPr>
        <w:t>,</w:t>
      </w:r>
      <w:r w:rsidRPr="00271522">
        <w:rPr>
          <w:rFonts w:ascii="Maiandra GD" w:eastAsia="Times New Roman" w:hAnsi="Maiandra GD" w:cs="Consolas"/>
          <w:color w:val="7CC379"/>
        </w:rPr>
        <w:t>'Male'</w:t>
      </w:r>
      <w:r w:rsidRPr="00271522">
        <w:rPr>
          <w:rFonts w:ascii="Maiandra GD" w:eastAsia="Times New Roman" w:hAnsi="Maiandra GD" w:cs="Consolas"/>
          <w:color w:val="CFD5E0"/>
        </w:rPr>
        <w:t>,</w:t>
      </w:r>
      <w:r w:rsidRPr="00271522">
        <w:rPr>
          <w:rFonts w:ascii="Maiandra GD" w:eastAsia="Times New Roman" w:hAnsi="Maiandra GD" w:cs="Consolas"/>
          <w:color w:val="7CC379"/>
        </w:rPr>
        <w:t>'Chennai'</w:t>
      </w:r>
      <w:r w:rsidRPr="00271522">
        <w:rPr>
          <w:rFonts w:ascii="Maiandra GD" w:eastAsia="Times New Roman" w:hAnsi="Maiandra GD" w:cs="Consolas"/>
          <w:color w:val="CFD5E0"/>
        </w:rPr>
        <w:t>,</w:t>
      </w:r>
      <w:r w:rsidRPr="00271522">
        <w:rPr>
          <w:rFonts w:ascii="Maiandra GD" w:eastAsia="Times New Roman" w:hAnsi="Maiandra GD" w:cs="Consolas"/>
          <w:color w:val="D19A66"/>
        </w:rPr>
        <w:t>2000</w:t>
      </w:r>
      <w:r w:rsidRPr="00271522">
        <w:rPr>
          <w:rFonts w:ascii="Maiandra GD" w:eastAsia="Times New Roman" w:hAnsi="Maiandra GD" w:cs="Consolas"/>
          <w:color w:val="CFD5E0"/>
        </w:rPr>
        <w:t>,</w:t>
      </w:r>
      <w:r w:rsidRPr="00271522">
        <w:rPr>
          <w:rFonts w:ascii="Maiandra GD" w:eastAsia="Times New Roman" w:hAnsi="Maiandra GD" w:cs="Consolas"/>
          <w:color w:val="D19A66"/>
        </w:rPr>
        <w:t>3</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Insert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into</w:t>
      </w:r>
      <w:r w:rsidRPr="00271522">
        <w:rPr>
          <w:rFonts w:ascii="Maiandra GD" w:eastAsia="Times New Roman" w:hAnsi="Maiandra GD" w:cs="Consolas"/>
          <w:color w:val="CFD5E0"/>
        </w:rPr>
        <w:t xml:space="preserve"> Employee </w:t>
      </w:r>
      <w:proofErr w:type="gramStart"/>
      <w:r w:rsidRPr="00271522">
        <w:rPr>
          <w:rFonts w:ascii="Maiandra GD" w:eastAsia="Times New Roman" w:hAnsi="Maiandra GD" w:cs="Consolas"/>
          <w:color w:val="CFD5E0"/>
        </w:rPr>
        <w:t>values(</w:t>
      </w:r>
      <w:proofErr w:type="gramEnd"/>
      <w:r w:rsidRPr="00271522">
        <w:rPr>
          <w:rFonts w:ascii="Maiandra GD" w:eastAsia="Times New Roman" w:hAnsi="Maiandra GD" w:cs="Consolas"/>
          <w:color w:val="7CC379"/>
        </w:rPr>
        <w:t>'Mary'</w:t>
      </w:r>
      <w:r w:rsidRPr="00271522">
        <w:rPr>
          <w:rFonts w:ascii="Maiandra GD" w:eastAsia="Times New Roman" w:hAnsi="Maiandra GD" w:cs="Consolas"/>
          <w:color w:val="CFD5E0"/>
        </w:rPr>
        <w:t>,</w:t>
      </w:r>
      <w:r w:rsidRPr="00271522">
        <w:rPr>
          <w:rFonts w:ascii="Maiandra GD" w:eastAsia="Times New Roman" w:hAnsi="Maiandra GD" w:cs="Consolas"/>
          <w:color w:val="7CC379"/>
        </w:rPr>
        <w:t>'Female'</w:t>
      </w:r>
      <w:r w:rsidRPr="00271522">
        <w:rPr>
          <w:rFonts w:ascii="Maiandra GD" w:eastAsia="Times New Roman" w:hAnsi="Maiandra GD" w:cs="Consolas"/>
          <w:color w:val="CFD5E0"/>
        </w:rPr>
        <w:t>,</w:t>
      </w:r>
      <w:r w:rsidRPr="00271522">
        <w:rPr>
          <w:rFonts w:ascii="Maiandra GD" w:eastAsia="Times New Roman" w:hAnsi="Maiandra GD" w:cs="Consolas"/>
          <w:color w:val="7CC379"/>
        </w:rPr>
        <w:t>'New York'</w:t>
      </w:r>
      <w:r w:rsidRPr="00271522">
        <w:rPr>
          <w:rFonts w:ascii="Maiandra GD" w:eastAsia="Times New Roman" w:hAnsi="Maiandra GD" w:cs="Consolas"/>
          <w:color w:val="CFD5E0"/>
        </w:rPr>
        <w:t>,</w:t>
      </w:r>
      <w:r w:rsidRPr="00271522">
        <w:rPr>
          <w:rFonts w:ascii="Maiandra GD" w:eastAsia="Times New Roman" w:hAnsi="Maiandra GD" w:cs="Consolas"/>
          <w:color w:val="D19A66"/>
        </w:rPr>
        <w:t>3000</w:t>
      </w:r>
      <w:r w:rsidRPr="00271522">
        <w:rPr>
          <w:rFonts w:ascii="Maiandra GD" w:eastAsia="Times New Roman" w:hAnsi="Maiandra GD" w:cs="Consolas"/>
          <w:color w:val="CFD5E0"/>
        </w:rPr>
        <w:t>,</w:t>
      </w:r>
      <w:r w:rsidRPr="00271522">
        <w:rPr>
          <w:rFonts w:ascii="Maiandra GD" w:eastAsia="Times New Roman" w:hAnsi="Maiandra GD" w:cs="Consolas"/>
          <w:color w:val="D19A66"/>
        </w:rPr>
        <w:t>3</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Insert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into</w:t>
      </w:r>
      <w:r w:rsidRPr="00271522">
        <w:rPr>
          <w:rFonts w:ascii="Maiandra GD" w:eastAsia="Times New Roman" w:hAnsi="Maiandra GD" w:cs="Consolas"/>
          <w:color w:val="CFD5E0"/>
        </w:rPr>
        <w:t xml:space="preserve"> Employee </w:t>
      </w:r>
      <w:proofErr w:type="gramStart"/>
      <w:r w:rsidRPr="00271522">
        <w:rPr>
          <w:rFonts w:ascii="Maiandra GD" w:eastAsia="Times New Roman" w:hAnsi="Maiandra GD" w:cs="Consolas"/>
          <w:color w:val="CFD5E0"/>
        </w:rPr>
        <w:t>values(</w:t>
      </w:r>
      <w:proofErr w:type="gramEnd"/>
      <w:r w:rsidRPr="00271522">
        <w:rPr>
          <w:rFonts w:ascii="Maiandra GD" w:eastAsia="Times New Roman" w:hAnsi="Maiandra GD" w:cs="Consolas"/>
          <w:color w:val="7CC379"/>
        </w:rPr>
        <w:t>'Mike'</w:t>
      </w:r>
      <w:r w:rsidRPr="00271522">
        <w:rPr>
          <w:rFonts w:ascii="Maiandra GD" w:eastAsia="Times New Roman" w:hAnsi="Maiandra GD" w:cs="Consolas"/>
          <w:color w:val="CFD5E0"/>
        </w:rPr>
        <w:t>,</w:t>
      </w:r>
      <w:r w:rsidRPr="00271522">
        <w:rPr>
          <w:rFonts w:ascii="Maiandra GD" w:eastAsia="Times New Roman" w:hAnsi="Maiandra GD" w:cs="Consolas"/>
          <w:color w:val="7CC379"/>
        </w:rPr>
        <w:t>'Male'</w:t>
      </w:r>
      <w:r w:rsidRPr="00271522">
        <w:rPr>
          <w:rFonts w:ascii="Maiandra GD" w:eastAsia="Times New Roman" w:hAnsi="Maiandra GD" w:cs="Consolas"/>
          <w:color w:val="CFD5E0"/>
        </w:rPr>
        <w:t>,</w:t>
      </w:r>
      <w:r w:rsidRPr="00271522">
        <w:rPr>
          <w:rFonts w:ascii="Maiandra GD" w:eastAsia="Times New Roman" w:hAnsi="Maiandra GD" w:cs="Consolas"/>
          <w:color w:val="7CC379"/>
        </w:rPr>
        <w:t>'Sydeny'</w:t>
      </w:r>
      <w:r w:rsidRPr="00271522">
        <w:rPr>
          <w:rFonts w:ascii="Maiandra GD" w:eastAsia="Times New Roman" w:hAnsi="Maiandra GD" w:cs="Consolas"/>
          <w:color w:val="CFD5E0"/>
        </w:rPr>
        <w:t>,</w:t>
      </w:r>
      <w:r w:rsidRPr="00271522">
        <w:rPr>
          <w:rFonts w:ascii="Maiandra GD" w:eastAsia="Times New Roman" w:hAnsi="Maiandra GD" w:cs="Consolas"/>
          <w:color w:val="D19A66"/>
        </w:rPr>
        <w:t>4000</w:t>
      </w:r>
      <w:r w:rsidRPr="00271522">
        <w:rPr>
          <w:rFonts w:ascii="Maiandra GD" w:eastAsia="Times New Roman" w:hAnsi="Maiandra GD" w:cs="Consolas"/>
          <w:color w:val="CFD5E0"/>
        </w:rPr>
        <w:t>,</w:t>
      </w:r>
      <w:r w:rsidRPr="00271522">
        <w:rPr>
          <w:rFonts w:ascii="Maiandra GD" w:eastAsia="Times New Roman" w:hAnsi="Maiandra GD" w:cs="Consolas"/>
          <w:color w:val="D19A66"/>
        </w:rPr>
        <w:t>2</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Insert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into</w:t>
      </w:r>
      <w:r w:rsidRPr="00271522">
        <w:rPr>
          <w:rFonts w:ascii="Maiandra GD" w:eastAsia="Times New Roman" w:hAnsi="Maiandra GD" w:cs="Consolas"/>
          <w:color w:val="CFD5E0"/>
        </w:rPr>
        <w:t xml:space="preserve"> Employee </w:t>
      </w:r>
      <w:proofErr w:type="gramStart"/>
      <w:r w:rsidRPr="00271522">
        <w:rPr>
          <w:rFonts w:ascii="Maiandra GD" w:eastAsia="Times New Roman" w:hAnsi="Maiandra GD" w:cs="Consolas"/>
          <w:color w:val="CFD5E0"/>
        </w:rPr>
        <w:t>values(</w:t>
      </w:r>
      <w:proofErr w:type="gramEnd"/>
      <w:r w:rsidRPr="00271522">
        <w:rPr>
          <w:rFonts w:ascii="Maiandra GD" w:eastAsia="Times New Roman" w:hAnsi="Maiandra GD" w:cs="Consolas"/>
          <w:color w:val="7CC379"/>
        </w:rPr>
        <w:t>'Scott'</w:t>
      </w:r>
      <w:r w:rsidRPr="00271522">
        <w:rPr>
          <w:rFonts w:ascii="Maiandra GD" w:eastAsia="Times New Roman" w:hAnsi="Maiandra GD" w:cs="Consolas"/>
          <w:color w:val="CFD5E0"/>
        </w:rPr>
        <w:t>,</w:t>
      </w:r>
      <w:r w:rsidRPr="00271522">
        <w:rPr>
          <w:rFonts w:ascii="Maiandra GD" w:eastAsia="Times New Roman" w:hAnsi="Maiandra GD" w:cs="Consolas"/>
          <w:color w:val="7CC379"/>
        </w:rPr>
        <w:t>'Male'</w:t>
      </w:r>
      <w:r w:rsidRPr="00271522">
        <w:rPr>
          <w:rFonts w:ascii="Maiandra GD" w:eastAsia="Times New Roman" w:hAnsi="Maiandra GD" w:cs="Consolas"/>
          <w:color w:val="CFD5E0"/>
        </w:rPr>
        <w:t>,</w:t>
      </w:r>
      <w:r w:rsidRPr="00271522">
        <w:rPr>
          <w:rFonts w:ascii="Maiandra GD" w:eastAsia="Times New Roman" w:hAnsi="Maiandra GD" w:cs="Consolas"/>
          <w:color w:val="7CC379"/>
        </w:rPr>
        <w:t>'London'</w:t>
      </w:r>
      <w:r w:rsidRPr="00271522">
        <w:rPr>
          <w:rFonts w:ascii="Maiandra GD" w:eastAsia="Times New Roman" w:hAnsi="Maiandra GD" w:cs="Consolas"/>
          <w:color w:val="CFD5E0"/>
        </w:rPr>
        <w:t>,</w:t>
      </w:r>
      <w:r w:rsidRPr="00271522">
        <w:rPr>
          <w:rFonts w:ascii="Maiandra GD" w:eastAsia="Times New Roman" w:hAnsi="Maiandra GD" w:cs="Consolas"/>
          <w:color w:val="D19A66"/>
        </w:rPr>
        <w:t>3000</w:t>
      </w:r>
      <w:r w:rsidRPr="00271522">
        <w:rPr>
          <w:rFonts w:ascii="Maiandra GD" w:eastAsia="Times New Roman" w:hAnsi="Maiandra GD" w:cs="Consolas"/>
          <w:color w:val="CFD5E0"/>
        </w:rPr>
        <w:t>,</w:t>
      </w:r>
      <w:r w:rsidRPr="00271522">
        <w:rPr>
          <w:rFonts w:ascii="Maiandra GD" w:eastAsia="Times New Roman" w:hAnsi="Maiandra GD" w:cs="Consolas"/>
          <w:color w:val="D19A66"/>
        </w:rPr>
        <w:t>1</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Insert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into</w:t>
      </w:r>
      <w:r w:rsidRPr="00271522">
        <w:rPr>
          <w:rFonts w:ascii="Maiandra GD" w:eastAsia="Times New Roman" w:hAnsi="Maiandra GD" w:cs="Consolas"/>
          <w:color w:val="CFD5E0"/>
        </w:rPr>
        <w:t xml:space="preserve"> Employee </w:t>
      </w:r>
      <w:proofErr w:type="gramStart"/>
      <w:r w:rsidRPr="00271522">
        <w:rPr>
          <w:rFonts w:ascii="Maiandra GD" w:eastAsia="Times New Roman" w:hAnsi="Maiandra GD" w:cs="Consolas"/>
          <w:color w:val="CFD5E0"/>
        </w:rPr>
        <w:t>values(</w:t>
      </w:r>
      <w:proofErr w:type="gramEnd"/>
      <w:r w:rsidRPr="00271522">
        <w:rPr>
          <w:rFonts w:ascii="Maiandra GD" w:eastAsia="Times New Roman" w:hAnsi="Maiandra GD" w:cs="Consolas"/>
          <w:color w:val="7CC379"/>
        </w:rPr>
        <w:t>'Pam'</w:t>
      </w:r>
      <w:r w:rsidRPr="00271522">
        <w:rPr>
          <w:rFonts w:ascii="Maiandra GD" w:eastAsia="Times New Roman" w:hAnsi="Maiandra GD" w:cs="Consolas"/>
          <w:color w:val="CFD5E0"/>
        </w:rPr>
        <w:t>,</w:t>
      </w:r>
      <w:r w:rsidRPr="00271522">
        <w:rPr>
          <w:rFonts w:ascii="Maiandra GD" w:eastAsia="Times New Roman" w:hAnsi="Maiandra GD" w:cs="Consolas"/>
          <w:color w:val="7CC379"/>
        </w:rPr>
        <w:t>'Female'</w:t>
      </w:r>
      <w:r w:rsidRPr="00271522">
        <w:rPr>
          <w:rFonts w:ascii="Maiandra GD" w:eastAsia="Times New Roman" w:hAnsi="Maiandra GD" w:cs="Consolas"/>
          <w:color w:val="CFD5E0"/>
        </w:rPr>
        <w:t>,</w:t>
      </w:r>
      <w:r w:rsidRPr="00271522">
        <w:rPr>
          <w:rFonts w:ascii="Maiandra GD" w:eastAsia="Times New Roman" w:hAnsi="Maiandra GD" w:cs="Consolas"/>
          <w:color w:val="7CC379"/>
        </w:rPr>
        <w:t>'Falls Church'</w:t>
      </w:r>
      <w:r w:rsidRPr="00271522">
        <w:rPr>
          <w:rFonts w:ascii="Maiandra GD" w:eastAsia="Times New Roman" w:hAnsi="Maiandra GD" w:cs="Consolas"/>
          <w:color w:val="CFD5E0"/>
        </w:rPr>
        <w:t>,</w:t>
      </w:r>
      <w:r w:rsidRPr="00271522">
        <w:rPr>
          <w:rFonts w:ascii="Maiandra GD" w:eastAsia="Times New Roman" w:hAnsi="Maiandra GD" w:cs="Consolas"/>
          <w:color w:val="D19A66"/>
        </w:rPr>
        <w:t>2000</w:t>
      </w:r>
      <w:r w:rsidRPr="00271522">
        <w:rPr>
          <w:rFonts w:ascii="Maiandra GD" w:eastAsia="Times New Roman" w:hAnsi="Maiandra GD" w:cs="Consolas"/>
          <w:color w:val="CFD5E0"/>
        </w:rPr>
        <w:t>,</w:t>
      </w:r>
      <w:r w:rsidRPr="00271522">
        <w:rPr>
          <w:rFonts w:ascii="Maiandra GD" w:eastAsia="Times New Roman" w:hAnsi="Maiandra GD" w:cs="Consolas"/>
          <w:color w:val="D19A66"/>
        </w:rPr>
        <w:t>2</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Insert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into</w:t>
      </w:r>
      <w:r w:rsidRPr="00271522">
        <w:rPr>
          <w:rFonts w:ascii="Maiandra GD" w:eastAsia="Times New Roman" w:hAnsi="Maiandra GD" w:cs="Consolas"/>
          <w:color w:val="CFD5E0"/>
        </w:rPr>
        <w:t xml:space="preserve"> Employee </w:t>
      </w:r>
      <w:proofErr w:type="gramStart"/>
      <w:r w:rsidRPr="00271522">
        <w:rPr>
          <w:rFonts w:ascii="Maiandra GD" w:eastAsia="Times New Roman" w:hAnsi="Maiandra GD" w:cs="Consolas"/>
          <w:color w:val="CFD5E0"/>
        </w:rPr>
        <w:t>values(</w:t>
      </w:r>
      <w:proofErr w:type="gramEnd"/>
      <w:r w:rsidRPr="00271522">
        <w:rPr>
          <w:rFonts w:ascii="Maiandra GD" w:eastAsia="Times New Roman" w:hAnsi="Maiandra GD" w:cs="Consolas"/>
          <w:color w:val="7CC379"/>
        </w:rPr>
        <w:t>'Todd'</w:t>
      </w:r>
      <w:r w:rsidRPr="00271522">
        <w:rPr>
          <w:rFonts w:ascii="Maiandra GD" w:eastAsia="Times New Roman" w:hAnsi="Maiandra GD" w:cs="Consolas"/>
          <w:color w:val="CFD5E0"/>
        </w:rPr>
        <w:t>,</w:t>
      </w:r>
      <w:r w:rsidRPr="00271522">
        <w:rPr>
          <w:rFonts w:ascii="Maiandra GD" w:eastAsia="Times New Roman" w:hAnsi="Maiandra GD" w:cs="Consolas"/>
          <w:color w:val="7CC379"/>
        </w:rPr>
        <w:t>'Male'</w:t>
      </w:r>
      <w:r w:rsidRPr="00271522">
        <w:rPr>
          <w:rFonts w:ascii="Maiandra GD" w:eastAsia="Times New Roman" w:hAnsi="Maiandra GD" w:cs="Consolas"/>
          <w:color w:val="CFD5E0"/>
        </w:rPr>
        <w:t>,</w:t>
      </w:r>
      <w:r w:rsidRPr="00271522">
        <w:rPr>
          <w:rFonts w:ascii="Maiandra GD" w:eastAsia="Times New Roman" w:hAnsi="Maiandra GD" w:cs="Consolas"/>
          <w:color w:val="7CC379"/>
        </w:rPr>
        <w:t>'Sydney'</w:t>
      </w:r>
      <w:r w:rsidRPr="00271522">
        <w:rPr>
          <w:rFonts w:ascii="Maiandra GD" w:eastAsia="Times New Roman" w:hAnsi="Maiandra GD" w:cs="Consolas"/>
          <w:color w:val="CFD5E0"/>
        </w:rPr>
        <w:t>,</w:t>
      </w:r>
      <w:r w:rsidRPr="00271522">
        <w:rPr>
          <w:rFonts w:ascii="Maiandra GD" w:eastAsia="Times New Roman" w:hAnsi="Maiandra GD" w:cs="Consolas"/>
          <w:color w:val="D19A66"/>
        </w:rPr>
        <w:t>1000</w:t>
      </w:r>
      <w:r w:rsidRPr="00271522">
        <w:rPr>
          <w:rFonts w:ascii="Maiandra GD" w:eastAsia="Times New Roman" w:hAnsi="Maiandra GD" w:cs="Consolas"/>
          <w:color w:val="CFD5E0"/>
        </w:rPr>
        <w:t>,</w:t>
      </w:r>
      <w:r w:rsidRPr="00271522">
        <w:rPr>
          <w:rFonts w:ascii="Maiandra GD" w:eastAsia="Times New Roman" w:hAnsi="Maiandra GD" w:cs="Consolas"/>
          <w:color w:val="D19A66"/>
        </w:rPr>
        <w:t>1</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Insert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into</w:t>
      </w:r>
      <w:r w:rsidRPr="00271522">
        <w:rPr>
          <w:rFonts w:ascii="Maiandra GD" w:eastAsia="Times New Roman" w:hAnsi="Maiandra GD" w:cs="Consolas"/>
          <w:color w:val="CFD5E0"/>
        </w:rPr>
        <w:t xml:space="preserve"> Employee </w:t>
      </w:r>
      <w:proofErr w:type="gramStart"/>
      <w:r w:rsidRPr="00271522">
        <w:rPr>
          <w:rFonts w:ascii="Maiandra GD" w:eastAsia="Times New Roman" w:hAnsi="Maiandra GD" w:cs="Consolas"/>
          <w:color w:val="CFD5E0"/>
        </w:rPr>
        <w:t>values(</w:t>
      </w:r>
      <w:proofErr w:type="gramEnd"/>
      <w:r w:rsidRPr="00271522">
        <w:rPr>
          <w:rFonts w:ascii="Maiandra GD" w:eastAsia="Times New Roman" w:hAnsi="Maiandra GD" w:cs="Consolas"/>
          <w:color w:val="7CC379"/>
        </w:rPr>
        <w:t>'Ben'</w:t>
      </w:r>
      <w:r w:rsidRPr="00271522">
        <w:rPr>
          <w:rFonts w:ascii="Maiandra GD" w:eastAsia="Times New Roman" w:hAnsi="Maiandra GD" w:cs="Consolas"/>
          <w:color w:val="CFD5E0"/>
        </w:rPr>
        <w:t>,</w:t>
      </w:r>
      <w:r w:rsidRPr="00271522">
        <w:rPr>
          <w:rFonts w:ascii="Maiandra GD" w:eastAsia="Times New Roman" w:hAnsi="Maiandra GD" w:cs="Consolas"/>
          <w:color w:val="7CC379"/>
        </w:rPr>
        <w:t>'Male'</w:t>
      </w:r>
      <w:r w:rsidRPr="00271522">
        <w:rPr>
          <w:rFonts w:ascii="Maiandra GD" w:eastAsia="Times New Roman" w:hAnsi="Maiandra GD" w:cs="Consolas"/>
          <w:color w:val="CFD5E0"/>
        </w:rPr>
        <w:t>,</w:t>
      </w:r>
      <w:r w:rsidRPr="00271522">
        <w:rPr>
          <w:rFonts w:ascii="Maiandra GD" w:eastAsia="Times New Roman" w:hAnsi="Maiandra GD" w:cs="Consolas"/>
          <w:color w:val="7CC379"/>
        </w:rPr>
        <w:t>'New Delhi'</w:t>
      </w:r>
      <w:r w:rsidRPr="00271522">
        <w:rPr>
          <w:rFonts w:ascii="Maiandra GD" w:eastAsia="Times New Roman" w:hAnsi="Maiandra GD" w:cs="Consolas"/>
          <w:color w:val="CFD5E0"/>
        </w:rPr>
        <w:t>,</w:t>
      </w:r>
      <w:r w:rsidRPr="00271522">
        <w:rPr>
          <w:rFonts w:ascii="Maiandra GD" w:eastAsia="Times New Roman" w:hAnsi="Maiandra GD" w:cs="Consolas"/>
          <w:color w:val="D19A66"/>
        </w:rPr>
        <w:t>4000</w:t>
      </w:r>
      <w:r w:rsidRPr="00271522">
        <w:rPr>
          <w:rFonts w:ascii="Maiandra GD" w:eastAsia="Times New Roman" w:hAnsi="Maiandra GD" w:cs="Consolas"/>
          <w:color w:val="CFD5E0"/>
        </w:rPr>
        <w:t>,</w:t>
      </w:r>
      <w:r w:rsidRPr="00271522">
        <w:rPr>
          <w:rFonts w:ascii="Maiandra GD" w:eastAsia="Times New Roman" w:hAnsi="Maiandra GD" w:cs="Consolas"/>
          <w:color w:val="D19A66"/>
        </w:rPr>
        <w:t>2</w:t>
      </w:r>
      <w:r w:rsidRPr="00271522">
        <w:rPr>
          <w:rFonts w:ascii="Maiandra GD" w:eastAsia="Times New Roman" w:hAnsi="Maiandra GD" w:cs="Consolas"/>
          <w:color w:val="CFD5E0"/>
        </w:rPr>
        <w:t>)</w:t>
      </w:r>
    </w:p>
    <w:p w:rsidR="00D54AC1" w:rsidRPr="00D54AC1" w:rsidRDefault="00D54AC1"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D171DD"/>
        </w:rPr>
        <w:t>Insert</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into</w:t>
      </w:r>
      <w:r w:rsidRPr="00271522">
        <w:rPr>
          <w:rFonts w:ascii="Maiandra GD" w:eastAsia="Times New Roman" w:hAnsi="Maiandra GD" w:cs="Consolas"/>
          <w:color w:val="CFD5E0"/>
        </w:rPr>
        <w:t xml:space="preserve"> Employee </w:t>
      </w:r>
      <w:proofErr w:type="gramStart"/>
      <w:r w:rsidRPr="00271522">
        <w:rPr>
          <w:rFonts w:ascii="Maiandra GD" w:eastAsia="Times New Roman" w:hAnsi="Maiandra GD" w:cs="Consolas"/>
          <w:color w:val="CFD5E0"/>
        </w:rPr>
        <w:t>values(</w:t>
      </w:r>
      <w:proofErr w:type="gramEnd"/>
      <w:r w:rsidRPr="00271522">
        <w:rPr>
          <w:rFonts w:ascii="Maiandra GD" w:eastAsia="Times New Roman" w:hAnsi="Maiandra GD" w:cs="Consolas"/>
          <w:color w:val="7CC379"/>
        </w:rPr>
        <w:t>'Sara'</w:t>
      </w:r>
      <w:r w:rsidRPr="00271522">
        <w:rPr>
          <w:rFonts w:ascii="Maiandra GD" w:eastAsia="Times New Roman" w:hAnsi="Maiandra GD" w:cs="Consolas"/>
          <w:color w:val="CFD5E0"/>
        </w:rPr>
        <w:t>,</w:t>
      </w:r>
      <w:r w:rsidRPr="00271522">
        <w:rPr>
          <w:rFonts w:ascii="Maiandra GD" w:eastAsia="Times New Roman" w:hAnsi="Maiandra GD" w:cs="Consolas"/>
          <w:color w:val="7CC379"/>
        </w:rPr>
        <w:t>'Female'</w:t>
      </w:r>
      <w:r w:rsidRPr="00271522">
        <w:rPr>
          <w:rFonts w:ascii="Maiandra GD" w:eastAsia="Times New Roman" w:hAnsi="Maiandra GD" w:cs="Consolas"/>
          <w:color w:val="CFD5E0"/>
        </w:rPr>
        <w:t>,</w:t>
      </w:r>
      <w:r w:rsidRPr="00271522">
        <w:rPr>
          <w:rFonts w:ascii="Maiandra GD" w:eastAsia="Times New Roman" w:hAnsi="Maiandra GD" w:cs="Consolas"/>
          <w:color w:val="7CC379"/>
        </w:rPr>
        <w:t>'London'</w:t>
      </w:r>
      <w:r w:rsidRPr="00271522">
        <w:rPr>
          <w:rFonts w:ascii="Maiandra GD" w:eastAsia="Times New Roman" w:hAnsi="Maiandra GD" w:cs="Consolas"/>
          <w:color w:val="CFD5E0"/>
        </w:rPr>
        <w:t>,</w:t>
      </w:r>
      <w:r w:rsidRPr="00271522">
        <w:rPr>
          <w:rFonts w:ascii="Maiandra GD" w:eastAsia="Times New Roman" w:hAnsi="Maiandra GD" w:cs="Consolas"/>
          <w:color w:val="D19A66"/>
        </w:rPr>
        <w:t>5000</w:t>
      </w:r>
      <w:r w:rsidRPr="00271522">
        <w:rPr>
          <w:rFonts w:ascii="Maiandra GD" w:eastAsia="Times New Roman" w:hAnsi="Maiandra GD" w:cs="Consolas"/>
          <w:color w:val="CFD5E0"/>
        </w:rPr>
        <w:t>,</w:t>
      </w:r>
      <w:r w:rsidRPr="00271522">
        <w:rPr>
          <w:rFonts w:ascii="Maiandra GD" w:eastAsia="Times New Roman" w:hAnsi="Maiandra GD" w:cs="Consolas"/>
          <w:color w:val="D19A66"/>
        </w:rPr>
        <w:t>1</w:t>
      </w:r>
      <w:r w:rsidRPr="00271522">
        <w:rPr>
          <w:rFonts w:ascii="Maiandra GD" w:eastAsia="Times New Roman" w:hAnsi="Maiandra GD" w:cs="Consolas"/>
          <w:color w:val="CFD5E0"/>
        </w:rPr>
        <w:t>)</w:t>
      </w:r>
    </w:p>
    <w:p w:rsidR="008803A2" w:rsidRDefault="008803A2" w:rsidP="0015081F">
      <w:pPr>
        <w:shd w:val="clear" w:color="auto" w:fill="FFFFFF"/>
        <w:spacing w:after="0" w:line="240" w:lineRule="auto"/>
        <w:textAlignment w:val="baseline"/>
        <w:outlineLvl w:val="4"/>
        <w:rPr>
          <w:rFonts w:ascii="Maiandra GD" w:eastAsia="Times New Roman" w:hAnsi="Maiandra GD" w:cs="Arial"/>
          <w:b/>
          <w:bCs/>
          <w:color w:val="000000"/>
        </w:rPr>
      </w:pPr>
    </w:p>
    <w:p w:rsidR="00D54AC1" w:rsidRPr="00D54AC1" w:rsidRDefault="00D54AC1"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Create a new ASP.NET MVC 5 Web application:</w:t>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D54AC1">
        <w:rPr>
          <w:rFonts w:ascii="Maiandra GD" w:eastAsia="Times New Roman" w:hAnsi="Maiandra GD" w:cs="Arial"/>
          <w:color w:val="000000"/>
          <w:bdr w:val="none" w:sz="0" w:space="0" w:color="auto" w:frame="1"/>
        </w:rPr>
        <w:t>Open </w:t>
      </w:r>
      <w:r w:rsidRPr="00271522">
        <w:rPr>
          <w:rFonts w:ascii="Maiandra GD" w:eastAsia="Times New Roman" w:hAnsi="Maiandra GD" w:cs="Arial"/>
          <w:b/>
          <w:bCs/>
          <w:color w:val="000000"/>
        </w:rPr>
        <w:t>File =&gt; New =&gt;Project</w:t>
      </w:r>
      <w:r w:rsidRPr="00D54AC1">
        <w:rPr>
          <w:rFonts w:ascii="Maiandra GD" w:eastAsia="Times New Roman" w:hAnsi="Maiandra GD" w:cs="Arial"/>
          <w:color w:val="000000"/>
          <w:bdr w:val="none" w:sz="0" w:space="0" w:color="auto" w:frame="1"/>
        </w:rPr>
        <w:t> and then select </w:t>
      </w:r>
      <w:r w:rsidRPr="00271522">
        <w:rPr>
          <w:rFonts w:ascii="Maiandra GD" w:eastAsia="Times New Roman" w:hAnsi="Maiandra GD" w:cs="Arial"/>
          <w:b/>
          <w:bCs/>
          <w:color w:val="000000"/>
        </w:rPr>
        <w:t>Installed =&gt; Templates =&gt; Visual C#. </w:t>
      </w:r>
      <w:r w:rsidRPr="00D54AC1">
        <w:rPr>
          <w:rFonts w:ascii="Maiandra GD" w:eastAsia="Times New Roman" w:hAnsi="Maiandra GD" w:cs="Arial"/>
          <w:color w:val="000000"/>
          <w:bdr w:val="none" w:sz="0" w:space="0" w:color="auto" w:frame="1"/>
        </w:rPr>
        <w:t>Then select </w:t>
      </w:r>
      <w:r w:rsidRPr="00271522">
        <w:rPr>
          <w:rFonts w:ascii="Maiandra GD" w:eastAsia="Times New Roman" w:hAnsi="Maiandra GD" w:cs="Arial"/>
          <w:b/>
          <w:bCs/>
          <w:color w:val="000000"/>
        </w:rPr>
        <w:t>ASP.NET Web Application</w:t>
      </w:r>
      <w:r w:rsidRPr="00D54AC1">
        <w:rPr>
          <w:rFonts w:ascii="Maiandra GD" w:eastAsia="Times New Roman" w:hAnsi="Maiandra GD" w:cs="Arial"/>
          <w:color w:val="000000"/>
          <w:bdr w:val="none" w:sz="0" w:space="0" w:color="auto" w:frame="1"/>
        </w:rPr>
        <w:t>. Provide the project name and location where you want to save your application and finally click on the </w:t>
      </w:r>
      <w:r w:rsidRPr="00271522">
        <w:rPr>
          <w:rFonts w:ascii="Maiandra GD" w:eastAsia="Times New Roman" w:hAnsi="Maiandra GD" w:cs="Arial"/>
          <w:b/>
          <w:bCs/>
          <w:color w:val="000000"/>
        </w:rPr>
        <w:t>OK</w:t>
      </w:r>
      <w:r w:rsidRPr="00D54AC1">
        <w:rPr>
          <w:rFonts w:ascii="Maiandra GD" w:eastAsia="Times New Roman" w:hAnsi="Maiandra GD" w:cs="Arial"/>
          <w:color w:val="000000"/>
          <w:bdr w:val="none" w:sz="0" w:space="0" w:color="auto" w:frame="1"/>
        </w:rPr>
        <w:t> button as shown in the below image.</w:t>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noProof/>
          <w:color w:val="212529"/>
          <w:bdr w:val="none" w:sz="0" w:space="0" w:color="auto" w:frame="1"/>
          <w:lang w:val="en-IN" w:eastAsia="en-IN"/>
        </w:rPr>
        <w:lastRenderedPageBreak/>
        <w:drawing>
          <wp:inline distT="0" distB="0" distL="0" distR="0">
            <wp:extent cx="5391150" cy="3946701"/>
            <wp:effectExtent l="19050" t="0" r="0" b="0"/>
            <wp:docPr id="101" name="Picture 101" descr="CRUD Operations using Entity Framework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RUD Operations using Entity Framework in ASP.NET MVC"/>
                    <pic:cNvPicPr>
                      <a:picLocks noChangeAspect="1" noChangeArrowheads="1"/>
                    </pic:cNvPicPr>
                  </pic:nvPicPr>
                  <pic:blipFill>
                    <a:blip r:embed="rId60"/>
                    <a:srcRect/>
                    <a:stretch>
                      <a:fillRect/>
                    </a:stretch>
                  </pic:blipFill>
                  <pic:spPr bwMode="auto">
                    <a:xfrm>
                      <a:off x="0" y="0"/>
                      <a:ext cx="5391150" cy="3946701"/>
                    </a:xfrm>
                    <a:prstGeom prst="rect">
                      <a:avLst/>
                    </a:prstGeom>
                    <a:noFill/>
                    <a:ln w="9525">
                      <a:noFill/>
                      <a:miter lim="800000"/>
                      <a:headEnd/>
                      <a:tailEnd/>
                    </a:ln>
                  </pic:spPr>
                </pic:pic>
              </a:graphicData>
            </a:graphic>
          </wp:inline>
        </w:drawing>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D54AC1">
        <w:rPr>
          <w:rFonts w:ascii="Maiandra GD" w:eastAsia="Times New Roman" w:hAnsi="Maiandra GD" w:cs="Arial"/>
          <w:color w:val="000000"/>
          <w:bdr w:val="none" w:sz="0" w:space="0" w:color="auto" w:frame="1"/>
        </w:rPr>
        <w:t>From the next screen that is from select a template screen, select </w:t>
      </w:r>
      <w:r w:rsidRPr="00271522">
        <w:rPr>
          <w:rFonts w:ascii="Maiandra GD" w:eastAsia="Times New Roman" w:hAnsi="Maiandra GD" w:cs="Arial"/>
          <w:b/>
          <w:bCs/>
          <w:color w:val="000000"/>
        </w:rPr>
        <w:t>Empty</w:t>
      </w:r>
      <w:r w:rsidRPr="00D54AC1">
        <w:rPr>
          <w:rFonts w:ascii="Maiandra GD" w:eastAsia="Times New Roman" w:hAnsi="Maiandra GD" w:cs="Arial"/>
          <w:color w:val="000000"/>
          <w:bdr w:val="none" w:sz="0" w:space="0" w:color="auto" w:frame="1"/>
        </w:rPr>
        <w:t> as the project template. From add folder and core reference section check the </w:t>
      </w:r>
      <w:r w:rsidRPr="00271522">
        <w:rPr>
          <w:rFonts w:ascii="Maiandra GD" w:eastAsia="Times New Roman" w:hAnsi="Maiandra GD" w:cs="Arial"/>
          <w:b/>
          <w:bCs/>
          <w:color w:val="000000"/>
        </w:rPr>
        <w:t>MVC</w:t>
      </w:r>
      <w:r w:rsidRPr="00D54AC1">
        <w:rPr>
          <w:rFonts w:ascii="Maiandra GD" w:eastAsia="Times New Roman" w:hAnsi="Maiandra GD" w:cs="Arial"/>
          <w:color w:val="000000"/>
          <w:bdr w:val="none" w:sz="0" w:space="0" w:color="auto" w:frame="1"/>
        </w:rPr>
        <w:t> checkbox and click on </w:t>
      </w:r>
      <w:r w:rsidRPr="00271522">
        <w:rPr>
          <w:rFonts w:ascii="Maiandra GD" w:eastAsia="Times New Roman" w:hAnsi="Maiandra GD" w:cs="Arial"/>
          <w:b/>
          <w:bCs/>
          <w:color w:val="000000"/>
        </w:rPr>
        <w:t>OK</w:t>
      </w:r>
      <w:r w:rsidRPr="00D54AC1">
        <w:rPr>
          <w:rFonts w:ascii="Maiandra GD" w:eastAsia="Times New Roman" w:hAnsi="Maiandra GD" w:cs="Arial"/>
          <w:color w:val="000000"/>
          <w:bdr w:val="none" w:sz="0" w:space="0" w:color="auto" w:frame="1"/>
        </w:rPr>
        <w:t> as shown below.</w:t>
      </w:r>
    </w:p>
    <w:p w:rsidR="00D54AC1" w:rsidRPr="00D54AC1" w:rsidRDefault="00D54AC1"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5648325" cy="3444852"/>
            <wp:effectExtent l="19050" t="0" r="9525" b="0"/>
            <wp:docPr id="102" name="Picture 102" descr="Selecting Project Template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electing Project Template in ASP.NET MVC Application"/>
                    <pic:cNvPicPr>
                      <a:picLocks noChangeAspect="1" noChangeArrowheads="1"/>
                    </pic:cNvPicPr>
                  </pic:nvPicPr>
                  <pic:blipFill>
                    <a:blip r:embed="rId61"/>
                    <a:srcRect/>
                    <a:stretch>
                      <a:fillRect/>
                    </a:stretch>
                  </pic:blipFill>
                  <pic:spPr bwMode="auto">
                    <a:xfrm>
                      <a:off x="0" y="0"/>
                      <a:ext cx="5648325" cy="3444852"/>
                    </a:xfrm>
                    <a:prstGeom prst="rect">
                      <a:avLst/>
                    </a:prstGeom>
                    <a:noFill/>
                    <a:ln w="9525">
                      <a:noFill/>
                      <a:miter lim="800000"/>
                      <a:headEnd/>
                      <a:tailEnd/>
                    </a:ln>
                  </pic:spPr>
                </pic:pic>
              </a:graphicData>
            </a:graphic>
          </wp:inline>
        </w:drawing>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D54AC1">
        <w:rPr>
          <w:rFonts w:ascii="Maiandra GD" w:eastAsia="Times New Roman" w:hAnsi="Maiandra GD" w:cs="Arial"/>
          <w:color w:val="000000"/>
          <w:bdr w:val="none" w:sz="0" w:space="0" w:color="auto" w:frame="1"/>
        </w:rPr>
        <w:lastRenderedPageBreak/>
        <w:t>Once you click on the OK button, it will take some time to create the project for us.</w:t>
      </w:r>
    </w:p>
    <w:p w:rsidR="008803A2" w:rsidRDefault="008803A2" w:rsidP="0015081F">
      <w:pPr>
        <w:shd w:val="clear" w:color="auto" w:fill="FFFFFF"/>
        <w:spacing w:after="0" w:line="240" w:lineRule="auto"/>
        <w:textAlignment w:val="baseline"/>
        <w:outlineLvl w:val="4"/>
        <w:rPr>
          <w:rFonts w:ascii="Maiandra GD" w:eastAsia="Times New Roman" w:hAnsi="Maiandra GD" w:cs="Arial"/>
          <w:b/>
          <w:bCs/>
          <w:color w:val="000000"/>
        </w:rPr>
      </w:pPr>
    </w:p>
    <w:p w:rsidR="00D54AC1" w:rsidRPr="00D54AC1" w:rsidRDefault="00D54AC1"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Adding ADO.NET Entity Data Model</w:t>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D54AC1">
        <w:rPr>
          <w:rFonts w:ascii="Maiandra GD" w:eastAsia="Times New Roman" w:hAnsi="Maiandra GD" w:cs="Arial"/>
          <w:color w:val="000000"/>
          <w:bdr w:val="none" w:sz="0" w:space="0" w:color="auto" w:frame="1"/>
        </w:rPr>
        <w:t>Right-click on Models folder then select </w:t>
      </w:r>
      <w:r w:rsidRPr="00271522">
        <w:rPr>
          <w:rFonts w:ascii="Maiandra GD" w:eastAsia="Times New Roman" w:hAnsi="Maiandra GD" w:cs="Arial"/>
          <w:b/>
          <w:bCs/>
          <w:color w:val="000000"/>
        </w:rPr>
        <w:t>Add =&gt; New Item</w:t>
      </w:r>
      <w:r w:rsidRPr="00D54AC1">
        <w:rPr>
          <w:rFonts w:ascii="Maiandra GD" w:eastAsia="Times New Roman" w:hAnsi="Maiandra GD" w:cs="Arial"/>
          <w:color w:val="000000"/>
          <w:bdr w:val="none" w:sz="0" w:space="0" w:color="auto" w:frame="1"/>
        </w:rPr>
        <w:t> from the context menu that will open the </w:t>
      </w:r>
      <w:r w:rsidRPr="00271522">
        <w:rPr>
          <w:rFonts w:ascii="Maiandra GD" w:eastAsia="Times New Roman" w:hAnsi="Maiandra GD" w:cs="Arial"/>
          <w:b/>
          <w:bCs/>
          <w:color w:val="000000"/>
        </w:rPr>
        <w:t>Add New Item</w:t>
      </w:r>
      <w:r w:rsidRPr="00D54AC1">
        <w:rPr>
          <w:rFonts w:ascii="Maiandra GD" w:eastAsia="Times New Roman" w:hAnsi="Maiandra GD" w:cs="Arial"/>
          <w:color w:val="000000"/>
          <w:bdr w:val="none" w:sz="0" w:space="0" w:color="auto" w:frame="1"/>
        </w:rPr>
        <w:t> window. Select the </w:t>
      </w:r>
      <w:r w:rsidRPr="00271522">
        <w:rPr>
          <w:rFonts w:ascii="Maiandra GD" w:eastAsia="Times New Roman" w:hAnsi="Maiandra GD" w:cs="Arial"/>
          <w:b/>
          <w:bCs/>
          <w:color w:val="000000"/>
        </w:rPr>
        <w:t>Data</w:t>
      </w:r>
      <w:r w:rsidRPr="00D54AC1">
        <w:rPr>
          <w:rFonts w:ascii="Maiandra GD" w:eastAsia="Times New Roman" w:hAnsi="Maiandra GD" w:cs="Arial"/>
          <w:color w:val="000000"/>
          <w:bdr w:val="none" w:sz="0" w:space="0" w:color="auto" w:frame="1"/>
        </w:rPr>
        <w:t> tab from the left panel and then choose </w:t>
      </w:r>
      <w:r w:rsidRPr="00271522">
        <w:rPr>
          <w:rFonts w:ascii="Maiandra GD" w:eastAsia="Times New Roman" w:hAnsi="Maiandra GD" w:cs="Arial"/>
          <w:b/>
          <w:bCs/>
          <w:color w:val="000000"/>
        </w:rPr>
        <w:t>ADO.NET Entity Data Model</w:t>
      </w:r>
      <w:r w:rsidRPr="00D54AC1">
        <w:rPr>
          <w:rFonts w:ascii="Maiandra GD" w:eastAsia="Times New Roman" w:hAnsi="Maiandra GD" w:cs="Arial"/>
          <w:color w:val="000000"/>
          <w:bdr w:val="none" w:sz="0" w:space="0" w:color="auto" w:frame="1"/>
        </w:rPr>
        <w:t> from the middle panel. Provide a meaningful name for your data model and click on the </w:t>
      </w:r>
      <w:r w:rsidRPr="00271522">
        <w:rPr>
          <w:rFonts w:ascii="Maiandra GD" w:eastAsia="Times New Roman" w:hAnsi="Maiandra GD" w:cs="Arial"/>
          <w:b/>
          <w:bCs/>
          <w:color w:val="000000"/>
        </w:rPr>
        <w:t>Add</w:t>
      </w:r>
      <w:r w:rsidRPr="00D54AC1">
        <w:rPr>
          <w:rFonts w:ascii="Maiandra GD" w:eastAsia="Times New Roman" w:hAnsi="Maiandra GD" w:cs="Arial"/>
          <w:color w:val="000000"/>
          <w:bdr w:val="none" w:sz="0" w:space="0" w:color="auto" w:frame="1"/>
        </w:rPr>
        <w:t> button as shown in the below image.</w:t>
      </w:r>
    </w:p>
    <w:p w:rsidR="00D54AC1" w:rsidRPr="00D54AC1" w:rsidRDefault="00D54AC1"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4419600" cy="2906809"/>
            <wp:effectExtent l="19050" t="0" r="0" b="0"/>
            <wp:docPr id="103" name="Picture 103" descr="Adding ADO.NET Entity Data Model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dding ADO.NET Entity Data Model in ASP.NET MVC Application"/>
                    <pic:cNvPicPr>
                      <a:picLocks noChangeAspect="1" noChangeArrowheads="1"/>
                    </pic:cNvPicPr>
                  </pic:nvPicPr>
                  <pic:blipFill>
                    <a:blip r:embed="rId62"/>
                    <a:srcRect/>
                    <a:stretch>
                      <a:fillRect/>
                    </a:stretch>
                  </pic:blipFill>
                  <pic:spPr bwMode="auto">
                    <a:xfrm>
                      <a:off x="0" y="0"/>
                      <a:ext cx="4420224" cy="2907219"/>
                    </a:xfrm>
                    <a:prstGeom prst="rect">
                      <a:avLst/>
                    </a:prstGeom>
                    <a:noFill/>
                    <a:ln w="9525">
                      <a:noFill/>
                      <a:miter lim="800000"/>
                      <a:headEnd/>
                      <a:tailEnd/>
                    </a:ln>
                  </pic:spPr>
                </pic:pic>
              </a:graphicData>
            </a:graphic>
          </wp:inline>
        </w:drawing>
      </w:r>
    </w:p>
    <w:p w:rsidR="00D54AC1" w:rsidRPr="00D54AC1" w:rsidRDefault="00D54AC1"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Selecting The Entity Framework Approach to interact with the database.</w:t>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D54AC1">
        <w:rPr>
          <w:rFonts w:ascii="Maiandra GD" w:eastAsia="Times New Roman" w:hAnsi="Maiandra GD" w:cs="Arial"/>
          <w:color w:val="000000"/>
          <w:bdr w:val="none" w:sz="0" w:space="0" w:color="auto" w:frame="1"/>
        </w:rPr>
        <w:t>Once you click on the Add button it will ask you to choose the entity framework approach. Here, we are going to use the database first approach as we already created the required database tables. So, from the Entity Data Model Wizard, select “</w:t>
      </w:r>
      <w:r w:rsidRPr="00271522">
        <w:rPr>
          <w:rFonts w:ascii="Maiandra GD" w:eastAsia="Times New Roman" w:hAnsi="Maiandra GD" w:cs="Arial"/>
          <w:b/>
          <w:bCs/>
          <w:color w:val="000000"/>
        </w:rPr>
        <w:t>Generate from database</w:t>
      </w:r>
      <w:r w:rsidRPr="00D54AC1">
        <w:rPr>
          <w:rFonts w:ascii="Maiandra GD" w:eastAsia="Times New Roman" w:hAnsi="Maiandra GD" w:cs="Arial"/>
          <w:color w:val="000000"/>
          <w:bdr w:val="none" w:sz="0" w:space="0" w:color="auto" w:frame="1"/>
        </w:rPr>
        <w:t>” option and click “</w:t>
      </w:r>
      <w:r w:rsidRPr="00271522">
        <w:rPr>
          <w:rFonts w:ascii="Maiandra GD" w:eastAsia="Times New Roman" w:hAnsi="Maiandra GD" w:cs="Arial"/>
          <w:b/>
          <w:bCs/>
          <w:color w:val="000000"/>
        </w:rPr>
        <w:t>Next</w:t>
      </w:r>
      <w:r w:rsidRPr="00D54AC1">
        <w:rPr>
          <w:rFonts w:ascii="Maiandra GD" w:eastAsia="Times New Roman" w:hAnsi="Maiandra GD" w:cs="Arial"/>
          <w:color w:val="000000"/>
          <w:bdr w:val="none" w:sz="0" w:space="0" w:color="auto" w:frame="1"/>
        </w:rPr>
        <w:t>” as shown below.</w:t>
      </w:r>
    </w:p>
    <w:p w:rsidR="00D54AC1" w:rsidRPr="00D54AC1" w:rsidRDefault="00D54AC1"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2590800" cy="2651168"/>
            <wp:effectExtent l="19050" t="0" r="0" b="0"/>
            <wp:docPr id="104" name="Picture 104" descr="Selecting Database First Approach in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electing Database First Approach in Entity Framework"/>
                    <pic:cNvPicPr>
                      <a:picLocks noChangeAspect="1" noChangeArrowheads="1"/>
                    </pic:cNvPicPr>
                  </pic:nvPicPr>
                  <pic:blipFill>
                    <a:blip r:embed="rId63"/>
                    <a:srcRect/>
                    <a:stretch>
                      <a:fillRect/>
                    </a:stretch>
                  </pic:blipFill>
                  <pic:spPr bwMode="auto">
                    <a:xfrm>
                      <a:off x="0" y="0"/>
                      <a:ext cx="2590800" cy="2651168"/>
                    </a:xfrm>
                    <a:prstGeom prst="rect">
                      <a:avLst/>
                    </a:prstGeom>
                    <a:noFill/>
                    <a:ln w="9525">
                      <a:noFill/>
                      <a:miter lim="800000"/>
                      <a:headEnd/>
                      <a:tailEnd/>
                    </a:ln>
                  </pic:spPr>
                </pic:pic>
              </a:graphicData>
            </a:graphic>
          </wp:inline>
        </w:drawing>
      </w:r>
    </w:p>
    <w:p w:rsidR="008803A2" w:rsidRDefault="008803A2" w:rsidP="0015081F">
      <w:pPr>
        <w:shd w:val="clear" w:color="auto" w:fill="FFFFFF"/>
        <w:spacing w:after="0" w:line="240" w:lineRule="auto"/>
        <w:textAlignment w:val="baseline"/>
        <w:outlineLvl w:val="4"/>
        <w:rPr>
          <w:rFonts w:ascii="Maiandra GD" w:eastAsia="Times New Roman" w:hAnsi="Maiandra GD" w:cs="Arial"/>
          <w:b/>
          <w:bCs/>
          <w:color w:val="000000"/>
        </w:rPr>
      </w:pPr>
    </w:p>
    <w:p w:rsidR="00D54AC1" w:rsidRPr="00D54AC1" w:rsidRDefault="00D54AC1"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lastRenderedPageBreak/>
        <w:t>Creating Database Connection:</w:t>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D54AC1">
        <w:rPr>
          <w:rFonts w:ascii="Maiandra GD" w:eastAsia="Times New Roman" w:hAnsi="Maiandra GD" w:cs="Arial"/>
          <w:color w:val="000000"/>
          <w:bdr w:val="none" w:sz="0" w:space="0" w:color="auto" w:frame="1"/>
        </w:rPr>
        <w:t>On “</w:t>
      </w:r>
      <w:r w:rsidRPr="00271522">
        <w:rPr>
          <w:rFonts w:ascii="Maiandra GD" w:eastAsia="Times New Roman" w:hAnsi="Maiandra GD" w:cs="Arial"/>
          <w:b/>
          <w:bCs/>
          <w:color w:val="000000"/>
        </w:rPr>
        <w:t>Choose your data connection screen</w:t>
      </w:r>
      <w:r w:rsidRPr="00D54AC1">
        <w:rPr>
          <w:rFonts w:ascii="Maiandra GD" w:eastAsia="Times New Roman" w:hAnsi="Maiandra GD" w:cs="Arial"/>
          <w:color w:val="000000"/>
          <w:bdr w:val="none" w:sz="0" w:space="0" w:color="auto" w:frame="1"/>
        </w:rPr>
        <w:t>” and click on the “</w:t>
      </w:r>
      <w:r w:rsidRPr="00271522">
        <w:rPr>
          <w:rFonts w:ascii="Maiandra GD" w:eastAsia="Times New Roman" w:hAnsi="Maiandra GD" w:cs="Arial"/>
          <w:b/>
          <w:bCs/>
          <w:color w:val="000000"/>
        </w:rPr>
        <w:t>New Connection</w:t>
      </w:r>
      <w:r w:rsidRPr="00D54AC1">
        <w:rPr>
          <w:rFonts w:ascii="Maiandra GD" w:eastAsia="Times New Roman" w:hAnsi="Maiandra GD" w:cs="Arial"/>
          <w:color w:val="000000"/>
          <w:bdr w:val="none" w:sz="0" w:space="0" w:color="auto" w:frame="1"/>
        </w:rPr>
        <w:t>” button which will open the connection properties window. Here, we are going to interact with the SQL Server database. So, from the Data Source select </w:t>
      </w:r>
      <w:r w:rsidRPr="00271522">
        <w:rPr>
          <w:rFonts w:ascii="Maiandra GD" w:eastAsia="Times New Roman" w:hAnsi="Maiandra GD" w:cs="Arial"/>
          <w:b/>
          <w:bCs/>
          <w:color w:val="000000"/>
        </w:rPr>
        <w:t>Microsoft SQL Server (SqlClient)</w:t>
      </w:r>
      <w:r w:rsidRPr="00D54AC1">
        <w:rPr>
          <w:rFonts w:ascii="Maiandra GD" w:eastAsia="Times New Roman" w:hAnsi="Maiandra GD" w:cs="Arial"/>
          <w:color w:val="000000"/>
          <w:bdr w:val="none" w:sz="0" w:space="0" w:color="auto" w:frame="1"/>
        </w:rPr>
        <w:t>. Provide your SQL Server name. Choose the Authentication type. Here, I am choosing </w:t>
      </w:r>
      <w:r w:rsidRPr="00271522">
        <w:rPr>
          <w:rFonts w:ascii="Maiandra GD" w:eastAsia="Times New Roman" w:hAnsi="Maiandra GD" w:cs="Arial"/>
          <w:b/>
          <w:bCs/>
          <w:color w:val="000000"/>
        </w:rPr>
        <w:t>Windows Authentication</w:t>
      </w:r>
      <w:r w:rsidRPr="00D54AC1">
        <w:rPr>
          <w:rFonts w:ascii="Maiandra GD" w:eastAsia="Times New Roman" w:hAnsi="Maiandra GD" w:cs="Arial"/>
          <w:color w:val="000000"/>
          <w:bdr w:val="none" w:sz="0" w:space="0" w:color="auto" w:frame="1"/>
        </w:rPr>
        <w:t>. Then select the database to which you are going to interact from the </w:t>
      </w:r>
      <w:r w:rsidRPr="00271522">
        <w:rPr>
          <w:rFonts w:ascii="Maiandra GD" w:eastAsia="Times New Roman" w:hAnsi="Maiandra GD" w:cs="Arial"/>
          <w:b/>
          <w:bCs/>
          <w:color w:val="000000"/>
        </w:rPr>
        <w:t>select or enter a database name</w:t>
      </w:r>
      <w:r w:rsidRPr="00D54AC1">
        <w:rPr>
          <w:rFonts w:ascii="Maiandra GD" w:eastAsia="Times New Roman" w:hAnsi="Maiandra GD" w:cs="Arial"/>
          <w:color w:val="000000"/>
          <w:bdr w:val="none" w:sz="0" w:space="0" w:color="auto" w:frame="1"/>
        </w:rPr>
        <w:t> drop-down list. Finally, click on the “</w:t>
      </w:r>
      <w:r w:rsidRPr="00271522">
        <w:rPr>
          <w:rFonts w:ascii="Maiandra GD" w:eastAsia="Times New Roman" w:hAnsi="Maiandra GD" w:cs="Arial"/>
          <w:b/>
          <w:bCs/>
          <w:color w:val="000000"/>
        </w:rPr>
        <w:t>OK</w:t>
      </w:r>
      <w:r w:rsidRPr="00D54AC1">
        <w:rPr>
          <w:rFonts w:ascii="Maiandra GD" w:eastAsia="Times New Roman" w:hAnsi="Maiandra GD" w:cs="Arial"/>
          <w:color w:val="000000"/>
          <w:bdr w:val="none" w:sz="0" w:space="0" w:color="auto" w:frame="1"/>
        </w:rPr>
        <w:t>” as shown below.</w:t>
      </w:r>
    </w:p>
    <w:p w:rsidR="00D54AC1" w:rsidRPr="00D54AC1" w:rsidRDefault="00D54AC1"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4102887" cy="5695950"/>
            <wp:effectExtent l="19050" t="0" r="0" b="0"/>
            <wp:docPr id="105" name="Picture 105" descr="Creating Database Connection in Entity Framework Database First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reating Database Connection in Entity Framework Database First Approach"/>
                    <pic:cNvPicPr>
                      <a:picLocks noChangeAspect="1" noChangeArrowheads="1"/>
                    </pic:cNvPicPr>
                  </pic:nvPicPr>
                  <pic:blipFill>
                    <a:blip r:embed="rId64"/>
                    <a:srcRect/>
                    <a:stretch>
                      <a:fillRect/>
                    </a:stretch>
                  </pic:blipFill>
                  <pic:spPr bwMode="auto">
                    <a:xfrm>
                      <a:off x="0" y="0"/>
                      <a:ext cx="4102887" cy="5695950"/>
                    </a:xfrm>
                    <a:prstGeom prst="rect">
                      <a:avLst/>
                    </a:prstGeom>
                    <a:noFill/>
                    <a:ln w="9525">
                      <a:noFill/>
                      <a:miter lim="800000"/>
                      <a:headEnd/>
                      <a:tailEnd/>
                    </a:ln>
                  </pic:spPr>
                </pic:pic>
              </a:graphicData>
            </a:graphic>
          </wp:inline>
        </w:drawing>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D54AC1">
        <w:rPr>
          <w:rFonts w:ascii="Maiandra GD" w:eastAsia="Times New Roman" w:hAnsi="Maiandra GD" w:cs="Arial"/>
          <w:color w:val="000000"/>
          <w:bdr w:val="none" w:sz="0" w:space="0" w:color="auto" w:frame="1"/>
        </w:rPr>
        <w:t>Then provide a meaningful connection string name such as “</w:t>
      </w:r>
      <w:r w:rsidRPr="00271522">
        <w:rPr>
          <w:rFonts w:ascii="Maiandra GD" w:eastAsia="Times New Roman" w:hAnsi="Maiandra GD" w:cs="Arial"/>
          <w:b/>
          <w:bCs/>
          <w:color w:val="000000"/>
        </w:rPr>
        <w:t>EmployeeDBContext</w:t>
      </w:r>
      <w:r w:rsidRPr="00D54AC1">
        <w:rPr>
          <w:rFonts w:ascii="Maiandra GD" w:eastAsia="Times New Roman" w:hAnsi="Maiandra GD" w:cs="Arial"/>
          <w:color w:val="000000"/>
          <w:bdr w:val="none" w:sz="0" w:space="0" w:color="auto" w:frame="1"/>
        </w:rPr>
        <w:t>” and click on the “</w:t>
      </w:r>
      <w:r w:rsidRPr="00271522">
        <w:rPr>
          <w:rFonts w:ascii="Maiandra GD" w:eastAsia="Times New Roman" w:hAnsi="Maiandra GD" w:cs="Arial"/>
          <w:b/>
          <w:bCs/>
          <w:color w:val="000000"/>
        </w:rPr>
        <w:t>Next</w:t>
      </w:r>
      <w:r w:rsidRPr="00D54AC1">
        <w:rPr>
          <w:rFonts w:ascii="Maiandra GD" w:eastAsia="Times New Roman" w:hAnsi="Maiandra GD" w:cs="Arial"/>
          <w:color w:val="000000"/>
          <w:bdr w:val="none" w:sz="0" w:space="0" w:color="auto" w:frame="1"/>
        </w:rPr>
        <w:t>” button as shown below.</w:t>
      </w:r>
    </w:p>
    <w:p w:rsidR="00D54AC1" w:rsidRPr="00D54AC1" w:rsidRDefault="00D54AC1"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lastRenderedPageBreak/>
        <w:drawing>
          <wp:inline distT="0" distB="0" distL="0" distR="0">
            <wp:extent cx="3460931" cy="3562350"/>
            <wp:effectExtent l="19050" t="0" r="6169" b="0"/>
            <wp:docPr id="106" name="Picture 106" descr="CRUD Operations using Entity Framework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RUD Operations using Entity Framework in ASP.NET MVC"/>
                    <pic:cNvPicPr>
                      <a:picLocks noChangeAspect="1" noChangeArrowheads="1"/>
                    </pic:cNvPicPr>
                  </pic:nvPicPr>
                  <pic:blipFill>
                    <a:blip r:embed="rId65"/>
                    <a:srcRect/>
                    <a:stretch>
                      <a:fillRect/>
                    </a:stretch>
                  </pic:blipFill>
                  <pic:spPr bwMode="auto">
                    <a:xfrm>
                      <a:off x="0" y="0"/>
                      <a:ext cx="3460931" cy="3562350"/>
                    </a:xfrm>
                    <a:prstGeom prst="rect">
                      <a:avLst/>
                    </a:prstGeom>
                    <a:noFill/>
                    <a:ln w="9525">
                      <a:noFill/>
                      <a:miter lim="800000"/>
                      <a:headEnd/>
                      <a:tailEnd/>
                    </a:ln>
                  </pic:spPr>
                </pic:pic>
              </a:graphicData>
            </a:graphic>
          </wp:inline>
        </w:drawing>
      </w:r>
    </w:p>
    <w:p w:rsidR="00D54AC1" w:rsidRPr="00D54AC1" w:rsidRDefault="00D54AC1"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Choose Entity Framework Version:</w:t>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D54AC1">
        <w:rPr>
          <w:rFonts w:ascii="Maiandra GD" w:eastAsia="Times New Roman" w:hAnsi="Maiandra GD" w:cs="Arial"/>
          <w:color w:val="000000"/>
          <w:bdr w:val="none" w:sz="0" w:space="0" w:color="auto" w:frame="1"/>
        </w:rPr>
        <w:t>Here, we are going to use Entity Framework 6. So, from the Choose Your Version screen, choose the </w:t>
      </w:r>
      <w:r w:rsidRPr="00271522">
        <w:rPr>
          <w:rFonts w:ascii="Maiandra GD" w:eastAsia="Times New Roman" w:hAnsi="Maiandra GD" w:cs="Arial"/>
          <w:b/>
          <w:bCs/>
          <w:color w:val="000000"/>
        </w:rPr>
        <w:t>Entity framework 6.x</w:t>
      </w:r>
      <w:proofErr w:type="gramStart"/>
      <w:r w:rsidRPr="00271522">
        <w:rPr>
          <w:rFonts w:ascii="Maiandra GD" w:eastAsia="Times New Roman" w:hAnsi="Maiandra GD" w:cs="Arial"/>
          <w:b/>
          <w:bCs/>
          <w:color w:val="000000"/>
        </w:rPr>
        <w:t> </w:t>
      </w:r>
      <w:r w:rsidRPr="00D54AC1">
        <w:rPr>
          <w:rFonts w:ascii="Maiandra GD" w:eastAsia="Times New Roman" w:hAnsi="Maiandra GD" w:cs="Arial"/>
          <w:color w:val="000000"/>
          <w:bdr w:val="none" w:sz="0" w:space="0" w:color="auto" w:frame="1"/>
        </w:rPr>
        <w:t> and</w:t>
      </w:r>
      <w:proofErr w:type="gramEnd"/>
      <w:r w:rsidRPr="00D54AC1">
        <w:rPr>
          <w:rFonts w:ascii="Maiandra GD" w:eastAsia="Times New Roman" w:hAnsi="Maiandra GD" w:cs="Arial"/>
          <w:color w:val="000000"/>
          <w:bdr w:val="none" w:sz="0" w:space="0" w:color="auto" w:frame="1"/>
        </w:rPr>
        <w:t xml:space="preserve"> click on the </w:t>
      </w:r>
      <w:r w:rsidRPr="00271522">
        <w:rPr>
          <w:rFonts w:ascii="Maiandra GD" w:eastAsia="Times New Roman" w:hAnsi="Maiandra GD" w:cs="Arial"/>
          <w:b/>
          <w:bCs/>
          <w:color w:val="000000"/>
        </w:rPr>
        <w:t>Next</w:t>
      </w:r>
      <w:r w:rsidRPr="00D54AC1">
        <w:rPr>
          <w:rFonts w:ascii="Maiandra GD" w:eastAsia="Times New Roman" w:hAnsi="Maiandra GD" w:cs="Arial"/>
          <w:color w:val="000000"/>
          <w:bdr w:val="none" w:sz="0" w:space="0" w:color="auto" w:frame="1"/>
        </w:rPr>
        <w:t> button as shown below.</w:t>
      </w:r>
    </w:p>
    <w:p w:rsidR="00D54AC1" w:rsidRPr="00D54AC1" w:rsidRDefault="00D54AC1"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2765497" cy="2857500"/>
            <wp:effectExtent l="19050" t="0" r="0" b="0"/>
            <wp:docPr id="107" name="Picture 107" descr="Selecting Entity Framework Version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electing Entity Framework Version in ASP.NET MVC Application"/>
                    <pic:cNvPicPr>
                      <a:picLocks noChangeAspect="1" noChangeArrowheads="1"/>
                    </pic:cNvPicPr>
                  </pic:nvPicPr>
                  <pic:blipFill>
                    <a:blip r:embed="rId66"/>
                    <a:srcRect/>
                    <a:stretch>
                      <a:fillRect/>
                    </a:stretch>
                  </pic:blipFill>
                  <pic:spPr bwMode="auto">
                    <a:xfrm>
                      <a:off x="0" y="0"/>
                      <a:ext cx="2765497" cy="2857500"/>
                    </a:xfrm>
                    <a:prstGeom prst="rect">
                      <a:avLst/>
                    </a:prstGeom>
                    <a:noFill/>
                    <a:ln w="9525">
                      <a:noFill/>
                      <a:miter lim="800000"/>
                      <a:headEnd/>
                      <a:tailEnd/>
                    </a:ln>
                  </pic:spPr>
                </pic:pic>
              </a:graphicData>
            </a:graphic>
          </wp:inline>
        </w:drawing>
      </w:r>
    </w:p>
    <w:p w:rsidR="00D54AC1" w:rsidRPr="00D54AC1" w:rsidRDefault="00D54AC1"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Selecting Database Objects and Settings:</w:t>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D54AC1">
        <w:rPr>
          <w:rFonts w:ascii="Maiandra GD" w:eastAsia="Times New Roman" w:hAnsi="Maiandra GD" w:cs="Arial"/>
          <w:color w:val="000000"/>
          <w:bdr w:val="none" w:sz="0" w:space="0" w:color="auto" w:frame="1"/>
        </w:rPr>
        <w:t>On “</w:t>
      </w:r>
      <w:r w:rsidRPr="00271522">
        <w:rPr>
          <w:rFonts w:ascii="Maiandra GD" w:eastAsia="Times New Roman" w:hAnsi="Maiandra GD" w:cs="Arial"/>
          <w:b/>
          <w:bCs/>
          <w:color w:val="000000"/>
        </w:rPr>
        <w:t>Choose your database objects and Settings</w:t>
      </w:r>
      <w:r w:rsidRPr="00D54AC1">
        <w:rPr>
          <w:rFonts w:ascii="Maiandra GD" w:eastAsia="Times New Roman" w:hAnsi="Maiandra GD" w:cs="Arial"/>
          <w:color w:val="000000"/>
          <w:bdr w:val="none" w:sz="0" w:space="0" w:color="auto" w:frame="1"/>
        </w:rPr>
        <w:t>” screen, expand the “</w:t>
      </w:r>
      <w:r w:rsidRPr="00271522">
        <w:rPr>
          <w:rFonts w:ascii="Maiandra GD" w:eastAsia="Times New Roman" w:hAnsi="Maiandra GD" w:cs="Arial"/>
          <w:b/>
          <w:bCs/>
          <w:color w:val="000000"/>
        </w:rPr>
        <w:t>Tables</w:t>
      </w:r>
      <w:r w:rsidRPr="00D54AC1">
        <w:rPr>
          <w:rFonts w:ascii="Maiandra GD" w:eastAsia="Times New Roman" w:hAnsi="Maiandra GD" w:cs="Arial"/>
          <w:color w:val="000000"/>
          <w:bdr w:val="none" w:sz="0" w:space="0" w:color="auto" w:frame="1"/>
        </w:rPr>
        <w:t>” and then select “</w:t>
      </w:r>
      <w:r w:rsidRPr="00271522">
        <w:rPr>
          <w:rFonts w:ascii="Maiandra GD" w:eastAsia="Times New Roman" w:hAnsi="Maiandra GD" w:cs="Arial"/>
          <w:b/>
          <w:bCs/>
          <w:color w:val="000000"/>
        </w:rPr>
        <w:t>Department</w:t>
      </w:r>
      <w:r w:rsidRPr="00D54AC1">
        <w:rPr>
          <w:rFonts w:ascii="Maiandra GD" w:eastAsia="Times New Roman" w:hAnsi="Maiandra GD" w:cs="Arial"/>
          <w:color w:val="000000"/>
          <w:bdr w:val="none" w:sz="0" w:space="0" w:color="auto" w:frame="1"/>
        </w:rPr>
        <w:t>” and “</w:t>
      </w:r>
      <w:r w:rsidRPr="00271522">
        <w:rPr>
          <w:rFonts w:ascii="Maiandra GD" w:eastAsia="Times New Roman" w:hAnsi="Maiandra GD" w:cs="Arial"/>
          <w:b/>
          <w:bCs/>
          <w:color w:val="000000"/>
        </w:rPr>
        <w:t>Employee</w:t>
      </w:r>
      <w:r w:rsidRPr="00D54AC1">
        <w:rPr>
          <w:rFonts w:ascii="Maiandra GD" w:eastAsia="Times New Roman" w:hAnsi="Maiandra GD" w:cs="Arial"/>
          <w:color w:val="000000"/>
          <w:bdr w:val="none" w:sz="0" w:space="0" w:color="auto" w:frame="1"/>
        </w:rPr>
        <w:t>” tables. Set Model Namespace as </w:t>
      </w:r>
      <w:r w:rsidRPr="00271522">
        <w:rPr>
          <w:rFonts w:ascii="Maiandra GD" w:eastAsia="Times New Roman" w:hAnsi="Maiandra GD" w:cs="Arial"/>
          <w:b/>
          <w:bCs/>
          <w:color w:val="000000"/>
        </w:rPr>
        <w:t>Models</w:t>
      </w:r>
      <w:r w:rsidRPr="00D54AC1">
        <w:rPr>
          <w:rFonts w:ascii="Maiandra GD" w:eastAsia="Times New Roman" w:hAnsi="Maiandra GD" w:cs="Arial"/>
          <w:color w:val="000000"/>
          <w:bdr w:val="none" w:sz="0" w:space="0" w:color="auto" w:frame="1"/>
        </w:rPr>
        <w:t> and click on the “</w:t>
      </w:r>
      <w:r w:rsidRPr="00271522">
        <w:rPr>
          <w:rFonts w:ascii="Maiandra GD" w:eastAsia="Times New Roman" w:hAnsi="Maiandra GD" w:cs="Arial"/>
          <w:b/>
          <w:bCs/>
          <w:color w:val="000000"/>
        </w:rPr>
        <w:t>Finish</w:t>
      </w:r>
      <w:r w:rsidRPr="00D54AC1">
        <w:rPr>
          <w:rFonts w:ascii="Maiandra GD" w:eastAsia="Times New Roman" w:hAnsi="Maiandra GD" w:cs="Arial"/>
          <w:color w:val="000000"/>
          <w:bdr w:val="none" w:sz="0" w:space="0" w:color="auto" w:frame="1"/>
        </w:rPr>
        <w:t>” button as shown in the below image.</w:t>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noProof/>
          <w:color w:val="212529"/>
          <w:bdr w:val="none" w:sz="0" w:space="0" w:color="auto" w:frame="1"/>
          <w:lang w:val="en-IN" w:eastAsia="en-IN"/>
        </w:rPr>
        <w:lastRenderedPageBreak/>
        <w:drawing>
          <wp:inline distT="0" distB="0" distL="0" distR="0">
            <wp:extent cx="2985024" cy="3514725"/>
            <wp:effectExtent l="19050" t="0" r="5826" b="0"/>
            <wp:docPr id="108" name="Picture 108" descr="Selecting Database Objects and Settings in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electing Database Objects and Settings in Entity Framework"/>
                    <pic:cNvPicPr>
                      <a:picLocks noChangeAspect="1" noChangeArrowheads="1"/>
                    </pic:cNvPicPr>
                  </pic:nvPicPr>
                  <pic:blipFill>
                    <a:blip r:embed="rId67"/>
                    <a:srcRect/>
                    <a:stretch>
                      <a:fillRect/>
                    </a:stretch>
                  </pic:blipFill>
                  <pic:spPr bwMode="auto">
                    <a:xfrm>
                      <a:off x="0" y="0"/>
                      <a:ext cx="2985024" cy="3514725"/>
                    </a:xfrm>
                    <a:prstGeom prst="rect">
                      <a:avLst/>
                    </a:prstGeom>
                    <a:noFill/>
                    <a:ln w="9525">
                      <a:noFill/>
                      <a:miter lim="800000"/>
                      <a:headEnd/>
                      <a:tailEnd/>
                    </a:ln>
                  </pic:spPr>
                </pic:pic>
              </a:graphicData>
            </a:graphic>
          </wp:inline>
        </w:drawing>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D54AC1">
        <w:rPr>
          <w:rFonts w:ascii="Maiandra GD" w:eastAsia="Times New Roman" w:hAnsi="Maiandra GD" w:cs="Arial"/>
          <w:color w:val="000000"/>
          <w:bdr w:val="none" w:sz="0" w:space="0" w:color="auto" w:frame="1"/>
        </w:rPr>
        <w:t>At this point, we should have Department</w:t>
      </w:r>
      <w:r w:rsidRPr="00271522">
        <w:rPr>
          <w:rFonts w:ascii="Maiandra GD" w:eastAsia="Times New Roman" w:hAnsi="Maiandra GD" w:cs="Arial"/>
          <w:b/>
          <w:bCs/>
          <w:color w:val="000000"/>
        </w:rPr>
        <w:t> </w:t>
      </w:r>
      <w:r w:rsidRPr="00D54AC1">
        <w:rPr>
          <w:rFonts w:ascii="Maiandra GD" w:eastAsia="Times New Roman" w:hAnsi="Maiandra GD" w:cs="Arial"/>
          <w:color w:val="000000"/>
          <w:bdr w:val="none" w:sz="0" w:space="0" w:color="auto" w:frame="1"/>
        </w:rPr>
        <w:t>and Employee entities generated as shown below.</w:t>
      </w:r>
    </w:p>
    <w:p w:rsidR="00D54AC1" w:rsidRPr="00D54AC1" w:rsidRDefault="00D54AC1"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2447925" cy="1607593"/>
            <wp:effectExtent l="19050" t="0" r="9525" b="0"/>
            <wp:docPr id="109" name="Picture 109" descr="CRUD Operations using Entity Framework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RUD Operations using Entity Framework in ASP.NET MVC Application"/>
                    <pic:cNvPicPr>
                      <a:picLocks noChangeAspect="1" noChangeArrowheads="1"/>
                    </pic:cNvPicPr>
                  </pic:nvPicPr>
                  <pic:blipFill>
                    <a:blip r:embed="rId68"/>
                    <a:srcRect/>
                    <a:stretch>
                      <a:fillRect/>
                    </a:stretch>
                  </pic:blipFill>
                  <pic:spPr bwMode="auto">
                    <a:xfrm>
                      <a:off x="0" y="0"/>
                      <a:ext cx="2447925" cy="1607593"/>
                    </a:xfrm>
                    <a:prstGeom prst="rect">
                      <a:avLst/>
                    </a:prstGeom>
                    <a:noFill/>
                    <a:ln w="9525">
                      <a:noFill/>
                      <a:miter lim="800000"/>
                      <a:headEnd/>
                      <a:tailEnd/>
                    </a:ln>
                  </pic:spPr>
                </pic:pic>
              </a:graphicData>
            </a:graphic>
          </wp:inline>
        </w:drawing>
      </w:r>
    </w:p>
    <w:p w:rsidR="00D54AC1" w:rsidRPr="00D54AC1" w:rsidRDefault="00D54AC1" w:rsidP="0015081F">
      <w:pPr>
        <w:shd w:val="clear" w:color="auto" w:fill="FFFFFF"/>
        <w:spacing w:after="0" w:line="240" w:lineRule="auto"/>
        <w:textAlignment w:val="baseline"/>
        <w:outlineLvl w:val="4"/>
        <w:rPr>
          <w:rFonts w:ascii="Maiandra GD" w:eastAsia="Times New Roman" w:hAnsi="Maiandra GD" w:cs="Segoe UI"/>
          <w:b/>
          <w:color w:val="3A3A3A"/>
        </w:rPr>
      </w:pPr>
      <w:r w:rsidRPr="00D54AC1">
        <w:rPr>
          <w:rFonts w:ascii="Maiandra GD" w:eastAsia="Times New Roman" w:hAnsi="Maiandra GD" w:cs="Arial"/>
          <w:b/>
          <w:color w:val="000000"/>
          <w:bdr w:val="none" w:sz="0" w:space="0" w:color="auto" w:frame="1"/>
        </w:rPr>
        <w:t>Creating MVC 5 Controller:</w:t>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D54AC1">
        <w:rPr>
          <w:rFonts w:ascii="Maiandra GD" w:eastAsia="Times New Roman" w:hAnsi="Maiandra GD" w:cs="Arial"/>
          <w:color w:val="000000"/>
          <w:bdr w:val="none" w:sz="0" w:space="0" w:color="auto" w:frame="1"/>
        </w:rPr>
        <w:t>Right-click on the “</w:t>
      </w:r>
      <w:r w:rsidRPr="00271522">
        <w:rPr>
          <w:rFonts w:ascii="Maiandra GD" w:eastAsia="Times New Roman" w:hAnsi="Maiandra GD" w:cs="Arial"/>
          <w:b/>
          <w:bCs/>
          <w:color w:val="000000"/>
        </w:rPr>
        <w:t>Controllers</w:t>
      </w:r>
      <w:r w:rsidRPr="00D54AC1">
        <w:rPr>
          <w:rFonts w:ascii="Maiandra GD" w:eastAsia="Times New Roman" w:hAnsi="Maiandra GD" w:cs="Arial"/>
          <w:color w:val="000000"/>
          <w:bdr w:val="none" w:sz="0" w:space="0" w:color="auto" w:frame="1"/>
        </w:rPr>
        <w:t>” folder and select </w:t>
      </w:r>
      <w:r w:rsidRPr="00271522">
        <w:rPr>
          <w:rFonts w:ascii="Maiandra GD" w:eastAsia="Times New Roman" w:hAnsi="Maiandra GD" w:cs="Arial"/>
          <w:b/>
          <w:bCs/>
          <w:color w:val="000000"/>
        </w:rPr>
        <w:t>Add – Controller</w:t>
      </w:r>
      <w:r w:rsidRPr="00D54AC1">
        <w:rPr>
          <w:rFonts w:ascii="Maiandra GD" w:eastAsia="Times New Roman" w:hAnsi="Maiandra GD" w:cs="Arial"/>
          <w:color w:val="000000"/>
          <w:bdr w:val="none" w:sz="0" w:space="0" w:color="auto" w:frame="1"/>
        </w:rPr>
        <w:t> from the context menu. Then select </w:t>
      </w:r>
      <w:r w:rsidRPr="00271522">
        <w:rPr>
          <w:rFonts w:ascii="Maiandra GD" w:eastAsia="Times New Roman" w:hAnsi="Maiandra GD" w:cs="Arial"/>
          <w:b/>
          <w:bCs/>
          <w:color w:val="000000"/>
        </w:rPr>
        <w:t>MVC 5 Controller with views, using Entity Framework</w:t>
      </w:r>
      <w:r w:rsidRPr="00D54AC1">
        <w:rPr>
          <w:rFonts w:ascii="Maiandra GD" w:eastAsia="Times New Roman" w:hAnsi="Maiandra GD" w:cs="Arial"/>
          <w:color w:val="000000"/>
          <w:bdr w:val="none" w:sz="0" w:space="0" w:color="auto" w:frame="1"/>
        </w:rPr>
        <w:t> and click on the </w:t>
      </w:r>
      <w:r w:rsidRPr="00271522">
        <w:rPr>
          <w:rFonts w:ascii="Maiandra GD" w:eastAsia="Times New Roman" w:hAnsi="Maiandra GD" w:cs="Arial"/>
          <w:b/>
          <w:bCs/>
          <w:color w:val="000000"/>
        </w:rPr>
        <w:t>Add</w:t>
      </w:r>
      <w:r w:rsidRPr="00D54AC1">
        <w:rPr>
          <w:rFonts w:ascii="Maiandra GD" w:eastAsia="Times New Roman" w:hAnsi="Maiandra GD" w:cs="Arial"/>
          <w:color w:val="000000"/>
          <w:bdr w:val="none" w:sz="0" w:space="0" w:color="auto" w:frame="1"/>
        </w:rPr>
        <w:t> button as shown in the below image.</w:t>
      </w:r>
    </w:p>
    <w:p w:rsidR="00D54AC1" w:rsidRPr="00D54AC1" w:rsidRDefault="00D54AC1"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lastRenderedPageBreak/>
        <w:drawing>
          <wp:inline distT="0" distB="0" distL="0" distR="0">
            <wp:extent cx="4132774" cy="2609850"/>
            <wp:effectExtent l="19050" t="0" r="1076" b="0"/>
            <wp:docPr id="110" name="Picture 110" descr="Creating MVC 5 Controller using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reating MVC 5 Controller using Entity Framework"/>
                    <pic:cNvPicPr>
                      <a:picLocks noChangeAspect="1" noChangeArrowheads="1"/>
                    </pic:cNvPicPr>
                  </pic:nvPicPr>
                  <pic:blipFill>
                    <a:blip r:embed="rId69"/>
                    <a:srcRect/>
                    <a:stretch>
                      <a:fillRect/>
                    </a:stretch>
                  </pic:blipFill>
                  <pic:spPr bwMode="auto">
                    <a:xfrm>
                      <a:off x="0" y="0"/>
                      <a:ext cx="4132774" cy="2609850"/>
                    </a:xfrm>
                    <a:prstGeom prst="rect">
                      <a:avLst/>
                    </a:prstGeom>
                    <a:noFill/>
                    <a:ln w="9525">
                      <a:noFill/>
                      <a:miter lim="800000"/>
                      <a:headEnd/>
                      <a:tailEnd/>
                    </a:ln>
                  </pic:spPr>
                </pic:pic>
              </a:graphicData>
            </a:graphic>
          </wp:inline>
        </w:drawing>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00"/>
        </w:rPr>
        <w:t>On the next screen set the below details</w:t>
      </w:r>
    </w:p>
    <w:p w:rsidR="00D54AC1" w:rsidRPr="00D54AC1" w:rsidRDefault="00D54AC1" w:rsidP="0015081F">
      <w:pPr>
        <w:numPr>
          <w:ilvl w:val="0"/>
          <w:numId w:val="12"/>
        </w:num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00"/>
        </w:rPr>
        <w:t>Model class = Employee (CRUD_Using_EF.Models)</w:t>
      </w:r>
    </w:p>
    <w:p w:rsidR="00D54AC1" w:rsidRPr="00D54AC1" w:rsidRDefault="00D54AC1" w:rsidP="0015081F">
      <w:pPr>
        <w:numPr>
          <w:ilvl w:val="0"/>
          <w:numId w:val="12"/>
        </w:num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00"/>
        </w:rPr>
        <w:t>Data Context Class = EmployeeDBContext(CRUD_Using_EF.Models)</w:t>
      </w:r>
    </w:p>
    <w:p w:rsidR="00D54AC1" w:rsidRPr="00D54AC1" w:rsidRDefault="00D54AC1" w:rsidP="0015081F">
      <w:pPr>
        <w:numPr>
          <w:ilvl w:val="0"/>
          <w:numId w:val="12"/>
        </w:num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00"/>
        </w:rPr>
        <w:t>Controller Name = EmployeeController</w:t>
      </w:r>
    </w:p>
    <w:p w:rsidR="00D54AC1" w:rsidRPr="00A10A5B" w:rsidRDefault="00D54AC1" w:rsidP="0015081F">
      <w:pPr>
        <w:numPr>
          <w:ilvl w:val="0"/>
          <w:numId w:val="12"/>
        </w:num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00"/>
        </w:rPr>
        <w:t>Rest values are as it is and click on the Add button as shown in the below image</w:t>
      </w:r>
    </w:p>
    <w:p w:rsidR="00A10A5B" w:rsidRPr="00D54AC1" w:rsidRDefault="00A10A5B" w:rsidP="0015081F">
      <w:pPr>
        <w:shd w:val="clear" w:color="auto" w:fill="FFFFFF"/>
        <w:spacing w:after="0" w:line="240" w:lineRule="auto"/>
        <w:ind w:left="720"/>
        <w:textAlignment w:val="baseline"/>
        <w:rPr>
          <w:rFonts w:ascii="Maiandra GD" w:eastAsia="Times New Roman" w:hAnsi="Maiandra GD" w:cs="Segoe UI"/>
          <w:color w:val="212529"/>
        </w:rPr>
      </w:pPr>
    </w:p>
    <w:p w:rsidR="00D54AC1" w:rsidRPr="00D54AC1" w:rsidRDefault="00D54AC1"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4595999" cy="3009900"/>
            <wp:effectExtent l="19050" t="0" r="0" b="0"/>
            <wp:docPr id="111" name="Picture 111" descr="Setting Controller Properties to Create Views and Act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etting Controller Properties to Create Views and Action Methods"/>
                    <pic:cNvPicPr>
                      <a:picLocks noChangeAspect="1" noChangeArrowheads="1"/>
                    </pic:cNvPicPr>
                  </pic:nvPicPr>
                  <pic:blipFill>
                    <a:blip r:embed="rId70"/>
                    <a:srcRect/>
                    <a:stretch>
                      <a:fillRect/>
                    </a:stretch>
                  </pic:blipFill>
                  <pic:spPr bwMode="auto">
                    <a:xfrm>
                      <a:off x="0" y="0"/>
                      <a:ext cx="4595999" cy="3009900"/>
                    </a:xfrm>
                    <a:prstGeom prst="rect">
                      <a:avLst/>
                    </a:prstGeom>
                    <a:noFill/>
                    <a:ln w="9525">
                      <a:noFill/>
                      <a:miter lim="800000"/>
                      <a:headEnd/>
                      <a:tailEnd/>
                    </a:ln>
                  </pic:spPr>
                </pic:pic>
              </a:graphicData>
            </a:graphic>
          </wp:inline>
        </w:drawing>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D54AC1">
        <w:rPr>
          <w:rFonts w:ascii="Maiandra GD" w:eastAsia="Times New Roman" w:hAnsi="Maiandra GD" w:cs="Arial"/>
          <w:color w:val="000000"/>
          <w:bdr w:val="none" w:sz="0" w:space="0" w:color="auto" w:frame="1"/>
        </w:rPr>
        <w:t>At this point, we should have the following files automatically added.</w:t>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271522">
        <w:rPr>
          <w:rFonts w:ascii="Maiandra GD" w:eastAsia="Times New Roman" w:hAnsi="Maiandra GD" w:cs="Arial"/>
          <w:b/>
          <w:bCs/>
          <w:color w:val="000000"/>
        </w:rPr>
        <w:t>EmployeeController.cs</w:t>
      </w:r>
      <w:r w:rsidRPr="00D54AC1">
        <w:rPr>
          <w:rFonts w:ascii="Maiandra GD" w:eastAsia="Times New Roman" w:hAnsi="Maiandra GD" w:cs="Arial"/>
          <w:color w:val="000000"/>
          <w:bdr w:val="none" w:sz="0" w:space="0" w:color="auto" w:frame="1"/>
        </w:rPr>
        <w:t> file in “</w:t>
      </w:r>
      <w:r w:rsidRPr="00271522">
        <w:rPr>
          <w:rFonts w:ascii="Maiandra GD" w:eastAsia="Times New Roman" w:hAnsi="Maiandra GD" w:cs="Arial"/>
          <w:b/>
          <w:bCs/>
          <w:color w:val="000000"/>
        </w:rPr>
        <w:t>Controllers</w:t>
      </w:r>
      <w:r w:rsidRPr="00D54AC1">
        <w:rPr>
          <w:rFonts w:ascii="Maiandra GD" w:eastAsia="Times New Roman" w:hAnsi="Maiandra GD" w:cs="Arial"/>
          <w:color w:val="000000"/>
          <w:bdr w:val="none" w:sz="0" w:space="0" w:color="auto" w:frame="1"/>
        </w:rPr>
        <w:t>” folder. </w:t>
      </w:r>
      <w:r w:rsidRPr="00271522">
        <w:rPr>
          <w:rFonts w:ascii="Maiandra GD" w:eastAsia="Times New Roman" w:hAnsi="Maiandra GD" w:cs="Arial"/>
          <w:b/>
          <w:bCs/>
          <w:color w:val="000000"/>
        </w:rPr>
        <w:t>Index, Create, Edit, Detail and Delete</w:t>
      </w:r>
      <w:r w:rsidRPr="00D54AC1">
        <w:rPr>
          <w:rFonts w:ascii="Maiandra GD" w:eastAsia="Times New Roman" w:hAnsi="Maiandra GD" w:cs="Arial"/>
          <w:color w:val="000000"/>
          <w:bdr w:val="none" w:sz="0" w:space="0" w:color="auto" w:frame="1"/>
        </w:rPr>
        <w:t> views in the “</w:t>
      </w:r>
      <w:r w:rsidRPr="00271522">
        <w:rPr>
          <w:rFonts w:ascii="Maiandra GD" w:eastAsia="Times New Roman" w:hAnsi="Maiandra GD" w:cs="Arial"/>
          <w:b/>
          <w:bCs/>
          <w:color w:val="000000"/>
        </w:rPr>
        <w:t>Employee</w:t>
      </w:r>
      <w:r w:rsidRPr="00D54AC1">
        <w:rPr>
          <w:rFonts w:ascii="Maiandra GD" w:eastAsia="Times New Roman" w:hAnsi="Maiandra GD" w:cs="Arial"/>
          <w:color w:val="000000"/>
          <w:bdr w:val="none" w:sz="0" w:space="0" w:color="auto" w:frame="1"/>
        </w:rPr>
        <w:t>” folder which is inside the Views folder.</w:t>
      </w:r>
    </w:p>
    <w:p w:rsidR="00A10A5B" w:rsidRDefault="00A10A5B" w:rsidP="0015081F">
      <w:pPr>
        <w:shd w:val="clear" w:color="auto" w:fill="FFFFFF"/>
        <w:spacing w:after="0" w:line="240" w:lineRule="auto"/>
        <w:textAlignment w:val="baseline"/>
        <w:outlineLvl w:val="4"/>
        <w:rPr>
          <w:rFonts w:ascii="Maiandra GD" w:eastAsia="Times New Roman" w:hAnsi="Maiandra GD" w:cs="Arial"/>
          <w:b/>
          <w:bCs/>
          <w:color w:val="000000"/>
        </w:rPr>
      </w:pPr>
    </w:p>
    <w:p w:rsidR="00D54AC1" w:rsidRPr="00D54AC1" w:rsidRDefault="00D54AC1" w:rsidP="0015081F">
      <w:pPr>
        <w:shd w:val="clear" w:color="auto" w:fill="FFFFFF"/>
        <w:spacing w:after="0" w:line="240" w:lineRule="auto"/>
        <w:textAlignment w:val="baseline"/>
        <w:outlineLvl w:val="4"/>
        <w:rPr>
          <w:rFonts w:ascii="Maiandra GD" w:eastAsia="Times New Roman" w:hAnsi="Maiandra GD" w:cs="Segoe UI"/>
          <w:color w:val="3A3A3A"/>
        </w:rPr>
      </w:pPr>
      <w:r w:rsidRPr="00271522">
        <w:rPr>
          <w:rFonts w:ascii="Maiandra GD" w:eastAsia="Times New Roman" w:hAnsi="Maiandra GD" w:cs="Arial"/>
          <w:b/>
          <w:bCs/>
          <w:color w:val="000000"/>
        </w:rPr>
        <w:t>Below is the EmployeeController code</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namespace</w:t>
      </w:r>
      <w:proofErr w:type="gramEnd"/>
      <w:r w:rsidRPr="00271522">
        <w:rPr>
          <w:rFonts w:ascii="Maiandra GD" w:eastAsia="Times New Roman" w:hAnsi="Maiandra GD" w:cs="Consolas"/>
          <w:b/>
          <w:bCs/>
          <w:color w:val="D171DD"/>
        </w:rPr>
        <w:t xml:space="preserve"> </w:t>
      </w:r>
      <w:r w:rsidRPr="00271522">
        <w:rPr>
          <w:rFonts w:ascii="Maiandra GD" w:eastAsia="Times New Roman" w:hAnsi="Maiandra GD" w:cs="Consolas"/>
          <w:i/>
          <w:iCs/>
          <w:color w:val="4284AE"/>
        </w:rPr>
        <w:t>CRUD_Using_EF.Controllers</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lastRenderedPageBreak/>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class</w:t>
      </w:r>
      <w:r w:rsidRPr="00271522">
        <w:rPr>
          <w:rFonts w:ascii="Maiandra GD" w:eastAsia="Times New Roman" w:hAnsi="Maiandra GD" w:cs="Consolas"/>
          <w:color w:val="CFD5E0"/>
        </w:rPr>
        <w:t xml:space="preserve"> EmployeeController : Controller</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private</w:t>
      </w:r>
      <w:proofErr w:type="gramEnd"/>
      <w:r w:rsidRPr="00271522">
        <w:rPr>
          <w:rFonts w:ascii="Maiandra GD" w:eastAsia="Times New Roman" w:hAnsi="Maiandra GD" w:cs="Consolas"/>
          <w:color w:val="CFD5E0"/>
        </w:rPr>
        <w:t xml:space="preserve"> EmployeeDBContext db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EmployeeDBContext</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6B7C8B"/>
        </w:rPr>
        <w:t>// GET: Employee</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ActionResult </w:t>
      </w:r>
      <w:r w:rsidRPr="00271522">
        <w:rPr>
          <w:rFonts w:ascii="Maiandra GD" w:eastAsia="Times New Roman" w:hAnsi="Maiandra GD" w:cs="Consolas"/>
          <w:color w:val="4284AE"/>
        </w:rPr>
        <w:t>Index</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D19252"/>
        </w:rPr>
        <w:t>var</w:t>
      </w:r>
      <w:proofErr w:type="gramEnd"/>
      <w:r w:rsidRPr="00271522">
        <w:rPr>
          <w:rFonts w:ascii="Maiandra GD" w:eastAsia="Times New Roman" w:hAnsi="Maiandra GD" w:cs="Consolas"/>
          <w:color w:val="CFD5E0"/>
        </w:rPr>
        <w:t xml:space="preserve"> employees = db.</w:t>
      </w:r>
      <w:r w:rsidRPr="00271522">
        <w:rPr>
          <w:rFonts w:ascii="Maiandra GD" w:eastAsia="Times New Roman" w:hAnsi="Maiandra GD" w:cs="Consolas"/>
          <w:color w:val="4284AE"/>
        </w:rPr>
        <w:t>Employees</w:t>
      </w:r>
      <w:r w:rsidRPr="00271522">
        <w:rPr>
          <w:rFonts w:ascii="Maiandra GD" w:eastAsia="Times New Roman" w:hAnsi="Maiandra GD" w:cs="Consolas"/>
          <w:color w:val="CFD5E0"/>
        </w:rPr>
        <w:t>.</w:t>
      </w:r>
      <w:r w:rsidRPr="00271522">
        <w:rPr>
          <w:rFonts w:ascii="Maiandra GD" w:eastAsia="Times New Roman" w:hAnsi="Maiandra GD" w:cs="Consolas"/>
          <w:color w:val="4284AE"/>
        </w:rPr>
        <w:t>Include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e =</w:t>
      </w:r>
      <w:r w:rsidRPr="00271522">
        <w:rPr>
          <w:rFonts w:ascii="Maiandra GD" w:eastAsia="Times New Roman" w:hAnsi="Maiandra GD" w:cs="Consolas"/>
          <w:b/>
          <w:bCs/>
          <w:color w:val="6B7C8B"/>
        </w:rPr>
        <w:t>&gt;</w:t>
      </w:r>
      <w:r w:rsidRPr="00271522">
        <w:rPr>
          <w:rFonts w:ascii="Maiandra GD" w:eastAsia="Times New Roman" w:hAnsi="Maiandra GD" w:cs="Consolas"/>
          <w:color w:val="CFD5E0"/>
        </w:rPr>
        <w:t xml:space="preserve"> e.</w:t>
      </w:r>
      <w:r w:rsidRPr="00271522">
        <w:rPr>
          <w:rFonts w:ascii="Maiandra GD" w:eastAsia="Times New Roman" w:hAnsi="Maiandra GD" w:cs="Consolas"/>
          <w:color w:val="4284AE"/>
        </w:rPr>
        <w:t>Department</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View</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employees.</w:t>
      </w:r>
      <w:r w:rsidRPr="00271522">
        <w:rPr>
          <w:rFonts w:ascii="Maiandra GD" w:eastAsia="Times New Roman" w:hAnsi="Maiandra GD" w:cs="Consolas"/>
          <w:color w:val="4284AE"/>
        </w:rPr>
        <w:t>ToList</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6B7C8B"/>
        </w:rPr>
        <w:t>// GET: Employee/Details/5</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ActionResult </w:t>
      </w:r>
      <w:r w:rsidRPr="00271522">
        <w:rPr>
          <w:rFonts w:ascii="Maiandra GD" w:eastAsia="Times New Roman" w:hAnsi="Maiandra GD" w:cs="Consolas"/>
          <w:color w:val="4284AE"/>
        </w:rPr>
        <w:t>Details</w:t>
      </w:r>
      <w:r w:rsidRPr="00271522">
        <w:rPr>
          <w:rFonts w:ascii="Maiandra GD" w:eastAsia="Times New Roman" w:hAnsi="Maiandra GD" w:cs="Consolas"/>
          <w:b/>
          <w:bCs/>
          <w:color w:val="6B7C8B"/>
        </w:rPr>
        <w:t>(</w:t>
      </w:r>
      <w:r w:rsidRPr="00271522">
        <w:rPr>
          <w:rFonts w:ascii="Maiandra GD" w:eastAsia="Times New Roman" w:hAnsi="Maiandra GD" w:cs="Consolas"/>
          <w:b/>
          <w:bCs/>
          <w:color w:val="D171DD"/>
        </w:rPr>
        <w:t>int</w:t>
      </w:r>
      <w:r w:rsidRPr="00271522">
        <w:rPr>
          <w:rFonts w:ascii="Maiandra GD" w:eastAsia="Times New Roman" w:hAnsi="Maiandra GD" w:cs="Consolas"/>
          <w:color w:val="CFD5E0"/>
        </w:rPr>
        <w:t>? id</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if</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 xml:space="preserve">id == </w:t>
      </w:r>
      <w:r w:rsidRPr="00271522">
        <w:rPr>
          <w:rFonts w:ascii="Maiandra GD" w:eastAsia="Times New Roman" w:hAnsi="Maiandra GD" w:cs="Consolas"/>
          <w:b/>
          <w:bCs/>
          <w:color w:val="D171DD"/>
        </w:rPr>
        <w:t>null</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HttpStatusCodeResult</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HttpStatusCode.</w:t>
      </w:r>
      <w:r w:rsidRPr="00271522">
        <w:rPr>
          <w:rFonts w:ascii="Maiandra GD" w:eastAsia="Times New Roman" w:hAnsi="Maiandra GD" w:cs="Consolas"/>
          <w:color w:val="4284AE"/>
        </w:rPr>
        <w:t>BadRequest</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Employee employee = </w:t>
      </w:r>
      <w:proofErr w:type="gramStart"/>
      <w:r w:rsidRPr="00271522">
        <w:rPr>
          <w:rFonts w:ascii="Maiandra GD" w:eastAsia="Times New Roman" w:hAnsi="Maiandra GD" w:cs="Consolas"/>
          <w:color w:val="CFD5E0"/>
        </w:rPr>
        <w:t>db.</w:t>
      </w:r>
      <w:r w:rsidRPr="00271522">
        <w:rPr>
          <w:rFonts w:ascii="Maiandra GD" w:eastAsia="Times New Roman" w:hAnsi="Maiandra GD" w:cs="Consolas"/>
          <w:color w:val="4284AE"/>
        </w:rPr>
        <w:t>Employees</w:t>
      </w:r>
      <w:r w:rsidRPr="00271522">
        <w:rPr>
          <w:rFonts w:ascii="Maiandra GD" w:eastAsia="Times New Roman" w:hAnsi="Maiandra GD" w:cs="Consolas"/>
          <w:color w:val="CFD5E0"/>
        </w:rPr>
        <w:t>.</w:t>
      </w:r>
      <w:r w:rsidRPr="00271522">
        <w:rPr>
          <w:rFonts w:ascii="Maiandra GD" w:eastAsia="Times New Roman" w:hAnsi="Maiandra GD" w:cs="Consolas"/>
          <w:color w:val="4284AE"/>
        </w:rPr>
        <w:t>Find</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id</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if</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 xml:space="preserve">employee == </w:t>
      </w:r>
      <w:r w:rsidRPr="00271522">
        <w:rPr>
          <w:rFonts w:ascii="Maiandra GD" w:eastAsia="Times New Roman" w:hAnsi="Maiandra GD" w:cs="Consolas"/>
          <w:b/>
          <w:bCs/>
          <w:color w:val="D171DD"/>
        </w:rPr>
        <w:t>null</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HttpNotFound</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View</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6B7C8B"/>
        </w:rPr>
        <w:t>// GET: Employee/Create</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ActionResult </w:t>
      </w:r>
      <w:r w:rsidRPr="00271522">
        <w:rPr>
          <w:rFonts w:ascii="Maiandra GD" w:eastAsia="Times New Roman" w:hAnsi="Maiandra GD" w:cs="Consolas"/>
          <w:color w:val="4284AE"/>
        </w:rPr>
        <w:t>Create</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ViewBag.</w:t>
      </w:r>
      <w:r w:rsidRPr="00271522">
        <w:rPr>
          <w:rFonts w:ascii="Maiandra GD" w:eastAsia="Times New Roman" w:hAnsi="Maiandra GD" w:cs="Consolas"/>
          <w:color w:val="4284AE"/>
        </w:rPr>
        <w:t>DepartmentId</w:t>
      </w:r>
      <w:r w:rsidRPr="00271522">
        <w:rPr>
          <w:rFonts w:ascii="Maiandra GD" w:eastAsia="Times New Roman" w:hAnsi="Maiandra GD" w:cs="Consolas"/>
          <w:color w:val="CFD5E0"/>
        </w:rPr>
        <w:t xml:space="preserve">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SelectList</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db.</w:t>
      </w:r>
      <w:r w:rsidRPr="00271522">
        <w:rPr>
          <w:rFonts w:ascii="Maiandra GD" w:eastAsia="Times New Roman" w:hAnsi="Maiandra GD" w:cs="Consolas"/>
          <w:color w:val="4284AE"/>
        </w:rPr>
        <w:t>Departments</w:t>
      </w:r>
      <w:r w:rsidRPr="00271522">
        <w:rPr>
          <w:rFonts w:ascii="Maiandra GD" w:eastAsia="Times New Roman" w:hAnsi="Maiandra GD" w:cs="Consolas"/>
          <w:color w:val="CFD5E0"/>
        </w:rPr>
        <w:t xml:space="preserve">, </w:t>
      </w:r>
      <w:r w:rsidRPr="00271522">
        <w:rPr>
          <w:rFonts w:ascii="Maiandra GD" w:eastAsia="Times New Roman" w:hAnsi="Maiandra GD" w:cs="Consolas"/>
          <w:color w:val="7CC379"/>
        </w:rPr>
        <w:t>"Id"</w:t>
      </w:r>
      <w:r w:rsidRPr="00271522">
        <w:rPr>
          <w:rFonts w:ascii="Maiandra GD" w:eastAsia="Times New Roman" w:hAnsi="Maiandra GD" w:cs="Consolas"/>
          <w:color w:val="CFD5E0"/>
        </w:rPr>
        <w:t xml:space="preserve">, </w:t>
      </w:r>
      <w:r w:rsidRPr="00271522">
        <w:rPr>
          <w:rFonts w:ascii="Maiandra GD" w:eastAsia="Times New Roman" w:hAnsi="Maiandra GD" w:cs="Consolas"/>
          <w:color w:val="7CC379"/>
        </w:rPr>
        <w:t>"Name"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View</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6B7C8B"/>
        </w:rPr>
        <w:t>// POST: Employee/Create</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6B7C8B"/>
        </w:rPr>
        <w:t xml:space="preserve">// </w:t>
      </w:r>
      <w:proofErr w:type="gramStart"/>
      <w:r w:rsidRPr="00271522">
        <w:rPr>
          <w:rFonts w:ascii="Maiandra GD" w:eastAsia="Times New Roman" w:hAnsi="Maiandra GD" w:cs="Consolas"/>
          <w:color w:val="6B7C8B"/>
        </w:rPr>
        <w:t>To</w:t>
      </w:r>
      <w:proofErr w:type="gramEnd"/>
      <w:r w:rsidRPr="00271522">
        <w:rPr>
          <w:rFonts w:ascii="Maiandra GD" w:eastAsia="Times New Roman" w:hAnsi="Maiandra GD" w:cs="Consolas"/>
          <w:color w:val="6B7C8B"/>
        </w:rPr>
        <w:t xml:space="preserve"> protect from overposting attacks, please enable the specific properties you want to bind to, for </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6B7C8B"/>
        </w:rPr>
        <w:lastRenderedPageBreak/>
        <w:t>// more details see http://go.microsoft.com/fwlink/?LinkId=317598.</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r w:rsidRPr="00271522">
        <w:rPr>
          <w:rFonts w:ascii="Maiandra GD" w:eastAsia="Times New Roman" w:hAnsi="Maiandra GD" w:cs="Consolas"/>
          <w:color w:val="CFD5E0"/>
        </w:rPr>
        <w:t>HttpPost</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r w:rsidRPr="00271522">
        <w:rPr>
          <w:rFonts w:ascii="Maiandra GD" w:eastAsia="Times New Roman" w:hAnsi="Maiandra GD" w:cs="Consolas"/>
          <w:color w:val="CFD5E0"/>
        </w:rPr>
        <w:t>ValidateAntiForgeryToken</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ActionResult </w:t>
      </w:r>
      <w:r w:rsidRPr="00271522">
        <w:rPr>
          <w:rFonts w:ascii="Maiandra GD" w:eastAsia="Times New Roman" w:hAnsi="Maiandra GD" w:cs="Consolas"/>
          <w:color w:val="4284AE"/>
        </w:rPr>
        <w:t>Create</w:t>
      </w:r>
      <w:r w:rsidRPr="00271522">
        <w:rPr>
          <w:rFonts w:ascii="Maiandra GD" w:eastAsia="Times New Roman" w:hAnsi="Maiandra GD" w:cs="Consolas"/>
          <w:b/>
          <w:bCs/>
          <w:color w:val="6B7C8B"/>
        </w:rPr>
        <w:t>([</w:t>
      </w:r>
      <w:r w:rsidRPr="00271522">
        <w:rPr>
          <w:rFonts w:ascii="Maiandra GD" w:eastAsia="Times New Roman" w:hAnsi="Maiandra GD" w:cs="Consolas"/>
          <w:color w:val="4284AE"/>
        </w:rPr>
        <w:t>Bind</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 xml:space="preserve">Include = </w:t>
      </w:r>
      <w:r w:rsidRPr="00271522">
        <w:rPr>
          <w:rFonts w:ascii="Maiandra GD" w:eastAsia="Times New Roman" w:hAnsi="Maiandra GD" w:cs="Consolas"/>
          <w:color w:val="7CC379"/>
        </w:rPr>
        <w:t>"EmployeeId,Name,Gender,City,Salary,DepartmentId"</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 xml:space="preserve"> Employee employee</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if</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ModelState.</w:t>
      </w:r>
      <w:r w:rsidRPr="00271522">
        <w:rPr>
          <w:rFonts w:ascii="Maiandra GD" w:eastAsia="Times New Roman" w:hAnsi="Maiandra GD" w:cs="Consolas"/>
          <w:color w:val="4284AE"/>
        </w:rPr>
        <w:t>IsValid</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db.</w:t>
      </w:r>
      <w:r w:rsidRPr="00271522">
        <w:rPr>
          <w:rFonts w:ascii="Maiandra GD" w:eastAsia="Times New Roman" w:hAnsi="Maiandra GD" w:cs="Consolas"/>
          <w:color w:val="4284AE"/>
        </w:rPr>
        <w:t>Employees</w:t>
      </w:r>
      <w:r w:rsidRPr="00271522">
        <w:rPr>
          <w:rFonts w:ascii="Maiandra GD" w:eastAsia="Times New Roman" w:hAnsi="Maiandra GD" w:cs="Consolas"/>
          <w:color w:val="CFD5E0"/>
        </w:rPr>
        <w:t>.</w:t>
      </w:r>
      <w:r w:rsidRPr="00271522">
        <w:rPr>
          <w:rFonts w:ascii="Maiandra GD" w:eastAsia="Times New Roman" w:hAnsi="Maiandra GD" w:cs="Consolas"/>
          <w:color w:val="4284AE"/>
        </w:rPr>
        <w:t>Add</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db.</w:t>
      </w:r>
      <w:r w:rsidRPr="00271522">
        <w:rPr>
          <w:rFonts w:ascii="Maiandra GD" w:eastAsia="Times New Roman" w:hAnsi="Maiandra GD" w:cs="Consolas"/>
          <w:color w:val="4284AE"/>
        </w:rPr>
        <w:t>SaveChanges</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RedirectToAction</w:t>
      </w:r>
      <w:r w:rsidRPr="00271522">
        <w:rPr>
          <w:rFonts w:ascii="Maiandra GD" w:eastAsia="Times New Roman" w:hAnsi="Maiandra GD" w:cs="Consolas"/>
          <w:b/>
          <w:bCs/>
          <w:color w:val="6B7C8B"/>
        </w:rPr>
        <w:t>(</w:t>
      </w:r>
      <w:r w:rsidRPr="00271522">
        <w:rPr>
          <w:rFonts w:ascii="Maiandra GD" w:eastAsia="Times New Roman" w:hAnsi="Maiandra GD" w:cs="Consolas"/>
          <w:color w:val="7CC379"/>
        </w:rPr>
        <w:t>"Index"</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ViewBag.</w:t>
      </w:r>
      <w:r w:rsidRPr="00271522">
        <w:rPr>
          <w:rFonts w:ascii="Maiandra GD" w:eastAsia="Times New Roman" w:hAnsi="Maiandra GD" w:cs="Consolas"/>
          <w:color w:val="4284AE"/>
        </w:rPr>
        <w:t>DepartmentId</w:t>
      </w:r>
      <w:r w:rsidRPr="00271522">
        <w:rPr>
          <w:rFonts w:ascii="Maiandra GD" w:eastAsia="Times New Roman" w:hAnsi="Maiandra GD" w:cs="Consolas"/>
          <w:color w:val="CFD5E0"/>
        </w:rPr>
        <w:t xml:space="preserve">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SelectList</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db.</w:t>
      </w:r>
      <w:r w:rsidRPr="00271522">
        <w:rPr>
          <w:rFonts w:ascii="Maiandra GD" w:eastAsia="Times New Roman" w:hAnsi="Maiandra GD" w:cs="Consolas"/>
          <w:color w:val="4284AE"/>
        </w:rPr>
        <w:t>Departments</w:t>
      </w:r>
      <w:r w:rsidRPr="00271522">
        <w:rPr>
          <w:rFonts w:ascii="Maiandra GD" w:eastAsia="Times New Roman" w:hAnsi="Maiandra GD" w:cs="Consolas"/>
          <w:color w:val="CFD5E0"/>
        </w:rPr>
        <w:t xml:space="preserve">, </w:t>
      </w:r>
      <w:r w:rsidRPr="00271522">
        <w:rPr>
          <w:rFonts w:ascii="Maiandra GD" w:eastAsia="Times New Roman" w:hAnsi="Maiandra GD" w:cs="Consolas"/>
          <w:color w:val="7CC379"/>
        </w:rPr>
        <w:t>"Id"</w:t>
      </w:r>
      <w:r w:rsidRPr="00271522">
        <w:rPr>
          <w:rFonts w:ascii="Maiandra GD" w:eastAsia="Times New Roman" w:hAnsi="Maiandra GD" w:cs="Consolas"/>
          <w:color w:val="CFD5E0"/>
        </w:rPr>
        <w:t xml:space="preserve">, </w:t>
      </w:r>
      <w:r w:rsidRPr="00271522">
        <w:rPr>
          <w:rFonts w:ascii="Maiandra GD" w:eastAsia="Times New Roman" w:hAnsi="Maiandra GD" w:cs="Consolas"/>
          <w:color w:val="7CC379"/>
        </w:rPr>
        <w:t>"Name"</w:t>
      </w:r>
      <w:r w:rsidRPr="00271522">
        <w:rPr>
          <w:rFonts w:ascii="Maiandra GD" w:eastAsia="Times New Roman" w:hAnsi="Maiandra GD" w:cs="Consolas"/>
          <w:color w:val="CFD5E0"/>
        </w:rPr>
        <w:t>, employee.</w:t>
      </w:r>
      <w:r w:rsidRPr="00271522">
        <w:rPr>
          <w:rFonts w:ascii="Maiandra GD" w:eastAsia="Times New Roman" w:hAnsi="Maiandra GD" w:cs="Consolas"/>
          <w:color w:val="4284AE"/>
        </w:rPr>
        <w:t>DepartmentId</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View</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6B7C8B"/>
        </w:rPr>
        <w:t>// GET: Employee/Edit/5</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ActionResult </w:t>
      </w:r>
      <w:r w:rsidRPr="00271522">
        <w:rPr>
          <w:rFonts w:ascii="Maiandra GD" w:eastAsia="Times New Roman" w:hAnsi="Maiandra GD" w:cs="Consolas"/>
          <w:color w:val="4284AE"/>
        </w:rPr>
        <w:t>Edit</w:t>
      </w:r>
      <w:r w:rsidRPr="00271522">
        <w:rPr>
          <w:rFonts w:ascii="Maiandra GD" w:eastAsia="Times New Roman" w:hAnsi="Maiandra GD" w:cs="Consolas"/>
          <w:b/>
          <w:bCs/>
          <w:color w:val="6B7C8B"/>
        </w:rPr>
        <w:t>(</w:t>
      </w:r>
      <w:r w:rsidRPr="00271522">
        <w:rPr>
          <w:rFonts w:ascii="Maiandra GD" w:eastAsia="Times New Roman" w:hAnsi="Maiandra GD" w:cs="Consolas"/>
          <w:b/>
          <w:bCs/>
          <w:color w:val="D171DD"/>
        </w:rPr>
        <w:t>int</w:t>
      </w:r>
      <w:r w:rsidRPr="00271522">
        <w:rPr>
          <w:rFonts w:ascii="Maiandra GD" w:eastAsia="Times New Roman" w:hAnsi="Maiandra GD" w:cs="Consolas"/>
          <w:color w:val="CFD5E0"/>
        </w:rPr>
        <w:t>? id</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if</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 xml:space="preserve">id == </w:t>
      </w:r>
      <w:r w:rsidRPr="00271522">
        <w:rPr>
          <w:rFonts w:ascii="Maiandra GD" w:eastAsia="Times New Roman" w:hAnsi="Maiandra GD" w:cs="Consolas"/>
          <w:b/>
          <w:bCs/>
          <w:color w:val="D171DD"/>
        </w:rPr>
        <w:t>null</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HttpStatusCodeResult</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HttpStatusCode.</w:t>
      </w:r>
      <w:r w:rsidRPr="00271522">
        <w:rPr>
          <w:rFonts w:ascii="Maiandra GD" w:eastAsia="Times New Roman" w:hAnsi="Maiandra GD" w:cs="Consolas"/>
          <w:color w:val="4284AE"/>
        </w:rPr>
        <w:t>BadRequest</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Employee employee = </w:t>
      </w:r>
      <w:proofErr w:type="gramStart"/>
      <w:r w:rsidRPr="00271522">
        <w:rPr>
          <w:rFonts w:ascii="Maiandra GD" w:eastAsia="Times New Roman" w:hAnsi="Maiandra GD" w:cs="Consolas"/>
          <w:color w:val="CFD5E0"/>
        </w:rPr>
        <w:t>db.</w:t>
      </w:r>
      <w:r w:rsidRPr="00271522">
        <w:rPr>
          <w:rFonts w:ascii="Maiandra GD" w:eastAsia="Times New Roman" w:hAnsi="Maiandra GD" w:cs="Consolas"/>
          <w:color w:val="4284AE"/>
        </w:rPr>
        <w:t>Employees</w:t>
      </w:r>
      <w:r w:rsidRPr="00271522">
        <w:rPr>
          <w:rFonts w:ascii="Maiandra GD" w:eastAsia="Times New Roman" w:hAnsi="Maiandra GD" w:cs="Consolas"/>
          <w:color w:val="CFD5E0"/>
        </w:rPr>
        <w:t>.</w:t>
      </w:r>
      <w:r w:rsidRPr="00271522">
        <w:rPr>
          <w:rFonts w:ascii="Maiandra GD" w:eastAsia="Times New Roman" w:hAnsi="Maiandra GD" w:cs="Consolas"/>
          <w:color w:val="4284AE"/>
        </w:rPr>
        <w:t>Find</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id</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if</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 xml:space="preserve">employee == </w:t>
      </w:r>
      <w:r w:rsidRPr="00271522">
        <w:rPr>
          <w:rFonts w:ascii="Maiandra GD" w:eastAsia="Times New Roman" w:hAnsi="Maiandra GD" w:cs="Consolas"/>
          <w:b/>
          <w:bCs/>
          <w:color w:val="D171DD"/>
        </w:rPr>
        <w:t>null</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HttpNotFound</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ViewBag.</w:t>
      </w:r>
      <w:r w:rsidRPr="00271522">
        <w:rPr>
          <w:rFonts w:ascii="Maiandra GD" w:eastAsia="Times New Roman" w:hAnsi="Maiandra GD" w:cs="Consolas"/>
          <w:color w:val="4284AE"/>
        </w:rPr>
        <w:t>DepartmentId</w:t>
      </w:r>
      <w:r w:rsidRPr="00271522">
        <w:rPr>
          <w:rFonts w:ascii="Maiandra GD" w:eastAsia="Times New Roman" w:hAnsi="Maiandra GD" w:cs="Consolas"/>
          <w:color w:val="CFD5E0"/>
        </w:rPr>
        <w:t xml:space="preserve">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SelectList</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db.</w:t>
      </w:r>
      <w:r w:rsidRPr="00271522">
        <w:rPr>
          <w:rFonts w:ascii="Maiandra GD" w:eastAsia="Times New Roman" w:hAnsi="Maiandra GD" w:cs="Consolas"/>
          <w:color w:val="4284AE"/>
        </w:rPr>
        <w:t>Departments</w:t>
      </w:r>
      <w:r w:rsidRPr="00271522">
        <w:rPr>
          <w:rFonts w:ascii="Maiandra GD" w:eastAsia="Times New Roman" w:hAnsi="Maiandra GD" w:cs="Consolas"/>
          <w:color w:val="CFD5E0"/>
        </w:rPr>
        <w:t xml:space="preserve">, </w:t>
      </w:r>
      <w:r w:rsidRPr="00271522">
        <w:rPr>
          <w:rFonts w:ascii="Maiandra GD" w:eastAsia="Times New Roman" w:hAnsi="Maiandra GD" w:cs="Consolas"/>
          <w:color w:val="7CC379"/>
        </w:rPr>
        <w:t>"Id"</w:t>
      </w:r>
      <w:r w:rsidRPr="00271522">
        <w:rPr>
          <w:rFonts w:ascii="Maiandra GD" w:eastAsia="Times New Roman" w:hAnsi="Maiandra GD" w:cs="Consolas"/>
          <w:color w:val="CFD5E0"/>
        </w:rPr>
        <w:t xml:space="preserve">, </w:t>
      </w:r>
      <w:r w:rsidRPr="00271522">
        <w:rPr>
          <w:rFonts w:ascii="Maiandra GD" w:eastAsia="Times New Roman" w:hAnsi="Maiandra GD" w:cs="Consolas"/>
          <w:color w:val="7CC379"/>
        </w:rPr>
        <w:t>"Name"</w:t>
      </w:r>
      <w:r w:rsidRPr="00271522">
        <w:rPr>
          <w:rFonts w:ascii="Maiandra GD" w:eastAsia="Times New Roman" w:hAnsi="Maiandra GD" w:cs="Consolas"/>
          <w:color w:val="CFD5E0"/>
        </w:rPr>
        <w:t>, employee.</w:t>
      </w:r>
      <w:r w:rsidRPr="00271522">
        <w:rPr>
          <w:rFonts w:ascii="Maiandra GD" w:eastAsia="Times New Roman" w:hAnsi="Maiandra GD" w:cs="Consolas"/>
          <w:color w:val="4284AE"/>
        </w:rPr>
        <w:t>DepartmentId</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View</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6B7C8B"/>
        </w:rPr>
        <w:t>// POST: Employee/Edit/5</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6B7C8B"/>
        </w:rPr>
        <w:lastRenderedPageBreak/>
        <w:t xml:space="preserve">// </w:t>
      </w:r>
      <w:proofErr w:type="gramStart"/>
      <w:r w:rsidRPr="00271522">
        <w:rPr>
          <w:rFonts w:ascii="Maiandra GD" w:eastAsia="Times New Roman" w:hAnsi="Maiandra GD" w:cs="Consolas"/>
          <w:color w:val="6B7C8B"/>
        </w:rPr>
        <w:t>To</w:t>
      </w:r>
      <w:proofErr w:type="gramEnd"/>
      <w:r w:rsidRPr="00271522">
        <w:rPr>
          <w:rFonts w:ascii="Maiandra GD" w:eastAsia="Times New Roman" w:hAnsi="Maiandra GD" w:cs="Consolas"/>
          <w:color w:val="6B7C8B"/>
        </w:rPr>
        <w:t xml:space="preserve"> protect from overposting attacks, please enable the specific properties you want to bind to, for </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6B7C8B"/>
        </w:rPr>
        <w:t>// more details see http://go.microsoft.com/fwlink/?LinkId=317598.</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r w:rsidRPr="00271522">
        <w:rPr>
          <w:rFonts w:ascii="Maiandra GD" w:eastAsia="Times New Roman" w:hAnsi="Maiandra GD" w:cs="Consolas"/>
          <w:color w:val="CFD5E0"/>
        </w:rPr>
        <w:t>HttpPost</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r w:rsidRPr="00271522">
        <w:rPr>
          <w:rFonts w:ascii="Maiandra GD" w:eastAsia="Times New Roman" w:hAnsi="Maiandra GD" w:cs="Consolas"/>
          <w:color w:val="CFD5E0"/>
        </w:rPr>
        <w:t>ValidateAntiForgeryToken</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ActionResult </w:t>
      </w:r>
      <w:r w:rsidRPr="00271522">
        <w:rPr>
          <w:rFonts w:ascii="Maiandra GD" w:eastAsia="Times New Roman" w:hAnsi="Maiandra GD" w:cs="Consolas"/>
          <w:color w:val="4284AE"/>
        </w:rPr>
        <w:t>Edit</w:t>
      </w:r>
      <w:r w:rsidRPr="00271522">
        <w:rPr>
          <w:rFonts w:ascii="Maiandra GD" w:eastAsia="Times New Roman" w:hAnsi="Maiandra GD" w:cs="Consolas"/>
          <w:b/>
          <w:bCs/>
          <w:color w:val="6B7C8B"/>
        </w:rPr>
        <w:t>([</w:t>
      </w:r>
      <w:r w:rsidRPr="00271522">
        <w:rPr>
          <w:rFonts w:ascii="Maiandra GD" w:eastAsia="Times New Roman" w:hAnsi="Maiandra GD" w:cs="Consolas"/>
          <w:color w:val="4284AE"/>
        </w:rPr>
        <w:t>Bind</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 xml:space="preserve">Include = </w:t>
      </w:r>
      <w:r w:rsidRPr="00271522">
        <w:rPr>
          <w:rFonts w:ascii="Maiandra GD" w:eastAsia="Times New Roman" w:hAnsi="Maiandra GD" w:cs="Consolas"/>
          <w:color w:val="7CC379"/>
        </w:rPr>
        <w:t>"EmployeeId,Name,Gender,City,Salary,DepartmentId"</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 xml:space="preserve"> Employee employee</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if</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ModelState.</w:t>
      </w:r>
      <w:r w:rsidRPr="00271522">
        <w:rPr>
          <w:rFonts w:ascii="Maiandra GD" w:eastAsia="Times New Roman" w:hAnsi="Maiandra GD" w:cs="Consolas"/>
          <w:color w:val="4284AE"/>
        </w:rPr>
        <w:t>IsValid</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db.</w:t>
      </w:r>
      <w:r w:rsidRPr="00271522">
        <w:rPr>
          <w:rFonts w:ascii="Maiandra GD" w:eastAsia="Times New Roman" w:hAnsi="Maiandra GD" w:cs="Consolas"/>
          <w:color w:val="4284AE"/>
        </w:rPr>
        <w:t>Entry</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r w:rsidRPr="00271522">
        <w:rPr>
          <w:rFonts w:ascii="Maiandra GD" w:eastAsia="Times New Roman" w:hAnsi="Maiandra GD" w:cs="Consolas"/>
          <w:color w:val="4284AE"/>
        </w:rPr>
        <w:t>State</w:t>
      </w:r>
      <w:r w:rsidRPr="00271522">
        <w:rPr>
          <w:rFonts w:ascii="Maiandra GD" w:eastAsia="Times New Roman" w:hAnsi="Maiandra GD" w:cs="Consolas"/>
          <w:color w:val="CFD5E0"/>
        </w:rPr>
        <w:t xml:space="preserve"> = EntityState.</w:t>
      </w:r>
      <w:r w:rsidRPr="00271522">
        <w:rPr>
          <w:rFonts w:ascii="Maiandra GD" w:eastAsia="Times New Roman" w:hAnsi="Maiandra GD" w:cs="Consolas"/>
          <w:color w:val="4284AE"/>
        </w:rPr>
        <w:t>Modified</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db.</w:t>
      </w:r>
      <w:r w:rsidRPr="00271522">
        <w:rPr>
          <w:rFonts w:ascii="Maiandra GD" w:eastAsia="Times New Roman" w:hAnsi="Maiandra GD" w:cs="Consolas"/>
          <w:color w:val="4284AE"/>
        </w:rPr>
        <w:t>SaveChanges</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RedirectToAction</w:t>
      </w:r>
      <w:r w:rsidRPr="00271522">
        <w:rPr>
          <w:rFonts w:ascii="Maiandra GD" w:eastAsia="Times New Roman" w:hAnsi="Maiandra GD" w:cs="Consolas"/>
          <w:b/>
          <w:bCs/>
          <w:color w:val="6B7C8B"/>
        </w:rPr>
        <w:t>(</w:t>
      </w:r>
      <w:r w:rsidRPr="00271522">
        <w:rPr>
          <w:rFonts w:ascii="Maiandra GD" w:eastAsia="Times New Roman" w:hAnsi="Maiandra GD" w:cs="Consolas"/>
          <w:color w:val="7CC379"/>
        </w:rPr>
        <w:t>"Index"</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ViewBag.</w:t>
      </w:r>
      <w:r w:rsidRPr="00271522">
        <w:rPr>
          <w:rFonts w:ascii="Maiandra GD" w:eastAsia="Times New Roman" w:hAnsi="Maiandra GD" w:cs="Consolas"/>
          <w:color w:val="4284AE"/>
        </w:rPr>
        <w:t>DepartmentId</w:t>
      </w:r>
      <w:r w:rsidRPr="00271522">
        <w:rPr>
          <w:rFonts w:ascii="Maiandra GD" w:eastAsia="Times New Roman" w:hAnsi="Maiandra GD" w:cs="Consolas"/>
          <w:color w:val="CFD5E0"/>
        </w:rPr>
        <w:t xml:space="preserve"> =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proofErr w:type="gramStart"/>
      <w:r w:rsidRPr="00271522">
        <w:rPr>
          <w:rFonts w:ascii="Maiandra GD" w:eastAsia="Times New Roman" w:hAnsi="Maiandra GD" w:cs="Consolas"/>
          <w:color w:val="4284AE"/>
        </w:rPr>
        <w:t>SelectList</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db.</w:t>
      </w:r>
      <w:r w:rsidRPr="00271522">
        <w:rPr>
          <w:rFonts w:ascii="Maiandra GD" w:eastAsia="Times New Roman" w:hAnsi="Maiandra GD" w:cs="Consolas"/>
          <w:color w:val="4284AE"/>
        </w:rPr>
        <w:t>Departments</w:t>
      </w:r>
      <w:r w:rsidRPr="00271522">
        <w:rPr>
          <w:rFonts w:ascii="Maiandra GD" w:eastAsia="Times New Roman" w:hAnsi="Maiandra GD" w:cs="Consolas"/>
          <w:color w:val="CFD5E0"/>
        </w:rPr>
        <w:t xml:space="preserve">, </w:t>
      </w:r>
      <w:r w:rsidRPr="00271522">
        <w:rPr>
          <w:rFonts w:ascii="Maiandra GD" w:eastAsia="Times New Roman" w:hAnsi="Maiandra GD" w:cs="Consolas"/>
          <w:color w:val="7CC379"/>
        </w:rPr>
        <w:t>"Id"</w:t>
      </w:r>
      <w:r w:rsidRPr="00271522">
        <w:rPr>
          <w:rFonts w:ascii="Maiandra GD" w:eastAsia="Times New Roman" w:hAnsi="Maiandra GD" w:cs="Consolas"/>
          <w:color w:val="CFD5E0"/>
        </w:rPr>
        <w:t xml:space="preserve">, </w:t>
      </w:r>
      <w:r w:rsidRPr="00271522">
        <w:rPr>
          <w:rFonts w:ascii="Maiandra GD" w:eastAsia="Times New Roman" w:hAnsi="Maiandra GD" w:cs="Consolas"/>
          <w:color w:val="7CC379"/>
        </w:rPr>
        <w:t>"Name"</w:t>
      </w:r>
      <w:r w:rsidRPr="00271522">
        <w:rPr>
          <w:rFonts w:ascii="Maiandra GD" w:eastAsia="Times New Roman" w:hAnsi="Maiandra GD" w:cs="Consolas"/>
          <w:color w:val="CFD5E0"/>
        </w:rPr>
        <w:t>, employee.</w:t>
      </w:r>
      <w:r w:rsidRPr="00271522">
        <w:rPr>
          <w:rFonts w:ascii="Maiandra GD" w:eastAsia="Times New Roman" w:hAnsi="Maiandra GD" w:cs="Consolas"/>
          <w:color w:val="4284AE"/>
        </w:rPr>
        <w:t>DepartmentId</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View</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6B7C8B"/>
        </w:rPr>
        <w:t>// GET: Employee/Delete/5</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ActionResult </w:t>
      </w:r>
      <w:r w:rsidRPr="00271522">
        <w:rPr>
          <w:rFonts w:ascii="Maiandra GD" w:eastAsia="Times New Roman" w:hAnsi="Maiandra GD" w:cs="Consolas"/>
          <w:color w:val="4284AE"/>
        </w:rPr>
        <w:t>Delete</w:t>
      </w:r>
      <w:r w:rsidRPr="00271522">
        <w:rPr>
          <w:rFonts w:ascii="Maiandra GD" w:eastAsia="Times New Roman" w:hAnsi="Maiandra GD" w:cs="Consolas"/>
          <w:b/>
          <w:bCs/>
          <w:color w:val="6B7C8B"/>
        </w:rPr>
        <w:t>(</w:t>
      </w:r>
      <w:r w:rsidRPr="00271522">
        <w:rPr>
          <w:rFonts w:ascii="Maiandra GD" w:eastAsia="Times New Roman" w:hAnsi="Maiandra GD" w:cs="Consolas"/>
          <w:b/>
          <w:bCs/>
          <w:color w:val="D171DD"/>
        </w:rPr>
        <w:t>int</w:t>
      </w:r>
      <w:r w:rsidRPr="00271522">
        <w:rPr>
          <w:rFonts w:ascii="Maiandra GD" w:eastAsia="Times New Roman" w:hAnsi="Maiandra GD" w:cs="Consolas"/>
          <w:color w:val="CFD5E0"/>
        </w:rPr>
        <w:t>? id</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if</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 xml:space="preserve">id == </w:t>
      </w:r>
      <w:r w:rsidRPr="00271522">
        <w:rPr>
          <w:rFonts w:ascii="Maiandra GD" w:eastAsia="Times New Roman" w:hAnsi="Maiandra GD" w:cs="Consolas"/>
          <w:b/>
          <w:bCs/>
          <w:color w:val="D171DD"/>
        </w:rPr>
        <w:t>null</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new</w:t>
      </w:r>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HttpStatusCodeResult</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HttpStatusCode.</w:t>
      </w:r>
      <w:r w:rsidRPr="00271522">
        <w:rPr>
          <w:rFonts w:ascii="Maiandra GD" w:eastAsia="Times New Roman" w:hAnsi="Maiandra GD" w:cs="Consolas"/>
          <w:color w:val="4284AE"/>
        </w:rPr>
        <w:t>BadRequest</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Employee employee = </w:t>
      </w:r>
      <w:proofErr w:type="gramStart"/>
      <w:r w:rsidRPr="00271522">
        <w:rPr>
          <w:rFonts w:ascii="Maiandra GD" w:eastAsia="Times New Roman" w:hAnsi="Maiandra GD" w:cs="Consolas"/>
          <w:color w:val="CFD5E0"/>
        </w:rPr>
        <w:t>db.</w:t>
      </w:r>
      <w:r w:rsidRPr="00271522">
        <w:rPr>
          <w:rFonts w:ascii="Maiandra GD" w:eastAsia="Times New Roman" w:hAnsi="Maiandra GD" w:cs="Consolas"/>
          <w:color w:val="4284AE"/>
        </w:rPr>
        <w:t>Employees</w:t>
      </w:r>
      <w:r w:rsidRPr="00271522">
        <w:rPr>
          <w:rFonts w:ascii="Maiandra GD" w:eastAsia="Times New Roman" w:hAnsi="Maiandra GD" w:cs="Consolas"/>
          <w:color w:val="CFD5E0"/>
        </w:rPr>
        <w:t>.</w:t>
      </w:r>
      <w:r w:rsidRPr="00271522">
        <w:rPr>
          <w:rFonts w:ascii="Maiandra GD" w:eastAsia="Times New Roman" w:hAnsi="Maiandra GD" w:cs="Consolas"/>
          <w:color w:val="4284AE"/>
        </w:rPr>
        <w:t>Find</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id</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if</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 xml:space="preserve">employee == </w:t>
      </w:r>
      <w:r w:rsidRPr="00271522">
        <w:rPr>
          <w:rFonts w:ascii="Maiandra GD" w:eastAsia="Times New Roman" w:hAnsi="Maiandra GD" w:cs="Consolas"/>
          <w:b/>
          <w:bCs/>
          <w:color w:val="D171DD"/>
        </w:rPr>
        <w:t>null</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HttpNotFound</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View</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6B7C8B"/>
        </w:rPr>
        <w:t>// POST: Employee/Delete/5</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lastRenderedPageBreak/>
        <w:t>[</w:t>
      </w:r>
      <w:r w:rsidRPr="00271522">
        <w:rPr>
          <w:rFonts w:ascii="Maiandra GD" w:eastAsia="Times New Roman" w:hAnsi="Maiandra GD" w:cs="Consolas"/>
          <w:color w:val="CFD5E0"/>
        </w:rPr>
        <w:t xml:space="preserve">HttpPost, </w:t>
      </w:r>
      <w:proofErr w:type="gramStart"/>
      <w:r w:rsidRPr="00271522">
        <w:rPr>
          <w:rFonts w:ascii="Maiandra GD" w:eastAsia="Times New Roman" w:hAnsi="Maiandra GD" w:cs="Consolas"/>
          <w:color w:val="4284AE"/>
        </w:rPr>
        <w:t>ActionName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7CC379"/>
        </w:rPr>
        <w:t>"Delete"</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r w:rsidRPr="00271522">
        <w:rPr>
          <w:rFonts w:ascii="Maiandra GD" w:eastAsia="Times New Roman" w:hAnsi="Maiandra GD" w:cs="Consolas"/>
          <w:color w:val="CFD5E0"/>
        </w:rPr>
        <w:t>ValidateAntiForgeryToken</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public</w:t>
      </w:r>
      <w:proofErr w:type="gramEnd"/>
      <w:r w:rsidRPr="00271522">
        <w:rPr>
          <w:rFonts w:ascii="Maiandra GD" w:eastAsia="Times New Roman" w:hAnsi="Maiandra GD" w:cs="Consolas"/>
          <w:color w:val="CFD5E0"/>
        </w:rPr>
        <w:t xml:space="preserve"> ActionResult </w:t>
      </w:r>
      <w:r w:rsidRPr="00271522">
        <w:rPr>
          <w:rFonts w:ascii="Maiandra GD" w:eastAsia="Times New Roman" w:hAnsi="Maiandra GD" w:cs="Consolas"/>
          <w:color w:val="4284AE"/>
        </w:rPr>
        <w:t>DeleteConfirmed</w:t>
      </w:r>
      <w:r w:rsidRPr="00271522">
        <w:rPr>
          <w:rFonts w:ascii="Maiandra GD" w:eastAsia="Times New Roman" w:hAnsi="Maiandra GD" w:cs="Consolas"/>
          <w:b/>
          <w:bCs/>
          <w:color w:val="6B7C8B"/>
        </w:rPr>
        <w:t>(</w:t>
      </w:r>
      <w:r w:rsidRPr="00271522">
        <w:rPr>
          <w:rFonts w:ascii="Maiandra GD" w:eastAsia="Times New Roman" w:hAnsi="Maiandra GD" w:cs="Consolas"/>
          <w:b/>
          <w:bCs/>
          <w:color w:val="D171DD"/>
        </w:rPr>
        <w:t>int</w:t>
      </w:r>
      <w:r w:rsidRPr="00271522">
        <w:rPr>
          <w:rFonts w:ascii="Maiandra GD" w:eastAsia="Times New Roman" w:hAnsi="Maiandra GD" w:cs="Consolas"/>
          <w:color w:val="CFD5E0"/>
        </w:rPr>
        <w:t xml:space="preserve"> id</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color w:val="CFD5E0"/>
        </w:rPr>
        <w:t xml:space="preserve">Employee employee = </w:t>
      </w:r>
      <w:proofErr w:type="gramStart"/>
      <w:r w:rsidRPr="00271522">
        <w:rPr>
          <w:rFonts w:ascii="Maiandra GD" w:eastAsia="Times New Roman" w:hAnsi="Maiandra GD" w:cs="Consolas"/>
          <w:color w:val="CFD5E0"/>
        </w:rPr>
        <w:t>db.</w:t>
      </w:r>
      <w:r w:rsidRPr="00271522">
        <w:rPr>
          <w:rFonts w:ascii="Maiandra GD" w:eastAsia="Times New Roman" w:hAnsi="Maiandra GD" w:cs="Consolas"/>
          <w:color w:val="4284AE"/>
        </w:rPr>
        <w:t>Employees</w:t>
      </w:r>
      <w:r w:rsidRPr="00271522">
        <w:rPr>
          <w:rFonts w:ascii="Maiandra GD" w:eastAsia="Times New Roman" w:hAnsi="Maiandra GD" w:cs="Consolas"/>
          <w:color w:val="CFD5E0"/>
        </w:rPr>
        <w:t>.</w:t>
      </w:r>
      <w:r w:rsidRPr="00271522">
        <w:rPr>
          <w:rFonts w:ascii="Maiandra GD" w:eastAsia="Times New Roman" w:hAnsi="Maiandra GD" w:cs="Consolas"/>
          <w:color w:val="4284AE"/>
        </w:rPr>
        <w:t>Find</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id</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db.</w:t>
      </w:r>
      <w:r w:rsidRPr="00271522">
        <w:rPr>
          <w:rFonts w:ascii="Maiandra GD" w:eastAsia="Times New Roman" w:hAnsi="Maiandra GD" w:cs="Consolas"/>
          <w:color w:val="4284AE"/>
        </w:rPr>
        <w:t>Employees</w:t>
      </w:r>
      <w:r w:rsidRPr="00271522">
        <w:rPr>
          <w:rFonts w:ascii="Maiandra GD" w:eastAsia="Times New Roman" w:hAnsi="Maiandra GD" w:cs="Consolas"/>
          <w:color w:val="CFD5E0"/>
        </w:rPr>
        <w:t>.</w:t>
      </w:r>
      <w:r w:rsidRPr="00271522">
        <w:rPr>
          <w:rFonts w:ascii="Maiandra GD" w:eastAsia="Times New Roman" w:hAnsi="Maiandra GD" w:cs="Consolas"/>
          <w:color w:val="4284AE"/>
        </w:rPr>
        <w:t>Remove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employee</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db.</w:t>
      </w:r>
      <w:r w:rsidRPr="00271522">
        <w:rPr>
          <w:rFonts w:ascii="Maiandra GD" w:eastAsia="Times New Roman" w:hAnsi="Maiandra GD" w:cs="Consolas"/>
          <w:color w:val="4284AE"/>
        </w:rPr>
        <w:t>SaveChanges</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return</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RedirectToAction</w:t>
      </w:r>
      <w:r w:rsidRPr="00271522">
        <w:rPr>
          <w:rFonts w:ascii="Maiandra GD" w:eastAsia="Times New Roman" w:hAnsi="Maiandra GD" w:cs="Consolas"/>
          <w:b/>
          <w:bCs/>
          <w:color w:val="6B7C8B"/>
        </w:rPr>
        <w:t>(</w:t>
      </w:r>
      <w:r w:rsidRPr="00271522">
        <w:rPr>
          <w:rFonts w:ascii="Maiandra GD" w:eastAsia="Times New Roman" w:hAnsi="Maiandra GD" w:cs="Consolas"/>
          <w:color w:val="7CC379"/>
        </w:rPr>
        <w:t>"Index"</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protected</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override</w:t>
      </w:r>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D171DD"/>
        </w:rPr>
        <w:t>void</w:t>
      </w:r>
      <w:r w:rsidRPr="00271522">
        <w:rPr>
          <w:rFonts w:ascii="Maiandra GD" w:eastAsia="Times New Roman" w:hAnsi="Maiandra GD" w:cs="Consolas"/>
          <w:color w:val="CFD5E0"/>
        </w:rPr>
        <w:t xml:space="preserve"> </w:t>
      </w:r>
      <w:r w:rsidRPr="00271522">
        <w:rPr>
          <w:rFonts w:ascii="Maiandra GD" w:eastAsia="Times New Roman" w:hAnsi="Maiandra GD" w:cs="Consolas"/>
          <w:color w:val="4284AE"/>
        </w:rPr>
        <w:t>Dispose</w:t>
      </w:r>
      <w:r w:rsidRPr="00271522">
        <w:rPr>
          <w:rFonts w:ascii="Maiandra GD" w:eastAsia="Times New Roman" w:hAnsi="Maiandra GD" w:cs="Consolas"/>
          <w:b/>
          <w:bCs/>
          <w:color w:val="6B7C8B"/>
        </w:rPr>
        <w:t>(</w:t>
      </w:r>
      <w:r w:rsidRPr="00271522">
        <w:rPr>
          <w:rFonts w:ascii="Maiandra GD" w:eastAsia="Times New Roman" w:hAnsi="Maiandra GD" w:cs="Consolas"/>
          <w:b/>
          <w:bCs/>
          <w:color w:val="D171DD"/>
        </w:rPr>
        <w:t>bool</w:t>
      </w:r>
      <w:r w:rsidRPr="00271522">
        <w:rPr>
          <w:rFonts w:ascii="Maiandra GD" w:eastAsia="Times New Roman" w:hAnsi="Maiandra GD" w:cs="Consolas"/>
          <w:color w:val="CFD5E0"/>
        </w:rPr>
        <w:t xml:space="preserve"> disposing</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if</w:t>
      </w:r>
      <w:proofErr w:type="gramEnd"/>
      <w:r w:rsidRPr="00271522">
        <w:rPr>
          <w:rFonts w:ascii="Maiandra GD" w:eastAsia="Times New Roman" w:hAnsi="Maiandra GD" w:cs="Consolas"/>
          <w:color w:val="CFD5E0"/>
        </w:rPr>
        <w:t xml:space="preserve"> </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disposing</w:t>
      </w: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color w:val="CFD5E0"/>
        </w:rPr>
        <w:t>db.</w:t>
      </w:r>
      <w:r w:rsidRPr="00271522">
        <w:rPr>
          <w:rFonts w:ascii="Maiandra GD" w:eastAsia="Times New Roman" w:hAnsi="Maiandra GD" w:cs="Consolas"/>
          <w:color w:val="4284AE"/>
        </w:rPr>
        <w:t>Dispose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proofErr w:type="gramStart"/>
      <w:r w:rsidRPr="00271522">
        <w:rPr>
          <w:rFonts w:ascii="Maiandra GD" w:eastAsia="Times New Roman" w:hAnsi="Maiandra GD" w:cs="Consolas"/>
          <w:b/>
          <w:bCs/>
          <w:color w:val="D171DD"/>
        </w:rPr>
        <w:t>base</w:t>
      </w:r>
      <w:r w:rsidRPr="00271522">
        <w:rPr>
          <w:rFonts w:ascii="Maiandra GD" w:eastAsia="Times New Roman" w:hAnsi="Maiandra GD" w:cs="Consolas"/>
          <w:color w:val="CFD5E0"/>
        </w:rPr>
        <w:t>.</w:t>
      </w:r>
      <w:r w:rsidRPr="00271522">
        <w:rPr>
          <w:rFonts w:ascii="Maiandra GD" w:eastAsia="Times New Roman" w:hAnsi="Maiandra GD" w:cs="Consolas"/>
          <w:color w:val="4284AE"/>
        </w:rPr>
        <w:t>Dispose</w:t>
      </w:r>
      <w:r w:rsidRPr="00271522">
        <w:rPr>
          <w:rFonts w:ascii="Maiandra GD" w:eastAsia="Times New Roman" w:hAnsi="Maiandra GD" w:cs="Consolas"/>
          <w:b/>
          <w:bCs/>
          <w:color w:val="6B7C8B"/>
        </w:rPr>
        <w:t>(</w:t>
      </w:r>
      <w:proofErr w:type="gramEnd"/>
      <w:r w:rsidRPr="00271522">
        <w:rPr>
          <w:rFonts w:ascii="Maiandra GD" w:eastAsia="Times New Roman" w:hAnsi="Maiandra GD" w:cs="Consolas"/>
          <w:color w:val="CFD5E0"/>
        </w:rPr>
        <w:t>disposing</w:t>
      </w:r>
      <w:r w:rsidRPr="00271522">
        <w:rPr>
          <w:rFonts w:ascii="Maiandra GD" w:eastAsia="Times New Roman" w:hAnsi="Maiandra GD" w:cs="Consolas"/>
          <w:b/>
          <w:bCs/>
          <w:color w:val="6B7C8B"/>
        </w:rPr>
        <w:t>)</w:t>
      </w:r>
      <w:r w:rsidRPr="00271522">
        <w:rPr>
          <w:rFonts w:ascii="Maiandra GD" w:eastAsia="Times New Roman" w:hAnsi="Maiandra GD" w:cs="Consolas"/>
          <w:color w:val="CFD5E0"/>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after="0"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D54AC1" w:rsidRPr="00D54AC1" w:rsidRDefault="00D54AC1" w:rsidP="0015081F">
      <w:pPr>
        <w:shd w:val="clear" w:color="auto" w:fill="272B33"/>
        <w:spacing w:line="384" w:lineRule="atLeast"/>
        <w:textAlignment w:val="baseline"/>
        <w:rPr>
          <w:rFonts w:ascii="Maiandra GD" w:eastAsia="Times New Roman" w:hAnsi="Maiandra GD" w:cs="Consolas"/>
          <w:color w:val="596174"/>
        </w:rPr>
      </w:pPr>
      <w:r w:rsidRPr="00271522">
        <w:rPr>
          <w:rFonts w:ascii="Maiandra GD" w:eastAsia="Times New Roman" w:hAnsi="Maiandra GD" w:cs="Consolas"/>
          <w:b/>
          <w:bCs/>
          <w:color w:val="6B7C8B"/>
        </w:rPr>
        <w:t>}</w:t>
      </w:r>
    </w:p>
    <w:p w:rsidR="00A10A5B" w:rsidRDefault="00A10A5B" w:rsidP="0015081F">
      <w:pPr>
        <w:shd w:val="clear" w:color="auto" w:fill="FFFFFF"/>
        <w:spacing w:after="0" w:line="240" w:lineRule="auto"/>
        <w:textAlignment w:val="baseline"/>
        <w:rPr>
          <w:rFonts w:ascii="Maiandra GD" w:eastAsia="Times New Roman" w:hAnsi="Maiandra GD" w:cs="Arial"/>
          <w:color w:val="000000"/>
          <w:bdr w:val="none" w:sz="0" w:space="0" w:color="auto" w:frame="1"/>
        </w:rPr>
      </w:pP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D54AC1">
        <w:rPr>
          <w:rFonts w:ascii="Maiandra GD" w:eastAsia="Times New Roman" w:hAnsi="Maiandra GD" w:cs="Arial"/>
          <w:color w:val="000000"/>
          <w:bdr w:val="none" w:sz="0" w:space="0" w:color="auto" w:frame="1"/>
        </w:rPr>
        <w:t>At this point if you run the application you will get an error stating – </w:t>
      </w:r>
      <w:r w:rsidRPr="00271522">
        <w:rPr>
          <w:rFonts w:ascii="Maiandra GD" w:eastAsia="Times New Roman" w:hAnsi="Maiandra GD" w:cs="Arial"/>
          <w:b/>
          <w:bCs/>
          <w:color w:val="FF0000"/>
        </w:rPr>
        <w:t>The resource cannot be found</w:t>
      </w:r>
      <w:r w:rsidRPr="00D54AC1">
        <w:rPr>
          <w:rFonts w:ascii="Maiandra GD" w:eastAsia="Times New Roman" w:hAnsi="Maiandra GD" w:cs="Arial"/>
          <w:color w:val="000000"/>
          <w:bdr w:val="none" w:sz="0" w:space="0" w:color="auto" w:frame="1"/>
        </w:rPr>
        <w:t>. This is because by default the application goes to the “</w:t>
      </w:r>
      <w:r w:rsidRPr="00271522">
        <w:rPr>
          <w:rFonts w:ascii="Maiandra GD" w:eastAsia="Times New Roman" w:hAnsi="Maiandra GD" w:cs="Arial"/>
          <w:b/>
          <w:bCs/>
          <w:color w:val="000000"/>
        </w:rPr>
        <w:t>Home</w:t>
      </w:r>
      <w:r w:rsidRPr="00D54AC1">
        <w:rPr>
          <w:rFonts w:ascii="Maiandra GD" w:eastAsia="Times New Roman" w:hAnsi="Maiandra GD" w:cs="Arial"/>
          <w:color w:val="000000"/>
          <w:bdr w:val="none" w:sz="0" w:space="0" w:color="auto" w:frame="1"/>
        </w:rPr>
        <w:t>” controller and “</w:t>
      </w:r>
      <w:r w:rsidRPr="00271522">
        <w:rPr>
          <w:rFonts w:ascii="Maiandra GD" w:eastAsia="Times New Roman" w:hAnsi="Maiandra GD" w:cs="Arial"/>
          <w:b/>
          <w:bCs/>
          <w:color w:val="000000"/>
        </w:rPr>
        <w:t>Index</w:t>
      </w:r>
      <w:r w:rsidRPr="00D54AC1">
        <w:rPr>
          <w:rFonts w:ascii="Maiandra GD" w:eastAsia="Times New Roman" w:hAnsi="Maiandra GD" w:cs="Arial"/>
          <w:color w:val="000000"/>
          <w:bdr w:val="none" w:sz="0" w:space="0" w:color="auto" w:frame="1"/>
        </w:rPr>
        <w:t>” action. </w:t>
      </w:r>
      <w:r w:rsidRPr="00D54AC1">
        <w:rPr>
          <w:rFonts w:ascii="Maiandra GD" w:eastAsia="Times New Roman" w:hAnsi="Maiandra GD" w:cs="Arial"/>
          <w:color w:val="212529"/>
          <w:bdr w:val="none" w:sz="0" w:space="0" w:color="auto" w:frame="1"/>
        </w:rPr>
        <w:t>To fix this, open “</w:t>
      </w:r>
      <w:r w:rsidRPr="00271522">
        <w:rPr>
          <w:rFonts w:ascii="Maiandra GD" w:eastAsia="Times New Roman" w:hAnsi="Maiandra GD" w:cs="Arial"/>
          <w:b/>
          <w:bCs/>
          <w:color w:val="212529"/>
        </w:rPr>
        <w:t>RouteConfig.cs</w:t>
      </w:r>
      <w:r w:rsidRPr="00D54AC1">
        <w:rPr>
          <w:rFonts w:ascii="Maiandra GD" w:eastAsia="Times New Roman" w:hAnsi="Maiandra GD" w:cs="Arial"/>
          <w:color w:val="212529"/>
          <w:bdr w:val="none" w:sz="0" w:space="0" w:color="auto" w:frame="1"/>
        </w:rPr>
        <w:t>” file from the “App_Start” folder and set the controller as “</w:t>
      </w:r>
      <w:r w:rsidRPr="00271522">
        <w:rPr>
          <w:rFonts w:ascii="Maiandra GD" w:eastAsia="Times New Roman" w:hAnsi="Maiandra GD" w:cs="Arial"/>
          <w:b/>
          <w:bCs/>
          <w:color w:val="212529"/>
        </w:rPr>
        <w:t>Employee</w:t>
      </w:r>
      <w:r w:rsidRPr="00D54AC1">
        <w:rPr>
          <w:rFonts w:ascii="Maiandra GD" w:eastAsia="Times New Roman" w:hAnsi="Maiandra GD" w:cs="Arial"/>
          <w:color w:val="212529"/>
          <w:bdr w:val="none" w:sz="0" w:space="0" w:color="auto" w:frame="1"/>
        </w:rPr>
        <w:t>” as shown below.</w:t>
      </w:r>
    </w:p>
    <w:p w:rsidR="00D54AC1" w:rsidRPr="00D54AC1" w:rsidRDefault="00D54AC1" w:rsidP="0015081F">
      <w:pPr>
        <w:shd w:val="clear" w:color="auto" w:fill="FFFFFF"/>
        <w:spacing w:after="384" w:line="240" w:lineRule="auto"/>
        <w:textAlignment w:val="baseline"/>
        <w:rPr>
          <w:rFonts w:ascii="Maiandra GD" w:eastAsia="Times New Roman" w:hAnsi="Maiandra GD" w:cs="Segoe UI"/>
          <w:color w:val="212529"/>
        </w:rPr>
      </w:pPr>
      <w:r w:rsidRPr="00271522">
        <w:rPr>
          <w:rFonts w:ascii="Maiandra GD" w:eastAsia="Times New Roman" w:hAnsi="Maiandra GD" w:cs="Segoe UI"/>
          <w:noProof/>
          <w:color w:val="212529"/>
          <w:lang w:val="en-IN" w:eastAsia="en-IN"/>
        </w:rPr>
        <w:drawing>
          <wp:inline distT="0" distB="0" distL="0" distR="0">
            <wp:extent cx="3629025" cy="2508956"/>
            <wp:effectExtent l="19050" t="0" r="9525" b="0"/>
            <wp:docPr id="112" name="Picture 112" descr="RouteConfig File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RouteConfig File in ASP.NET MVC Application"/>
                    <pic:cNvPicPr>
                      <a:picLocks noChangeAspect="1" noChangeArrowheads="1"/>
                    </pic:cNvPicPr>
                  </pic:nvPicPr>
                  <pic:blipFill>
                    <a:blip r:embed="rId71"/>
                    <a:srcRect/>
                    <a:stretch>
                      <a:fillRect/>
                    </a:stretch>
                  </pic:blipFill>
                  <pic:spPr bwMode="auto">
                    <a:xfrm>
                      <a:off x="0" y="0"/>
                      <a:ext cx="3629025" cy="2508956"/>
                    </a:xfrm>
                    <a:prstGeom prst="rect">
                      <a:avLst/>
                    </a:prstGeom>
                    <a:noFill/>
                    <a:ln w="9525">
                      <a:noFill/>
                      <a:miter lim="800000"/>
                      <a:headEnd/>
                      <a:tailEnd/>
                    </a:ln>
                  </pic:spPr>
                </pic:pic>
              </a:graphicData>
            </a:graphic>
          </wp:inline>
        </w:drawing>
      </w:r>
    </w:p>
    <w:p w:rsidR="00D54AC1" w:rsidRPr="00D54AC1" w:rsidRDefault="00D54AC1" w:rsidP="0015081F">
      <w:pPr>
        <w:shd w:val="clear" w:color="auto" w:fill="FFFFFF"/>
        <w:spacing w:after="0" w:line="240" w:lineRule="auto"/>
        <w:textAlignment w:val="baseline"/>
        <w:rPr>
          <w:rFonts w:ascii="Maiandra GD" w:eastAsia="Times New Roman" w:hAnsi="Maiandra GD" w:cs="Segoe UI"/>
          <w:color w:val="212529"/>
        </w:rPr>
      </w:pPr>
      <w:r w:rsidRPr="00D54AC1">
        <w:rPr>
          <w:rFonts w:ascii="Maiandra GD" w:eastAsia="Times New Roman" w:hAnsi="Maiandra GD" w:cs="Arial"/>
          <w:color w:val="000000"/>
          <w:bdr w:val="none" w:sz="0" w:space="0" w:color="auto" w:frame="1"/>
        </w:rPr>
        <w:lastRenderedPageBreak/>
        <w:t>Run the application again. Notice that all the employees are listed on the index view. We can also create a new employee, edit an employee, view their full details and delete an employee as well. However, there are a few issues with each of the views which we will address in our upcoming articles.</w:t>
      </w:r>
    </w:p>
    <w:p w:rsidR="00D54AC1" w:rsidRPr="00271522" w:rsidRDefault="00D54AC1" w:rsidP="0015081F">
      <w:pPr>
        <w:pBdr>
          <w:bottom w:val="double" w:sz="6" w:space="1" w:color="auto"/>
        </w:pBdr>
        <w:rPr>
          <w:rFonts w:ascii="Maiandra GD" w:hAnsi="Maiandra GD"/>
        </w:rPr>
      </w:pPr>
    </w:p>
    <w:p w:rsidR="00D54AC1" w:rsidRPr="00A10A5B" w:rsidRDefault="00D54AC1" w:rsidP="0015081F">
      <w:pPr>
        <w:pStyle w:val="Heading1"/>
        <w:spacing w:before="0" w:beforeAutospacing="0" w:after="48" w:afterAutospacing="0"/>
        <w:textAlignment w:val="baseline"/>
        <w:rPr>
          <w:rFonts w:ascii="Maiandra GD" w:hAnsi="Maiandra GD"/>
          <w:bCs w:val="0"/>
          <w:color w:val="3A3A3A"/>
          <w:sz w:val="28"/>
          <w:szCs w:val="22"/>
        </w:rPr>
      </w:pPr>
      <w:r w:rsidRPr="00A10A5B">
        <w:rPr>
          <w:rFonts w:ascii="Maiandra GD" w:hAnsi="Maiandra GD"/>
          <w:bCs w:val="0"/>
          <w:color w:val="3A3A3A"/>
          <w:sz w:val="28"/>
          <w:szCs w:val="22"/>
          <w:highlight w:val="yellow"/>
        </w:rPr>
        <w:t>Customizing Auto Generated Index and Create Views</w:t>
      </w:r>
    </w:p>
    <w:p w:rsidR="00D54AC1" w:rsidRPr="00271522" w:rsidRDefault="00D54AC1" w:rsidP="0015081F">
      <w:pPr>
        <w:pStyle w:val="Heading2"/>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Customizing Auto-Generated Index and Create View</w:t>
      </w:r>
    </w:p>
    <w:p w:rsidR="00DD1EA1" w:rsidRDefault="00DD1EA1"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D54AC1" w:rsidRPr="00271522" w:rsidRDefault="00D54AC1"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Customizing Index View:</w:t>
      </w:r>
    </w:p>
    <w:p w:rsidR="00D54AC1" w:rsidRPr="00271522" w:rsidRDefault="00D54AC1"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Run the application and navigate to the index view which should display the data as shown below.</w:t>
      </w:r>
    </w:p>
    <w:p w:rsidR="00D54AC1" w:rsidRPr="00271522" w:rsidRDefault="00D54AC1"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drawing>
          <wp:inline distT="0" distB="0" distL="0" distR="0">
            <wp:extent cx="4141574" cy="3038475"/>
            <wp:effectExtent l="19050" t="0" r="0" b="0"/>
            <wp:docPr id="125" name="Picture 125" descr="Customizing Auto Generated Index View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tomizing Auto Generated Index View in ASP.NET MVC Application"/>
                    <pic:cNvPicPr>
                      <a:picLocks noChangeAspect="1" noChangeArrowheads="1"/>
                    </pic:cNvPicPr>
                  </pic:nvPicPr>
                  <pic:blipFill>
                    <a:blip r:embed="rId72"/>
                    <a:srcRect/>
                    <a:stretch>
                      <a:fillRect/>
                    </a:stretch>
                  </pic:blipFill>
                  <pic:spPr bwMode="auto">
                    <a:xfrm>
                      <a:off x="0" y="0"/>
                      <a:ext cx="4141574" cy="3038475"/>
                    </a:xfrm>
                    <a:prstGeom prst="rect">
                      <a:avLst/>
                    </a:prstGeom>
                    <a:noFill/>
                    <a:ln w="9525">
                      <a:noFill/>
                      <a:miter lim="800000"/>
                      <a:headEnd/>
                      <a:tailEnd/>
                    </a:ln>
                  </pic:spPr>
                </pic:pic>
              </a:graphicData>
            </a:graphic>
          </wp:inline>
        </w:drawing>
      </w:r>
    </w:p>
    <w:p w:rsidR="00D54AC1" w:rsidRPr="00271522" w:rsidRDefault="00D54AC1"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As shown in the above “</w:t>
      </w:r>
      <w:r w:rsidRPr="00271522">
        <w:rPr>
          <w:rStyle w:val="Strong"/>
          <w:rFonts w:ascii="Maiandra GD" w:hAnsi="Maiandra GD" w:cs="Arial"/>
          <w:color w:val="000000"/>
          <w:sz w:val="22"/>
          <w:szCs w:val="22"/>
          <w:bdr w:val="none" w:sz="0" w:space="0" w:color="auto" w:frame="1"/>
        </w:rPr>
        <w:t>Index</w:t>
      </w:r>
      <w:r w:rsidRPr="00271522">
        <w:rPr>
          <w:rFonts w:ascii="Maiandra GD" w:hAnsi="Maiandra GD" w:cs="Arial"/>
          <w:color w:val="000000"/>
          <w:sz w:val="22"/>
          <w:szCs w:val="22"/>
          <w:bdr w:val="none" w:sz="0" w:space="0" w:color="auto" w:frame="1"/>
        </w:rPr>
        <w:t>” view, it is using “</w:t>
      </w:r>
      <w:r w:rsidRPr="00271522">
        <w:rPr>
          <w:rStyle w:val="Strong"/>
          <w:rFonts w:ascii="Maiandra GD" w:hAnsi="Maiandra GD" w:cs="Arial"/>
          <w:color w:val="000000"/>
          <w:sz w:val="22"/>
          <w:szCs w:val="22"/>
          <w:bdr w:val="none" w:sz="0" w:space="0" w:color="auto" w:frame="1"/>
        </w:rPr>
        <w:t>Name</w:t>
      </w:r>
      <w:r w:rsidRPr="00271522">
        <w:rPr>
          <w:rFonts w:ascii="Maiandra GD" w:hAnsi="Maiandra GD" w:cs="Arial"/>
          <w:color w:val="000000"/>
          <w:sz w:val="22"/>
          <w:szCs w:val="22"/>
          <w:bdr w:val="none" w:sz="0" w:space="0" w:color="auto" w:frame="1"/>
        </w:rPr>
        <w:t>” as the column header for both </w:t>
      </w:r>
      <w:r w:rsidRPr="00271522">
        <w:rPr>
          <w:rStyle w:val="Strong"/>
          <w:rFonts w:ascii="Maiandra GD" w:hAnsi="Maiandra GD" w:cs="Arial"/>
          <w:color w:val="000000"/>
          <w:sz w:val="22"/>
          <w:szCs w:val="22"/>
          <w:bdr w:val="none" w:sz="0" w:space="0" w:color="auto" w:frame="1"/>
        </w:rPr>
        <w:t>employee</w:t>
      </w:r>
      <w:r w:rsidRPr="00271522">
        <w:rPr>
          <w:rFonts w:ascii="Maiandra GD" w:hAnsi="Maiandra GD" w:cs="Arial"/>
          <w:color w:val="000000"/>
          <w:sz w:val="22"/>
          <w:szCs w:val="22"/>
          <w:bdr w:val="none" w:sz="0" w:space="0" w:color="auto" w:frame="1"/>
        </w:rPr>
        <w:t> and </w:t>
      </w:r>
      <w:r w:rsidRPr="00271522">
        <w:rPr>
          <w:rStyle w:val="Strong"/>
          <w:rFonts w:ascii="Maiandra GD" w:hAnsi="Maiandra GD" w:cs="Arial"/>
          <w:color w:val="000000"/>
          <w:sz w:val="22"/>
          <w:szCs w:val="22"/>
          <w:bdr w:val="none" w:sz="0" w:space="0" w:color="auto" w:frame="1"/>
        </w:rPr>
        <w:t>department</w:t>
      </w:r>
      <w:r w:rsidRPr="00271522">
        <w:rPr>
          <w:rFonts w:ascii="Maiandra GD" w:hAnsi="Maiandra GD" w:cs="Arial"/>
          <w:color w:val="000000"/>
          <w:sz w:val="22"/>
          <w:szCs w:val="22"/>
          <w:bdr w:val="none" w:sz="0" w:space="0" w:color="auto" w:frame="1"/>
        </w:rPr>
        <w:t> name. This is because the “</w:t>
      </w:r>
      <w:r w:rsidRPr="00271522">
        <w:rPr>
          <w:rStyle w:val="Strong"/>
          <w:rFonts w:ascii="Maiandra GD" w:hAnsi="Maiandra GD" w:cs="Arial"/>
          <w:color w:val="000000"/>
          <w:sz w:val="22"/>
          <w:szCs w:val="22"/>
          <w:bdr w:val="none" w:sz="0" w:space="0" w:color="auto" w:frame="1"/>
        </w:rPr>
        <w:t>Name</w:t>
      </w:r>
      <w:r w:rsidRPr="00271522">
        <w:rPr>
          <w:rFonts w:ascii="Maiandra GD" w:hAnsi="Maiandra GD" w:cs="Arial"/>
          <w:color w:val="000000"/>
          <w:sz w:val="22"/>
          <w:szCs w:val="22"/>
          <w:bdr w:val="none" w:sz="0" w:space="0" w:color="auto" w:frame="1"/>
        </w:rPr>
        <w:t>” column is used in both the database tables (</w:t>
      </w:r>
      <w:r w:rsidRPr="00271522">
        <w:rPr>
          <w:rStyle w:val="Strong"/>
          <w:rFonts w:ascii="Maiandra GD" w:hAnsi="Maiandra GD" w:cs="Arial"/>
          <w:color w:val="000000"/>
          <w:sz w:val="22"/>
          <w:szCs w:val="22"/>
          <w:bdr w:val="none" w:sz="0" w:space="0" w:color="auto" w:frame="1"/>
        </w:rPr>
        <w:t>Employee and Department</w:t>
      </w:r>
      <w:r w:rsidRPr="00271522">
        <w:rPr>
          <w:rFonts w:ascii="Maiandra GD" w:hAnsi="Maiandra GD" w:cs="Arial"/>
          <w:color w:val="000000"/>
          <w:sz w:val="22"/>
          <w:szCs w:val="22"/>
          <w:bdr w:val="none" w:sz="0" w:space="0" w:color="auto" w:frame="1"/>
        </w:rPr>
        <w:t>) and the entity framework used these column names to generate the “</w:t>
      </w:r>
      <w:r w:rsidRPr="00271522">
        <w:rPr>
          <w:rStyle w:val="Strong"/>
          <w:rFonts w:ascii="Maiandra GD" w:hAnsi="Maiandra GD" w:cs="Arial"/>
          <w:color w:val="000000"/>
          <w:sz w:val="22"/>
          <w:szCs w:val="22"/>
          <w:bdr w:val="none" w:sz="0" w:space="0" w:color="auto" w:frame="1"/>
        </w:rPr>
        <w:t>Name</w:t>
      </w:r>
      <w:r w:rsidRPr="00271522">
        <w:rPr>
          <w:rFonts w:ascii="Maiandra GD" w:hAnsi="Maiandra GD" w:cs="Arial"/>
          <w:color w:val="000000"/>
          <w:sz w:val="22"/>
          <w:szCs w:val="22"/>
          <w:bdr w:val="none" w:sz="0" w:space="0" w:color="auto" w:frame="1"/>
        </w:rPr>
        <w:t>” property in both </w:t>
      </w:r>
      <w:r w:rsidRPr="00271522">
        <w:rPr>
          <w:rStyle w:val="Strong"/>
          <w:rFonts w:ascii="Maiandra GD" w:hAnsi="Maiandra GD" w:cs="Arial"/>
          <w:color w:val="000000"/>
          <w:sz w:val="22"/>
          <w:szCs w:val="22"/>
          <w:bdr w:val="none" w:sz="0" w:space="0" w:color="auto" w:frame="1"/>
        </w:rPr>
        <w:t>Employee and Department</w:t>
      </w:r>
      <w:r w:rsidRPr="00271522">
        <w:rPr>
          <w:rFonts w:ascii="Maiandra GD" w:hAnsi="Maiandra GD" w:cs="Arial"/>
          <w:color w:val="000000"/>
          <w:sz w:val="22"/>
          <w:szCs w:val="22"/>
          <w:bdr w:val="none" w:sz="0" w:space="0" w:color="auto" w:frame="1"/>
        </w:rPr>
        <w:t> classes that are auto-generated as shown below.</w:t>
      </w:r>
    </w:p>
    <w:p w:rsidR="00D54AC1" w:rsidRPr="00DD1EA1" w:rsidRDefault="00D54AC1" w:rsidP="0015081F">
      <w:pPr>
        <w:pStyle w:val="Heading6"/>
        <w:shd w:val="clear" w:color="auto" w:fill="FFFFFF"/>
        <w:spacing w:before="0"/>
        <w:textAlignment w:val="baseline"/>
        <w:rPr>
          <w:rFonts w:ascii="Maiandra GD" w:hAnsi="Maiandra GD" w:cs="Segoe UI"/>
          <w:color w:val="3A3A3A"/>
        </w:rPr>
      </w:pPr>
      <w:r w:rsidRPr="00DD1EA1">
        <w:rPr>
          <w:rStyle w:val="Strong"/>
          <w:rFonts w:ascii="Maiandra GD" w:hAnsi="Maiandra GD" w:cs="Arial"/>
          <w:bCs w:val="0"/>
          <w:color w:val="000000"/>
          <w:bdr w:val="none" w:sz="0" w:space="0" w:color="auto" w:frame="1"/>
        </w:rPr>
        <w:t>Employee.cs File</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namespace</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CRUD_Using_EF.Models</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using</w:t>
      </w:r>
      <w:proofErr w:type="gramEnd"/>
      <w:r w:rsidRPr="00271522">
        <w:rPr>
          <w:rStyle w:val="enlighter-text"/>
          <w:rFonts w:ascii="Maiandra GD" w:hAnsi="Maiandra GD" w:cs="Consolas"/>
          <w:color w:val="CFD5E0"/>
          <w:bdr w:val="none" w:sz="0" w:space="0" w:color="auto" w:frame="1"/>
        </w:rPr>
        <w:t xml:space="preserve"> System;</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using</w:t>
      </w:r>
      <w:proofErr w:type="gramEnd"/>
      <w:r w:rsidRPr="00271522">
        <w:rPr>
          <w:rStyle w:val="enlighter-text"/>
          <w:rFonts w:ascii="Maiandra GD" w:hAnsi="Maiandra GD" w:cs="Consolas"/>
          <w:color w:val="CFD5E0"/>
          <w:bdr w:val="none" w:sz="0" w:space="0" w:color="auto" w:frame="1"/>
        </w:rPr>
        <w:t xml:space="preserve"> System.</w:t>
      </w:r>
      <w:r w:rsidRPr="00271522">
        <w:rPr>
          <w:rStyle w:val="enlighter-m3"/>
          <w:rFonts w:ascii="Maiandra GD" w:hAnsi="Maiandra GD" w:cs="Consolas"/>
          <w:color w:val="4284AE"/>
          <w:bdr w:val="none" w:sz="0" w:space="0" w:color="auto" w:frame="1"/>
        </w:rPr>
        <w:t>Collections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Generic</w:t>
      </w: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partial</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class</w:t>
      </w:r>
      <w:r w:rsidRPr="00271522">
        <w:rPr>
          <w:rStyle w:val="enlighter-text"/>
          <w:rFonts w:ascii="Maiandra GD" w:hAnsi="Maiandra GD" w:cs="Consolas"/>
          <w:color w:val="CFD5E0"/>
          <w:bdr w:val="none" w:sz="0" w:space="0" w:color="auto" w:frame="1"/>
        </w:rPr>
        <w:t xml:space="preserve"> Employee</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lastRenderedPageBreak/>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5"/>
          <w:rFonts w:ascii="Maiandra GD" w:hAnsi="Maiandra GD" w:cs="Consolas"/>
          <w:b/>
          <w:bCs/>
          <w:color w:val="D171DD"/>
          <w:bdr w:val="none" w:sz="0" w:space="0" w:color="auto" w:frame="1"/>
        </w:rPr>
        <w:t>int</w:t>
      </w:r>
      <w:r w:rsidRPr="00271522">
        <w:rPr>
          <w:rStyle w:val="enlighter-text"/>
          <w:rFonts w:ascii="Maiandra GD" w:hAnsi="Maiandra GD" w:cs="Consolas"/>
          <w:color w:val="CFD5E0"/>
          <w:bdr w:val="none" w:sz="0" w:space="0" w:color="auto" w:frame="1"/>
        </w:rPr>
        <w:t xml:space="preserve"> EmployeeId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string Name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string Gender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string City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Nullable</w:t>
      </w:r>
      <w:r w:rsidRPr="00271522">
        <w:rPr>
          <w:rStyle w:val="enlighter-g1"/>
          <w:rFonts w:ascii="Maiandra GD" w:hAnsi="Maiandra GD" w:cs="Consolas"/>
          <w:b/>
          <w:bCs/>
          <w:color w:val="6B7C8B"/>
          <w:bdr w:val="none" w:sz="0" w:space="0" w:color="auto" w:frame="1"/>
        </w:rPr>
        <w:t>&lt;</w:t>
      </w:r>
      <w:r w:rsidRPr="00271522">
        <w:rPr>
          <w:rStyle w:val="enlighter-k5"/>
          <w:rFonts w:ascii="Maiandra GD" w:hAnsi="Maiandra GD" w:cs="Consolas"/>
          <w:b/>
          <w:bCs/>
          <w:color w:val="D171DD"/>
          <w:bdr w:val="none" w:sz="0" w:space="0" w:color="auto" w:frame="1"/>
        </w:rPr>
        <w:t>decimal</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 xml:space="preserve"> Salary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Nullable</w:t>
      </w:r>
      <w:r w:rsidRPr="00271522">
        <w:rPr>
          <w:rStyle w:val="enlighter-g1"/>
          <w:rFonts w:ascii="Maiandra GD" w:hAnsi="Maiandra GD" w:cs="Consolas"/>
          <w:b/>
          <w:bCs/>
          <w:color w:val="6B7C8B"/>
          <w:bdr w:val="none" w:sz="0" w:space="0" w:color="auto" w:frame="1"/>
        </w:rPr>
        <w:t>&lt;</w:t>
      </w:r>
      <w:r w:rsidRPr="00271522">
        <w:rPr>
          <w:rStyle w:val="enlighter-k5"/>
          <w:rFonts w:ascii="Maiandra GD" w:hAnsi="Maiandra GD" w:cs="Consolas"/>
          <w:b/>
          <w:bCs/>
          <w:color w:val="D171DD"/>
          <w:bdr w:val="none" w:sz="0" w:space="0" w:color="auto" w:frame="1"/>
        </w:rPr>
        <w:t>int</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 xml:space="preserve"> DepartmentId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virtual</w:t>
      </w:r>
      <w:r w:rsidRPr="00271522">
        <w:rPr>
          <w:rStyle w:val="enlighter-text"/>
          <w:rFonts w:ascii="Maiandra GD" w:hAnsi="Maiandra GD" w:cs="Consolas"/>
          <w:color w:val="CFD5E0"/>
          <w:bdr w:val="none" w:sz="0" w:space="0" w:color="auto" w:frame="1"/>
        </w:rPr>
        <w:t xml:space="preserve"> Department Department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DD1EA1" w:rsidRDefault="00D54AC1" w:rsidP="0015081F">
      <w:pPr>
        <w:pStyle w:val="Heading6"/>
        <w:shd w:val="clear" w:color="auto" w:fill="FFFFFF"/>
        <w:spacing w:before="0"/>
        <w:textAlignment w:val="baseline"/>
        <w:rPr>
          <w:rFonts w:ascii="Maiandra GD" w:hAnsi="Maiandra GD" w:cs="Segoe UI"/>
          <w:color w:val="3A3A3A"/>
        </w:rPr>
      </w:pPr>
      <w:r w:rsidRPr="00DD1EA1">
        <w:rPr>
          <w:rStyle w:val="Strong"/>
          <w:rFonts w:ascii="Maiandra GD" w:hAnsi="Maiandra GD" w:cs="Arial"/>
          <w:bCs w:val="0"/>
          <w:color w:val="000000"/>
          <w:bdr w:val="none" w:sz="0" w:space="0" w:color="auto" w:frame="1"/>
        </w:rPr>
        <w:t>Department.cs File</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namespace</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CRUD_Using_EF.Models</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using</w:t>
      </w:r>
      <w:proofErr w:type="gramEnd"/>
      <w:r w:rsidRPr="00271522">
        <w:rPr>
          <w:rStyle w:val="enlighter-text"/>
          <w:rFonts w:ascii="Maiandra GD" w:hAnsi="Maiandra GD" w:cs="Consolas"/>
          <w:color w:val="CFD5E0"/>
          <w:bdr w:val="none" w:sz="0" w:space="0" w:color="auto" w:frame="1"/>
        </w:rPr>
        <w:t xml:space="preserve"> System;</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using</w:t>
      </w:r>
      <w:proofErr w:type="gramEnd"/>
      <w:r w:rsidRPr="00271522">
        <w:rPr>
          <w:rStyle w:val="enlighter-text"/>
          <w:rFonts w:ascii="Maiandra GD" w:hAnsi="Maiandra GD" w:cs="Consolas"/>
          <w:color w:val="CFD5E0"/>
          <w:bdr w:val="none" w:sz="0" w:space="0" w:color="auto" w:frame="1"/>
        </w:rPr>
        <w:t xml:space="preserve"> System.</w:t>
      </w:r>
      <w:r w:rsidRPr="00271522">
        <w:rPr>
          <w:rStyle w:val="enlighter-m3"/>
          <w:rFonts w:ascii="Maiandra GD" w:hAnsi="Maiandra GD" w:cs="Consolas"/>
          <w:color w:val="4284AE"/>
          <w:bdr w:val="none" w:sz="0" w:space="0" w:color="auto" w:frame="1"/>
        </w:rPr>
        <w:t>Collections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Generic</w:t>
      </w: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partial</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class</w:t>
      </w:r>
      <w:r w:rsidRPr="00271522">
        <w:rPr>
          <w:rStyle w:val="enlighter-text"/>
          <w:rFonts w:ascii="Maiandra GD" w:hAnsi="Maiandra GD" w:cs="Consolas"/>
          <w:color w:val="CFD5E0"/>
          <w:bdr w:val="none" w:sz="0" w:space="0" w:color="auto" w:frame="1"/>
        </w:rPr>
        <w:t xml:space="preserve"> Department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roofErr w:type="gramStart"/>
      <w:r w:rsidRPr="00271522">
        <w:rPr>
          <w:rStyle w:val="enlighter-text"/>
          <w:rFonts w:ascii="Maiandra GD" w:hAnsi="Maiandra GD" w:cs="Consolas"/>
          <w:color w:val="CFD5E0"/>
          <w:bdr w:val="none" w:sz="0" w:space="0" w:color="auto" w:frame="1"/>
        </w:rPr>
        <w:t>System.</w:t>
      </w:r>
      <w:r w:rsidRPr="00271522">
        <w:rPr>
          <w:rStyle w:val="enlighter-m3"/>
          <w:rFonts w:ascii="Maiandra GD" w:hAnsi="Maiandra GD" w:cs="Consolas"/>
          <w:color w:val="4284AE"/>
          <w:bdr w:val="none" w:sz="0" w:space="0" w:color="auto" w:frame="1"/>
        </w:rPr>
        <w:t>Diagnostics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CodeAnalysis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SuppressMessage</w:t>
      </w:r>
      <w:r w:rsidRPr="00271522">
        <w:rPr>
          <w:rStyle w:val="enlighter-g1"/>
          <w:rFonts w:ascii="Maiandra GD" w:hAnsi="Maiandra GD" w:cs="Consolas"/>
          <w:b/>
          <w:bCs/>
          <w:color w:val="6B7C8B"/>
          <w:bdr w:val="none" w:sz="0" w:space="0" w:color="auto" w:frame="1"/>
        </w:rPr>
        <w:t>(</w:t>
      </w:r>
      <w:proofErr w:type="gramEnd"/>
      <w:r w:rsidRPr="00271522">
        <w:rPr>
          <w:rStyle w:val="enlighter-s0"/>
          <w:rFonts w:ascii="Maiandra GD" w:hAnsi="Maiandra GD" w:cs="Consolas"/>
          <w:color w:val="7CC379"/>
          <w:bdr w:val="none" w:sz="0" w:space="0" w:color="auto" w:frame="1"/>
        </w:rPr>
        <w:t>"Microsoft.Usage"</w:t>
      </w:r>
      <w:r w:rsidRPr="00271522">
        <w:rPr>
          <w:rStyle w:val="enlighter-text"/>
          <w:rFonts w:ascii="Maiandra GD" w:hAnsi="Maiandra GD" w:cs="Consolas"/>
          <w:color w:val="CFD5E0"/>
          <w:bdr w:val="none" w:sz="0" w:space="0" w:color="auto" w:frame="1"/>
        </w:rPr>
        <w:t xml:space="preserve">, </w:t>
      </w:r>
      <w:r w:rsidRPr="00271522">
        <w:rPr>
          <w:rStyle w:val="enlighter-s0"/>
          <w:rFonts w:ascii="Maiandra GD" w:hAnsi="Maiandra GD" w:cs="Consolas"/>
          <w:color w:val="7CC379"/>
          <w:bdr w:val="none" w:sz="0" w:space="0" w:color="auto" w:frame="1"/>
        </w:rPr>
        <w:t>"CA2214:DoNotCallOverridableMethodsInConstructors"</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Department</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k9"/>
          <w:rFonts w:ascii="Maiandra GD" w:hAnsi="Maiandra GD" w:cs="Consolas"/>
          <w:color w:val="FFFFFF"/>
          <w:bdr w:val="none" w:sz="0" w:space="0" w:color="auto" w:frame="1"/>
        </w:rPr>
        <w:t>this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Employees</w:t>
      </w:r>
      <w:r w:rsidRPr="00271522">
        <w:rPr>
          <w:rStyle w:val="enlighter-text"/>
          <w:rFonts w:ascii="Maiandra GD" w:hAnsi="Maiandra GD" w:cs="Consolas"/>
          <w:color w:val="CFD5E0"/>
          <w:bdr w:val="none" w:sz="0" w:space="0" w:color="auto" w:frame="1"/>
        </w:rPr>
        <w:t xml:space="preserve">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HashSet</w:t>
      </w:r>
      <w:r w:rsidRPr="00271522">
        <w:rPr>
          <w:rStyle w:val="enlighter-g1"/>
          <w:rFonts w:ascii="Maiandra GD" w:hAnsi="Maiandra GD" w:cs="Consolas"/>
          <w:b/>
          <w:bCs/>
          <w:color w:val="6B7C8B"/>
          <w:bdr w:val="none" w:sz="0" w:space="0" w:color="auto" w:frame="1"/>
        </w:rPr>
        <w:t>&lt;</w:t>
      </w:r>
      <w:r w:rsidRPr="00271522">
        <w:rPr>
          <w:rStyle w:val="enlighter-text"/>
          <w:rFonts w:ascii="Maiandra GD" w:hAnsi="Maiandra GD" w:cs="Consolas"/>
          <w:color w:val="CFD5E0"/>
          <w:bdr w:val="none" w:sz="0" w:space="0" w:color="auto" w:frame="1"/>
        </w:rPr>
        <w:t>Employee</w:t>
      </w:r>
      <w:proofErr w:type="gramStart"/>
      <w:r w:rsidRPr="00271522">
        <w:rPr>
          <w:rStyle w:val="enlighter-g1"/>
          <w:rFonts w:ascii="Maiandra GD" w:hAnsi="Maiandra GD" w:cs="Consolas"/>
          <w:b/>
          <w:bCs/>
          <w:color w:val="6B7C8B"/>
          <w:bdr w:val="none" w:sz="0" w:space="0" w:color="auto" w:frame="1"/>
        </w:rPr>
        <w:t>&gt;(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lastRenderedPageBreak/>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5"/>
          <w:rFonts w:ascii="Maiandra GD" w:hAnsi="Maiandra GD" w:cs="Consolas"/>
          <w:b/>
          <w:bCs/>
          <w:color w:val="D171DD"/>
          <w:bdr w:val="none" w:sz="0" w:space="0" w:color="auto" w:frame="1"/>
        </w:rPr>
        <w:t>int</w:t>
      </w:r>
      <w:r w:rsidRPr="00271522">
        <w:rPr>
          <w:rStyle w:val="enlighter-text"/>
          <w:rFonts w:ascii="Maiandra GD" w:hAnsi="Maiandra GD" w:cs="Consolas"/>
          <w:color w:val="CFD5E0"/>
          <w:bdr w:val="none" w:sz="0" w:space="0" w:color="auto" w:frame="1"/>
        </w:rPr>
        <w:t xml:space="preserve"> Id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string Name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roofErr w:type="gramStart"/>
      <w:r w:rsidRPr="00271522">
        <w:rPr>
          <w:rStyle w:val="enlighter-text"/>
          <w:rFonts w:ascii="Maiandra GD" w:hAnsi="Maiandra GD" w:cs="Consolas"/>
          <w:color w:val="CFD5E0"/>
          <w:bdr w:val="none" w:sz="0" w:space="0" w:color="auto" w:frame="1"/>
        </w:rPr>
        <w:t>System.</w:t>
      </w:r>
      <w:r w:rsidRPr="00271522">
        <w:rPr>
          <w:rStyle w:val="enlighter-m3"/>
          <w:rFonts w:ascii="Maiandra GD" w:hAnsi="Maiandra GD" w:cs="Consolas"/>
          <w:color w:val="4284AE"/>
          <w:bdr w:val="none" w:sz="0" w:space="0" w:color="auto" w:frame="1"/>
        </w:rPr>
        <w:t>Diagnostics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CodeAnalysis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SuppressMessage</w:t>
      </w:r>
      <w:r w:rsidRPr="00271522">
        <w:rPr>
          <w:rStyle w:val="enlighter-g1"/>
          <w:rFonts w:ascii="Maiandra GD" w:hAnsi="Maiandra GD" w:cs="Consolas"/>
          <w:b/>
          <w:bCs/>
          <w:color w:val="6B7C8B"/>
          <w:bdr w:val="none" w:sz="0" w:space="0" w:color="auto" w:frame="1"/>
        </w:rPr>
        <w:t>(</w:t>
      </w:r>
      <w:proofErr w:type="gramEnd"/>
      <w:r w:rsidRPr="00271522">
        <w:rPr>
          <w:rStyle w:val="enlighter-s0"/>
          <w:rFonts w:ascii="Maiandra GD" w:hAnsi="Maiandra GD" w:cs="Consolas"/>
          <w:color w:val="7CC379"/>
          <w:bdr w:val="none" w:sz="0" w:space="0" w:color="auto" w:frame="1"/>
        </w:rPr>
        <w:t>"Microsoft.Usage"</w:t>
      </w:r>
      <w:r w:rsidRPr="00271522">
        <w:rPr>
          <w:rStyle w:val="enlighter-text"/>
          <w:rFonts w:ascii="Maiandra GD" w:hAnsi="Maiandra GD" w:cs="Consolas"/>
          <w:color w:val="CFD5E0"/>
          <w:bdr w:val="none" w:sz="0" w:space="0" w:color="auto" w:frame="1"/>
        </w:rPr>
        <w:t xml:space="preserve">, </w:t>
      </w:r>
      <w:r w:rsidRPr="00271522">
        <w:rPr>
          <w:rStyle w:val="enlighter-s0"/>
          <w:rFonts w:ascii="Maiandra GD" w:hAnsi="Maiandra GD" w:cs="Consolas"/>
          <w:color w:val="7CC379"/>
          <w:bdr w:val="none" w:sz="0" w:space="0" w:color="auto" w:frame="1"/>
        </w:rPr>
        <w:t>"CA2227:CollectionPropertiesShouldBeReadOnly"</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virtual</w:t>
      </w:r>
      <w:r w:rsidRPr="00271522">
        <w:rPr>
          <w:rStyle w:val="enlighter-text"/>
          <w:rFonts w:ascii="Maiandra GD" w:hAnsi="Maiandra GD" w:cs="Consolas"/>
          <w:color w:val="CFD5E0"/>
          <w:bdr w:val="none" w:sz="0" w:space="0" w:color="auto" w:frame="1"/>
        </w:rPr>
        <w:t xml:space="preserve"> ICollection</w:t>
      </w:r>
      <w:r w:rsidRPr="00271522">
        <w:rPr>
          <w:rStyle w:val="enlighter-g1"/>
          <w:rFonts w:ascii="Maiandra GD" w:hAnsi="Maiandra GD" w:cs="Consolas"/>
          <w:b/>
          <w:bCs/>
          <w:color w:val="6B7C8B"/>
          <w:bdr w:val="none" w:sz="0" w:space="0" w:color="auto" w:frame="1"/>
        </w:rPr>
        <w:t>&lt;</w:t>
      </w:r>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 xml:space="preserve"> Employees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7D51E5" w:rsidRDefault="007D51E5" w:rsidP="0015081F">
      <w:pPr>
        <w:pStyle w:val="NormalWeb"/>
        <w:shd w:val="clear" w:color="auto" w:fill="FFFFFF"/>
        <w:spacing w:before="0" w:beforeAutospacing="0" w:after="0" w:afterAutospacing="0"/>
        <w:textAlignment w:val="baseline"/>
        <w:rPr>
          <w:rFonts w:ascii="Maiandra GD" w:hAnsi="Maiandra GD" w:cs="Arial"/>
          <w:color w:val="000000"/>
          <w:sz w:val="22"/>
          <w:szCs w:val="22"/>
          <w:bdr w:val="none" w:sz="0" w:space="0" w:color="auto" w:frame="1"/>
        </w:rPr>
      </w:pPr>
    </w:p>
    <w:p w:rsidR="00D54AC1" w:rsidRDefault="00D54AC1" w:rsidP="0015081F">
      <w:pPr>
        <w:pStyle w:val="NormalWeb"/>
        <w:shd w:val="clear" w:color="auto" w:fill="FFFFFF"/>
        <w:spacing w:before="0" w:beforeAutospacing="0" w:after="0" w:afterAutospacing="0"/>
        <w:textAlignment w:val="baseline"/>
        <w:rPr>
          <w:rFonts w:ascii="Maiandra GD" w:hAnsi="Maiandra GD" w:cs="Arial"/>
          <w:color w:val="000000"/>
          <w:sz w:val="22"/>
          <w:szCs w:val="22"/>
          <w:bdr w:val="none" w:sz="0" w:space="0" w:color="auto" w:frame="1"/>
        </w:rPr>
      </w:pPr>
      <w:r w:rsidRPr="00271522">
        <w:rPr>
          <w:rFonts w:ascii="Maiandra GD" w:hAnsi="Maiandra GD" w:cs="Arial"/>
          <w:color w:val="000000"/>
          <w:sz w:val="22"/>
          <w:szCs w:val="22"/>
          <w:bdr w:val="none" w:sz="0" w:space="0" w:color="auto" w:frame="1"/>
        </w:rPr>
        <w:t>Here, we need to change the department column header to “</w:t>
      </w:r>
      <w:r w:rsidRPr="00271522">
        <w:rPr>
          <w:rStyle w:val="Strong"/>
          <w:rFonts w:ascii="Maiandra GD" w:hAnsi="Maiandra GD" w:cs="Arial"/>
          <w:color w:val="000000"/>
          <w:sz w:val="22"/>
          <w:szCs w:val="22"/>
          <w:bdr w:val="none" w:sz="0" w:space="0" w:color="auto" w:frame="1"/>
        </w:rPr>
        <w:t>Department Name</w:t>
      </w:r>
      <w:r w:rsidRPr="00271522">
        <w:rPr>
          <w:rFonts w:ascii="Maiandra GD" w:hAnsi="Maiandra GD" w:cs="Arial"/>
          <w:color w:val="000000"/>
          <w:sz w:val="22"/>
          <w:szCs w:val="22"/>
          <w:bdr w:val="none" w:sz="0" w:space="0" w:color="auto" w:frame="1"/>
        </w:rPr>
        <w:t>” instead of just “</w:t>
      </w:r>
      <w:r w:rsidRPr="00271522">
        <w:rPr>
          <w:rStyle w:val="Strong"/>
          <w:rFonts w:ascii="Maiandra GD" w:hAnsi="Maiandra GD" w:cs="Arial"/>
          <w:color w:val="000000"/>
          <w:sz w:val="22"/>
          <w:szCs w:val="22"/>
          <w:bdr w:val="none" w:sz="0" w:space="0" w:color="auto" w:frame="1"/>
        </w:rPr>
        <w:t>Name</w:t>
      </w:r>
      <w:r w:rsidRPr="00271522">
        <w:rPr>
          <w:rFonts w:ascii="Maiandra GD" w:hAnsi="Maiandra GD" w:cs="Arial"/>
          <w:color w:val="000000"/>
          <w:sz w:val="22"/>
          <w:szCs w:val="22"/>
          <w:bdr w:val="none" w:sz="0" w:space="0" w:color="auto" w:frame="1"/>
        </w:rPr>
        <w:t>“.  In order to do this add a class file with the name </w:t>
      </w:r>
      <w:r w:rsidRPr="00271522">
        <w:rPr>
          <w:rStyle w:val="Strong"/>
          <w:rFonts w:ascii="Maiandra GD" w:hAnsi="Maiandra GD" w:cs="Arial"/>
          <w:color w:val="000000"/>
          <w:sz w:val="22"/>
          <w:szCs w:val="22"/>
          <w:bdr w:val="none" w:sz="0" w:space="0" w:color="auto" w:frame="1"/>
        </w:rPr>
        <w:t>PDepartment.cs</w:t>
      </w:r>
      <w:r w:rsidRPr="00271522">
        <w:rPr>
          <w:rFonts w:ascii="Maiandra GD" w:hAnsi="Maiandra GD" w:cs="Arial"/>
          <w:color w:val="000000"/>
          <w:sz w:val="22"/>
          <w:szCs w:val="22"/>
          <w:bdr w:val="none" w:sz="0" w:space="0" w:color="auto" w:frame="1"/>
        </w:rPr>
        <w:t> within the “</w:t>
      </w:r>
      <w:r w:rsidRPr="00271522">
        <w:rPr>
          <w:rStyle w:val="Strong"/>
          <w:rFonts w:ascii="Maiandra GD" w:hAnsi="Maiandra GD" w:cs="Arial"/>
          <w:color w:val="000000"/>
          <w:sz w:val="22"/>
          <w:szCs w:val="22"/>
          <w:bdr w:val="none" w:sz="0" w:space="0" w:color="auto" w:frame="1"/>
        </w:rPr>
        <w:t>Models</w:t>
      </w:r>
      <w:r w:rsidRPr="00271522">
        <w:rPr>
          <w:rFonts w:ascii="Maiandra GD" w:hAnsi="Maiandra GD" w:cs="Arial"/>
          <w:color w:val="000000"/>
          <w:sz w:val="22"/>
          <w:szCs w:val="22"/>
          <w:bdr w:val="none" w:sz="0" w:space="0" w:color="auto" w:frame="1"/>
        </w:rPr>
        <w:t xml:space="preserve">” </w:t>
      </w:r>
      <w:proofErr w:type="gramStart"/>
      <w:r w:rsidRPr="00271522">
        <w:rPr>
          <w:rFonts w:ascii="Maiandra GD" w:hAnsi="Maiandra GD" w:cs="Arial"/>
          <w:color w:val="000000"/>
          <w:sz w:val="22"/>
          <w:szCs w:val="22"/>
          <w:bdr w:val="none" w:sz="0" w:space="0" w:color="auto" w:frame="1"/>
        </w:rPr>
        <w:t>folder.</w:t>
      </w:r>
      <w:proofErr w:type="gramEnd"/>
      <w:r w:rsidRPr="00271522">
        <w:rPr>
          <w:rFonts w:ascii="Maiandra GD" w:hAnsi="Maiandra GD" w:cs="Arial"/>
          <w:color w:val="000000"/>
          <w:sz w:val="22"/>
          <w:szCs w:val="22"/>
          <w:bdr w:val="none" w:sz="0" w:space="0" w:color="auto" w:frame="1"/>
        </w:rPr>
        <w:t xml:space="preserve"> Once you created the </w:t>
      </w:r>
      <w:r w:rsidRPr="00271522">
        <w:rPr>
          <w:rStyle w:val="Strong"/>
          <w:rFonts w:ascii="Maiandra GD" w:hAnsi="Maiandra GD" w:cs="Arial"/>
          <w:color w:val="000000"/>
          <w:sz w:val="22"/>
          <w:szCs w:val="22"/>
          <w:bdr w:val="none" w:sz="0" w:space="0" w:color="auto" w:frame="1"/>
        </w:rPr>
        <w:t>PDepartment.cs</w:t>
      </w:r>
      <w:r w:rsidRPr="00271522">
        <w:rPr>
          <w:rFonts w:ascii="Maiandra GD" w:hAnsi="Maiandra GD" w:cs="Arial"/>
          <w:color w:val="000000"/>
          <w:sz w:val="22"/>
          <w:szCs w:val="22"/>
          <w:bdr w:val="none" w:sz="0" w:space="0" w:color="auto" w:frame="1"/>
        </w:rPr>
        <w:t> class file then simply copy and paste the following code in it.</w:t>
      </w:r>
    </w:p>
    <w:p w:rsidR="007D51E5" w:rsidRPr="00271522" w:rsidRDefault="007D51E5"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namespace</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CRUD_Using_EF.Models</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roofErr w:type="gramStart"/>
      <w:r w:rsidRPr="00271522">
        <w:rPr>
          <w:rStyle w:val="enlighter-m0"/>
          <w:rFonts w:ascii="Maiandra GD" w:hAnsi="Maiandra GD" w:cs="Consolas"/>
          <w:color w:val="4284AE"/>
          <w:bdr w:val="none" w:sz="0" w:space="0" w:color="auto" w:frame="1"/>
        </w:rPr>
        <w:t>MetadataType</w:t>
      </w:r>
      <w:r w:rsidRPr="00271522">
        <w:rPr>
          <w:rStyle w:val="enlighter-g1"/>
          <w:rFonts w:ascii="Maiandra GD" w:hAnsi="Maiandra GD" w:cs="Consolas"/>
          <w:b/>
          <w:bCs/>
          <w:color w:val="6B7C8B"/>
          <w:bdr w:val="none" w:sz="0" w:space="0" w:color="auto" w:frame="1"/>
        </w:rPr>
        <w:t>(</w:t>
      </w:r>
      <w:proofErr w:type="gramEnd"/>
      <w:r w:rsidRPr="00271522">
        <w:rPr>
          <w:rStyle w:val="enlighter-k3"/>
          <w:rFonts w:ascii="Maiandra GD" w:hAnsi="Maiandra GD" w:cs="Consolas"/>
          <w:color w:val="4284AE"/>
          <w:bdr w:val="none" w:sz="0" w:space="0" w:color="auto" w:frame="1"/>
        </w:rPr>
        <w:t>typeof</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DepartmentMetaData</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partial</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class</w:t>
      </w:r>
      <w:r w:rsidRPr="00271522">
        <w:rPr>
          <w:rStyle w:val="enlighter-text"/>
          <w:rFonts w:ascii="Maiandra GD" w:hAnsi="Maiandra GD" w:cs="Consolas"/>
          <w:color w:val="CFD5E0"/>
          <w:bdr w:val="none" w:sz="0" w:space="0" w:color="auto" w:frame="1"/>
        </w:rPr>
        <w:t xml:space="preserve"> Department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class</w:t>
      </w:r>
      <w:r w:rsidRPr="00271522">
        <w:rPr>
          <w:rStyle w:val="enlighter-text"/>
          <w:rFonts w:ascii="Maiandra GD" w:hAnsi="Maiandra GD" w:cs="Consolas"/>
          <w:color w:val="CFD5E0"/>
          <w:bdr w:val="none" w:sz="0" w:space="0" w:color="auto" w:frame="1"/>
        </w:rPr>
        <w:t xml:space="preserve"> DepartmentMetaData</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roofErr w:type="gramStart"/>
      <w:r w:rsidRPr="00271522">
        <w:rPr>
          <w:rStyle w:val="enlighter-m0"/>
          <w:rFonts w:ascii="Maiandra GD" w:hAnsi="Maiandra GD" w:cs="Consolas"/>
          <w:color w:val="4284AE"/>
          <w:bdr w:val="none" w:sz="0" w:space="0" w:color="auto" w:frame="1"/>
        </w:rPr>
        <w:t>Display</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 xml:space="preserve">Name = </w:t>
      </w:r>
      <w:r w:rsidRPr="00271522">
        <w:rPr>
          <w:rStyle w:val="enlighter-s0"/>
          <w:rFonts w:ascii="Maiandra GD" w:hAnsi="Maiandra GD" w:cs="Consolas"/>
          <w:color w:val="7CC379"/>
          <w:bdr w:val="none" w:sz="0" w:space="0" w:color="auto" w:frame="1"/>
        </w:rPr>
        <w:t>"Department Name"</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string Name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Default="00D54AC1" w:rsidP="0015081F">
      <w:pPr>
        <w:pStyle w:val="NormalWeb"/>
        <w:shd w:val="clear" w:color="auto" w:fill="FFFFFF"/>
        <w:spacing w:before="0" w:beforeAutospacing="0" w:after="0" w:afterAutospacing="0"/>
        <w:textAlignment w:val="baseline"/>
        <w:rPr>
          <w:rFonts w:ascii="Maiandra GD" w:hAnsi="Maiandra GD" w:cs="Arial"/>
          <w:color w:val="000000"/>
          <w:sz w:val="22"/>
          <w:szCs w:val="22"/>
          <w:bdr w:val="none" w:sz="0" w:space="0" w:color="auto" w:frame="1"/>
        </w:rPr>
      </w:pPr>
      <w:r w:rsidRPr="00271522">
        <w:rPr>
          <w:rFonts w:ascii="Maiandra GD" w:hAnsi="Maiandra GD" w:cs="Arial"/>
          <w:color w:val="000000"/>
          <w:sz w:val="22"/>
          <w:szCs w:val="22"/>
          <w:bdr w:val="none" w:sz="0" w:space="0" w:color="auto" w:frame="1"/>
        </w:rPr>
        <w:lastRenderedPageBreak/>
        <w:t>With the above changes in place, run the application and notice the column name is displayed as Department Name. This is achieved by using the “</w:t>
      </w:r>
      <w:r w:rsidRPr="00271522">
        <w:rPr>
          <w:rStyle w:val="Strong"/>
          <w:rFonts w:ascii="Maiandra GD" w:hAnsi="Maiandra GD" w:cs="Arial"/>
          <w:color w:val="000000"/>
          <w:sz w:val="22"/>
          <w:szCs w:val="22"/>
          <w:bdr w:val="none" w:sz="0" w:space="0" w:color="auto" w:frame="1"/>
        </w:rPr>
        <w:t>Display</w:t>
      </w:r>
      <w:r w:rsidRPr="00271522">
        <w:rPr>
          <w:rFonts w:ascii="Maiandra GD" w:hAnsi="Maiandra GD" w:cs="Arial"/>
          <w:color w:val="000000"/>
          <w:sz w:val="22"/>
          <w:szCs w:val="22"/>
          <w:bdr w:val="none" w:sz="0" w:space="0" w:color="auto" w:frame="1"/>
        </w:rPr>
        <w:t>” attribute that is present in the “</w:t>
      </w:r>
      <w:r w:rsidRPr="00271522">
        <w:rPr>
          <w:rStyle w:val="Strong"/>
          <w:rFonts w:ascii="Maiandra GD" w:hAnsi="Maiandra GD" w:cs="Arial"/>
          <w:color w:val="000000"/>
          <w:sz w:val="22"/>
          <w:szCs w:val="22"/>
          <w:bdr w:val="none" w:sz="0" w:space="0" w:color="auto" w:frame="1"/>
        </w:rPr>
        <w:t>System.ComponentModel.DataAnnotations</w:t>
      </w:r>
      <w:r w:rsidRPr="00271522">
        <w:rPr>
          <w:rFonts w:ascii="Maiandra GD" w:hAnsi="Maiandra GD" w:cs="Arial"/>
          <w:color w:val="000000"/>
          <w:sz w:val="22"/>
          <w:szCs w:val="22"/>
          <w:bdr w:val="none" w:sz="0" w:space="0" w:color="auto" w:frame="1"/>
        </w:rPr>
        <w:t>” namespace.</w:t>
      </w:r>
    </w:p>
    <w:p w:rsidR="007D51E5" w:rsidRPr="00271522" w:rsidRDefault="007D51E5"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p>
    <w:p w:rsidR="00D54AC1" w:rsidRDefault="00D54AC1" w:rsidP="0015081F">
      <w:pPr>
        <w:pStyle w:val="NormalWeb"/>
        <w:shd w:val="clear" w:color="auto" w:fill="FFFFFF"/>
        <w:spacing w:before="0" w:beforeAutospacing="0" w:after="0" w:afterAutospacing="0"/>
        <w:textAlignment w:val="baseline"/>
        <w:rPr>
          <w:rFonts w:ascii="Maiandra GD" w:hAnsi="Maiandra GD" w:cs="Arial"/>
          <w:color w:val="000000"/>
          <w:sz w:val="22"/>
          <w:szCs w:val="22"/>
          <w:bdr w:val="none" w:sz="0" w:space="0" w:color="auto" w:frame="1"/>
        </w:rPr>
      </w:pPr>
      <w:r w:rsidRPr="00271522">
        <w:rPr>
          <w:rFonts w:ascii="Maiandra GD" w:hAnsi="Maiandra GD" w:cs="Arial"/>
          <w:color w:val="000000"/>
          <w:sz w:val="22"/>
          <w:szCs w:val="22"/>
          <w:bdr w:val="none" w:sz="0" w:space="0" w:color="auto" w:frame="1"/>
        </w:rPr>
        <w:t>If you are wondering why can’t we apply the “Display” attribute directly to the auto-generated “</w:t>
      </w:r>
      <w:r w:rsidRPr="00271522">
        <w:rPr>
          <w:rStyle w:val="Strong"/>
          <w:rFonts w:ascii="Maiandra GD" w:hAnsi="Maiandra GD" w:cs="Arial"/>
          <w:color w:val="000000"/>
          <w:sz w:val="22"/>
          <w:szCs w:val="22"/>
          <w:bdr w:val="none" w:sz="0" w:space="0" w:color="auto" w:frame="1"/>
        </w:rPr>
        <w:t>Department</w:t>
      </w:r>
      <w:r w:rsidRPr="00271522">
        <w:rPr>
          <w:rFonts w:ascii="Maiandra GD" w:hAnsi="Maiandra GD" w:cs="Arial"/>
          <w:color w:val="000000"/>
          <w:sz w:val="22"/>
          <w:szCs w:val="22"/>
          <w:bdr w:val="none" w:sz="0" w:space="0" w:color="auto" w:frame="1"/>
        </w:rPr>
        <w:t>” class instead of creating another partial “</w:t>
      </w:r>
      <w:r w:rsidRPr="00271522">
        <w:rPr>
          <w:rStyle w:val="Strong"/>
          <w:rFonts w:ascii="Maiandra GD" w:hAnsi="Maiandra GD" w:cs="Arial"/>
          <w:color w:val="000000"/>
          <w:sz w:val="22"/>
          <w:szCs w:val="22"/>
          <w:bdr w:val="none" w:sz="0" w:space="0" w:color="auto" w:frame="1"/>
        </w:rPr>
        <w:t>Department</w:t>
      </w:r>
      <w:r w:rsidRPr="00271522">
        <w:rPr>
          <w:rFonts w:ascii="Maiandra GD" w:hAnsi="Maiandra GD" w:cs="Arial"/>
          <w:color w:val="000000"/>
          <w:sz w:val="22"/>
          <w:szCs w:val="22"/>
          <w:bdr w:val="none" w:sz="0" w:space="0" w:color="auto" w:frame="1"/>
        </w:rPr>
        <w:t>” and </w:t>
      </w:r>
      <w:r w:rsidRPr="00271522">
        <w:rPr>
          <w:rStyle w:val="Strong"/>
          <w:rFonts w:ascii="Maiandra GD" w:hAnsi="Maiandra GD" w:cs="Arial"/>
          <w:color w:val="000000"/>
          <w:sz w:val="22"/>
          <w:szCs w:val="22"/>
          <w:bdr w:val="none" w:sz="0" w:space="0" w:color="auto" w:frame="1"/>
        </w:rPr>
        <w:t>DepartmentMetaData</w:t>
      </w:r>
      <w:r w:rsidRPr="00271522">
        <w:rPr>
          <w:rFonts w:ascii="Maiandra GD" w:hAnsi="Maiandra GD" w:cs="Arial"/>
          <w:color w:val="000000"/>
          <w:sz w:val="22"/>
          <w:szCs w:val="22"/>
          <w:bdr w:val="none" w:sz="0" w:space="0" w:color="auto" w:frame="1"/>
        </w:rPr>
        <w:t> </w:t>
      </w:r>
      <w:proofErr w:type="gramStart"/>
      <w:r w:rsidRPr="00271522">
        <w:rPr>
          <w:rFonts w:ascii="Maiandra GD" w:hAnsi="Maiandra GD" w:cs="Arial"/>
          <w:color w:val="000000"/>
          <w:sz w:val="22"/>
          <w:szCs w:val="22"/>
          <w:bdr w:val="none" w:sz="0" w:space="0" w:color="auto" w:frame="1"/>
        </w:rPr>
        <w:t>class.</w:t>
      </w:r>
      <w:proofErr w:type="gramEnd"/>
      <w:r w:rsidRPr="00271522">
        <w:rPr>
          <w:rFonts w:ascii="Maiandra GD" w:hAnsi="Maiandra GD" w:cs="Arial"/>
          <w:color w:val="000000"/>
          <w:sz w:val="22"/>
          <w:szCs w:val="22"/>
          <w:bdr w:val="none" w:sz="0" w:space="0" w:color="auto" w:frame="1"/>
        </w:rPr>
        <w:t xml:space="preserve"> We can do it. There is nothing stopping us from doing it but every time the </w:t>
      </w:r>
      <w:r w:rsidRPr="00271522">
        <w:rPr>
          <w:rStyle w:val="Strong"/>
          <w:rFonts w:ascii="Maiandra GD" w:hAnsi="Maiandra GD" w:cs="Arial"/>
          <w:color w:val="000000"/>
          <w:sz w:val="22"/>
          <w:szCs w:val="22"/>
          <w:bdr w:val="none" w:sz="0" w:space="0" w:color="auto" w:frame="1"/>
        </w:rPr>
        <w:t>Department</w:t>
      </w:r>
      <w:r w:rsidRPr="00271522">
        <w:rPr>
          <w:rFonts w:ascii="Maiandra GD" w:hAnsi="Maiandra GD" w:cs="Arial"/>
          <w:color w:val="000000"/>
          <w:sz w:val="22"/>
          <w:szCs w:val="22"/>
          <w:bdr w:val="none" w:sz="0" w:space="0" w:color="auto" w:frame="1"/>
        </w:rPr>
        <w:t> class is auto-generated our custom changes will be lost. This is the reason for creating another partial class and applying our changes. </w:t>
      </w:r>
    </w:p>
    <w:p w:rsidR="007D51E5" w:rsidRPr="00271522" w:rsidRDefault="007D51E5"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p>
    <w:p w:rsidR="00D54AC1" w:rsidRPr="00271522" w:rsidRDefault="00D54AC1"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Customizing the auto-generated create view.</w:t>
      </w:r>
    </w:p>
    <w:p w:rsidR="00D54AC1" w:rsidRDefault="00D54AC1" w:rsidP="0015081F">
      <w:pPr>
        <w:pStyle w:val="NormalWeb"/>
        <w:shd w:val="clear" w:color="auto" w:fill="FFFFFF"/>
        <w:spacing w:before="0" w:beforeAutospacing="0" w:after="0" w:afterAutospacing="0"/>
        <w:textAlignment w:val="baseline"/>
        <w:rPr>
          <w:rFonts w:ascii="Maiandra GD" w:hAnsi="Maiandra GD" w:cs="Arial"/>
          <w:color w:val="000000"/>
          <w:sz w:val="22"/>
          <w:szCs w:val="22"/>
          <w:bdr w:val="none" w:sz="0" w:space="0" w:color="auto" w:frame="1"/>
        </w:rPr>
      </w:pPr>
      <w:r w:rsidRPr="00271522">
        <w:rPr>
          <w:rFonts w:ascii="Maiandra GD" w:hAnsi="Maiandra GD" w:cs="Arial"/>
          <w:color w:val="000000"/>
          <w:sz w:val="22"/>
          <w:szCs w:val="22"/>
          <w:bdr w:val="none" w:sz="0" w:space="0" w:color="auto" w:frame="1"/>
        </w:rPr>
        <w:t>At the moment none of the fields on the “</w:t>
      </w:r>
      <w:r w:rsidRPr="00271522">
        <w:rPr>
          <w:rStyle w:val="Strong"/>
          <w:rFonts w:ascii="Maiandra GD" w:hAnsi="Maiandra GD" w:cs="Arial"/>
          <w:color w:val="000000"/>
          <w:sz w:val="22"/>
          <w:szCs w:val="22"/>
          <w:bdr w:val="none" w:sz="0" w:space="0" w:color="auto" w:frame="1"/>
        </w:rPr>
        <w:t>Create</w:t>
      </w:r>
      <w:r w:rsidRPr="00271522">
        <w:rPr>
          <w:rFonts w:ascii="Maiandra GD" w:hAnsi="Maiandra GD" w:cs="Arial"/>
          <w:color w:val="000000"/>
          <w:sz w:val="22"/>
          <w:szCs w:val="22"/>
          <w:bdr w:val="none" w:sz="0" w:space="0" w:color="auto" w:frame="1"/>
        </w:rPr>
        <w:t>” view are required. That means when we click on the “</w:t>
      </w:r>
      <w:r w:rsidRPr="00271522">
        <w:rPr>
          <w:rStyle w:val="Strong"/>
          <w:rFonts w:ascii="Maiandra GD" w:hAnsi="Maiandra GD" w:cs="Arial"/>
          <w:color w:val="000000"/>
          <w:sz w:val="22"/>
          <w:szCs w:val="22"/>
          <w:bdr w:val="none" w:sz="0" w:space="0" w:color="auto" w:frame="1"/>
        </w:rPr>
        <w:t>Create</w:t>
      </w:r>
      <w:r w:rsidRPr="00271522">
        <w:rPr>
          <w:rFonts w:ascii="Maiandra GD" w:hAnsi="Maiandra GD" w:cs="Arial"/>
          <w:color w:val="000000"/>
          <w:sz w:val="22"/>
          <w:szCs w:val="22"/>
          <w:bdr w:val="none" w:sz="0" w:space="0" w:color="auto" w:frame="1"/>
        </w:rPr>
        <w:t>” button without filling out any data NULL values are stored in all the columns of the Employee table.</w:t>
      </w:r>
    </w:p>
    <w:p w:rsidR="007D51E5" w:rsidRPr="00271522" w:rsidRDefault="007D51E5"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p>
    <w:p w:rsidR="00D54AC1" w:rsidRPr="00271522" w:rsidRDefault="00D54AC1"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How to make these fields on the “Create” view required?</w:t>
      </w:r>
    </w:p>
    <w:p w:rsidR="00D54AC1" w:rsidRPr="00271522" w:rsidRDefault="00D54AC1"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Add </w:t>
      </w:r>
      <w:r w:rsidRPr="00271522">
        <w:rPr>
          <w:rStyle w:val="Strong"/>
          <w:rFonts w:ascii="Maiandra GD" w:hAnsi="Maiandra GD" w:cs="Arial"/>
          <w:color w:val="000000"/>
          <w:sz w:val="22"/>
          <w:szCs w:val="22"/>
          <w:bdr w:val="none" w:sz="0" w:space="0" w:color="auto" w:frame="1"/>
        </w:rPr>
        <w:t>[Required]</w:t>
      </w:r>
      <w:r w:rsidRPr="00271522">
        <w:rPr>
          <w:rFonts w:ascii="Maiandra GD" w:hAnsi="Maiandra GD" w:cs="Arial"/>
          <w:color w:val="000000"/>
          <w:sz w:val="22"/>
          <w:szCs w:val="22"/>
          <w:bdr w:val="none" w:sz="0" w:space="0" w:color="auto" w:frame="1"/>
        </w:rPr>
        <w:t> attribute to the properties of the “</w:t>
      </w:r>
      <w:r w:rsidRPr="00271522">
        <w:rPr>
          <w:rStyle w:val="Strong"/>
          <w:rFonts w:ascii="Maiandra GD" w:hAnsi="Maiandra GD" w:cs="Arial"/>
          <w:color w:val="000000"/>
          <w:sz w:val="22"/>
          <w:szCs w:val="22"/>
          <w:bdr w:val="none" w:sz="0" w:space="0" w:color="auto" w:frame="1"/>
        </w:rPr>
        <w:t>Employee</w:t>
      </w:r>
      <w:r w:rsidRPr="00271522">
        <w:rPr>
          <w:rFonts w:ascii="Maiandra GD" w:hAnsi="Maiandra GD" w:cs="Arial"/>
          <w:color w:val="000000"/>
          <w:sz w:val="22"/>
          <w:szCs w:val="22"/>
          <w:bdr w:val="none" w:sz="0" w:space="0" w:color="auto" w:frame="1"/>
        </w:rPr>
        <w:t>” class. The “</w:t>
      </w:r>
      <w:r w:rsidRPr="00271522">
        <w:rPr>
          <w:rStyle w:val="Strong"/>
          <w:rFonts w:ascii="Maiandra GD" w:hAnsi="Maiandra GD" w:cs="Arial"/>
          <w:color w:val="000000"/>
          <w:sz w:val="22"/>
          <w:szCs w:val="22"/>
          <w:bdr w:val="none" w:sz="0" w:space="0" w:color="auto" w:frame="1"/>
        </w:rPr>
        <w:t>Employee</w:t>
      </w:r>
      <w:r w:rsidRPr="00271522">
        <w:rPr>
          <w:rFonts w:ascii="Maiandra GD" w:hAnsi="Maiandra GD" w:cs="Arial"/>
          <w:color w:val="000000"/>
          <w:sz w:val="22"/>
          <w:szCs w:val="22"/>
          <w:bdr w:val="none" w:sz="0" w:space="0" w:color="auto" w:frame="1"/>
        </w:rPr>
        <w:t>” class that is present in “</w:t>
      </w:r>
      <w:r w:rsidRPr="00271522">
        <w:rPr>
          <w:rStyle w:val="Strong"/>
          <w:rFonts w:ascii="Maiandra GD" w:hAnsi="Maiandra GD" w:cs="Arial"/>
          <w:color w:val="000000"/>
          <w:sz w:val="22"/>
          <w:szCs w:val="22"/>
          <w:bdr w:val="none" w:sz="0" w:space="0" w:color="auto" w:frame="1"/>
        </w:rPr>
        <w:t>EmployeeDataModel.Designer.cs</w:t>
      </w:r>
      <w:r w:rsidRPr="00271522">
        <w:rPr>
          <w:rFonts w:ascii="Maiandra GD" w:hAnsi="Maiandra GD" w:cs="Arial"/>
          <w:color w:val="000000"/>
          <w:sz w:val="22"/>
          <w:szCs w:val="22"/>
          <w:bdr w:val="none" w:sz="0" w:space="0" w:color="auto" w:frame="1"/>
        </w:rPr>
        <w:t>” is auto-generated by the entity framework. There is no point in adding the [</w:t>
      </w:r>
      <w:r w:rsidRPr="00271522">
        <w:rPr>
          <w:rStyle w:val="Strong"/>
          <w:rFonts w:ascii="Maiandra GD" w:hAnsi="Maiandra GD" w:cs="Arial"/>
          <w:color w:val="000000"/>
          <w:sz w:val="22"/>
          <w:szCs w:val="22"/>
          <w:bdr w:val="none" w:sz="0" w:space="0" w:color="auto" w:frame="1"/>
        </w:rPr>
        <w:t>Required</w:t>
      </w:r>
      <w:r w:rsidRPr="00271522">
        <w:rPr>
          <w:rFonts w:ascii="Maiandra GD" w:hAnsi="Maiandra GD" w:cs="Arial"/>
          <w:color w:val="000000"/>
          <w:sz w:val="22"/>
          <w:szCs w:val="22"/>
          <w:bdr w:val="none" w:sz="0" w:space="0" w:color="auto" w:frame="1"/>
        </w:rPr>
        <w:t>] attribute to this class as we will lose the changes if the class is auto-generated again. </w:t>
      </w:r>
    </w:p>
    <w:p w:rsidR="00D54AC1" w:rsidRDefault="00D54AC1" w:rsidP="0015081F">
      <w:pPr>
        <w:pStyle w:val="NormalWeb"/>
        <w:shd w:val="clear" w:color="auto" w:fill="FFFFFF"/>
        <w:spacing w:before="0" w:beforeAutospacing="0" w:after="0" w:afterAutospacing="0"/>
        <w:textAlignment w:val="baseline"/>
        <w:rPr>
          <w:rFonts w:ascii="Maiandra GD" w:hAnsi="Maiandra GD" w:cs="Arial"/>
          <w:color w:val="000000"/>
          <w:sz w:val="22"/>
          <w:szCs w:val="22"/>
          <w:bdr w:val="none" w:sz="0" w:space="0" w:color="auto" w:frame="1"/>
        </w:rPr>
      </w:pPr>
      <w:r w:rsidRPr="00271522">
        <w:rPr>
          <w:rFonts w:ascii="Maiandra GD" w:hAnsi="Maiandra GD" w:cs="Arial"/>
          <w:color w:val="000000"/>
          <w:sz w:val="22"/>
          <w:szCs w:val="22"/>
          <w:bdr w:val="none" w:sz="0" w:space="0" w:color="auto" w:frame="1"/>
        </w:rPr>
        <w:t>To achieve this add a class file with the name </w:t>
      </w:r>
      <w:r w:rsidRPr="00271522">
        <w:rPr>
          <w:rStyle w:val="Strong"/>
          <w:rFonts w:ascii="Maiandra GD" w:hAnsi="Maiandra GD" w:cs="Arial"/>
          <w:color w:val="000000"/>
          <w:sz w:val="22"/>
          <w:szCs w:val="22"/>
          <w:bdr w:val="none" w:sz="0" w:space="0" w:color="auto" w:frame="1"/>
        </w:rPr>
        <w:t>PEmployee.cs</w:t>
      </w:r>
      <w:r w:rsidRPr="00271522">
        <w:rPr>
          <w:rFonts w:ascii="Maiandra GD" w:hAnsi="Maiandra GD" w:cs="Arial"/>
          <w:color w:val="000000"/>
          <w:sz w:val="22"/>
          <w:szCs w:val="22"/>
          <w:bdr w:val="none" w:sz="0" w:space="0" w:color="auto" w:frame="1"/>
        </w:rPr>
        <w:t> within the “</w:t>
      </w:r>
      <w:r w:rsidRPr="00271522">
        <w:rPr>
          <w:rStyle w:val="Strong"/>
          <w:rFonts w:ascii="Maiandra GD" w:hAnsi="Maiandra GD" w:cs="Arial"/>
          <w:color w:val="000000"/>
          <w:sz w:val="22"/>
          <w:szCs w:val="22"/>
          <w:bdr w:val="none" w:sz="0" w:space="0" w:color="auto" w:frame="1"/>
        </w:rPr>
        <w:t>Models</w:t>
      </w:r>
      <w:r w:rsidRPr="00271522">
        <w:rPr>
          <w:rFonts w:ascii="Maiandra GD" w:hAnsi="Maiandra GD" w:cs="Arial"/>
          <w:color w:val="000000"/>
          <w:sz w:val="22"/>
          <w:szCs w:val="22"/>
          <w:bdr w:val="none" w:sz="0" w:space="0" w:color="auto" w:frame="1"/>
        </w:rPr>
        <w:t>” folder. Once you created the </w:t>
      </w:r>
      <w:r w:rsidRPr="00271522">
        <w:rPr>
          <w:rStyle w:val="Strong"/>
          <w:rFonts w:ascii="Maiandra GD" w:hAnsi="Maiandra GD" w:cs="Arial"/>
          <w:color w:val="000000"/>
          <w:sz w:val="22"/>
          <w:szCs w:val="22"/>
          <w:bdr w:val="none" w:sz="0" w:space="0" w:color="auto" w:frame="1"/>
        </w:rPr>
        <w:t>PEmployee.cs</w:t>
      </w:r>
      <w:r w:rsidRPr="00271522">
        <w:rPr>
          <w:rFonts w:ascii="Maiandra GD" w:hAnsi="Maiandra GD" w:cs="Arial"/>
          <w:color w:val="000000"/>
          <w:sz w:val="22"/>
          <w:szCs w:val="22"/>
          <w:bdr w:val="none" w:sz="0" w:space="0" w:color="auto" w:frame="1"/>
        </w:rPr>
        <w:t> class file, then simply copy and paste the following code into it.</w:t>
      </w:r>
    </w:p>
    <w:p w:rsidR="007D51E5" w:rsidRPr="00271522" w:rsidRDefault="007D51E5"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using</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System.ComponentModel.DataAnnotations;</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namespace</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CRUD_Using_EF.Models</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roofErr w:type="gramStart"/>
      <w:r w:rsidRPr="00271522">
        <w:rPr>
          <w:rStyle w:val="enlighter-m0"/>
          <w:rFonts w:ascii="Maiandra GD" w:hAnsi="Maiandra GD" w:cs="Consolas"/>
          <w:color w:val="4284AE"/>
          <w:bdr w:val="none" w:sz="0" w:space="0" w:color="auto" w:frame="1"/>
        </w:rPr>
        <w:t>MetadataType</w:t>
      </w:r>
      <w:r w:rsidRPr="00271522">
        <w:rPr>
          <w:rStyle w:val="enlighter-g1"/>
          <w:rFonts w:ascii="Maiandra GD" w:hAnsi="Maiandra GD" w:cs="Consolas"/>
          <w:b/>
          <w:bCs/>
          <w:color w:val="6B7C8B"/>
          <w:bdr w:val="none" w:sz="0" w:space="0" w:color="auto" w:frame="1"/>
        </w:rPr>
        <w:t>(</w:t>
      </w:r>
      <w:proofErr w:type="gramEnd"/>
      <w:r w:rsidRPr="00271522">
        <w:rPr>
          <w:rStyle w:val="enlighter-k3"/>
          <w:rFonts w:ascii="Maiandra GD" w:hAnsi="Maiandra GD" w:cs="Consolas"/>
          <w:color w:val="4284AE"/>
          <w:bdr w:val="none" w:sz="0" w:space="0" w:color="auto" w:frame="1"/>
        </w:rPr>
        <w:t>typeof</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EmployeeMetaData</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partial</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class</w:t>
      </w:r>
      <w:r w:rsidRPr="00271522">
        <w:rPr>
          <w:rStyle w:val="enlighter-text"/>
          <w:rFonts w:ascii="Maiandra GD" w:hAnsi="Maiandra GD" w:cs="Consolas"/>
          <w:color w:val="CFD5E0"/>
          <w:bdr w:val="none" w:sz="0" w:space="0" w:color="auto" w:frame="1"/>
        </w:rPr>
        <w:t xml:space="preserve"> Employee</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class</w:t>
      </w:r>
      <w:r w:rsidRPr="00271522">
        <w:rPr>
          <w:rStyle w:val="enlighter-text"/>
          <w:rFonts w:ascii="Maiandra GD" w:hAnsi="Maiandra GD" w:cs="Consolas"/>
          <w:color w:val="CFD5E0"/>
          <w:bdr w:val="none" w:sz="0" w:space="0" w:color="auto" w:frame="1"/>
        </w:rPr>
        <w:t xml:space="preserve"> EmployeeMetaData</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Required</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string Name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Required</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lastRenderedPageBreak/>
        <w:t>public</w:t>
      </w:r>
      <w:proofErr w:type="gramEnd"/>
      <w:r w:rsidRPr="00271522">
        <w:rPr>
          <w:rStyle w:val="enlighter-text"/>
          <w:rFonts w:ascii="Maiandra GD" w:hAnsi="Maiandra GD" w:cs="Consolas"/>
          <w:color w:val="CFD5E0"/>
          <w:bdr w:val="none" w:sz="0" w:space="0" w:color="auto" w:frame="1"/>
        </w:rPr>
        <w:t xml:space="preserve"> string Gender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Required</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string City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Required</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string Salary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Required</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5"/>
          <w:rFonts w:ascii="Maiandra GD" w:hAnsi="Maiandra GD" w:cs="Consolas"/>
          <w:b/>
          <w:bCs/>
          <w:color w:val="D171DD"/>
          <w:bdr w:val="none" w:sz="0" w:space="0" w:color="auto" w:frame="1"/>
        </w:rPr>
        <w:t>int</w:t>
      </w:r>
      <w:r w:rsidRPr="00271522">
        <w:rPr>
          <w:rStyle w:val="enlighter-text"/>
          <w:rFonts w:ascii="Maiandra GD" w:hAnsi="Maiandra GD" w:cs="Consolas"/>
          <w:color w:val="CFD5E0"/>
          <w:bdr w:val="none" w:sz="0" w:space="0" w:color="auto" w:frame="1"/>
        </w:rPr>
        <w:t xml:space="preserve"> DepartmentId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7D51E5" w:rsidRDefault="007D51E5" w:rsidP="0015081F">
      <w:pPr>
        <w:pStyle w:val="NormalWeb"/>
        <w:shd w:val="clear" w:color="auto" w:fill="FFFFFF"/>
        <w:spacing w:before="0" w:beforeAutospacing="0" w:after="0" w:afterAutospacing="0"/>
        <w:textAlignment w:val="baseline"/>
        <w:rPr>
          <w:rFonts w:ascii="Maiandra GD" w:hAnsi="Maiandra GD" w:cs="Arial"/>
          <w:color w:val="000000"/>
          <w:sz w:val="22"/>
          <w:szCs w:val="22"/>
          <w:bdr w:val="none" w:sz="0" w:space="0" w:color="auto" w:frame="1"/>
        </w:rPr>
      </w:pPr>
    </w:p>
    <w:p w:rsidR="00D54AC1" w:rsidRPr="00271522" w:rsidRDefault="00D54AC1"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At this point run the application and click on the “</w:t>
      </w:r>
      <w:r w:rsidRPr="00271522">
        <w:rPr>
          <w:rStyle w:val="Strong"/>
          <w:rFonts w:ascii="Maiandra GD" w:hAnsi="Maiandra GD" w:cs="Arial"/>
          <w:color w:val="000000"/>
          <w:sz w:val="22"/>
          <w:szCs w:val="22"/>
          <w:bdr w:val="none" w:sz="0" w:space="0" w:color="auto" w:frame="1"/>
        </w:rPr>
        <w:t>Create</w:t>
      </w:r>
      <w:r w:rsidRPr="00271522">
        <w:rPr>
          <w:rFonts w:ascii="Maiandra GD" w:hAnsi="Maiandra GD" w:cs="Arial"/>
          <w:color w:val="000000"/>
          <w:sz w:val="22"/>
          <w:szCs w:val="22"/>
          <w:bdr w:val="none" w:sz="0" w:space="0" w:color="auto" w:frame="1"/>
        </w:rPr>
        <w:t>” button without filling out any data. Notice that we get validation error messages as expected as shown in the below image.</w:t>
      </w:r>
    </w:p>
    <w:p w:rsidR="00D54AC1" w:rsidRPr="00271522" w:rsidRDefault="00D54AC1"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drawing>
          <wp:inline distT="0" distB="0" distL="0" distR="0">
            <wp:extent cx="3286125" cy="3139804"/>
            <wp:effectExtent l="19050" t="0" r="9525" b="0"/>
            <wp:docPr id="126" name="Picture 126" descr="Customizing Auto Generated Create View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tomizing Auto Generated Create View in ASP.NET MVC Application"/>
                    <pic:cNvPicPr>
                      <a:picLocks noChangeAspect="1" noChangeArrowheads="1"/>
                    </pic:cNvPicPr>
                  </pic:nvPicPr>
                  <pic:blipFill>
                    <a:blip r:embed="rId73"/>
                    <a:srcRect/>
                    <a:stretch>
                      <a:fillRect/>
                    </a:stretch>
                  </pic:blipFill>
                  <pic:spPr bwMode="auto">
                    <a:xfrm>
                      <a:off x="0" y="0"/>
                      <a:ext cx="3286125" cy="3139804"/>
                    </a:xfrm>
                    <a:prstGeom prst="rect">
                      <a:avLst/>
                    </a:prstGeom>
                    <a:noFill/>
                    <a:ln w="9525">
                      <a:noFill/>
                      <a:miter lim="800000"/>
                      <a:headEnd/>
                      <a:tailEnd/>
                    </a:ln>
                  </pic:spPr>
                </pic:pic>
              </a:graphicData>
            </a:graphic>
          </wp:inline>
        </w:drawing>
      </w:r>
    </w:p>
    <w:p w:rsidR="00D54AC1" w:rsidRPr="00271522" w:rsidRDefault="00D54AC1"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If you want “</w:t>
      </w:r>
      <w:r w:rsidRPr="00271522">
        <w:rPr>
          <w:rStyle w:val="Strong"/>
          <w:rFonts w:ascii="Maiandra GD" w:hAnsi="Maiandra GD" w:cs="Arial"/>
          <w:color w:val="000000"/>
          <w:sz w:val="22"/>
          <w:szCs w:val="22"/>
          <w:bdr w:val="none" w:sz="0" w:space="0" w:color="auto" w:frame="1"/>
        </w:rPr>
        <w:t>Select Department</w:t>
      </w:r>
      <w:r w:rsidRPr="00271522">
        <w:rPr>
          <w:rFonts w:ascii="Maiandra GD" w:hAnsi="Maiandra GD" w:cs="Arial"/>
          <w:color w:val="000000"/>
          <w:sz w:val="22"/>
          <w:szCs w:val="22"/>
          <w:bdr w:val="none" w:sz="0" w:space="0" w:color="auto" w:frame="1"/>
        </w:rPr>
        <w:t>” as the first item in the “</w:t>
      </w:r>
      <w:r w:rsidRPr="00271522">
        <w:rPr>
          <w:rStyle w:val="Strong"/>
          <w:rFonts w:ascii="Maiandra GD" w:hAnsi="Maiandra GD" w:cs="Arial"/>
          <w:color w:val="000000"/>
          <w:sz w:val="22"/>
          <w:szCs w:val="22"/>
          <w:bdr w:val="none" w:sz="0" w:space="0" w:color="auto" w:frame="1"/>
        </w:rPr>
        <w:t>Department</w:t>
      </w:r>
      <w:r w:rsidRPr="00271522">
        <w:rPr>
          <w:rFonts w:ascii="Maiandra GD" w:hAnsi="Maiandra GD" w:cs="Arial"/>
          <w:color w:val="000000"/>
          <w:sz w:val="22"/>
          <w:szCs w:val="22"/>
          <w:bdr w:val="none" w:sz="0" w:space="0" w:color="auto" w:frame="1"/>
        </w:rPr>
        <w:t>” dropdownlist on “</w:t>
      </w:r>
      <w:r w:rsidRPr="00271522">
        <w:rPr>
          <w:rStyle w:val="Strong"/>
          <w:rFonts w:ascii="Maiandra GD" w:hAnsi="Maiandra GD" w:cs="Arial"/>
          <w:color w:val="000000"/>
          <w:sz w:val="22"/>
          <w:szCs w:val="22"/>
          <w:bdr w:val="none" w:sz="0" w:space="0" w:color="auto" w:frame="1"/>
        </w:rPr>
        <w:t>Create</w:t>
      </w:r>
      <w:r w:rsidRPr="00271522">
        <w:rPr>
          <w:rFonts w:ascii="Maiandra GD" w:hAnsi="Maiandra GD" w:cs="Arial"/>
          <w:color w:val="000000"/>
          <w:sz w:val="22"/>
          <w:szCs w:val="22"/>
          <w:bdr w:val="none" w:sz="0" w:space="0" w:color="auto" w:frame="1"/>
        </w:rPr>
        <w:t xml:space="preserve">” view then </w:t>
      </w:r>
      <w:proofErr w:type="gramStart"/>
      <w:r w:rsidRPr="00271522">
        <w:rPr>
          <w:rFonts w:ascii="Maiandra GD" w:hAnsi="Maiandra GD" w:cs="Arial"/>
          <w:color w:val="000000"/>
          <w:sz w:val="22"/>
          <w:szCs w:val="22"/>
          <w:bdr w:val="none" w:sz="0" w:space="0" w:color="auto" w:frame="1"/>
        </w:rPr>
        <w:t>Replace</w:t>
      </w:r>
      <w:proofErr w:type="gramEnd"/>
      <w:r w:rsidRPr="00271522">
        <w:rPr>
          <w:rFonts w:ascii="Maiandra GD" w:hAnsi="Maiandra GD" w:cs="Arial"/>
          <w:color w:val="000000"/>
          <w:sz w:val="22"/>
          <w:szCs w:val="22"/>
          <w:bdr w:val="none" w:sz="0" w:space="0" w:color="auto" w:frame="1"/>
        </w:rPr>
        <w:t xml:space="preserve"> the following code in the Create.cshtml view.</w:t>
      </w:r>
    </w:p>
    <w:p w:rsidR="00D54AC1" w:rsidRPr="00271522" w:rsidRDefault="00D54AC1"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Style w:val="Strong"/>
          <w:rFonts w:ascii="Maiandra GD" w:hAnsi="Maiandra GD" w:cs="Arial"/>
          <w:color w:val="0000FF"/>
          <w:sz w:val="22"/>
          <w:szCs w:val="22"/>
          <w:bdr w:val="none" w:sz="0" w:space="0" w:color="auto" w:frame="1"/>
        </w:rPr>
        <w:t>@Html.DropDownList(“DepartmentId”,null , htmlAttributes: new { @class = “form-control” })</w:t>
      </w:r>
      <w:r w:rsidRPr="00271522">
        <w:rPr>
          <w:rFonts w:ascii="Maiandra GD" w:hAnsi="Maiandra GD" w:cs="Segoe UI"/>
          <w:color w:val="212529"/>
          <w:sz w:val="22"/>
          <w:szCs w:val="22"/>
        </w:rPr>
        <w:br/>
      </w:r>
      <w:r w:rsidRPr="00271522">
        <w:rPr>
          <w:rFonts w:ascii="Maiandra GD" w:hAnsi="Maiandra GD" w:cs="Arial"/>
          <w:color w:val="000000"/>
          <w:sz w:val="22"/>
          <w:szCs w:val="22"/>
          <w:bdr w:val="none" w:sz="0" w:space="0" w:color="auto" w:frame="1"/>
        </w:rPr>
        <w:t>with</w:t>
      </w:r>
      <w:r w:rsidRPr="00271522">
        <w:rPr>
          <w:rFonts w:ascii="Maiandra GD" w:hAnsi="Maiandra GD" w:cs="Segoe UI"/>
          <w:color w:val="212529"/>
          <w:sz w:val="22"/>
          <w:szCs w:val="22"/>
        </w:rPr>
        <w:br/>
      </w:r>
      <w:r w:rsidRPr="00271522">
        <w:rPr>
          <w:rStyle w:val="Strong"/>
          <w:rFonts w:ascii="Maiandra GD" w:hAnsi="Maiandra GD" w:cs="Arial"/>
          <w:color w:val="0000FF"/>
          <w:sz w:val="22"/>
          <w:szCs w:val="22"/>
          <w:bdr w:val="none" w:sz="0" w:space="0" w:color="auto" w:frame="1"/>
        </w:rPr>
        <w:t>@Html.DropDownList(“DepartmentId”,null , “Select Department”, htmlAttributes: new { @class = “form-control” })</w:t>
      </w:r>
    </w:p>
    <w:p w:rsidR="00D54AC1" w:rsidRPr="00271522" w:rsidRDefault="00D54AC1"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lastRenderedPageBreak/>
        <w:t>Notice that a textbox is used for gender. It is an ideal situation to have a drop down list for gender rather than a textbox. To achieve this make the following changes to the “</w:t>
      </w:r>
      <w:r w:rsidRPr="00271522">
        <w:rPr>
          <w:rStyle w:val="Strong"/>
          <w:rFonts w:ascii="Maiandra GD" w:hAnsi="Maiandra GD" w:cs="Arial"/>
          <w:color w:val="000000"/>
          <w:sz w:val="22"/>
          <w:szCs w:val="22"/>
          <w:bdr w:val="none" w:sz="0" w:space="0" w:color="auto" w:frame="1"/>
        </w:rPr>
        <w:t>Create.cshtml</w:t>
      </w:r>
      <w:r w:rsidRPr="00271522">
        <w:rPr>
          <w:rFonts w:ascii="Maiandra GD" w:hAnsi="Maiandra GD" w:cs="Arial"/>
          <w:color w:val="000000"/>
          <w:sz w:val="22"/>
          <w:szCs w:val="22"/>
          <w:bdr w:val="none" w:sz="0" w:space="0" w:color="auto" w:frame="1"/>
        </w:rPr>
        <w:t>” view. Replace the following code.</w:t>
      </w:r>
    </w:p>
    <w:p w:rsidR="00D54AC1" w:rsidRPr="00271522" w:rsidRDefault="00D54AC1"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Style w:val="Strong"/>
          <w:rFonts w:ascii="Maiandra GD" w:hAnsi="Maiandra GD" w:cs="Arial"/>
          <w:color w:val="0000FF"/>
          <w:sz w:val="22"/>
          <w:szCs w:val="22"/>
          <w:bdr w:val="none" w:sz="0" w:space="0" w:color="auto" w:frame="1"/>
        </w:rPr>
        <w:t>@Html.EditorFor(model =&gt; model.Gender, new { htmlAttributes = new { @class = “form-control” } })</w:t>
      </w:r>
      <w:r w:rsidRPr="00271522">
        <w:rPr>
          <w:rFonts w:ascii="Maiandra GD" w:hAnsi="Maiandra GD" w:cs="Segoe UI"/>
          <w:color w:val="212529"/>
          <w:sz w:val="22"/>
          <w:szCs w:val="22"/>
        </w:rPr>
        <w:br/>
      </w:r>
      <w:r w:rsidRPr="00271522">
        <w:rPr>
          <w:rFonts w:ascii="Maiandra GD" w:hAnsi="Maiandra GD" w:cs="Arial"/>
          <w:color w:val="212529"/>
          <w:sz w:val="22"/>
          <w:szCs w:val="22"/>
          <w:bdr w:val="none" w:sz="0" w:space="0" w:color="auto" w:frame="1"/>
        </w:rPr>
        <w:t>with</w:t>
      </w:r>
      <w:r w:rsidRPr="00271522">
        <w:rPr>
          <w:rFonts w:ascii="Maiandra GD" w:hAnsi="Maiandra GD" w:cs="Segoe UI"/>
          <w:color w:val="212529"/>
          <w:sz w:val="22"/>
          <w:szCs w:val="22"/>
        </w:rPr>
        <w:br/>
      </w:r>
      <w:r w:rsidRPr="00271522">
        <w:rPr>
          <w:rStyle w:val="Strong"/>
          <w:rFonts w:ascii="Maiandra GD" w:hAnsi="Maiandra GD" w:cs="Arial"/>
          <w:color w:val="0000FF"/>
          <w:sz w:val="22"/>
          <w:szCs w:val="22"/>
          <w:bdr w:val="none" w:sz="0" w:space="0" w:color="auto" w:frame="1"/>
        </w:rPr>
        <w:t>@Html.DropDownList(“Gender”, new List&lt;SelectListItem&gt;</w:t>
      </w:r>
      <w:r w:rsidRPr="00271522">
        <w:rPr>
          <w:rFonts w:ascii="Maiandra GD" w:hAnsi="Maiandra GD" w:cs="Segoe UI"/>
          <w:color w:val="212529"/>
          <w:sz w:val="22"/>
          <w:szCs w:val="22"/>
        </w:rPr>
        <w:br/>
      </w:r>
      <w:r w:rsidRPr="00271522">
        <w:rPr>
          <w:rStyle w:val="Strong"/>
          <w:rFonts w:ascii="Maiandra GD" w:hAnsi="Maiandra GD" w:cs="Arial"/>
          <w:color w:val="0000FF"/>
          <w:sz w:val="22"/>
          <w:szCs w:val="22"/>
          <w:bdr w:val="none" w:sz="0" w:space="0" w:color="auto" w:frame="1"/>
        </w:rPr>
        <w:t>{</w:t>
      </w:r>
      <w:r w:rsidRPr="00271522">
        <w:rPr>
          <w:rFonts w:ascii="Maiandra GD" w:hAnsi="Maiandra GD" w:cs="Segoe UI"/>
          <w:color w:val="212529"/>
          <w:sz w:val="22"/>
          <w:szCs w:val="22"/>
        </w:rPr>
        <w:br/>
      </w:r>
      <w:r w:rsidRPr="00271522">
        <w:rPr>
          <w:rStyle w:val="Strong"/>
          <w:rFonts w:ascii="Maiandra GD" w:hAnsi="Maiandra GD" w:cs="Arial"/>
          <w:color w:val="0000FF"/>
          <w:sz w:val="22"/>
          <w:szCs w:val="22"/>
          <w:bdr w:val="none" w:sz="0" w:space="0" w:color="auto" w:frame="1"/>
        </w:rPr>
        <w:t>new SelectListItem { Text = “Male”, Value=”Male” },</w:t>
      </w:r>
      <w:r w:rsidRPr="00271522">
        <w:rPr>
          <w:rFonts w:ascii="Maiandra GD" w:hAnsi="Maiandra GD" w:cs="Segoe UI"/>
          <w:color w:val="212529"/>
          <w:sz w:val="22"/>
          <w:szCs w:val="22"/>
        </w:rPr>
        <w:br/>
      </w:r>
      <w:r w:rsidRPr="00271522">
        <w:rPr>
          <w:rStyle w:val="Strong"/>
          <w:rFonts w:ascii="Maiandra GD" w:hAnsi="Maiandra GD" w:cs="Arial"/>
          <w:color w:val="0000FF"/>
          <w:sz w:val="22"/>
          <w:szCs w:val="22"/>
          <w:bdr w:val="none" w:sz="0" w:space="0" w:color="auto" w:frame="1"/>
        </w:rPr>
        <w:t>new SelectListItem { Text = “Female”, Value=”Female” }</w:t>
      </w:r>
      <w:r w:rsidRPr="00271522">
        <w:rPr>
          <w:rFonts w:ascii="Maiandra GD" w:hAnsi="Maiandra GD" w:cs="Segoe UI"/>
          <w:color w:val="212529"/>
          <w:sz w:val="22"/>
          <w:szCs w:val="22"/>
        </w:rPr>
        <w:br/>
      </w:r>
      <w:r w:rsidRPr="00271522">
        <w:rPr>
          <w:rStyle w:val="Strong"/>
          <w:rFonts w:ascii="Maiandra GD" w:hAnsi="Maiandra GD" w:cs="Arial"/>
          <w:color w:val="0000FF"/>
          <w:sz w:val="22"/>
          <w:szCs w:val="22"/>
          <w:bdr w:val="none" w:sz="0" w:space="0" w:color="auto" w:frame="1"/>
        </w:rPr>
        <w:t>}, “Select Gender”, new { @class = “form-control” }) </w:t>
      </w:r>
    </w:p>
    <w:p w:rsidR="007D51E5" w:rsidRDefault="007D51E5"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D54AC1" w:rsidRPr="00271522" w:rsidRDefault="00D54AC1"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Below is the complete code for Create.cshtml view</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@model CRUD_Using_EF.Models.Employee</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ViewBag.Title = "Create";</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h2</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Create</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h2</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@using (</w:t>
      </w:r>
      <w:proofErr w:type="gramStart"/>
      <w:r w:rsidRPr="00271522">
        <w:rPr>
          <w:rStyle w:val="enlighter-text"/>
          <w:rFonts w:ascii="Maiandra GD" w:hAnsi="Maiandra GD" w:cs="Consolas"/>
          <w:color w:val="CFD5E0"/>
          <w:bdr w:val="none" w:sz="0" w:space="0" w:color="auto" w:frame="1"/>
        </w:rPr>
        <w:t>Html.BeginForm(</w:t>
      </w:r>
      <w:proofErr w:type="gramEnd"/>
      <w:r w:rsidRPr="00271522">
        <w:rPr>
          <w:rStyle w:val="enlighter-text"/>
          <w:rFonts w:ascii="Maiandra GD" w:hAnsi="Maiandra GD" w:cs="Consolas"/>
          <w:color w:val="CFD5E0"/>
          <w:bdr w:val="none" w:sz="0" w:space="0" w:color="auto" w:frame="1"/>
        </w:rPr>
        <w:t xml:space="preserve">)) </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@Html.AntiForgeryToken()</w:t>
      </w:r>
      <w:proofErr w:type="gramEnd"/>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"form-horizontal"</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h4</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h4</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hr</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@Html.ValidationSummary(</w:t>
      </w:r>
      <w:proofErr w:type="gramEnd"/>
      <w:r w:rsidRPr="00271522">
        <w:rPr>
          <w:rStyle w:val="enlighter-text"/>
          <w:rFonts w:ascii="Maiandra GD" w:hAnsi="Maiandra GD" w:cs="Consolas"/>
          <w:color w:val="CFD5E0"/>
          <w:bdr w:val="none" w:sz="0" w:space="0" w:color="auto" w:frame="1"/>
        </w:rPr>
        <w:t>true, "", new { @class = "text-danger" })</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"form-group"</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@Html.LabelFor(</w:t>
      </w:r>
      <w:proofErr w:type="gramEnd"/>
      <w:r w:rsidRPr="00271522">
        <w:rPr>
          <w:rStyle w:val="enlighter-text"/>
          <w:rFonts w:ascii="Maiandra GD" w:hAnsi="Maiandra GD" w:cs="Consolas"/>
          <w:color w:val="CFD5E0"/>
          <w:bdr w:val="none" w:sz="0" w:space="0" w:color="auto" w:frame="1"/>
        </w:rPr>
        <w:t>model =&gt; model.Name, htmlAttributes: new { @class = "control-label col-md-2" })</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"col-md-10"</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lastRenderedPageBreak/>
        <w:t>@Html.EditorFor(</w:t>
      </w:r>
      <w:proofErr w:type="gramEnd"/>
      <w:r w:rsidRPr="00271522">
        <w:rPr>
          <w:rStyle w:val="enlighter-text"/>
          <w:rFonts w:ascii="Maiandra GD" w:hAnsi="Maiandra GD" w:cs="Consolas"/>
          <w:color w:val="CFD5E0"/>
          <w:bdr w:val="none" w:sz="0" w:space="0" w:color="auto" w:frame="1"/>
        </w:rPr>
        <w:t>model =&gt; model.Name, new { htmlAttributes = new { @class = "form-control" } })</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@Html.ValidationMessageFor(</w:t>
      </w:r>
      <w:proofErr w:type="gramEnd"/>
      <w:r w:rsidRPr="00271522">
        <w:rPr>
          <w:rStyle w:val="enlighter-text"/>
          <w:rFonts w:ascii="Maiandra GD" w:hAnsi="Maiandra GD" w:cs="Consolas"/>
          <w:color w:val="CFD5E0"/>
          <w:bdr w:val="none" w:sz="0" w:space="0" w:color="auto" w:frame="1"/>
        </w:rPr>
        <w:t>model =&gt; model.Name, "", new { @class = "text-danger" })</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"form-group"</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@Html.LabelFor(</w:t>
      </w:r>
      <w:proofErr w:type="gramEnd"/>
      <w:r w:rsidRPr="00271522">
        <w:rPr>
          <w:rStyle w:val="enlighter-text"/>
          <w:rFonts w:ascii="Maiandra GD" w:hAnsi="Maiandra GD" w:cs="Consolas"/>
          <w:color w:val="CFD5E0"/>
          <w:bdr w:val="none" w:sz="0" w:space="0" w:color="auto" w:frame="1"/>
        </w:rPr>
        <w:t>model =&gt; model.Gender, htmlAttributes: new { @class = "control-label col-md-2" })</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"col-md-10"</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@Html.DropDownList(</w:t>
      </w:r>
      <w:proofErr w:type="gramEnd"/>
      <w:r w:rsidRPr="00271522">
        <w:rPr>
          <w:rStyle w:val="enlighter-text"/>
          <w:rFonts w:ascii="Maiandra GD" w:hAnsi="Maiandra GD" w:cs="Consolas"/>
          <w:color w:val="CFD5E0"/>
          <w:bdr w:val="none" w:sz="0" w:space="0" w:color="auto" w:frame="1"/>
        </w:rPr>
        <w:t>"Gender", new List</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SelectListItem</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new</w:t>
      </w:r>
      <w:proofErr w:type="gramEnd"/>
      <w:r w:rsidRPr="00271522">
        <w:rPr>
          <w:rStyle w:val="enlighter-text"/>
          <w:rFonts w:ascii="Maiandra GD" w:hAnsi="Maiandra GD" w:cs="Consolas"/>
          <w:color w:val="CFD5E0"/>
          <w:bdr w:val="none" w:sz="0" w:space="0" w:color="auto" w:frame="1"/>
        </w:rPr>
        <w:t xml:space="preserve"> SelectListItem { Text = "Male", Value="Male" },</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new</w:t>
      </w:r>
      <w:proofErr w:type="gramEnd"/>
      <w:r w:rsidRPr="00271522">
        <w:rPr>
          <w:rStyle w:val="enlighter-text"/>
          <w:rFonts w:ascii="Maiandra GD" w:hAnsi="Maiandra GD" w:cs="Consolas"/>
          <w:color w:val="CFD5E0"/>
          <w:bdr w:val="none" w:sz="0" w:space="0" w:color="auto" w:frame="1"/>
        </w:rPr>
        <w:t xml:space="preserve"> SelectListItem { Text = "Female", Value="Female" }</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 "Select Gender", new </w:t>
      </w:r>
      <w:proofErr w:type="gramStart"/>
      <w:r w:rsidRPr="00271522">
        <w:rPr>
          <w:rStyle w:val="enlighter-text"/>
          <w:rFonts w:ascii="Maiandra GD" w:hAnsi="Maiandra GD" w:cs="Consolas"/>
          <w:color w:val="CFD5E0"/>
          <w:bdr w:val="none" w:sz="0" w:space="0" w:color="auto" w:frame="1"/>
        </w:rPr>
        <w:t>{ @class</w:t>
      </w:r>
      <w:proofErr w:type="gramEnd"/>
      <w:r w:rsidRPr="00271522">
        <w:rPr>
          <w:rStyle w:val="enlighter-text"/>
          <w:rFonts w:ascii="Maiandra GD" w:hAnsi="Maiandra GD" w:cs="Consolas"/>
          <w:color w:val="CFD5E0"/>
          <w:bdr w:val="none" w:sz="0" w:space="0" w:color="auto" w:frame="1"/>
        </w:rPr>
        <w:t xml:space="preserve"> = "form-control" })</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@Html.ValidationMessageFor(</w:t>
      </w:r>
      <w:proofErr w:type="gramEnd"/>
      <w:r w:rsidRPr="00271522">
        <w:rPr>
          <w:rStyle w:val="enlighter-text"/>
          <w:rFonts w:ascii="Maiandra GD" w:hAnsi="Maiandra GD" w:cs="Consolas"/>
          <w:color w:val="CFD5E0"/>
          <w:bdr w:val="none" w:sz="0" w:space="0" w:color="auto" w:frame="1"/>
        </w:rPr>
        <w:t>model =&gt; model.Gender, "", new { @class = "text-danger" })</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"form-group"</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@Html.LabelFor(</w:t>
      </w:r>
      <w:proofErr w:type="gramEnd"/>
      <w:r w:rsidRPr="00271522">
        <w:rPr>
          <w:rStyle w:val="enlighter-text"/>
          <w:rFonts w:ascii="Maiandra GD" w:hAnsi="Maiandra GD" w:cs="Consolas"/>
          <w:color w:val="CFD5E0"/>
          <w:bdr w:val="none" w:sz="0" w:space="0" w:color="auto" w:frame="1"/>
        </w:rPr>
        <w:t>model =&gt; model.City, htmlAttributes: new { @class = "control-label col-md-2" })</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"col-md-10"</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@Html.EditorFor(</w:t>
      </w:r>
      <w:proofErr w:type="gramEnd"/>
      <w:r w:rsidRPr="00271522">
        <w:rPr>
          <w:rStyle w:val="enlighter-text"/>
          <w:rFonts w:ascii="Maiandra GD" w:hAnsi="Maiandra GD" w:cs="Consolas"/>
          <w:color w:val="CFD5E0"/>
          <w:bdr w:val="none" w:sz="0" w:space="0" w:color="auto" w:frame="1"/>
        </w:rPr>
        <w:t>model =&gt; model.City, new { htmlAttributes = new { @class = "form-control" } })</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lastRenderedPageBreak/>
        <w:t>@Html.ValidationMessageFor(</w:t>
      </w:r>
      <w:proofErr w:type="gramEnd"/>
      <w:r w:rsidRPr="00271522">
        <w:rPr>
          <w:rStyle w:val="enlighter-text"/>
          <w:rFonts w:ascii="Maiandra GD" w:hAnsi="Maiandra GD" w:cs="Consolas"/>
          <w:color w:val="CFD5E0"/>
          <w:bdr w:val="none" w:sz="0" w:space="0" w:color="auto" w:frame="1"/>
        </w:rPr>
        <w:t>model =&gt; model.City, "", new { @class = "text-danger" })</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"form-group"</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@Html.LabelFor(</w:t>
      </w:r>
      <w:proofErr w:type="gramEnd"/>
      <w:r w:rsidRPr="00271522">
        <w:rPr>
          <w:rStyle w:val="enlighter-text"/>
          <w:rFonts w:ascii="Maiandra GD" w:hAnsi="Maiandra GD" w:cs="Consolas"/>
          <w:color w:val="CFD5E0"/>
          <w:bdr w:val="none" w:sz="0" w:space="0" w:color="auto" w:frame="1"/>
        </w:rPr>
        <w:t>model =&gt; model.Salary, htmlAttributes: new { @class = "control-label col-md-2" })</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"col-md-10"</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@Html.EditorFor(</w:t>
      </w:r>
      <w:proofErr w:type="gramEnd"/>
      <w:r w:rsidRPr="00271522">
        <w:rPr>
          <w:rStyle w:val="enlighter-text"/>
          <w:rFonts w:ascii="Maiandra GD" w:hAnsi="Maiandra GD" w:cs="Consolas"/>
          <w:color w:val="CFD5E0"/>
          <w:bdr w:val="none" w:sz="0" w:space="0" w:color="auto" w:frame="1"/>
        </w:rPr>
        <w:t>model =&gt; model.Salary, new { htmlAttributes = new { @class = "form-control" } })</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@Html.ValidationMessageFor(</w:t>
      </w:r>
      <w:proofErr w:type="gramEnd"/>
      <w:r w:rsidRPr="00271522">
        <w:rPr>
          <w:rStyle w:val="enlighter-text"/>
          <w:rFonts w:ascii="Maiandra GD" w:hAnsi="Maiandra GD" w:cs="Consolas"/>
          <w:color w:val="CFD5E0"/>
          <w:bdr w:val="none" w:sz="0" w:space="0" w:color="auto" w:frame="1"/>
        </w:rPr>
        <w:t>model =&gt; model.Salary, "", new { @class = "text-danger" })</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"form-group"</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@Html.LabelFor(</w:t>
      </w:r>
      <w:proofErr w:type="gramEnd"/>
      <w:r w:rsidRPr="00271522">
        <w:rPr>
          <w:rStyle w:val="enlighter-text"/>
          <w:rFonts w:ascii="Maiandra GD" w:hAnsi="Maiandra GD" w:cs="Consolas"/>
          <w:color w:val="CFD5E0"/>
          <w:bdr w:val="none" w:sz="0" w:space="0" w:color="auto" w:frame="1"/>
        </w:rPr>
        <w:t>model =&gt; model.DepartmentId, "DepartmentId", htmlAttributes: new { @class = "control-label col-md-2" })</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"col-md-10"</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@Html.DropDownList(</w:t>
      </w:r>
      <w:proofErr w:type="gramEnd"/>
      <w:r w:rsidRPr="00271522">
        <w:rPr>
          <w:rStyle w:val="enlighter-text"/>
          <w:rFonts w:ascii="Maiandra GD" w:hAnsi="Maiandra GD" w:cs="Consolas"/>
          <w:color w:val="CFD5E0"/>
          <w:bdr w:val="none" w:sz="0" w:space="0" w:color="auto" w:frame="1"/>
        </w:rPr>
        <w:t>"DepartmentId",null , "Select Department", htmlAttributes: new { @class = "form-control" })</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@Html.ValidationMessageFor(</w:t>
      </w:r>
      <w:proofErr w:type="gramEnd"/>
      <w:r w:rsidRPr="00271522">
        <w:rPr>
          <w:rStyle w:val="enlighter-text"/>
          <w:rFonts w:ascii="Maiandra GD" w:hAnsi="Maiandra GD" w:cs="Consolas"/>
          <w:color w:val="CFD5E0"/>
          <w:bdr w:val="none" w:sz="0" w:space="0" w:color="auto" w:frame="1"/>
        </w:rPr>
        <w:t>model =&gt; model.DepartmentId, "", new { @class = "text-danger" })</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"form-group"</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"col-md-offset-2 col-md-10"</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lastRenderedPageBreak/>
        <w:t>&lt;</w:t>
      </w:r>
      <w:r w:rsidRPr="00271522">
        <w:rPr>
          <w:rStyle w:val="enlighter-x1"/>
          <w:rFonts w:ascii="Maiandra GD" w:hAnsi="Maiandra GD" w:cs="Consolas"/>
          <w:b/>
          <w:bCs/>
          <w:color w:val="D171DD"/>
          <w:bdr w:val="none" w:sz="0" w:space="0" w:color="auto" w:frame="1"/>
        </w:rPr>
        <w:t>input</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type</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"submit"</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value</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"Create"</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"btn btn-default"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div</w:t>
      </w:r>
      <w:proofErr w:type="gramEnd"/>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@Html.ActionLink(</w:t>
      </w:r>
      <w:proofErr w:type="gramEnd"/>
      <w:r w:rsidRPr="00271522">
        <w:rPr>
          <w:rStyle w:val="enlighter-text"/>
          <w:rFonts w:ascii="Maiandra GD" w:hAnsi="Maiandra GD" w:cs="Consolas"/>
          <w:color w:val="CFD5E0"/>
          <w:bdr w:val="none" w:sz="0" w:space="0" w:color="auto" w:frame="1"/>
        </w:rPr>
        <w:t>"Back to List", "Index")</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script</w:t>
      </w:r>
      <w:proofErr w:type="gramEnd"/>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src</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"~/Scripts/jquery-1.10.2.min.js"</w:t>
      </w:r>
      <w:r w:rsidRPr="00271522">
        <w:rPr>
          <w:rStyle w:val="enlighter-g1"/>
          <w:rFonts w:ascii="Maiandra GD" w:hAnsi="Maiandra GD" w:cs="Consolas"/>
          <w:b/>
          <w:bCs/>
          <w:color w:val="6B7C8B"/>
          <w:bdr w:val="none" w:sz="0" w:space="0" w:color="auto" w:frame="1"/>
        </w:rPr>
        <w:t>&gt;&lt;/</w:t>
      </w:r>
      <w:r w:rsidRPr="00271522">
        <w:rPr>
          <w:rStyle w:val="enlighter-x1"/>
          <w:rFonts w:ascii="Maiandra GD" w:hAnsi="Maiandra GD" w:cs="Consolas"/>
          <w:b/>
          <w:bCs/>
          <w:color w:val="D171DD"/>
          <w:bdr w:val="none" w:sz="0" w:space="0" w:color="auto" w:frame="1"/>
        </w:rPr>
        <w:t>script</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script</w:t>
      </w:r>
      <w:proofErr w:type="gramEnd"/>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src</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"~/Scripts/jquery.validate.min.js"</w:t>
      </w:r>
      <w:r w:rsidRPr="00271522">
        <w:rPr>
          <w:rStyle w:val="enlighter-g1"/>
          <w:rFonts w:ascii="Maiandra GD" w:hAnsi="Maiandra GD" w:cs="Consolas"/>
          <w:b/>
          <w:bCs/>
          <w:color w:val="6B7C8B"/>
          <w:bdr w:val="none" w:sz="0" w:space="0" w:color="auto" w:frame="1"/>
        </w:rPr>
        <w:t>&gt;&lt;/</w:t>
      </w:r>
      <w:r w:rsidRPr="00271522">
        <w:rPr>
          <w:rStyle w:val="enlighter-x1"/>
          <w:rFonts w:ascii="Maiandra GD" w:hAnsi="Maiandra GD" w:cs="Consolas"/>
          <w:b/>
          <w:bCs/>
          <w:color w:val="D171DD"/>
          <w:bdr w:val="none" w:sz="0" w:space="0" w:color="auto" w:frame="1"/>
        </w:rPr>
        <w:t>script</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E353E"/>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script</w:t>
      </w:r>
      <w:proofErr w:type="gramEnd"/>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src</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"~/Scripts/jquery.validate.unobtrusive.min.js"</w:t>
      </w:r>
      <w:r w:rsidRPr="00271522">
        <w:rPr>
          <w:rStyle w:val="enlighter-g1"/>
          <w:rFonts w:ascii="Maiandra GD" w:hAnsi="Maiandra GD" w:cs="Consolas"/>
          <w:b/>
          <w:bCs/>
          <w:color w:val="6B7C8B"/>
          <w:bdr w:val="none" w:sz="0" w:space="0" w:color="auto" w:frame="1"/>
        </w:rPr>
        <w:t>&gt;&lt;/</w:t>
      </w:r>
      <w:r w:rsidRPr="00271522">
        <w:rPr>
          <w:rStyle w:val="enlighter-x1"/>
          <w:rFonts w:ascii="Maiandra GD" w:hAnsi="Maiandra GD" w:cs="Consolas"/>
          <w:b/>
          <w:bCs/>
          <w:color w:val="D171DD"/>
          <w:bdr w:val="none" w:sz="0" w:space="0" w:color="auto" w:frame="1"/>
        </w:rPr>
        <w:t>script</w:t>
      </w:r>
      <w:r w:rsidRPr="00271522">
        <w:rPr>
          <w:rStyle w:val="enlighter-g1"/>
          <w:rFonts w:ascii="Maiandra GD" w:hAnsi="Maiandra GD" w:cs="Consolas"/>
          <w:b/>
          <w:bCs/>
          <w:color w:val="6B7C8B"/>
          <w:bdr w:val="none" w:sz="0" w:space="0" w:color="auto" w:frame="1"/>
        </w:rPr>
        <w:t>&gt;</w:t>
      </w:r>
    </w:p>
    <w:p w:rsidR="00D54AC1" w:rsidRPr="00271522" w:rsidRDefault="00D54AC1" w:rsidP="0015081F">
      <w:pPr>
        <w:pBdr>
          <w:bottom w:val="double" w:sz="6" w:space="1" w:color="auto"/>
        </w:pBdr>
        <w:rPr>
          <w:rFonts w:ascii="Maiandra GD" w:hAnsi="Maiandra GD"/>
        </w:rPr>
      </w:pPr>
    </w:p>
    <w:p w:rsidR="00D54AC1" w:rsidRPr="007D51E5" w:rsidRDefault="00D54AC1" w:rsidP="0015081F">
      <w:pPr>
        <w:pStyle w:val="Heading1"/>
        <w:spacing w:before="0" w:beforeAutospacing="0" w:after="48" w:afterAutospacing="0"/>
        <w:textAlignment w:val="baseline"/>
        <w:rPr>
          <w:rFonts w:ascii="Maiandra GD" w:hAnsi="Maiandra GD"/>
          <w:bCs w:val="0"/>
          <w:color w:val="3A3A3A"/>
          <w:sz w:val="28"/>
          <w:szCs w:val="22"/>
        </w:rPr>
      </w:pPr>
      <w:r w:rsidRPr="007D51E5">
        <w:rPr>
          <w:rFonts w:ascii="Maiandra GD" w:hAnsi="Maiandra GD"/>
          <w:bCs w:val="0"/>
          <w:color w:val="3A3A3A"/>
          <w:sz w:val="28"/>
          <w:szCs w:val="22"/>
          <w:highlight w:val="yellow"/>
        </w:rPr>
        <w:t>Customizing Auto Generated Edit View</w:t>
      </w:r>
    </w:p>
    <w:p w:rsidR="00D54AC1" w:rsidRPr="00271522" w:rsidRDefault="00D54AC1" w:rsidP="0015081F">
      <w:pPr>
        <w:pStyle w:val="Heading2"/>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Customizing Auto-Generated Edit View in ASP.NET MVC Application</w:t>
      </w:r>
    </w:p>
    <w:p w:rsidR="00D54AC1" w:rsidRPr="00271522" w:rsidRDefault="00D54AC1"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Customizing Auto-Generated Edit View</w:t>
      </w:r>
    </w:p>
    <w:p w:rsidR="00D54AC1" w:rsidRPr="00271522" w:rsidRDefault="00D54AC1"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Run the application and navigate to the Index view. Click on the Edit button which will take you to edit view to edit an employee which should display as shown below.</w:t>
      </w:r>
    </w:p>
    <w:p w:rsidR="00D54AC1" w:rsidRPr="00271522" w:rsidRDefault="00D54AC1" w:rsidP="0015081F">
      <w:pPr>
        <w:pStyle w:val="NormalWeb"/>
        <w:shd w:val="clear" w:color="auto" w:fill="FFFFFF"/>
        <w:spacing w:before="0" w:beforeAutospacing="0" w:after="384" w:afterAutospacing="0"/>
        <w:textAlignment w:val="baseline"/>
        <w:rPr>
          <w:rFonts w:ascii="Maiandra GD" w:hAnsi="Maiandra GD" w:cs="Segoe UI"/>
          <w:color w:val="212529"/>
          <w:sz w:val="22"/>
          <w:szCs w:val="22"/>
        </w:rPr>
      </w:pPr>
      <w:r w:rsidRPr="00271522">
        <w:rPr>
          <w:rFonts w:ascii="Maiandra GD" w:hAnsi="Maiandra GD" w:cs="Segoe UI"/>
          <w:noProof/>
          <w:color w:val="212529"/>
          <w:sz w:val="22"/>
          <w:szCs w:val="22"/>
          <w:lang w:val="en-IN" w:eastAsia="en-IN"/>
        </w:rPr>
        <w:drawing>
          <wp:inline distT="0" distB="0" distL="0" distR="0">
            <wp:extent cx="3181350" cy="2205254"/>
            <wp:effectExtent l="19050" t="0" r="0" b="0"/>
            <wp:docPr id="129" name="Picture 129" descr="Customizing Auto Generated Edit View in ASP.NET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tomizing Auto Generated Edit View in ASP.NET MVC Application"/>
                    <pic:cNvPicPr>
                      <a:picLocks noChangeAspect="1" noChangeArrowheads="1"/>
                    </pic:cNvPicPr>
                  </pic:nvPicPr>
                  <pic:blipFill>
                    <a:blip r:embed="rId74"/>
                    <a:srcRect/>
                    <a:stretch>
                      <a:fillRect/>
                    </a:stretch>
                  </pic:blipFill>
                  <pic:spPr bwMode="auto">
                    <a:xfrm>
                      <a:off x="0" y="0"/>
                      <a:ext cx="3181350" cy="2205254"/>
                    </a:xfrm>
                    <a:prstGeom prst="rect">
                      <a:avLst/>
                    </a:prstGeom>
                    <a:noFill/>
                    <a:ln w="9525">
                      <a:noFill/>
                      <a:miter lim="800000"/>
                      <a:headEnd/>
                      <a:tailEnd/>
                    </a:ln>
                  </pic:spPr>
                </pic:pic>
              </a:graphicData>
            </a:graphic>
          </wp:inline>
        </w:drawing>
      </w:r>
    </w:p>
    <w:p w:rsidR="00D54AC1" w:rsidRPr="00271522" w:rsidRDefault="00D54AC1"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In the edit view if you want </w:t>
      </w:r>
      <w:r w:rsidRPr="00271522">
        <w:rPr>
          <w:rStyle w:val="Strong"/>
          <w:rFonts w:ascii="Maiandra GD" w:hAnsi="Maiandra GD" w:cs="Arial"/>
          <w:color w:val="000000"/>
          <w:sz w:val="22"/>
          <w:szCs w:val="22"/>
          <w:bdr w:val="none" w:sz="0" w:space="0" w:color="auto" w:frame="1"/>
        </w:rPr>
        <w:t>“Select Department”</w:t>
      </w:r>
      <w:r w:rsidRPr="00271522">
        <w:rPr>
          <w:rFonts w:ascii="Maiandra GD" w:hAnsi="Maiandra GD" w:cs="Arial"/>
          <w:color w:val="000000"/>
          <w:sz w:val="22"/>
          <w:szCs w:val="22"/>
          <w:bdr w:val="none" w:sz="0" w:space="0" w:color="auto" w:frame="1"/>
        </w:rPr>
        <w:t> as the first item in the </w:t>
      </w:r>
      <w:r w:rsidRPr="00271522">
        <w:rPr>
          <w:rStyle w:val="Strong"/>
          <w:rFonts w:ascii="Maiandra GD" w:hAnsi="Maiandra GD" w:cs="Arial"/>
          <w:color w:val="000000"/>
          <w:sz w:val="22"/>
          <w:szCs w:val="22"/>
          <w:bdr w:val="none" w:sz="0" w:space="0" w:color="auto" w:frame="1"/>
        </w:rPr>
        <w:t>“Department”</w:t>
      </w:r>
      <w:r w:rsidRPr="00271522">
        <w:rPr>
          <w:rFonts w:ascii="Maiandra GD" w:hAnsi="Maiandra GD" w:cs="Arial"/>
          <w:color w:val="000000"/>
          <w:sz w:val="22"/>
          <w:szCs w:val="22"/>
          <w:bdr w:val="none" w:sz="0" w:space="0" w:color="auto" w:frame="1"/>
        </w:rPr>
        <w:t> dropdown list then replace the following line.</w:t>
      </w:r>
    </w:p>
    <w:p w:rsidR="00D54AC1" w:rsidRPr="00271522" w:rsidRDefault="00D54AC1"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Style w:val="Strong"/>
          <w:rFonts w:ascii="Maiandra GD" w:hAnsi="Maiandra GD" w:cs="Arial"/>
          <w:color w:val="0000FF"/>
          <w:sz w:val="22"/>
          <w:szCs w:val="22"/>
          <w:bdr w:val="none" w:sz="0" w:space="0" w:color="auto" w:frame="1"/>
        </w:rPr>
        <w:lastRenderedPageBreak/>
        <w:t>@Html.DropDownList(“DepartmentId”,null , htmlAttributes: new { @class = “form-control” })</w:t>
      </w:r>
      <w:r w:rsidRPr="00271522">
        <w:rPr>
          <w:rFonts w:ascii="Maiandra GD" w:hAnsi="Maiandra GD" w:cs="Segoe UI"/>
          <w:color w:val="212529"/>
          <w:sz w:val="22"/>
          <w:szCs w:val="22"/>
        </w:rPr>
        <w:br/>
      </w:r>
      <w:r w:rsidRPr="00271522">
        <w:rPr>
          <w:rStyle w:val="Strong"/>
          <w:rFonts w:ascii="Maiandra GD" w:hAnsi="Maiandra GD" w:cs="Arial"/>
          <w:color w:val="000000"/>
          <w:sz w:val="22"/>
          <w:szCs w:val="22"/>
          <w:bdr w:val="none" w:sz="0" w:space="0" w:color="auto" w:frame="1"/>
        </w:rPr>
        <w:t>with</w:t>
      </w:r>
      <w:r w:rsidRPr="00271522">
        <w:rPr>
          <w:rFonts w:ascii="Maiandra GD" w:hAnsi="Maiandra GD" w:cs="Segoe UI"/>
          <w:color w:val="212529"/>
          <w:sz w:val="22"/>
          <w:szCs w:val="22"/>
        </w:rPr>
        <w:br/>
      </w:r>
      <w:r w:rsidRPr="00271522">
        <w:rPr>
          <w:rStyle w:val="Strong"/>
          <w:rFonts w:ascii="Maiandra GD" w:hAnsi="Maiandra GD" w:cs="Arial"/>
          <w:color w:val="0000FF"/>
          <w:sz w:val="22"/>
          <w:szCs w:val="22"/>
          <w:bdr w:val="none" w:sz="0" w:space="0" w:color="auto" w:frame="1"/>
        </w:rPr>
        <w:t>@Html.DropDownList(“DepartmentId”,null , “Select Department”, htmlAttributes: new { @class = “form-control” })</w:t>
      </w:r>
    </w:p>
    <w:p w:rsidR="00D54AC1" w:rsidRPr="00271522" w:rsidRDefault="00D54AC1"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Notice that a textbox is used for gender. It is ideal to have a dropdown list for gender rather than a textbox. To achieve this, make the following changes to the </w:t>
      </w:r>
      <w:r w:rsidRPr="00271522">
        <w:rPr>
          <w:rStyle w:val="Strong"/>
          <w:rFonts w:ascii="Maiandra GD" w:hAnsi="Maiandra GD" w:cs="Arial"/>
          <w:color w:val="000000"/>
          <w:sz w:val="22"/>
          <w:szCs w:val="22"/>
          <w:bdr w:val="none" w:sz="0" w:space="0" w:color="auto" w:frame="1"/>
        </w:rPr>
        <w:t>“Edit.cshtml”</w:t>
      </w:r>
      <w:r w:rsidRPr="00271522">
        <w:rPr>
          <w:rFonts w:ascii="Maiandra GD" w:hAnsi="Maiandra GD" w:cs="Arial"/>
          <w:color w:val="000000"/>
          <w:sz w:val="22"/>
          <w:szCs w:val="22"/>
          <w:bdr w:val="none" w:sz="0" w:space="0" w:color="auto" w:frame="1"/>
        </w:rPr>
        <w:t> view. Replace the following code</w:t>
      </w:r>
    </w:p>
    <w:p w:rsidR="00D54AC1" w:rsidRPr="00271522" w:rsidRDefault="00D54AC1"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Style w:val="Strong"/>
          <w:rFonts w:ascii="Maiandra GD" w:hAnsi="Maiandra GD" w:cs="Arial"/>
          <w:color w:val="0000FF"/>
          <w:sz w:val="22"/>
          <w:szCs w:val="22"/>
          <w:bdr w:val="none" w:sz="0" w:space="0" w:color="auto" w:frame="1"/>
        </w:rPr>
        <w:t>@Html.EditorFor(model =&gt; model.Gender, new { htmlAttributes = new { @class = “form-control” } })</w:t>
      </w:r>
      <w:r w:rsidRPr="00271522">
        <w:rPr>
          <w:rFonts w:ascii="Maiandra GD" w:hAnsi="Maiandra GD" w:cs="Segoe UI"/>
          <w:color w:val="212529"/>
          <w:sz w:val="22"/>
          <w:szCs w:val="22"/>
        </w:rPr>
        <w:br/>
      </w:r>
      <w:r w:rsidRPr="00271522">
        <w:rPr>
          <w:rStyle w:val="Strong"/>
          <w:rFonts w:ascii="Maiandra GD" w:hAnsi="Maiandra GD" w:cs="Arial"/>
          <w:color w:val="000000"/>
          <w:sz w:val="22"/>
          <w:szCs w:val="22"/>
          <w:bdr w:val="none" w:sz="0" w:space="0" w:color="auto" w:frame="1"/>
        </w:rPr>
        <w:t>with</w:t>
      </w:r>
      <w:r w:rsidRPr="00271522">
        <w:rPr>
          <w:rFonts w:ascii="Maiandra GD" w:hAnsi="Maiandra GD" w:cs="Segoe UI"/>
          <w:color w:val="212529"/>
          <w:sz w:val="22"/>
          <w:szCs w:val="22"/>
        </w:rPr>
        <w:br/>
      </w:r>
      <w:r w:rsidRPr="00271522">
        <w:rPr>
          <w:rStyle w:val="Strong"/>
          <w:rFonts w:ascii="Maiandra GD" w:hAnsi="Maiandra GD" w:cs="Arial"/>
          <w:color w:val="0000FF"/>
          <w:sz w:val="22"/>
          <w:szCs w:val="22"/>
          <w:bdr w:val="none" w:sz="0" w:space="0" w:color="auto" w:frame="1"/>
        </w:rPr>
        <w:t>@Html.DropDownList(“Gender”, new List&lt;SelectListItem&gt;</w:t>
      </w:r>
      <w:r w:rsidRPr="00271522">
        <w:rPr>
          <w:rFonts w:ascii="Maiandra GD" w:hAnsi="Maiandra GD" w:cs="Segoe UI"/>
          <w:color w:val="212529"/>
          <w:sz w:val="22"/>
          <w:szCs w:val="22"/>
        </w:rPr>
        <w:br/>
      </w:r>
      <w:r w:rsidRPr="00271522">
        <w:rPr>
          <w:rStyle w:val="Strong"/>
          <w:rFonts w:ascii="Maiandra GD" w:hAnsi="Maiandra GD" w:cs="Arial"/>
          <w:color w:val="0000FF"/>
          <w:sz w:val="22"/>
          <w:szCs w:val="22"/>
          <w:bdr w:val="none" w:sz="0" w:space="0" w:color="auto" w:frame="1"/>
        </w:rPr>
        <w:t>{</w:t>
      </w:r>
      <w:r w:rsidRPr="00271522">
        <w:rPr>
          <w:rFonts w:ascii="Maiandra GD" w:hAnsi="Maiandra GD" w:cs="Segoe UI"/>
          <w:color w:val="212529"/>
          <w:sz w:val="22"/>
          <w:szCs w:val="22"/>
        </w:rPr>
        <w:br/>
      </w:r>
      <w:r w:rsidRPr="00271522">
        <w:rPr>
          <w:rStyle w:val="Strong"/>
          <w:rFonts w:ascii="Maiandra GD" w:hAnsi="Maiandra GD" w:cs="Arial"/>
          <w:color w:val="0000FF"/>
          <w:sz w:val="22"/>
          <w:szCs w:val="22"/>
          <w:bdr w:val="none" w:sz="0" w:space="0" w:color="auto" w:frame="1"/>
        </w:rPr>
        <w:t>new SelectListItem { Text = “Male”, Value=”Male” },</w:t>
      </w:r>
      <w:r w:rsidRPr="00271522">
        <w:rPr>
          <w:rFonts w:ascii="Maiandra GD" w:hAnsi="Maiandra GD" w:cs="Segoe UI"/>
          <w:color w:val="212529"/>
          <w:sz w:val="22"/>
          <w:szCs w:val="22"/>
        </w:rPr>
        <w:br/>
      </w:r>
      <w:r w:rsidRPr="00271522">
        <w:rPr>
          <w:rStyle w:val="Strong"/>
          <w:rFonts w:ascii="Maiandra GD" w:hAnsi="Maiandra GD" w:cs="Arial"/>
          <w:color w:val="0000FF"/>
          <w:sz w:val="22"/>
          <w:szCs w:val="22"/>
          <w:bdr w:val="none" w:sz="0" w:space="0" w:color="auto" w:frame="1"/>
        </w:rPr>
        <w:t>new SelectListItem { Text = “Female”, Value=”Female” }</w:t>
      </w:r>
      <w:r w:rsidRPr="00271522">
        <w:rPr>
          <w:rFonts w:ascii="Maiandra GD" w:hAnsi="Maiandra GD" w:cs="Segoe UI"/>
          <w:color w:val="212529"/>
          <w:sz w:val="22"/>
          <w:szCs w:val="22"/>
        </w:rPr>
        <w:br/>
      </w:r>
      <w:r w:rsidRPr="00271522">
        <w:rPr>
          <w:rStyle w:val="Strong"/>
          <w:rFonts w:ascii="Maiandra GD" w:hAnsi="Maiandra GD" w:cs="Arial"/>
          <w:color w:val="0000FF"/>
          <w:sz w:val="22"/>
          <w:szCs w:val="22"/>
          <w:bdr w:val="none" w:sz="0" w:space="0" w:color="auto" w:frame="1"/>
        </w:rPr>
        <w:t>}, “Select Gender”, new { @class = “form-control” })</w:t>
      </w:r>
    </w:p>
    <w:p w:rsidR="007D51E5" w:rsidRDefault="007D51E5"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D54AC1" w:rsidRPr="00271522" w:rsidRDefault="00D54AC1"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Creating a Field as Non Editable:</w:t>
      </w:r>
    </w:p>
    <w:p w:rsidR="00D54AC1" w:rsidRPr="00271522" w:rsidRDefault="00D54AC1"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Let’s make employee name as non-editable. To achieve this, change the following code in Edit.cshtml view</w:t>
      </w:r>
      <w:r w:rsidRPr="00271522">
        <w:rPr>
          <w:rFonts w:ascii="Maiandra GD" w:hAnsi="Maiandra GD" w:cs="Segoe UI"/>
          <w:color w:val="212529"/>
          <w:sz w:val="22"/>
          <w:szCs w:val="22"/>
        </w:rPr>
        <w:br/>
      </w:r>
      <w:proofErr w:type="gramStart"/>
      <w:r w:rsidRPr="00271522">
        <w:rPr>
          <w:rStyle w:val="Strong"/>
          <w:rFonts w:ascii="Maiandra GD" w:hAnsi="Maiandra GD" w:cs="Arial"/>
          <w:color w:val="0000FF"/>
          <w:sz w:val="22"/>
          <w:szCs w:val="22"/>
          <w:bdr w:val="none" w:sz="0" w:space="0" w:color="auto" w:frame="1"/>
        </w:rPr>
        <w:t>@Html.EditorFor(</w:t>
      </w:r>
      <w:proofErr w:type="gramEnd"/>
      <w:r w:rsidRPr="00271522">
        <w:rPr>
          <w:rStyle w:val="Strong"/>
          <w:rFonts w:ascii="Maiandra GD" w:hAnsi="Maiandra GD" w:cs="Arial"/>
          <w:color w:val="0000FF"/>
          <w:sz w:val="22"/>
          <w:szCs w:val="22"/>
          <w:bdr w:val="none" w:sz="0" w:space="0" w:color="auto" w:frame="1"/>
        </w:rPr>
        <w:t>model =&gt;model.Name)</w:t>
      </w:r>
      <w:r w:rsidRPr="00271522">
        <w:rPr>
          <w:rFonts w:ascii="Maiandra GD" w:hAnsi="Maiandra GD" w:cs="Segoe UI"/>
          <w:color w:val="212529"/>
          <w:sz w:val="22"/>
          <w:szCs w:val="22"/>
        </w:rPr>
        <w:br/>
      </w:r>
      <w:r w:rsidRPr="00271522">
        <w:rPr>
          <w:rStyle w:val="Strong"/>
          <w:rFonts w:ascii="Maiandra GD" w:hAnsi="Maiandra GD" w:cs="Arial"/>
          <w:color w:val="000000"/>
          <w:sz w:val="22"/>
          <w:szCs w:val="22"/>
          <w:bdr w:val="none" w:sz="0" w:space="0" w:color="auto" w:frame="1"/>
        </w:rPr>
        <w:t>TO</w:t>
      </w:r>
      <w:r w:rsidRPr="00271522">
        <w:rPr>
          <w:rFonts w:ascii="Maiandra GD" w:hAnsi="Maiandra GD" w:cs="Segoe UI"/>
          <w:color w:val="212529"/>
          <w:sz w:val="22"/>
          <w:szCs w:val="22"/>
        </w:rPr>
        <w:br/>
      </w:r>
      <w:r w:rsidRPr="00271522">
        <w:rPr>
          <w:rStyle w:val="Strong"/>
          <w:rFonts w:ascii="Maiandra GD" w:hAnsi="Maiandra GD" w:cs="Arial"/>
          <w:color w:val="0000FF"/>
          <w:sz w:val="22"/>
          <w:szCs w:val="22"/>
          <w:bdr w:val="none" w:sz="0" w:space="0" w:color="auto" w:frame="1"/>
        </w:rPr>
        <w:t>@Html.DisplayFor(model =&gt;model.Name)</w:t>
      </w:r>
      <w:r w:rsidRPr="00271522">
        <w:rPr>
          <w:rFonts w:ascii="Maiandra GD" w:hAnsi="Maiandra GD" w:cs="Segoe UI"/>
          <w:color w:val="212529"/>
          <w:sz w:val="22"/>
          <w:szCs w:val="22"/>
        </w:rPr>
        <w:br/>
      </w:r>
      <w:r w:rsidRPr="00271522">
        <w:rPr>
          <w:rStyle w:val="Strong"/>
          <w:rFonts w:ascii="Maiandra GD" w:hAnsi="Maiandra GD" w:cs="Arial"/>
          <w:color w:val="0000FF"/>
          <w:sz w:val="22"/>
          <w:szCs w:val="22"/>
          <w:bdr w:val="none" w:sz="0" w:space="0" w:color="auto" w:frame="1"/>
        </w:rPr>
        <w:t>@Html.HiddenFor(model =&gt;model.Name)</w:t>
      </w:r>
    </w:p>
    <w:p w:rsidR="007D51E5" w:rsidRDefault="007D51E5" w:rsidP="0015081F">
      <w:pPr>
        <w:pStyle w:val="NormalWeb"/>
        <w:shd w:val="clear" w:color="auto" w:fill="FFFFFF"/>
        <w:spacing w:before="0" w:beforeAutospacing="0" w:after="0" w:afterAutospacing="0"/>
        <w:textAlignment w:val="baseline"/>
        <w:rPr>
          <w:rStyle w:val="Strong"/>
          <w:rFonts w:ascii="Maiandra GD" w:hAnsi="Maiandra GD" w:cs="Arial"/>
          <w:color w:val="000000"/>
          <w:sz w:val="22"/>
          <w:szCs w:val="22"/>
          <w:bdr w:val="none" w:sz="0" w:space="0" w:color="auto" w:frame="1"/>
        </w:rPr>
      </w:pPr>
    </w:p>
    <w:p w:rsidR="00D54AC1" w:rsidRPr="00271522" w:rsidRDefault="00D54AC1"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Style w:val="Strong"/>
          <w:rFonts w:ascii="Maiandra GD" w:hAnsi="Maiandra GD" w:cs="Arial"/>
          <w:color w:val="000000"/>
          <w:sz w:val="22"/>
          <w:szCs w:val="22"/>
          <w:bdr w:val="none" w:sz="0" w:space="0" w:color="auto" w:frame="1"/>
        </w:rPr>
        <w:t>After all the modifications below is our code for Edit.cshtml view</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@model CRUD_Using_EF.Models.Employee</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ViewBag.Title = "Edit";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h2</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Edit</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h2</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@using (</w:t>
      </w:r>
      <w:proofErr w:type="gramStart"/>
      <w:r w:rsidRPr="00271522">
        <w:rPr>
          <w:rStyle w:val="enlighter-text"/>
          <w:rFonts w:ascii="Maiandra GD" w:hAnsi="Maiandra GD" w:cs="Consolas"/>
          <w:color w:val="CFD5E0"/>
          <w:bdr w:val="none" w:sz="0" w:space="0" w:color="auto" w:frame="1"/>
        </w:rPr>
        <w:t>Html.BeginForm(</w:t>
      </w:r>
      <w:proofErr w:type="gramEnd"/>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@Html.AntiForgeryToken()</w:t>
      </w:r>
      <w:proofErr w:type="gramEnd"/>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"form-horizontal"</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h4</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h4</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hr</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lastRenderedPageBreak/>
        <w:t>@Html.ValidationSummary(</w:t>
      </w:r>
      <w:proofErr w:type="gramEnd"/>
      <w:r w:rsidRPr="00271522">
        <w:rPr>
          <w:rStyle w:val="enlighter-text"/>
          <w:rFonts w:ascii="Maiandra GD" w:hAnsi="Maiandra GD" w:cs="Consolas"/>
          <w:color w:val="CFD5E0"/>
          <w:bdr w:val="none" w:sz="0" w:space="0" w:color="auto" w:frame="1"/>
        </w:rPr>
        <w:t>true, "", new { @class = "text-danger" })</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@Html.HiddenFor(</w:t>
      </w:r>
      <w:proofErr w:type="gramEnd"/>
      <w:r w:rsidRPr="00271522">
        <w:rPr>
          <w:rStyle w:val="enlighter-text"/>
          <w:rFonts w:ascii="Maiandra GD" w:hAnsi="Maiandra GD" w:cs="Consolas"/>
          <w:color w:val="CFD5E0"/>
          <w:bdr w:val="none" w:sz="0" w:space="0" w:color="auto" w:frame="1"/>
        </w:rPr>
        <w:t>model =&gt; model.EmployeeId)</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"form-group"</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@Html.LabelFor(</w:t>
      </w:r>
      <w:proofErr w:type="gramEnd"/>
      <w:r w:rsidRPr="00271522">
        <w:rPr>
          <w:rStyle w:val="enlighter-text"/>
          <w:rFonts w:ascii="Maiandra GD" w:hAnsi="Maiandra GD" w:cs="Consolas"/>
          <w:color w:val="CFD5E0"/>
          <w:bdr w:val="none" w:sz="0" w:space="0" w:color="auto" w:frame="1"/>
        </w:rPr>
        <w:t>model =&gt; model.Name, htmlAttributes: new { @class = "control-label col-md-2" })</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"col-md-10"</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@Html.DisplayFor(</w:t>
      </w:r>
      <w:proofErr w:type="gramEnd"/>
      <w:r w:rsidRPr="00271522">
        <w:rPr>
          <w:rStyle w:val="enlighter-text"/>
          <w:rFonts w:ascii="Maiandra GD" w:hAnsi="Maiandra GD" w:cs="Consolas"/>
          <w:color w:val="CFD5E0"/>
          <w:bdr w:val="none" w:sz="0" w:space="0" w:color="auto" w:frame="1"/>
        </w:rPr>
        <w:t>model =&gt; model.Name, new { htmlAttributes = new { @class = "form-control" } })</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@Html.HiddenFor(</w:t>
      </w:r>
      <w:proofErr w:type="gramEnd"/>
      <w:r w:rsidRPr="00271522">
        <w:rPr>
          <w:rStyle w:val="enlighter-text"/>
          <w:rFonts w:ascii="Maiandra GD" w:hAnsi="Maiandra GD" w:cs="Consolas"/>
          <w:color w:val="CFD5E0"/>
          <w:bdr w:val="none" w:sz="0" w:space="0" w:color="auto" w:frame="1"/>
        </w:rPr>
        <w:t>model =&gt; model.Name)</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@Html.ValidationMessageFor(</w:t>
      </w:r>
      <w:proofErr w:type="gramEnd"/>
      <w:r w:rsidRPr="00271522">
        <w:rPr>
          <w:rStyle w:val="enlighter-text"/>
          <w:rFonts w:ascii="Maiandra GD" w:hAnsi="Maiandra GD" w:cs="Consolas"/>
          <w:color w:val="CFD5E0"/>
          <w:bdr w:val="none" w:sz="0" w:space="0" w:color="auto" w:frame="1"/>
        </w:rPr>
        <w:t>model =&gt; model.Name, "", new { @class = "text-danger" })</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"form-group"</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@Html.LabelFor(</w:t>
      </w:r>
      <w:proofErr w:type="gramEnd"/>
      <w:r w:rsidRPr="00271522">
        <w:rPr>
          <w:rStyle w:val="enlighter-text"/>
          <w:rFonts w:ascii="Maiandra GD" w:hAnsi="Maiandra GD" w:cs="Consolas"/>
          <w:color w:val="CFD5E0"/>
          <w:bdr w:val="none" w:sz="0" w:space="0" w:color="auto" w:frame="1"/>
        </w:rPr>
        <w:t>model =&gt; model.Gender, htmlAttributes: new { @class = "control-label col-md-2" })</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"col-md-10"</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@Html.DropDownList(</w:t>
      </w:r>
      <w:proofErr w:type="gramEnd"/>
      <w:r w:rsidRPr="00271522">
        <w:rPr>
          <w:rStyle w:val="enlighter-text"/>
          <w:rFonts w:ascii="Maiandra GD" w:hAnsi="Maiandra GD" w:cs="Consolas"/>
          <w:color w:val="CFD5E0"/>
          <w:bdr w:val="none" w:sz="0" w:space="0" w:color="auto" w:frame="1"/>
        </w:rPr>
        <w:t>"Gender", new List</w:t>
      </w: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SelectListItem</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new</w:t>
      </w:r>
      <w:proofErr w:type="gramEnd"/>
      <w:r w:rsidRPr="00271522">
        <w:rPr>
          <w:rStyle w:val="enlighter-text"/>
          <w:rFonts w:ascii="Maiandra GD" w:hAnsi="Maiandra GD" w:cs="Consolas"/>
          <w:color w:val="CFD5E0"/>
          <w:bdr w:val="none" w:sz="0" w:space="0" w:color="auto" w:frame="1"/>
        </w:rPr>
        <w:t xml:space="preserve"> SelectListItem { Text = "Male", Value="Male" },</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new</w:t>
      </w:r>
      <w:proofErr w:type="gramEnd"/>
      <w:r w:rsidRPr="00271522">
        <w:rPr>
          <w:rStyle w:val="enlighter-text"/>
          <w:rFonts w:ascii="Maiandra GD" w:hAnsi="Maiandra GD" w:cs="Consolas"/>
          <w:color w:val="CFD5E0"/>
          <w:bdr w:val="none" w:sz="0" w:space="0" w:color="auto" w:frame="1"/>
        </w:rPr>
        <w:t xml:space="preserve"> SelectListItem { Text = "Female", Value="Female" }</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 "Select Gender", new </w:t>
      </w:r>
      <w:proofErr w:type="gramStart"/>
      <w:r w:rsidRPr="00271522">
        <w:rPr>
          <w:rStyle w:val="enlighter-text"/>
          <w:rFonts w:ascii="Maiandra GD" w:hAnsi="Maiandra GD" w:cs="Consolas"/>
          <w:color w:val="CFD5E0"/>
          <w:bdr w:val="none" w:sz="0" w:space="0" w:color="auto" w:frame="1"/>
        </w:rPr>
        <w:t>{ @class</w:t>
      </w:r>
      <w:proofErr w:type="gramEnd"/>
      <w:r w:rsidRPr="00271522">
        <w:rPr>
          <w:rStyle w:val="enlighter-text"/>
          <w:rFonts w:ascii="Maiandra GD" w:hAnsi="Maiandra GD" w:cs="Consolas"/>
          <w:color w:val="CFD5E0"/>
          <w:bdr w:val="none" w:sz="0" w:space="0" w:color="auto" w:frame="1"/>
        </w:rPr>
        <w:t xml:space="preserve"> = "form-control" })</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@Html.ValidationMessageFor(</w:t>
      </w:r>
      <w:proofErr w:type="gramEnd"/>
      <w:r w:rsidRPr="00271522">
        <w:rPr>
          <w:rStyle w:val="enlighter-text"/>
          <w:rFonts w:ascii="Maiandra GD" w:hAnsi="Maiandra GD" w:cs="Consolas"/>
          <w:color w:val="CFD5E0"/>
          <w:bdr w:val="none" w:sz="0" w:space="0" w:color="auto" w:frame="1"/>
        </w:rPr>
        <w:t>model =&gt; model.Gender, "", new { @class = "text-danger" })</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lastRenderedPageBreak/>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"form-group"</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@Html.LabelFor(</w:t>
      </w:r>
      <w:proofErr w:type="gramEnd"/>
      <w:r w:rsidRPr="00271522">
        <w:rPr>
          <w:rStyle w:val="enlighter-text"/>
          <w:rFonts w:ascii="Maiandra GD" w:hAnsi="Maiandra GD" w:cs="Consolas"/>
          <w:color w:val="CFD5E0"/>
          <w:bdr w:val="none" w:sz="0" w:space="0" w:color="auto" w:frame="1"/>
        </w:rPr>
        <w:t>model =&gt; model.City, htmlAttributes: new { @class = "control-label col-md-2" })</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"col-md-10"</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@Html.EditorFor(</w:t>
      </w:r>
      <w:proofErr w:type="gramEnd"/>
      <w:r w:rsidRPr="00271522">
        <w:rPr>
          <w:rStyle w:val="enlighter-text"/>
          <w:rFonts w:ascii="Maiandra GD" w:hAnsi="Maiandra GD" w:cs="Consolas"/>
          <w:color w:val="CFD5E0"/>
          <w:bdr w:val="none" w:sz="0" w:space="0" w:color="auto" w:frame="1"/>
        </w:rPr>
        <w:t>model =&gt; model.City, new { htmlAttributes = new { @class = "form-control" } })</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@Html.ValidationMessageFor(</w:t>
      </w:r>
      <w:proofErr w:type="gramEnd"/>
      <w:r w:rsidRPr="00271522">
        <w:rPr>
          <w:rStyle w:val="enlighter-text"/>
          <w:rFonts w:ascii="Maiandra GD" w:hAnsi="Maiandra GD" w:cs="Consolas"/>
          <w:color w:val="CFD5E0"/>
          <w:bdr w:val="none" w:sz="0" w:space="0" w:color="auto" w:frame="1"/>
        </w:rPr>
        <w:t>model =&gt; model.City, "", new { @class = "text-danger" })</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"form-group"</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@Html.LabelFor(</w:t>
      </w:r>
      <w:proofErr w:type="gramEnd"/>
      <w:r w:rsidRPr="00271522">
        <w:rPr>
          <w:rStyle w:val="enlighter-text"/>
          <w:rFonts w:ascii="Maiandra GD" w:hAnsi="Maiandra GD" w:cs="Consolas"/>
          <w:color w:val="CFD5E0"/>
          <w:bdr w:val="none" w:sz="0" w:space="0" w:color="auto" w:frame="1"/>
        </w:rPr>
        <w:t>model =&gt; model.Salary, htmlAttributes: new { @class = "control-label col-md-2" })</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"col-md-10"</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@Html.EditorFor(</w:t>
      </w:r>
      <w:proofErr w:type="gramEnd"/>
      <w:r w:rsidRPr="00271522">
        <w:rPr>
          <w:rStyle w:val="enlighter-text"/>
          <w:rFonts w:ascii="Maiandra GD" w:hAnsi="Maiandra GD" w:cs="Consolas"/>
          <w:color w:val="CFD5E0"/>
          <w:bdr w:val="none" w:sz="0" w:space="0" w:color="auto" w:frame="1"/>
        </w:rPr>
        <w:t>model =&gt; model.Salary, new { htmlAttributes = new { @class = "form-control" } })</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@Html.ValidationMessageFor(</w:t>
      </w:r>
      <w:proofErr w:type="gramEnd"/>
      <w:r w:rsidRPr="00271522">
        <w:rPr>
          <w:rStyle w:val="enlighter-text"/>
          <w:rFonts w:ascii="Maiandra GD" w:hAnsi="Maiandra GD" w:cs="Consolas"/>
          <w:color w:val="CFD5E0"/>
          <w:bdr w:val="none" w:sz="0" w:space="0" w:color="auto" w:frame="1"/>
        </w:rPr>
        <w:t>model =&gt; model.Salary, "", new { @class = "text-danger" })</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"form-group"</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@Html.LabelFor(</w:t>
      </w:r>
      <w:proofErr w:type="gramEnd"/>
      <w:r w:rsidRPr="00271522">
        <w:rPr>
          <w:rStyle w:val="enlighter-text"/>
          <w:rFonts w:ascii="Maiandra GD" w:hAnsi="Maiandra GD" w:cs="Consolas"/>
          <w:color w:val="CFD5E0"/>
          <w:bdr w:val="none" w:sz="0" w:space="0" w:color="auto" w:frame="1"/>
        </w:rPr>
        <w:t>model =&gt; model.DepartmentId, "DepartmentId", htmlAttributes: new { @class = "control-label col-md-2" })</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"col-md-10"</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lastRenderedPageBreak/>
        <w:t>@Html.DropDownList(</w:t>
      </w:r>
      <w:proofErr w:type="gramEnd"/>
      <w:r w:rsidRPr="00271522">
        <w:rPr>
          <w:rStyle w:val="enlighter-text"/>
          <w:rFonts w:ascii="Maiandra GD" w:hAnsi="Maiandra GD" w:cs="Consolas"/>
          <w:color w:val="CFD5E0"/>
          <w:bdr w:val="none" w:sz="0" w:space="0" w:color="auto" w:frame="1"/>
        </w:rPr>
        <w:t>"DepartmentId", null, "Select Department", htmlAttributes: new { @class = "form-control" })</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@Html.ValidationMessageFor(</w:t>
      </w:r>
      <w:proofErr w:type="gramEnd"/>
      <w:r w:rsidRPr="00271522">
        <w:rPr>
          <w:rStyle w:val="enlighter-text"/>
          <w:rFonts w:ascii="Maiandra GD" w:hAnsi="Maiandra GD" w:cs="Consolas"/>
          <w:color w:val="CFD5E0"/>
          <w:bdr w:val="none" w:sz="0" w:space="0" w:color="auto" w:frame="1"/>
        </w:rPr>
        <w:t>model =&gt; model.DepartmentId, "", new { @class = "text-danger" })</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"form-group"</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"col-md-offset-2 col-md-10"</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input</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type</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"submit"</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value</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"Save"</w:t>
      </w:r>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class</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"btn btn-default"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div</w:t>
      </w:r>
      <w:proofErr w:type="gramEnd"/>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@Html.ActionLink(</w:t>
      </w:r>
      <w:proofErr w:type="gramEnd"/>
      <w:r w:rsidRPr="00271522">
        <w:rPr>
          <w:rStyle w:val="enlighter-text"/>
          <w:rFonts w:ascii="Maiandra GD" w:hAnsi="Maiandra GD" w:cs="Consolas"/>
          <w:color w:val="CFD5E0"/>
          <w:bdr w:val="none" w:sz="0" w:space="0" w:color="auto" w:frame="1"/>
        </w:rPr>
        <w:t>"Back to List", "Index")</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r w:rsidRPr="00271522">
        <w:rPr>
          <w:rStyle w:val="enlighter-x1"/>
          <w:rFonts w:ascii="Maiandra GD" w:hAnsi="Maiandra GD" w:cs="Consolas"/>
          <w:b/>
          <w:bCs/>
          <w:color w:val="D171DD"/>
          <w:bdr w:val="none" w:sz="0" w:space="0" w:color="auto" w:frame="1"/>
        </w:rPr>
        <w:t>div</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script</w:t>
      </w:r>
      <w:proofErr w:type="gramEnd"/>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src</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"~/Scripts/jquery-1.10.2.min.js"</w:t>
      </w:r>
      <w:r w:rsidRPr="00271522">
        <w:rPr>
          <w:rStyle w:val="enlighter-g1"/>
          <w:rFonts w:ascii="Maiandra GD" w:hAnsi="Maiandra GD" w:cs="Consolas"/>
          <w:b/>
          <w:bCs/>
          <w:color w:val="6B7C8B"/>
          <w:bdr w:val="none" w:sz="0" w:space="0" w:color="auto" w:frame="1"/>
        </w:rPr>
        <w:t>&gt;&lt;/</w:t>
      </w:r>
      <w:r w:rsidRPr="00271522">
        <w:rPr>
          <w:rStyle w:val="enlighter-x1"/>
          <w:rFonts w:ascii="Maiandra GD" w:hAnsi="Maiandra GD" w:cs="Consolas"/>
          <w:b/>
          <w:bCs/>
          <w:color w:val="D171DD"/>
          <w:bdr w:val="none" w:sz="0" w:space="0" w:color="auto" w:frame="1"/>
        </w:rPr>
        <w:t>script</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script</w:t>
      </w:r>
      <w:proofErr w:type="gramEnd"/>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src</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"~/Scripts/jquery.validate.min.js"</w:t>
      </w:r>
      <w:r w:rsidRPr="00271522">
        <w:rPr>
          <w:rStyle w:val="enlighter-g1"/>
          <w:rFonts w:ascii="Maiandra GD" w:hAnsi="Maiandra GD" w:cs="Consolas"/>
          <w:b/>
          <w:bCs/>
          <w:color w:val="6B7C8B"/>
          <w:bdr w:val="none" w:sz="0" w:space="0" w:color="auto" w:frame="1"/>
        </w:rPr>
        <w:t>&gt;&lt;/</w:t>
      </w:r>
      <w:r w:rsidRPr="00271522">
        <w:rPr>
          <w:rStyle w:val="enlighter-x1"/>
          <w:rFonts w:ascii="Maiandra GD" w:hAnsi="Maiandra GD" w:cs="Consolas"/>
          <w:b/>
          <w:bCs/>
          <w:color w:val="D171DD"/>
          <w:bdr w:val="none" w:sz="0" w:space="0" w:color="auto" w:frame="1"/>
        </w:rPr>
        <w:t>script</w:t>
      </w:r>
      <w:r w:rsidRPr="00271522">
        <w:rPr>
          <w:rStyle w:val="enlighter-g1"/>
          <w:rFonts w:ascii="Maiandra GD" w:hAnsi="Maiandra GD" w:cs="Consolas"/>
          <w:b/>
          <w:bCs/>
          <w:color w:val="6B7C8B"/>
          <w:bdr w:val="none" w:sz="0" w:space="0" w:color="auto" w:frame="1"/>
        </w:rPr>
        <w:t>&gt;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&lt;</w:t>
      </w:r>
      <w:proofErr w:type="gramStart"/>
      <w:r w:rsidRPr="00271522">
        <w:rPr>
          <w:rStyle w:val="enlighter-x1"/>
          <w:rFonts w:ascii="Maiandra GD" w:hAnsi="Maiandra GD" w:cs="Consolas"/>
          <w:b/>
          <w:bCs/>
          <w:color w:val="D171DD"/>
          <w:bdr w:val="none" w:sz="0" w:space="0" w:color="auto" w:frame="1"/>
        </w:rPr>
        <w:t>script</w:t>
      </w:r>
      <w:proofErr w:type="gramEnd"/>
      <w:r w:rsidRPr="00271522">
        <w:rPr>
          <w:rStyle w:val="enlighter-text"/>
          <w:rFonts w:ascii="Maiandra GD" w:hAnsi="Maiandra GD" w:cs="Consolas"/>
          <w:color w:val="CFD5E0"/>
          <w:bdr w:val="none" w:sz="0" w:space="0" w:color="auto" w:frame="1"/>
        </w:rPr>
        <w:t xml:space="preserve"> </w:t>
      </w:r>
      <w:r w:rsidRPr="00271522">
        <w:rPr>
          <w:rStyle w:val="enlighter-x2"/>
          <w:rFonts w:ascii="Maiandra GD" w:hAnsi="Maiandra GD" w:cs="Consolas"/>
          <w:color w:val="D19252"/>
          <w:bdr w:val="none" w:sz="0" w:space="0" w:color="auto" w:frame="1"/>
        </w:rPr>
        <w:t>src</w:t>
      </w:r>
      <w:r w:rsidRPr="00271522">
        <w:rPr>
          <w:rStyle w:val="enlighter-k3"/>
          <w:rFonts w:ascii="Maiandra GD" w:hAnsi="Maiandra GD" w:cs="Consolas"/>
          <w:color w:val="4284AE"/>
          <w:bdr w:val="none" w:sz="0" w:space="0" w:color="auto" w:frame="1"/>
        </w:rPr>
        <w:t>=</w:t>
      </w:r>
      <w:r w:rsidRPr="00271522">
        <w:rPr>
          <w:rStyle w:val="enlighter-s0"/>
          <w:rFonts w:ascii="Maiandra GD" w:hAnsi="Maiandra GD" w:cs="Consolas"/>
          <w:color w:val="7CC379"/>
          <w:bdr w:val="none" w:sz="0" w:space="0" w:color="auto" w:frame="1"/>
        </w:rPr>
        <w:t>"~/Scripts/jquery.validate.unobtrusive.min.js"</w:t>
      </w:r>
      <w:r w:rsidRPr="00271522">
        <w:rPr>
          <w:rStyle w:val="enlighter-g1"/>
          <w:rFonts w:ascii="Maiandra GD" w:hAnsi="Maiandra GD" w:cs="Consolas"/>
          <w:b/>
          <w:bCs/>
          <w:color w:val="6B7C8B"/>
          <w:bdr w:val="none" w:sz="0" w:space="0" w:color="auto" w:frame="1"/>
        </w:rPr>
        <w:t>&gt;&lt;/</w:t>
      </w:r>
      <w:r w:rsidRPr="00271522">
        <w:rPr>
          <w:rStyle w:val="enlighter-x1"/>
          <w:rFonts w:ascii="Maiandra GD" w:hAnsi="Maiandra GD" w:cs="Consolas"/>
          <w:b/>
          <w:bCs/>
          <w:color w:val="D171DD"/>
          <w:bdr w:val="none" w:sz="0" w:space="0" w:color="auto" w:frame="1"/>
        </w:rPr>
        <w:t>script</w:t>
      </w:r>
      <w:r w:rsidRPr="00271522">
        <w:rPr>
          <w:rStyle w:val="enlighter-g1"/>
          <w:rFonts w:ascii="Maiandra GD" w:hAnsi="Maiandra GD" w:cs="Consolas"/>
          <w:b/>
          <w:bCs/>
          <w:color w:val="6B7C8B"/>
          <w:bdr w:val="none" w:sz="0" w:space="0" w:color="auto" w:frame="1"/>
        </w:rPr>
        <w:t>&gt;</w:t>
      </w:r>
    </w:p>
    <w:p w:rsidR="00D54AC1" w:rsidRPr="00271522" w:rsidRDefault="00D54AC1"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At this point, we will still be able to change the </w:t>
      </w:r>
      <w:r w:rsidRPr="00271522">
        <w:rPr>
          <w:rStyle w:val="Strong"/>
          <w:rFonts w:ascii="Maiandra GD" w:hAnsi="Maiandra GD" w:cs="Arial"/>
          <w:color w:val="000000"/>
          <w:sz w:val="22"/>
          <w:szCs w:val="22"/>
          <w:bdr w:val="none" w:sz="0" w:space="0" w:color="auto" w:frame="1"/>
        </w:rPr>
        <w:t>“Name”</w:t>
      </w:r>
      <w:r w:rsidRPr="00271522">
        <w:rPr>
          <w:rFonts w:ascii="Maiandra GD" w:hAnsi="Maiandra GD" w:cs="Arial"/>
          <w:color w:val="000000"/>
          <w:sz w:val="22"/>
          <w:szCs w:val="22"/>
          <w:bdr w:val="none" w:sz="0" w:space="0" w:color="auto" w:frame="1"/>
        </w:rPr>
        <w:t> property of the employee using tools like Fiddler. There are several ways to prevent </w:t>
      </w:r>
      <w:r w:rsidRPr="00271522">
        <w:rPr>
          <w:rStyle w:val="Strong"/>
          <w:rFonts w:ascii="Maiandra GD" w:hAnsi="Maiandra GD" w:cs="Arial"/>
          <w:color w:val="000000"/>
          <w:sz w:val="22"/>
          <w:szCs w:val="22"/>
          <w:bdr w:val="none" w:sz="0" w:space="0" w:color="auto" w:frame="1"/>
        </w:rPr>
        <w:t>“Name”</w:t>
      </w:r>
      <w:r w:rsidRPr="00271522">
        <w:rPr>
          <w:rFonts w:ascii="Maiandra GD" w:hAnsi="Maiandra GD" w:cs="Arial"/>
          <w:color w:val="000000"/>
          <w:sz w:val="22"/>
          <w:szCs w:val="22"/>
          <w:bdr w:val="none" w:sz="0" w:space="0" w:color="auto" w:frame="1"/>
        </w:rPr>
        <w:t> property from being updated.</w:t>
      </w:r>
    </w:p>
    <w:p w:rsidR="00D54AC1" w:rsidRPr="00271522" w:rsidRDefault="00D54AC1" w:rsidP="0015081F">
      <w:pPr>
        <w:numPr>
          <w:ilvl w:val="0"/>
          <w:numId w:val="13"/>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Use </w:t>
      </w:r>
      <w:hyperlink r:id="rId75" w:history="1">
        <w:r w:rsidRPr="00271522">
          <w:rPr>
            <w:rStyle w:val="Strong"/>
            <w:rFonts w:ascii="Maiandra GD" w:hAnsi="Maiandra GD" w:cs="Arial"/>
            <w:color w:val="007BFF"/>
            <w:bdr w:val="none" w:sz="0" w:space="0" w:color="auto" w:frame="1"/>
          </w:rPr>
          <w:t>UpdateModel</w:t>
        </w:r>
        <w:r w:rsidRPr="00271522">
          <w:rPr>
            <w:rStyle w:val="Hyperlink"/>
            <w:rFonts w:ascii="Maiandra GD" w:hAnsi="Maiandra GD" w:cs="Arial"/>
            <w:color w:val="007BFF"/>
            <w:bdr w:val="none" w:sz="0" w:space="0" w:color="auto" w:frame="1"/>
          </w:rPr>
          <w:t>()</w:t>
        </w:r>
      </w:hyperlink>
      <w:r w:rsidRPr="00271522">
        <w:rPr>
          <w:rFonts w:ascii="Maiandra GD" w:hAnsi="Maiandra GD" w:cs="Arial"/>
          <w:color w:val="000000"/>
          <w:bdr w:val="none" w:sz="0" w:space="0" w:color="auto" w:frame="1"/>
        </w:rPr>
        <w:t> function and pass include and exclude list as a parameter</w:t>
      </w:r>
    </w:p>
    <w:p w:rsidR="00D54AC1" w:rsidRPr="00271522" w:rsidRDefault="00D54AC1" w:rsidP="0015081F">
      <w:pPr>
        <w:numPr>
          <w:ilvl w:val="0"/>
          <w:numId w:val="13"/>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Use </w:t>
      </w:r>
      <w:hyperlink r:id="rId76" w:history="1">
        <w:r w:rsidRPr="00271522">
          <w:rPr>
            <w:rStyle w:val="Strong"/>
            <w:rFonts w:ascii="Maiandra GD" w:hAnsi="Maiandra GD" w:cs="Arial"/>
            <w:color w:val="007BFF"/>
            <w:bdr w:val="none" w:sz="0" w:space="0" w:color="auto" w:frame="1"/>
          </w:rPr>
          <w:t>Bind</w:t>
        </w:r>
        <w:r w:rsidRPr="00271522">
          <w:rPr>
            <w:rStyle w:val="Hyperlink"/>
            <w:rFonts w:ascii="Maiandra GD" w:hAnsi="Maiandra GD" w:cs="Arial"/>
            <w:color w:val="007BFF"/>
            <w:bdr w:val="none" w:sz="0" w:space="0" w:color="auto" w:frame="1"/>
          </w:rPr>
          <w:t> </w:t>
        </w:r>
      </w:hyperlink>
      <w:r w:rsidRPr="00271522">
        <w:rPr>
          <w:rFonts w:ascii="Maiandra GD" w:hAnsi="Maiandra GD" w:cs="Arial"/>
          <w:color w:val="000000"/>
          <w:bdr w:val="none" w:sz="0" w:space="0" w:color="auto" w:frame="1"/>
        </w:rPr>
        <w:t>attribute</w:t>
      </w:r>
    </w:p>
    <w:p w:rsidR="00D54AC1" w:rsidRPr="00271522" w:rsidRDefault="00D54AC1" w:rsidP="0015081F">
      <w:pPr>
        <w:numPr>
          <w:ilvl w:val="0"/>
          <w:numId w:val="13"/>
        </w:numPr>
        <w:shd w:val="clear" w:color="auto" w:fill="FFFFFF"/>
        <w:spacing w:after="0" w:line="240" w:lineRule="auto"/>
        <w:textAlignment w:val="baseline"/>
        <w:rPr>
          <w:rFonts w:ascii="Maiandra GD" w:hAnsi="Maiandra GD" w:cs="Segoe UI"/>
          <w:color w:val="212529"/>
        </w:rPr>
      </w:pPr>
      <w:r w:rsidRPr="00271522">
        <w:rPr>
          <w:rFonts w:ascii="Maiandra GD" w:hAnsi="Maiandra GD" w:cs="Arial"/>
          <w:color w:val="000000"/>
          <w:bdr w:val="none" w:sz="0" w:space="0" w:color="auto" w:frame="1"/>
        </w:rPr>
        <w:t>Use </w:t>
      </w:r>
      <w:hyperlink r:id="rId77" w:history="1">
        <w:r w:rsidRPr="00271522">
          <w:rPr>
            <w:rStyle w:val="Strong"/>
            <w:rFonts w:ascii="Maiandra GD" w:hAnsi="Maiandra GD" w:cs="Arial"/>
            <w:color w:val="007BFF"/>
            <w:bdr w:val="none" w:sz="0" w:space="0" w:color="auto" w:frame="1"/>
          </w:rPr>
          <w:t>Interfaces</w:t>
        </w:r>
      </w:hyperlink>
    </w:p>
    <w:p w:rsidR="007D51E5" w:rsidRDefault="007D51E5"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D54AC1" w:rsidRPr="00271522" w:rsidRDefault="00D54AC1"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Prevent Updating using Bind Attribute:</w:t>
      </w:r>
    </w:p>
    <w:p w:rsidR="00D54AC1" w:rsidRDefault="00D54AC1" w:rsidP="0015081F">
      <w:pPr>
        <w:pStyle w:val="NormalWeb"/>
        <w:shd w:val="clear" w:color="auto" w:fill="FFFFFF"/>
        <w:spacing w:before="0" w:beforeAutospacing="0" w:after="0" w:afterAutospacing="0"/>
        <w:textAlignment w:val="baseline"/>
        <w:rPr>
          <w:rFonts w:ascii="Maiandra GD" w:hAnsi="Maiandra GD" w:cs="Arial"/>
          <w:color w:val="000000"/>
          <w:sz w:val="22"/>
          <w:szCs w:val="22"/>
          <w:bdr w:val="none" w:sz="0" w:space="0" w:color="auto" w:frame="1"/>
        </w:rPr>
      </w:pPr>
      <w:r w:rsidRPr="00271522">
        <w:rPr>
          <w:rFonts w:ascii="Maiandra GD" w:hAnsi="Maiandra GD" w:cs="Arial"/>
          <w:color w:val="000000"/>
          <w:sz w:val="22"/>
          <w:szCs w:val="22"/>
          <w:bdr w:val="none" w:sz="0" w:space="0" w:color="auto" w:frame="1"/>
        </w:rPr>
        <w:lastRenderedPageBreak/>
        <w:t>Now let’s discuss using the </w:t>
      </w:r>
      <w:r w:rsidRPr="00271522">
        <w:rPr>
          <w:rStyle w:val="Strong"/>
          <w:rFonts w:ascii="Maiandra GD" w:hAnsi="Maiandra GD" w:cs="Arial"/>
          <w:color w:val="000000"/>
          <w:sz w:val="22"/>
          <w:szCs w:val="22"/>
          <w:bdr w:val="none" w:sz="0" w:space="0" w:color="auto" w:frame="1"/>
        </w:rPr>
        <w:t>BIND </w:t>
      </w:r>
      <w:r w:rsidRPr="00271522">
        <w:rPr>
          <w:rFonts w:ascii="Maiandra GD" w:hAnsi="Maiandra GD" w:cs="Arial"/>
          <w:color w:val="000000"/>
          <w:sz w:val="22"/>
          <w:szCs w:val="22"/>
          <w:bdr w:val="none" w:sz="0" w:space="0" w:color="auto" w:frame="1"/>
        </w:rPr>
        <w:t>attribute to prevent updating the </w:t>
      </w:r>
      <w:r w:rsidRPr="00271522">
        <w:rPr>
          <w:rStyle w:val="Strong"/>
          <w:rFonts w:ascii="Maiandra GD" w:hAnsi="Maiandra GD" w:cs="Arial"/>
          <w:color w:val="000000"/>
          <w:sz w:val="22"/>
          <w:szCs w:val="22"/>
          <w:bdr w:val="none" w:sz="0" w:space="0" w:color="auto" w:frame="1"/>
        </w:rPr>
        <w:t>“Name”</w:t>
      </w:r>
      <w:r w:rsidRPr="00271522">
        <w:rPr>
          <w:rFonts w:ascii="Maiandra GD" w:hAnsi="Maiandra GD" w:cs="Arial"/>
          <w:color w:val="000000"/>
          <w:sz w:val="22"/>
          <w:szCs w:val="22"/>
          <w:bdr w:val="none" w:sz="0" w:space="0" w:color="auto" w:frame="1"/>
        </w:rPr>
        <w:t> property using tools like Fiddler. Along the way, I will demonstrate adding model validation errors dynamically. Change the implementation of the </w:t>
      </w:r>
      <w:r w:rsidRPr="00271522">
        <w:rPr>
          <w:rStyle w:val="Strong"/>
          <w:rFonts w:ascii="Maiandra GD" w:hAnsi="Maiandra GD" w:cs="Arial"/>
          <w:color w:val="000000"/>
          <w:sz w:val="22"/>
          <w:szCs w:val="22"/>
          <w:bdr w:val="none" w:sz="0" w:space="0" w:color="auto" w:frame="1"/>
        </w:rPr>
        <w:t>“Edit”</w:t>
      </w:r>
      <w:r w:rsidRPr="00271522">
        <w:rPr>
          <w:rFonts w:ascii="Maiandra GD" w:hAnsi="Maiandra GD" w:cs="Arial"/>
          <w:color w:val="000000"/>
          <w:sz w:val="22"/>
          <w:szCs w:val="22"/>
          <w:bdr w:val="none" w:sz="0" w:space="0" w:color="auto" w:frame="1"/>
        </w:rPr>
        <w:t> action method of </w:t>
      </w:r>
      <w:r w:rsidRPr="00271522">
        <w:rPr>
          <w:rStyle w:val="Strong"/>
          <w:rFonts w:ascii="Maiandra GD" w:hAnsi="Maiandra GD" w:cs="Arial"/>
          <w:color w:val="000000"/>
          <w:sz w:val="22"/>
          <w:szCs w:val="22"/>
          <w:bdr w:val="none" w:sz="0" w:space="0" w:color="auto" w:frame="1"/>
        </w:rPr>
        <w:t>Employee</w:t>
      </w:r>
      <w:r w:rsidRPr="00271522">
        <w:rPr>
          <w:rFonts w:ascii="Maiandra GD" w:hAnsi="Maiandra GD" w:cs="Arial"/>
          <w:color w:val="000000"/>
          <w:sz w:val="22"/>
          <w:szCs w:val="22"/>
          <w:bdr w:val="none" w:sz="0" w:space="0" w:color="auto" w:frame="1"/>
        </w:rPr>
        <w:t> Controller that responds to [</w:t>
      </w:r>
      <w:r w:rsidRPr="00271522">
        <w:rPr>
          <w:rStyle w:val="Strong"/>
          <w:rFonts w:ascii="Maiandra GD" w:hAnsi="Maiandra GD" w:cs="Arial"/>
          <w:color w:val="000000"/>
          <w:sz w:val="22"/>
          <w:szCs w:val="22"/>
          <w:bdr w:val="none" w:sz="0" w:space="0" w:color="auto" w:frame="1"/>
        </w:rPr>
        <w:t>HttpPost</w:t>
      </w:r>
      <w:r w:rsidRPr="00271522">
        <w:rPr>
          <w:rFonts w:ascii="Maiandra GD" w:hAnsi="Maiandra GD" w:cs="Arial"/>
          <w:color w:val="000000"/>
          <w:sz w:val="22"/>
          <w:szCs w:val="22"/>
          <w:bdr w:val="none" w:sz="0" w:space="0" w:color="auto" w:frame="1"/>
        </w:rPr>
        <w:t>] request as shown below</w:t>
      </w:r>
    </w:p>
    <w:p w:rsidR="007D51E5" w:rsidRPr="00271522" w:rsidRDefault="007D51E5"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HttpPost</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ValidateAntiForgeryToken</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ActionResult </w:t>
      </w:r>
      <w:r w:rsidRPr="00271522">
        <w:rPr>
          <w:rStyle w:val="enlighter-m0"/>
          <w:rFonts w:ascii="Maiandra GD" w:hAnsi="Maiandra GD" w:cs="Consolas"/>
          <w:color w:val="4284AE"/>
          <w:bdr w:val="none" w:sz="0" w:space="0" w:color="auto" w:frame="1"/>
        </w:rPr>
        <w:t>Edit</w:t>
      </w:r>
      <w:r w:rsidRPr="00271522">
        <w:rPr>
          <w:rStyle w:val="enlighter-g1"/>
          <w:rFonts w:ascii="Maiandra GD" w:hAnsi="Maiandra GD" w:cs="Consolas"/>
          <w:b/>
          <w:bCs/>
          <w:color w:val="6B7C8B"/>
          <w:bdr w:val="none" w:sz="0" w:space="0" w:color="auto" w:frame="1"/>
        </w:rPr>
        <w:t>([</w:t>
      </w:r>
      <w:r w:rsidRPr="00271522">
        <w:rPr>
          <w:rStyle w:val="enlighter-m0"/>
          <w:rFonts w:ascii="Maiandra GD" w:hAnsi="Maiandra GD" w:cs="Consolas"/>
          <w:color w:val="4284AE"/>
          <w:bdr w:val="none" w:sz="0" w:space="0" w:color="auto" w:frame="1"/>
        </w:rPr>
        <w:t>Bind</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Include = </w:t>
      </w:r>
      <w:r w:rsidRPr="00271522">
        <w:rPr>
          <w:rStyle w:val="enlighter-s0"/>
          <w:rFonts w:ascii="Maiandra GD" w:hAnsi="Maiandra GD" w:cs="Consolas"/>
          <w:color w:val="7CC379"/>
          <w:bdr w:val="none" w:sz="0" w:space="0" w:color="auto" w:frame="1"/>
        </w:rPr>
        <w:t>"EmployeeId,Gender,City,Salary,DepartmentId"</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Employee employee</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 xml:space="preserve">Employee employeeFromDB = </w:t>
      </w:r>
      <w:proofErr w:type="gramStart"/>
      <w:r w:rsidRPr="00271522">
        <w:rPr>
          <w:rStyle w:val="enlighter-text"/>
          <w:rFonts w:ascii="Maiandra GD" w:hAnsi="Maiandra GD" w:cs="Consolas"/>
          <w:color w:val="CFD5E0"/>
          <w:bdr w:val="none" w:sz="0" w:space="0" w:color="auto" w:frame="1"/>
        </w:rPr>
        <w:t>db.</w:t>
      </w:r>
      <w:r w:rsidRPr="00271522">
        <w:rPr>
          <w:rStyle w:val="enlighter-m3"/>
          <w:rFonts w:ascii="Maiandra GD" w:hAnsi="Maiandra GD" w:cs="Consolas"/>
          <w:color w:val="4284AE"/>
          <w:bdr w:val="none" w:sz="0" w:space="0" w:color="auto" w:frame="1"/>
        </w:rPr>
        <w:t>Employees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Single</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emp =</w:t>
      </w:r>
      <w:r w:rsidRPr="00271522">
        <w:rPr>
          <w:rStyle w:val="enlighter-g1"/>
          <w:rFonts w:ascii="Maiandra GD" w:hAnsi="Maiandra GD" w:cs="Consolas"/>
          <w:b/>
          <w:bCs/>
          <w:color w:val="6B7C8B"/>
          <w:bdr w:val="none" w:sz="0" w:space="0" w:color="auto" w:frame="1"/>
        </w:rPr>
        <w:t>&gt;</w:t>
      </w:r>
      <w:r w:rsidRPr="00271522">
        <w:rPr>
          <w:rStyle w:val="enlighter-text"/>
          <w:rFonts w:ascii="Maiandra GD" w:hAnsi="Maiandra GD" w:cs="Consolas"/>
          <w:color w:val="CFD5E0"/>
          <w:bdr w:val="none" w:sz="0" w:space="0" w:color="auto" w:frame="1"/>
        </w:rPr>
        <w:t xml:space="preserve"> emp.</w:t>
      </w:r>
      <w:r w:rsidRPr="00271522">
        <w:rPr>
          <w:rStyle w:val="enlighter-m3"/>
          <w:rFonts w:ascii="Maiandra GD" w:hAnsi="Maiandra GD" w:cs="Consolas"/>
          <w:color w:val="4284AE"/>
          <w:bdr w:val="none" w:sz="0" w:space="0" w:color="auto" w:frame="1"/>
        </w:rPr>
        <w:t>EmployeeId</w:t>
      </w:r>
      <w:r w:rsidRPr="00271522">
        <w:rPr>
          <w:rStyle w:val="enlighter-text"/>
          <w:rFonts w:ascii="Maiandra GD" w:hAnsi="Maiandra GD" w:cs="Consolas"/>
          <w:color w:val="CFD5E0"/>
          <w:bdr w:val="none" w:sz="0" w:space="0" w:color="auto" w:frame="1"/>
        </w:rPr>
        <w:t xml:space="preserve"> == employee.</w:t>
      </w:r>
      <w:r w:rsidRPr="00271522">
        <w:rPr>
          <w:rStyle w:val="enlighter-m3"/>
          <w:rFonts w:ascii="Maiandra GD" w:hAnsi="Maiandra GD" w:cs="Consolas"/>
          <w:color w:val="4284AE"/>
          <w:bdr w:val="none" w:sz="0" w:space="0" w:color="auto" w:frame="1"/>
        </w:rPr>
        <w:t>EmployeeId</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employeeFromDB.</w:t>
      </w:r>
      <w:r w:rsidRPr="00271522">
        <w:rPr>
          <w:rStyle w:val="enlighter-m3"/>
          <w:rFonts w:ascii="Maiandra GD" w:hAnsi="Maiandra GD" w:cs="Consolas"/>
          <w:color w:val="4284AE"/>
          <w:bdr w:val="none" w:sz="0" w:space="0" w:color="auto" w:frame="1"/>
        </w:rPr>
        <w:t>Gender</w:t>
      </w:r>
      <w:r w:rsidRPr="00271522">
        <w:rPr>
          <w:rStyle w:val="enlighter-text"/>
          <w:rFonts w:ascii="Maiandra GD" w:hAnsi="Maiandra GD" w:cs="Consolas"/>
          <w:color w:val="CFD5E0"/>
          <w:bdr w:val="none" w:sz="0" w:space="0" w:color="auto" w:frame="1"/>
        </w:rPr>
        <w:t xml:space="preserve"> = employee.</w:t>
      </w:r>
      <w:r w:rsidRPr="00271522">
        <w:rPr>
          <w:rStyle w:val="enlighter-m3"/>
          <w:rFonts w:ascii="Maiandra GD" w:hAnsi="Maiandra GD" w:cs="Consolas"/>
          <w:color w:val="4284AE"/>
          <w:bdr w:val="none" w:sz="0" w:space="0" w:color="auto" w:frame="1"/>
        </w:rPr>
        <w:t>Gender</w:t>
      </w: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employeeFromDB.</w:t>
      </w:r>
      <w:r w:rsidRPr="00271522">
        <w:rPr>
          <w:rStyle w:val="enlighter-m3"/>
          <w:rFonts w:ascii="Maiandra GD" w:hAnsi="Maiandra GD" w:cs="Consolas"/>
          <w:color w:val="4284AE"/>
          <w:bdr w:val="none" w:sz="0" w:space="0" w:color="auto" w:frame="1"/>
        </w:rPr>
        <w:t>City</w:t>
      </w:r>
      <w:r w:rsidRPr="00271522">
        <w:rPr>
          <w:rStyle w:val="enlighter-text"/>
          <w:rFonts w:ascii="Maiandra GD" w:hAnsi="Maiandra GD" w:cs="Consolas"/>
          <w:color w:val="CFD5E0"/>
          <w:bdr w:val="none" w:sz="0" w:space="0" w:color="auto" w:frame="1"/>
        </w:rPr>
        <w:t xml:space="preserve"> = employee.</w:t>
      </w:r>
      <w:r w:rsidRPr="00271522">
        <w:rPr>
          <w:rStyle w:val="enlighter-m3"/>
          <w:rFonts w:ascii="Maiandra GD" w:hAnsi="Maiandra GD" w:cs="Consolas"/>
          <w:color w:val="4284AE"/>
          <w:bdr w:val="none" w:sz="0" w:space="0" w:color="auto" w:frame="1"/>
        </w:rPr>
        <w:t>City</w:t>
      </w: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employeeFromDB.</w:t>
      </w:r>
      <w:r w:rsidRPr="00271522">
        <w:rPr>
          <w:rStyle w:val="enlighter-m3"/>
          <w:rFonts w:ascii="Maiandra GD" w:hAnsi="Maiandra GD" w:cs="Consolas"/>
          <w:color w:val="4284AE"/>
          <w:bdr w:val="none" w:sz="0" w:space="0" w:color="auto" w:frame="1"/>
        </w:rPr>
        <w:t>Salary</w:t>
      </w:r>
      <w:r w:rsidRPr="00271522">
        <w:rPr>
          <w:rStyle w:val="enlighter-text"/>
          <w:rFonts w:ascii="Maiandra GD" w:hAnsi="Maiandra GD" w:cs="Consolas"/>
          <w:color w:val="CFD5E0"/>
          <w:bdr w:val="none" w:sz="0" w:space="0" w:color="auto" w:frame="1"/>
        </w:rPr>
        <w:t xml:space="preserve"> = employee.</w:t>
      </w:r>
      <w:r w:rsidRPr="00271522">
        <w:rPr>
          <w:rStyle w:val="enlighter-m3"/>
          <w:rFonts w:ascii="Maiandra GD" w:hAnsi="Maiandra GD" w:cs="Consolas"/>
          <w:color w:val="4284AE"/>
          <w:bdr w:val="none" w:sz="0" w:space="0" w:color="auto" w:frame="1"/>
        </w:rPr>
        <w:t>Salary</w:t>
      </w: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employeeFromDB.</w:t>
      </w:r>
      <w:r w:rsidRPr="00271522">
        <w:rPr>
          <w:rStyle w:val="enlighter-m3"/>
          <w:rFonts w:ascii="Maiandra GD" w:hAnsi="Maiandra GD" w:cs="Consolas"/>
          <w:color w:val="4284AE"/>
          <w:bdr w:val="none" w:sz="0" w:space="0" w:color="auto" w:frame="1"/>
        </w:rPr>
        <w:t>DepartmentId</w:t>
      </w:r>
      <w:r w:rsidRPr="00271522">
        <w:rPr>
          <w:rStyle w:val="enlighter-text"/>
          <w:rFonts w:ascii="Maiandra GD" w:hAnsi="Maiandra GD" w:cs="Consolas"/>
          <w:color w:val="CFD5E0"/>
          <w:bdr w:val="none" w:sz="0" w:space="0" w:color="auto" w:frame="1"/>
        </w:rPr>
        <w:t xml:space="preserve"> = employee.</w:t>
      </w:r>
      <w:r w:rsidRPr="00271522">
        <w:rPr>
          <w:rStyle w:val="enlighter-m3"/>
          <w:rFonts w:ascii="Maiandra GD" w:hAnsi="Maiandra GD" w:cs="Consolas"/>
          <w:color w:val="4284AE"/>
          <w:bdr w:val="none" w:sz="0" w:space="0" w:color="auto" w:frame="1"/>
        </w:rPr>
        <w:t>DepartmentId</w:t>
      </w: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1"/>
          <w:rFonts w:ascii="Maiandra GD" w:hAnsi="Maiandra GD" w:cs="Consolas"/>
          <w:b/>
          <w:bCs/>
          <w:color w:val="D171DD"/>
          <w:bdr w:val="none" w:sz="0" w:space="0" w:color="auto" w:frame="1"/>
        </w:rPr>
        <w:t>if</w:t>
      </w:r>
      <w:proofErr w:type="gramEnd"/>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ModelState.</w:t>
      </w:r>
      <w:r w:rsidRPr="00271522">
        <w:rPr>
          <w:rStyle w:val="enlighter-m3"/>
          <w:rFonts w:ascii="Maiandra GD" w:hAnsi="Maiandra GD" w:cs="Consolas"/>
          <w:color w:val="4284AE"/>
          <w:bdr w:val="none" w:sz="0" w:space="0" w:color="auto" w:frame="1"/>
        </w:rPr>
        <w:t>IsValid</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db.</w:t>
      </w:r>
      <w:r w:rsidRPr="00271522">
        <w:rPr>
          <w:rStyle w:val="enlighter-m3"/>
          <w:rFonts w:ascii="Maiandra GD" w:hAnsi="Maiandra GD" w:cs="Consolas"/>
          <w:color w:val="4284AE"/>
          <w:bdr w:val="none" w:sz="0" w:space="0" w:color="auto" w:frame="1"/>
        </w:rPr>
        <w:t>Entry</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employeeFromDB</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State</w:t>
      </w:r>
      <w:r w:rsidRPr="00271522">
        <w:rPr>
          <w:rStyle w:val="enlighter-text"/>
          <w:rFonts w:ascii="Maiandra GD" w:hAnsi="Maiandra GD" w:cs="Consolas"/>
          <w:color w:val="CFD5E0"/>
          <w:bdr w:val="none" w:sz="0" w:space="0" w:color="auto" w:frame="1"/>
        </w:rPr>
        <w:t xml:space="preserve"> = EntityState.</w:t>
      </w:r>
      <w:r w:rsidRPr="00271522">
        <w:rPr>
          <w:rStyle w:val="enlighter-m3"/>
          <w:rFonts w:ascii="Maiandra GD" w:hAnsi="Maiandra GD" w:cs="Consolas"/>
          <w:color w:val="4284AE"/>
          <w:bdr w:val="none" w:sz="0" w:space="0" w:color="auto" w:frame="1"/>
        </w:rPr>
        <w:t>Modified</w:t>
      </w: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db.</w:t>
      </w:r>
      <w:r w:rsidRPr="00271522">
        <w:rPr>
          <w:rStyle w:val="enlighter-m3"/>
          <w:rFonts w:ascii="Maiandra GD" w:hAnsi="Maiandra GD" w:cs="Consolas"/>
          <w:color w:val="4284AE"/>
          <w:bdr w:val="none" w:sz="0" w:space="0" w:color="auto" w:frame="1"/>
        </w:rPr>
        <w:t>SaveChanges</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return</w:t>
      </w:r>
      <w:proofErr w:type="gramEnd"/>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RedirectToAction</w:t>
      </w:r>
      <w:r w:rsidRPr="00271522">
        <w:rPr>
          <w:rStyle w:val="enlighter-g1"/>
          <w:rFonts w:ascii="Maiandra GD" w:hAnsi="Maiandra GD" w:cs="Consolas"/>
          <w:b/>
          <w:bCs/>
          <w:color w:val="6B7C8B"/>
          <w:bdr w:val="none" w:sz="0" w:space="0" w:color="auto" w:frame="1"/>
        </w:rPr>
        <w:t>(</w:t>
      </w:r>
      <w:r w:rsidRPr="00271522">
        <w:rPr>
          <w:rStyle w:val="enlighter-s0"/>
          <w:rFonts w:ascii="Maiandra GD" w:hAnsi="Maiandra GD" w:cs="Consolas"/>
          <w:color w:val="7CC379"/>
          <w:bdr w:val="none" w:sz="0" w:space="0" w:color="auto" w:frame="1"/>
        </w:rPr>
        <w:t>"Index"</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t>ViewBag.</w:t>
      </w:r>
      <w:r w:rsidRPr="00271522">
        <w:rPr>
          <w:rStyle w:val="enlighter-m3"/>
          <w:rFonts w:ascii="Maiandra GD" w:hAnsi="Maiandra GD" w:cs="Consolas"/>
          <w:color w:val="4284AE"/>
          <w:bdr w:val="none" w:sz="0" w:space="0" w:color="auto" w:frame="1"/>
        </w:rPr>
        <w:t>DepartmentId</w:t>
      </w:r>
      <w:r w:rsidRPr="00271522">
        <w:rPr>
          <w:rStyle w:val="enlighter-text"/>
          <w:rFonts w:ascii="Maiandra GD" w:hAnsi="Maiandra GD" w:cs="Consolas"/>
          <w:color w:val="CFD5E0"/>
          <w:bdr w:val="none" w:sz="0" w:space="0" w:color="auto" w:frame="1"/>
        </w:rPr>
        <w:t xml:space="preserve">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proofErr w:type="gramStart"/>
      <w:r w:rsidRPr="00271522">
        <w:rPr>
          <w:rStyle w:val="enlighter-m0"/>
          <w:rFonts w:ascii="Maiandra GD" w:hAnsi="Maiandra GD" w:cs="Consolas"/>
          <w:color w:val="4284AE"/>
          <w:bdr w:val="none" w:sz="0" w:space="0" w:color="auto" w:frame="1"/>
        </w:rPr>
        <w:t>SelectList</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db.</w:t>
      </w:r>
      <w:r w:rsidRPr="00271522">
        <w:rPr>
          <w:rStyle w:val="enlighter-m3"/>
          <w:rFonts w:ascii="Maiandra GD" w:hAnsi="Maiandra GD" w:cs="Consolas"/>
          <w:color w:val="4284AE"/>
          <w:bdr w:val="none" w:sz="0" w:space="0" w:color="auto" w:frame="1"/>
        </w:rPr>
        <w:t>Departments</w:t>
      </w:r>
      <w:r w:rsidRPr="00271522">
        <w:rPr>
          <w:rStyle w:val="enlighter-text"/>
          <w:rFonts w:ascii="Maiandra GD" w:hAnsi="Maiandra GD" w:cs="Consolas"/>
          <w:color w:val="CFD5E0"/>
          <w:bdr w:val="none" w:sz="0" w:space="0" w:color="auto" w:frame="1"/>
        </w:rPr>
        <w:t xml:space="preserve">, </w:t>
      </w:r>
      <w:r w:rsidRPr="00271522">
        <w:rPr>
          <w:rStyle w:val="enlighter-s0"/>
          <w:rFonts w:ascii="Maiandra GD" w:hAnsi="Maiandra GD" w:cs="Consolas"/>
          <w:color w:val="7CC379"/>
          <w:bdr w:val="none" w:sz="0" w:space="0" w:color="auto" w:frame="1"/>
        </w:rPr>
        <w:t>"Id"</w:t>
      </w:r>
      <w:r w:rsidRPr="00271522">
        <w:rPr>
          <w:rStyle w:val="enlighter-text"/>
          <w:rFonts w:ascii="Maiandra GD" w:hAnsi="Maiandra GD" w:cs="Consolas"/>
          <w:color w:val="CFD5E0"/>
          <w:bdr w:val="none" w:sz="0" w:space="0" w:color="auto" w:frame="1"/>
        </w:rPr>
        <w:t xml:space="preserve">, </w:t>
      </w:r>
      <w:r w:rsidRPr="00271522">
        <w:rPr>
          <w:rStyle w:val="enlighter-s0"/>
          <w:rFonts w:ascii="Maiandra GD" w:hAnsi="Maiandra GD" w:cs="Consolas"/>
          <w:color w:val="7CC379"/>
          <w:bdr w:val="none" w:sz="0" w:space="0" w:color="auto" w:frame="1"/>
        </w:rPr>
        <w:t>"Name"</w:t>
      </w:r>
      <w:r w:rsidRPr="00271522">
        <w:rPr>
          <w:rStyle w:val="enlighter-text"/>
          <w:rFonts w:ascii="Maiandra GD" w:hAnsi="Maiandra GD" w:cs="Consolas"/>
          <w:color w:val="CFD5E0"/>
          <w:bdr w:val="none" w:sz="0" w:space="0" w:color="auto" w:frame="1"/>
        </w:rPr>
        <w:t>, employee.</w:t>
      </w:r>
      <w:r w:rsidRPr="00271522">
        <w:rPr>
          <w:rStyle w:val="enlighter-m3"/>
          <w:rFonts w:ascii="Maiandra GD" w:hAnsi="Maiandra GD" w:cs="Consolas"/>
          <w:color w:val="4284AE"/>
          <w:bdr w:val="none" w:sz="0" w:space="0" w:color="auto" w:frame="1"/>
        </w:rPr>
        <w:t>DepartmentId</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return</w:t>
      </w:r>
      <w:proofErr w:type="gramEnd"/>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View</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lastRenderedPageBreak/>
        <w:t>Here, we have not included the </w:t>
      </w:r>
      <w:r w:rsidRPr="00271522">
        <w:rPr>
          <w:rStyle w:val="Strong"/>
          <w:rFonts w:ascii="Maiandra GD" w:hAnsi="Maiandra GD" w:cs="Arial"/>
          <w:color w:val="000000"/>
          <w:sz w:val="22"/>
          <w:szCs w:val="22"/>
          <w:bdr w:val="none" w:sz="0" w:space="0" w:color="auto" w:frame="1"/>
        </w:rPr>
        <w:t>“Name”</w:t>
      </w:r>
      <w:r w:rsidRPr="00271522">
        <w:rPr>
          <w:rFonts w:ascii="Maiandra GD" w:hAnsi="Maiandra GD" w:cs="Arial"/>
          <w:color w:val="000000"/>
          <w:sz w:val="22"/>
          <w:szCs w:val="22"/>
          <w:bdr w:val="none" w:sz="0" w:space="0" w:color="auto" w:frame="1"/>
        </w:rPr>
        <w:t> property from model binding using the </w:t>
      </w:r>
      <w:r w:rsidRPr="00271522">
        <w:rPr>
          <w:rStyle w:val="Strong"/>
          <w:rFonts w:ascii="Maiandra GD" w:hAnsi="Maiandra GD" w:cs="Arial"/>
          <w:color w:val="000000"/>
          <w:sz w:val="22"/>
          <w:szCs w:val="22"/>
          <w:bdr w:val="none" w:sz="0" w:space="0" w:color="auto" w:frame="1"/>
        </w:rPr>
        <w:t>“Bind” </w:t>
      </w:r>
      <w:r w:rsidRPr="00271522">
        <w:rPr>
          <w:rFonts w:ascii="Maiandra GD" w:hAnsi="Maiandra GD" w:cs="Arial"/>
          <w:color w:val="000000"/>
          <w:sz w:val="22"/>
          <w:szCs w:val="22"/>
          <w:bdr w:val="none" w:sz="0" w:space="0" w:color="auto" w:frame="1"/>
        </w:rPr>
        <w:t>attribute. Even without the </w:t>
      </w:r>
      <w:r w:rsidRPr="00271522">
        <w:rPr>
          <w:rStyle w:val="Strong"/>
          <w:rFonts w:ascii="Maiandra GD" w:hAnsi="Maiandra GD" w:cs="Arial"/>
          <w:color w:val="000000"/>
          <w:sz w:val="22"/>
          <w:szCs w:val="22"/>
          <w:bdr w:val="none" w:sz="0" w:space="0" w:color="auto" w:frame="1"/>
        </w:rPr>
        <w:t>BIND</w:t>
      </w:r>
      <w:r w:rsidRPr="00271522">
        <w:rPr>
          <w:rFonts w:ascii="Maiandra GD" w:hAnsi="Maiandra GD" w:cs="Arial"/>
          <w:color w:val="000000"/>
          <w:sz w:val="22"/>
          <w:szCs w:val="22"/>
          <w:bdr w:val="none" w:sz="0" w:space="0" w:color="auto" w:frame="1"/>
        </w:rPr>
        <w:t> attribute users will not be able to change the </w:t>
      </w:r>
      <w:r w:rsidRPr="00271522">
        <w:rPr>
          <w:rStyle w:val="Strong"/>
          <w:rFonts w:ascii="Maiandra GD" w:hAnsi="Maiandra GD" w:cs="Arial"/>
          <w:color w:val="000000"/>
          <w:sz w:val="22"/>
          <w:szCs w:val="22"/>
          <w:bdr w:val="none" w:sz="0" w:space="0" w:color="auto" w:frame="1"/>
        </w:rPr>
        <w:t>“Name”</w:t>
      </w:r>
      <w:r w:rsidRPr="00271522">
        <w:rPr>
          <w:rFonts w:ascii="Maiandra GD" w:hAnsi="Maiandra GD" w:cs="Arial"/>
          <w:color w:val="000000"/>
          <w:sz w:val="22"/>
          <w:szCs w:val="22"/>
          <w:bdr w:val="none" w:sz="0" w:space="0" w:color="auto" w:frame="1"/>
        </w:rPr>
        <w:t> of the employee as we are copying only the required properties (Excluding name property) from the </w:t>
      </w:r>
      <w:r w:rsidRPr="00271522">
        <w:rPr>
          <w:rStyle w:val="Strong"/>
          <w:rFonts w:ascii="Maiandra GD" w:hAnsi="Maiandra GD" w:cs="Arial"/>
          <w:color w:val="000000"/>
          <w:sz w:val="22"/>
          <w:szCs w:val="22"/>
          <w:bdr w:val="none" w:sz="0" w:space="0" w:color="auto" w:frame="1"/>
        </w:rPr>
        <w:t>“employee”</w:t>
      </w:r>
      <w:r w:rsidRPr="00271522">
        <w:rPr>
          <w:rFonts w:ascii="Maiandra GD" w:hAnsi="Maiandra GD" w:cs="Arial"/>
          <w:color w:val="000000"/>
          <w:sz w:val="22"/>
          <w:szCs w:val="22"/>
          <w:bdr w:val="none" w:sz="0" w:space="0" w:color="auto" w:frame="1"/>
        </w:rPr>
        <w:t> object to </w:t>
      </w:r>
      <w:r w:rsidRPr="00271522">
        <w:rPr>
          <w:rStyle w:val="Strong"/>
          <w:rFonts w:ascii="Maiandra GD" w:hAnsi="Maiandra GD" w:cs="Arial"/>
          <w:color w:val="000000"/>
          <w:sz w:val="22"/>
          <w:szCs w:val="22"/>
          <w:bdr w:val="none" w:sz="0" w:space="0" w:color="auto" w:frame="1"/>
        </w:rPr>
        <w:t>“employeeFromDB”</w:t>
      </w:r>
      <w:r w:rsidRPr="00271522">
        <w:rPr>
          <w:rFonts w:ascii="Maiandra GD" w:hAnsi="Maiandra GD" w:cs="Arial"/>
          <w:color w:val="000000"/>
          <w:sz w:val="22"/>
          <w:szCs w:val="22"/>
          <w:bdr w:val="none" w:sz="0" w:space="0" w:color="auto" w:frame="1"/>
        </w:rPr>
        <w:t> which in turn is persisted to the database. Since I want to demonstrate adding model validation errors dynamically let the attribute be there.</w:t>
      </w:r>
    </w:p>
    <w:p w:rsidR="00D54AC1" w:rsidRPr="00271522" w:rsidRDefault="00D54AC1"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At this point if we run the application and click on the “</w:t>
      </w:r>
      <w:r w:rsidRPr="00271522">
        <w:rPr>
          <w:rStyle w:val="Strong"/>
          <w:rFonts w:ascii="Maiandra GD" w:hAnsi="Maiandra GD" w:cs="Arial"/>
          <w:color w:val="000000"/>
          <w:sz w:val="22"/>
          <w:szCs w:val="22"/>
          <w:bdr w:val="none" w:sz="0" w:space="0" w:color="auto" w:frame="1"/>
        </w:rPr>
        <w:t>Save</w:t>
      </w:r>
      <w:r w:rsidRPr="00271522">
        <w:rPr>
          <w:rFonts w:ascii="Maiandra GD" w:hAnsi="Maiandra GD" w:cs="Arial"/>
          <w:color w:val="000000"/>
          <w:sz w:val="22"/>
          <w:szCs w:val="22"/>
          <w:bdr w:val="none" w:sz="0" w:space="0" w:color="auto" w:frame="1"/>
        </w:rPr>
        <w:t>” button on the “</w:t>
      </w:r>
      <w:r w:rsidRPr="00271522">
        <w:rPr>
          <w:rStyle w:val="Strong"/>
          <w:rFonts w:ascii="Maiandra GD" w:hAnsi="Maiandra GD" w:cs="Arial"/>
          <w:color w:val="000000"/>
          <w:sz w:val="22"/>
          <w:szCs w:val="22"/>
          <w:bdr w:val="none" w:sz="0" w:space="0" w:color="auto" w:frame="1"/>
        </w:rPr>
        <w:t>Edit</w:t>
      </w:r>
      <w:r w:rsidRPr="00271522">
        <w:rPr>
          <w:rFonts w:ascii="Maiandra GD" w:hAnsi="Maiandra GD" w:cs="Arial"/>
          <w:color w:val="000000"/>
          <w:sz w:val="22"/>
          <w:szCs w:val="22"/>
          <w:bdr w:val="none" w:sz="0" w:space="0" w:color="auto" w:frame="1"/>
        </w:rPr>
        <w:t>” view we get a validation error stating –</w:t>
      </w:r>
      <w:r w:rsidRPr="00271522">
        <w:rPr>
          <w:rStyle w:val="Strong"/>
          <w:rFonts w:ascii="Maiandra GD" w:hAnsi="Maiandra GD" w:cs="Arial"/>
          <w:color w:val="FF0000"/>
          <w:sz w:val="22"/>
          <w:szCs w:val="22"/>
          <w:bdr w:val="none" w:sz="0" w:space="0" w:color="auto" w:frame="1"/>
        </w:rPr>
        <w:t> The Name field is required</w:t>
      </w:r>
      <w:r w:rsidRPr="00271522">
        <w:rPr>
          <w:rFonts w:ascii="Maiandra GD" w:hAnsi="Maiandra GD" w:cs="Arial"/>
          <w:color w:val="000000"/>
          <w:sz w:val="22"/>
          <w:szCs w:val="22"/>
          <w:bdr w:val="none" w:sz="0" w:space="0" w:color="auto" w:frame="1"/>
        </w:rPr>
        <w:t>. This is because the “</w:t>
      </w:r>
      <w:r w:rsidRPr="00271522">
        <w:rPr>
          <w:rStyle w:val="Strong"/>
          <w:rFonts w:ascii="Maiandra GD" w:hAnsi="Maiandra GD" w:cs="Arial"/>
          <w:color w:val="000000"/>
          <w:sz w:val="22"/>
          <w:szCs w:val="22"/>
          <w:bdr w:val="none" w:sz="0" w:space="0" w:color="auto" w:frame="1"/>
        </w:rPr>
        <w:t>Name</w:t>
      </w:r>
      <w:r w:rsidRPr="00271522">
        <w:rPr>
          <w:rFonts w:ascii="Maiandra GD" w:hAnsi="Maiandra GD" w:cs="Arial"/>
          <w:color w:val="000000"/>
          <w:sz w:val="22"/>
          <w:szCs w:val="22"/>
          <w:bdr w:val="none" w:sz="0" w:space="0" w:color="auto" w:frame="1"/>
        </w:rPr>
        <w:t>” property is decorated with the [</w:t>
      </w:r>
      <w:r w:rsidRPr="00271522">
        <w:rPr>
          <w:rStyle w:val="Strong"/>
          <w:rFonts w:ascii="Maiandra GD" w:hAnsi="Maiandra GD" w:cs="Arial"/>
          <w:color w:val="000000"/>
          <w:sz w:val="22"/>
          <w:szCs w:val="22"/>
          <w:bdr w:val="none" w:sz="0" w:space="0" w:color="auto" w:frame="1"/>
        </w:rPr>
        <w:t>Required</w:t>
      </w:r>
      <w:r w:rsidRPr="00271522">
        <w:rPr>
          <w:rFonts w:ascii="Maiandra GD" w:hAnsi="Maiandra GD" w:cs="Arial"/>
          <w:color w:val="000000"/>
          <w:sz w:val="22"/>
          <w:szCs w:val="22"/>
          <w:bdr w:val="none" w:sz="0" w:space="0" w:color="auto" w:frame="1"/>
        </w:rPr>
        <w:t>] attribute in “</w:t>
      </w:r>
      <w:r w:rsidRPr="00271522">
        <w:rPr>
          <w:rStyle w:val="Strong"/>
          <w:rFonts w:ascii="Maiandra GD" w:hAnsi="Maiandra GD" w:cs="Arial"/>
          <w:color w:val="000000"/>
          <w:sz w:val="22"/>
          <w:szCs w:val="22"/>
          <w:bdr w:val="none" w:sz="0" w:space="0" w:color="auto" w:frame="1"/>
        </w:rPr>
        <w:t>PEmployee.cs</w:t>
      </w:r>
      <w:r w:rsidRPr="00271522">
        <w:rPr>
          <w:rFonts w:ascii="Maiandra GD" w:hAnsi="Maiandra GD" w:cs="Arial"/>
          <w:color w:val="000000"/>
          <w:sz w:val="22"/>
          <w:szCs w:val="22"/>
          <w:bdr w:val="none" w:sz="0" w:space="0" w:color="auto" w:frame="1"/>
        </w:rPr>
        <w:t>” file. To prevent the validation error, remove the [</w:t>
      </w:r>
      <w:r w:rsidRPr="00271522">
        <w:rPr>
          <w:rStyle w:val="Strong"/>
          <w:rFonts w:ascii="Maiandra GD" w:hAnsi="Maiandra GD" w:cs="Arial"/>
          <w:color w:val="000000"/>
          <w:sz w:val="22"/>
          <w:szCs w:val="22"/>
          <w:bdr w:val="none" w:sz="0" w:space="0" w:color="auto" w:frame="1"/>
        </w:rPr>
        <w:t>Required</w:t>
      </w:r>
      <w:r w:rsidRPr="00271522">
        <w:rPr>
          <w:rFonts w:ascii="Maiandra GD" w:hAnsi="Maiandra GD" w:cs="Arial"/>
          <w:color w:val="000000"/>
          <w:sz w:val="22"/>
          <w:szCs w:val="22"/>
          <w:bdr w:val="none" w:sz="0" w:space="0" w:color="auto" w:frame="1"/>
        </w:rPr>
        <w:t>] attribute. </w:t>
      </w:r>
    </w:p>
    <w:p w:rsidR="007D51E5" w:rsidRDefault="007D51E5" w:rsidP="0015081F">
      <w:pPr>
        <w:pStyle w:val="Heading6"/>
        <w:shd w:val="clear" w:color="auto" w:fill="FFFFFF"/>
        <w:spacing w:before="0"/>
        <w:textAlignment w:val="baseline"/>
        <w:rPr>
          <w:rFonts w:ascii="Maiandra GD" w:hAnsi="Maiandra GD" w:cs="Arial"/>
          <w:b/>
          <w:bCs/>
          <w:color w:val="000000"/>
          <w:bdr w:val="none" w:sz="0" w:space="0" w:color="auto" w:frame="1"/>
        </w:rPr>
      </w:pPr>
    </w:p>
    <w:p w:rsidR="00D54AC1" w:rsidRPr="00271522" w:rsidRDefault="00D54AC1" w:rsidP="0015081F">
      <w:pPr>
        <w:pStyle w:val="Heading6"/>
        <w:shd w:val="clear" w:color="auto" w:fill="FFFFFF"/>
        <w:spacing w:before="0"/>
        <w:textAlignment w:val="baseline"/>
        <w:rPr>
          <w:rFonts w:ascii="Maiandra GD" w:hAnsi="Maiandra GD" w:cs="Segoe UI"/>
          <w:color w:val="3A3A3A"/>
        </w:rPr>
      </w:pPr>
      <w:r w:rsidRPr="00271522">
        <w:rPr>
          <w:rFonts w:ascii="Maiandra GD" w:hAnsi="Maiandra GD" w:cs="Arial"/>
          <w:b/>
          <w:bCs/>
          <w:color w:val="000000"/>
          <w:bdr w:val="none" w:sz="0" w:space="0" w:color="auto" w:frame="1"/>
        </w:rPr>
        <w:t>Now the PEmployee.cs file looks as follows</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using</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System.ComponentModel.DataAnnotations;</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namespace</w:t>
      </w:r>
      <w:proofErr w:type="gramEnd"/>
      <w:r w:rsidRPr="00271522">
        <w:rPr>
          <w:rStyle w:val="enlighter-k0"/>
          <w:rFonts w:ascii="Maiandra GD" w:hAnsi="Maiandra GD" w:cs="Consolas"/>
          <w:b/>
          <w:bCs/>
          <w:color w:val="D171DD"/>
          <w:bdr w:val="none" w:sz="0" w:space="0" w:color="auto" w:frame="1"/>
        </w:rPr>
        <w:t xml:space="preserve"> </w:t>
      </w:r>
      <w:r w:rsidRPr="00271522">
        <w:rPr>
          <w:rStyle w:val="enlighter-k10"/>
          <w:rFonts w:ascii="Maiandra GD" w:hAnsi="Maiandra GD" w:cs="Consolas"/>
          <w:i/>
          <w:iCs/>
          <w:color w:val="4284AE"/>
          <w:bdr w:val="none" w:sz="0" w:space="0" w:color="auto" w:frame="1"/>
        </w:rPr>
        <w:t>CRUD_Using_EF.Models</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roofErr w:type="gramStart"/>
      <w:r w:rsidRPr="00271522">
        <w:rPr>
          <w:rStyle w:val="enlighter-m0"/>
          <w:rFonts w:ascii="Maiandra GD" w:hAnsi="Maiandra GD" w:cs="Consolas"/>
          <w:color w:val="4284AE"/>
          <w:bdr w:val="none" w:sz="0" w:space="0" w:color="auto" w:frame="1"/>
        </w:rPr>
        <w:t>MetadataType</w:t>
      </w:r>
      <w:r w:rsidRPr="00271522">
        <w:rPr>
          <w:rStyle w:val="enlighter-g1"/>
          <w:rFonts w:ascii="Maiandra GD" w:hAnsi="Maiandra GD" w:cs="Consolas"/>
          <w:b/>
          <w:bCs/>
          <w:color w:val="6B7C8B"/>
          <w:bdr w:val="none" w:sz="0" w:space="0" w:color="auto" w:frame="1"/>
        </w:rPr>
        <w:t>(</w:t>
      </w:r>
      <w:proofErr w:type="gramEnd"/>
      <w:r w:rsidRPr="00271522">
        <w:rPr>
          <w:rStyle w:val="enlighter-k3"/>
          <w:rFonts w:ascii="Maiandra GD" w:hAnsi="Maiandra GD" w:cs="Consolas"/>
          <w:color w:val="4284AE"/>
          <w:bdr w:val="none" w:sz="0" w:space="0" w:color="auto" w:frame="1"/>
        </w:rPr>
        <w:t>typeof</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EmployeeMetaData</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partial</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class</w:t>
      </w:r>
      <w:r w:rsidRPr="00271522">
        <w:rPr>
          <w:rStyle w:val="enlighter-text"/>
          <w:rFonts w:ascii="Maiandra GD" w:hAnsi="Maiandra GD" w:cs="Consolas"/>
          <w:color w:val="CFD5E0"/>
          <w:bdr w:val="none" w:sz="0" w:space="0" w:color="auto" w:frame="1"/>
        </w:rPr>
        <w:t xml:space="preserve"> Employee</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class</w:t>
      </w:r>
      <w:r w:rsidRPr="00271522">
        <w:rPr>
          <w:rStyle w:val="enlighter-text"/>
          <w:rFonts w:ascii="Maiandra GD" w:hAnsi="Maiandra GD" w:cs="Consolas"/>
          <w:color w:val="CFD5E0"/>
          <w:bdr w:val="none" w:sz="0" w:space="0" w:color="auto" w:frame="1"/>
        </w:rPr>
        <w:t xml:space="preserve"> EmployeeMetaData</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string Name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Required</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string Gender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Required</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string City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Required</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string Salary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lastRenderedPageBreak/>
        <w:t>[</w:t>
      </w:r>
      <w:r w:rsidRPr="00271522">
        <w:rPr>
          <w:rStyle w:val="enlighter-text"/>
          <w:rFonts w:ascii="Maiandra GD" w:hAnsi="Maiandra GD" w:cs="Consolas"/>
          <w:color w:val="CFD5E0"/>
          <w:bdr w:val="none" w:sz="0" w:space="0" w:color="auto" w:frame="1"/>
        </w:rPr>
        <w:t>Required</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w:t>
      </w:r>
      <w:r w:rsidRPr="00271522">
        <w:rPr>
          <w:rStyle w:val="enlighter-k5"/>
          <w:rFonts w:ascii="Maiandra GD" w:hAnsi="Maiandra GD" w:cs="Consolas"/>
          <w:b/>
          <w:bCs/>
          <w:color w:val="D171DD"/>
          <w:bdr w:val="none" w:sz="0" w:space="0" w:color="auto" w:frame="1"/>
        </w:rPr>
        <w:t>int</w:t>
      </w:r>
      <w:r w:rsidRPr="00271522">
        <w:rPr>
          <w:rStyle w:val="enlighter-text"/>
          <w:rFonts w:ascii="Maiandra GD" w:hAnsi="Maiandra GD" w:cs="Consolas"/>
          <w:color w:val="CFD5E0"/>
          <w:bdr w:val="none" w:sz="0" w:space="0" w:color="auto" w:frame="1"/>
        </w:rPr>
        <w:t xml:space="preserve"> DepartmentId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get</w:t>
      </w:r>
      <w:r w:rsidRPr="00271522">
        <w:rPr>
          <w:rStyle w:val="enlighter-text"/>
          <w:rFonts w:ascii="Maiandra GD" w:hAnsi="Maiandra GD" w:cs="Consolas"/>
          <w:color w:val="CFD5E0"/>
          <w:bdr w:val="none" w:sz="0" w:space="0" w:color="auto" w:frame="1"/>
        </w:rPr>
        <w:t xml:space="preserve">; </w:t>
      </w:r>
      <w:r w:rsidRPr="00271522">
        <w:rPr>
          <w:rStyle w:val="enlighter-k0"/>
          <w:rFonts w:ascii="Maiandra GD" w:hAnsi="Maiandra GD" w:cs="Consolas"/>
          <w:b/>
          <w:bCs/>
          <w:color w:val="D171DD"/>
          <w:bdr w:val="none" w:sz="0" w:space="0" w:color="auto" w:frame="1"/>
        </w:rPr>
        <w:t>set</w:t>
      </w:r>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Now run the application and see Edit view is working as expected.</w:t>
      </w:r>
    </w:p>
    <w:p w:rsidR="007D51E5" w:rsidRDefault="007D51E5" w:rsidP="0015081F">
      <w:pPr>
        <w:pStyle w:val="Heading5"/>
        <w:shd w:val="clear" w:color="auto" w:fill="FFFFFF"/>
        <w:spacing w:before="0" w:beforeAutospacing="0" w:after="0" w:afterAutospacing="0"/>
        <w:textAlignment w:val="baseline"/>
        <w:rPr>
          <w:rStyle w:val="Strong"/>
          <w:rFonts w:ascii="Maiandra GD" w:hAnsi="Maiandra GD" w:cs="Arial"/>
          <w:b/>
          <w:bCs/>
          <w:color w:val="000000"/>
          <w:sz w:val="22"/>
          <w:szCs w:val="22"/>
          <w:bdr w:val="none" w:sz="0" w:space="0" w:color="auto" w:frame="1"/>
        </w:rPr>
      </w:pPr>
    </w:p>
    <w:p w:rsidR="00D54AC1" w:rsidRPr="00271522" w:rsidRDefault="00D54AC1" w:rsidP="0015081F">
      <w:pPr>
        <w:pStyle w:val="Heading5"/>
        <w:shd w:val="clear" w:color="auto" w:fill="FFFFFF"/>
        <w:spacing w:before="0" w:beforeAutospacing="0" w:after="0" w:afterAutospacing="0"/>
        <w:textAlignment w:val="baseline"/>
        <w:rPr>
          <w:rFonts w:ascii="Maiandra GD" w:hAnsi="Maiandra GD" w:cs="Segoe UI"/>
          <w:b w:val="0"/>
          <w:bCs w:val="0"/>
          <w:color w:val="3A3A3A"/>
          <w:sz w:val="22"/>
          <w:szCs w:val="22"/>
        </w:rPr>
      </w:pPr>
      <w:r w:rsidRPr="00271522">
        <w:rPr>
          <w:rStyle w:val="Strong"/>
          <w:rFonts w:ascii="Maiandra GD" w:hAnsi="Maiandra GD" w:cs="Arial"/>
          <w:b/>
          <w:bCs/>
          <w:color w:val="000000"/>
          <w:sz w:val="22"/>
          <w:szCs w:val="22"/>
          <w:bdr w:val="none" w:sz="0" w:space="0" w:color="auto" w:frame="1"/>
        </w:rPr>
        <w:t>Adding Model Error Dynamically:</w:t>
      </w:r>
    </w:p>
    <w:p w:rsidR="00D54AC1" w:rsidRPr="00271522" w:rsidRDefault="00D54AC1"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The problem with this change is that the </w:t>
      </w:r>
      <w:r w:rsidRPr="00271522">
        <w:rPr>
          <w:rStyle w:val="Strong"/>
          <w:rFonts w:ascii="Maiandra GD" w:hAnsi="Maiandra GD" w:cs="Arial"/>
          <w:color w:val="000000"/>
          <w:sz w:val="22"/>
          <w:szCs w:val="22"/>
          <w:bdr w:val="none" w:sz="0" w:space="0" w:color="auto" w:frame="1"/>
        </w:rPr>
        <w:t>“Name”</w:t>
      </w:r>
      <w:r w:rsidRPr="00271522">
        <w:rPr>
          <w:rFonts w:ascii="Maiandra GD" w:hAnsi="Maiandra GD" w:cs="Arial"/>
          <w:color w:val="000000"/>
          <w:sz w:val="22"/>
          <w:szCs w:val="22"/>
          <w:bdr w:val="none" w:sz="0" w:space="0" w:color="auto" w:frame="1"/>
        </w:rPr>
        <w:t> field on the </w:t>
      </w:r>
      <w:r w:rsidRPr="00271522">
        <w:rPr>
          <w:rStyle w:val="Strong"/>
          <w:rFonts w:ascii="Maiandra GD" w:hAnsi="Maiandra GD" w:cs="Arial"/>
          <w:color w:val="000000"/>
          <w:sz w:val="22"/>
          <w:szCs w:val="22"/>
          <w:bdr w:val="none" w:sz="0" w:space="0" w:color="auto" w:frame="1"/>
        </w:rPr>
        <w:t>“Create”</w:t>
      </w:r>
      <w:r w:rsidRPr="00271522">
        <w:rPr>
          <w:rFonts w:ascii="Maiandra GD" w:hAnsi="Maiandra GD" w:cs="Arial"/>
          <w:color w:val="000000"/>
          <w:sz w:val="22"/>
          <w:szCs w:val="22"/>
          <w:bdr w:val="none" w:sz="0" w:space="0" w:color="auto" w:frame="1"/>
        </w:rPr>
        <w:t> view is no longer mandatory. This means we will now be able to create a new employee without the Name value. To fix this error on the </w:t>
      </w:r>
      <w:r w:rsidRPr="00271522">
        <w:rPr>
          <w:rStyle w:val="Strong"/>
          <w:rFonts w:ascii="Maiandra GD" w:hAnsi="Maiandra GD" w:cs="Arial"/>
          <w:color w:val="000000"/>
          <w:sz w:val="22"/>
          <w:szCs w:val="22"/>
          <w:bdr w:val="none" w:sz="0" w:space="0" w:color="auto" w:frame="1"/>
        </w:rPr>
        <w:t>“Create”</w:t>
      </w:r>
      <w:r w:rsidRPr="00271522">
        <w:rPr>
          <w:rFonts w:ascii="Maiandra GD" w:hAnsi="Maiandra GD" w:cs="Arial"/>
          <w:color w:val="000000"/>
          <w:sz w:val="22"/>
          <w:szCs w:val="22"/>
          <w:bdr w:val="none" w:sz="0" w:space="0" w:color="auto" w:frame="1"/>
        </w:rPr>
        <w:t> view let’s add model validation errors dynamically. Change the implementation of the </w:t>
      </w:r>
      <w:r w:rsidRPr="00271522">
        <w:rPr>
          <w:rStyle w:val="Strong"/>
          <w:rFonts w:ascii="Maiandra GD" w:hAnsi="Maiandra GD" w:cs="Arial"/>
          <w:color w:val="000000"/>
          <w:sz w:val="22"/>
          <w:szCs w:val="22"/>
          <w:bdr w:val="none" w:sz="0" w:space="0" w:color="auto" w:frame="1"/>
        </w:rPr>
        <w:t>“Create”</w:t>
      </w:r>
      <w:r w:rsidRPr="00271522">
        <w:rPr>
          <w:rFonts w:ascii="Maiandra GD" w:hAnsi="Maiandra GD" w:cs="Arial"/>
          <w:color w:val="000000"/>
          <w:sz w:val="22"/>
          <w:szCs w:val="22"/>
          <w:bdr w:val="none" w:sz="0" w:space="0" w:color="auto" w:frame="1"/>
        </w:rPr>
        <w:t> action method that responds to [</w:t>
      </w:r>
      <w:r w:rsidRPr="00271522">
        <w:rPr>
          <w:rStyle w:val="Strong"/>
          <w:rFonts w:ascii="Maiandra GD" w:hAnsi="Maiandra GD" w:cs="Arial"/>
          <w:color w:val="000000"/>
          <w:sz w:val="22"/>
          <w:szCs w:val="22"/>
          <w:bdr w:val="none" w:sz="0" w:space="0" w:color="auto" w:frame="1"/>
        </w:rPr>
        <w:t>HttpPost</w:t>
      </w:r>
      <w:r w:rsidRPr="00271522">
        <w:rPr>
          <w:rFonts w:ascii="Maiandra GD" w:hAnsi="Maiandra GD" w:cs="Arial"/>
          <w:color w:val="000000"/>
          <w:sz w:val="22"/>
          <w:szCs w:val="22"/>
          <w:bdr w:val="none" w:sz="0" w:space="0" w:color="auto" w:frame="1"/>
        </w:rPr>
        <w:t>] request as shown below.</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HttpPost</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ValidateAntiForgeryToken</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public</w:t>
      </w:r>
      <w:proofErr w:type="gramEnd"/>
      <w:r w:rsidRPr="00271522">
        <w:rPr>
          <w:rStyle w:val="enlighter-text"/>
          <w:rFonts w:ascii="Maiandra GD" w:hAnsi="Maiandra GD" w:cs="Consolas"/>
          <w:color w:val="CFD5E0"/>
          <w:bdr w:val="none" w:sz="0" w:space="0" w:color="auto" w:frame="1"/>
        </w:rPr>
        <w:t xml:space="preserve"> ActionResult </w:t>
      </w:r>
      <w:r w:rsidRPr="00271522">
        <w:rPr>
          <w:rStyle w:val="enlighter-m0"/>
          <w:rFonts w:ascii="Maiandra GD" w:hAnsi="Maiandra GD" w:cs="Consolas"/>
          <w:color w:val="4284AE"/>
          <w:bdr w:val="none" w:sz="0" w:space="0" w:color="auto" w:frame="1"/>
        </w:rPr>
        <w:t>Create</w:t>
      </w:r>
      <w:r w:rsidRPr="00271522">
        <w:rPr>
          <w:rStyle w:val="enlighter-g1"/>
          <w:rFonts w:ascii="Maiandra GD" w:hAnsi="Maiandra GD" w:cs="Consolas"/>
          <w:b/>
          <w:bCs/>
          <w:color w:val="6B7C8B"/>
          <w:bdr w:val="none" w:sz="0" w:space="0" w:color="auto" w:frame="1"/>
        </w:rPr>
        <w:t>([</w:t>
      </w:r>
      <w:r w:rsidRPr="00271522">
        <w:rPr>
          <w:rStyle w:val="enlighter-m0"/>
          <w:rFonts w:ascii="Maiandra GD" w:hAnsi="Maiandra GD" w:cs="Consolas"/>
          <w:color w:val="4284AE"/>
          <w:bdr w:val="none" w:sz="0" w:space="0" w:color="auto" w:frame="1"/>
        </w:rPr>
        <w:t>Bind</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Include = </w:t>
      </w:r>
      <w:r w:rsidRPr="00271522">
        <w:rPr>
          <w:rStyle w:val="enlighter-s0"/>
          <w:rFonts w:ascii="Maiandra GD" w:hAnsi="Maiandra GD" w:cs="Consolas"/>
          <w:color w:val="7CC379"/>
          <w:bdr w:val="none" w:sz="0" w:space="0" w:color="auto" w:frame="1"/>
        </w:rPr>
        <w:t>"EmployeeId,Name,Gender,City,Salary,DepartmentId"</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 xml:space="preserve"> Employee employee</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1"/>
          <w:rFonts w:ascii="Maiandra GD" w:hAnsi="Maiandra GD" w:cs="Consolas"/>
          <w:b/>
          <w:bCs/>
          <w:color w:val="D171DD"/>
          <w:bdr w:val="none" w:sz="0" w:space="0" w:color="auto" w:frame="1"/>
        </w:rPr>
        <w:t>if</w:t>
      </w:r>
      <w:proofErr w:type="gramEnd"/>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string.</w:t>
      </w:r>
      <w:r w:rsidRPr="00271522">
        <w:rPr>
          <w:rStyle w:val="enlighter-m3"/>
          <w:rFonts w:ascii="Maiandra GD" w:hAnsi="Maiandra GD" w:cs="Consolas"/>
          <w:color w:val="4284AE"/>
          <w:bdr w:val="none" w:sz="0" w:space="0" w:color="auto" w:frame="1"/>
        </w:rPr>
        <w:t>IsNullOrEmpty</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employee.</w:t>
      </w:r>
      <w:r w:rsidRPr="00271522">
        <w:rPr>
          <w:rStyle w:val="enlighter-m3"/>
          <w:rFonts w:ascii="Maiandra GD" w:hAnsi="Maiandra GD" w:cs="Consolas"/>
          <w:color w:val="4284AE"/>
          <w:bdr w:val="none" w:sz="0" w:space="0" w:color="auto" w:frame="1"/>
        </w:rPr>
        <w:t>Name</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ModelState.</w:t>
      </w:r>
      <w:r w:rsidRPr="00271522">
        <w:rPr>
          <w:rStyle w:val="enlighter-m3"/>
          <w:rFonts w:ascii="Maiandra GD" w:hAnsi="Maiandra GD" w:cs="Consolas"/>
          <w:color w:val="4284AE"/>
          <w:bdr w:val="none" w:sz="0" w:space="0" w:color="auto" w:frame="1"/>
        </w:rPr>
        <w:t>AddModelError</w:t>
      </w:r>
      <w:r w:rsidRPr="00271522">
        <w:rPr>
          <w:rStyle w:val="enlighter-g1"/>
          <w:rFonts w:ascii="Maiandra GD" w:hAnsi="Maiandra GD" w:cs="Consolas"/>
          <w:b/>
          <w:bCs/>
          <w:color w:val="6B7C8B"/>
          <w:bdr w:val="none" w:sz="0" w:space="0" w:color="auto" w:frame="1"/>
        </w:rPr>
        <w:t>(</w:t>
      </w:r>
      <w:proofErr w:type="gramEnd"/>
      <w:r w:rsidRPr="00271522">
        <w:rPr>
          <w:rStyle w:val="enlighter-s0"/>
          <w:rFonts w:ascii="Maiandra GD" w:hAnsi="Maiandra GD" w:cs="Consolas"/>
          <w:color w:val="7CC379"/>
          <w:bdr w:val="none" w:sz="0" w:space="0" w:color="auto" w:frame="1"/>
        </w:rPr>
        <w:t>"Name"</w:t>
      </w:r>
      <w:r w:rsidRPr="00271522">
        <w:rPr>
          <w:rStyle w:val="enlighter-text"/>
          <w:rFonts w:ascii="Maiandra GD" w:hAnsi="Maiandra GD" w:cs="Consolas"/>
          <w:color w:val="CFD5E0"/>
          <w:bdr w:val="none" w:sz="0" w:space="0" w:color="auto" w:frame="1"/>
        </w:rPr>
        <w:t xml:space="preserve">, </w:t>
      </w:r>
      <w:r w:rsidRPr="00271522">
        <w:rPr>
          <w:rStyle w:val="enlighter-s0"/>
          <w:rFonts w:ascii="Maiandra GD" w:hAnsi="Maiandra GD" w:cs="Consolas"/>
          <w:color w:val="7CC379"/>
          <w:bdr w:val="none" w:sz="0" w:space="0" w:color="auto" w:frame="1"/>
        </w:rPr>
        <w:t>"The Name field is required."</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1"/>
          <w:rFonts w:ascii="Maiandra GD" w:hAnsi="Maiandra GD" w:cs="Consolas"/>
          <w:b/>
          <w:bCs/>
          <w:color w:val="D171DD"/>
          <w:bdr w:val="none" w:sz="0" w:space="0" w:color="auto" w:frame="1"/>
        </w:rPr>
        <w:t>if</w:t>
      </w:r>
      <w:proofErr w:type="gramEnd"/>
      <w:r w:rsidRPr="00271522">
        <w:rPr>
          <w:rStyle w:val="enlighter-text"/>
          <w:rFonts w:ascii="Maiandra GD" w:hAnsi="Maiandra GD" w:cs="Consolas"/>
          <w:color w:val="CFD5E0"/>
          <w:bdr w:val="none" w:sz="0" w:space="0" w:color="auto" w:frame="1"/>
        </w:rPr>
        <w:t xml:space="preserve"> </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ModelState.</w:t>
      </w:r>
      <w:r w:rsidRPr="00271522">
        <w:rPr>
          <w:rStyle w:val="enlighter-m3"/>
          <w:rFonts w:ascii="Maiandra GD" w:hAnsi="Maiandra GD" w:cs="Consolas"/>
          <w:color w:val="4284AE"/>
          <w:bdr w:val="none" w:sz="0" w:space="0" w:color="auto" w:frame="1"/>
        </w:rPr>
        <w:t>IsValid</w:t>
      </w: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db.</w:t>
      </w:r>
      <w:r w:rsidRPr="00271522">
        <w:rPr>
          <w:rStyle w:val="enlighter-m3"/>
          <w:rFonts w:ascii="Maiandra GD" w:hAnsi="Maiandra GD" w:cs="Consolas"/>
          <w:color w:val="4284AE"/>
          <w:bdr w:val="none" w:sz="0" w:space="0" w:color="auto" w:frame="1"/>
        </w:rPr>
        <w:t>Employees</w:t>
      </w:r>
      <w:r w:rsidRPr="00271522">
        <w:rPr>
          <w:rStyle w:val="enlighter-text"/>
          <w:rFonts w:ascii="Maiandra GD" w:hAnsi="Maiandra GD" w:cs="Consolas"/>
          <w:color w:val="CFD5E0"/>
          <w:bdr w:val="none" w:sz="0" w:space="0" w:color="auto" w:frame="1"/>
        </w:rPr>
        <w:t>.</w:t>
      </w:r>
      <w:r w:rsidRPr="00271522">
        <w:rPr>
          <w:rStyle w:val="enlighter-m3"/>
          <w:rFonts w:ascii="Maiandra GD" w:hAnsi="Maiandra GD" w:cs="Consolas"/>
          <w:color w:val="4284AE"/>
          <w:bdr w:val="none" w:sz="0" w:space="0" w:color="auto" w:frame="1"/>
        </w:rPr>
        <w:t>Add</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text"/>
          <w:rFonts w:ascii="Maiandra GD" w:hAnsi="Maiandra GD" w:cs="Consolas"/>
          <w:color w:val="CFD5E0"/>
          <w:bdr w:val="none" w:sz="0" w:space="0" w:color="auto" w:frame="1"/>
        </w:rPr>
        <w:t>db.</w:t>
      </w:r>
      <w:r w:rsidRPr="00271522">
        <w:rPr>
          <w:rStyle w:val="enlighter-m3"/>
          <w:rFonts w:ascii="Maiandra GD" w:hAnsi="Maiandra GD" w:cs="Consolas"/>
          <w:color w:val="4284AE"/>
          <w:bdr w:val="none" w:sz="0" w:space="0" w:color="auto" w:frame="1"/>
        </w:rPr>
        <w:t>SaveChanges</w:t>
      </w:r>
      <w:r w:rsidRPr="00271522">
        <w:rPr>
          <w:rStyle w:val="enlighter-g1"/>
          <w:rFonts w:ascii="Maiandra GD" w:hAnsi="Maiandra GD" w:cs="Consolas"/>
          <w:b/>
          <w:bCs/>
          <w:color w:val="6B7C8B"/>
          <w:bdr w:val="none" w:sz="0" w:space="0" w:color="auto" w:frame="1"/>
        </w:rPr>
        <w:t>(</w:t>
      </w:r>
      <w:proofErr w:type="gramEnd"/>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return</w:t>
      </w:r>
      <w:proofErr w:type="gramEnd"/>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RedirectToAction</w:t>
      </w:r>
      <w:r w:rsidRPr="00271522">
        <w:rPr>
          <w:rStyle w:val="enlighter-g1"/>
          <w:rFonts w:ascii="Maiandra GD" w:hAnsi="Maiandra GD" w:cs="Consolas"/>
          <w:b/>
          <w:bCs/>
          <w:color w:val="6B7C8B"/>
          <w:bdr w:val="none" w:sz="0" w:space="0" w:color="auto" w:frame="1"/>
        </w:rPr>
        <w:t>(</w:t>
      </w:r>
      <w:r w:rsidRPr="00271522">
        <w:rPr>
          <w:rStyle w:val="enlighter-s0"/>
          <w:rFonts w:ascii="Maiandra GD" w:hAnsi="Maiandra GD" w:cs="Consolas"/>
          <w:color w:val="7CC379"/>
          <w:bdr w:val="none" w:sz="0" w:space="0" w:color="auto" w:frame="1"/>
        </w:rPr>
        <w:t>"Index"</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text"/>
          <w:rFonts w:ascii="Maiandra GD" w:hAnsi="Maiandra GD" w:cs="Consolas"/>
          <w:color w:val="CFD5E0"/>
          <w:bdr w:val="none" w:sz="0" w:space="0" w:color="auto" w:frame="1"/>
        </w:rPr>
        <w:lastRenderedPageBreak/>
        <w:t>ViewBag.</w:t>
      </w:r>
      <w:r w:rsidRPr="00271522">
        <w:rPr>
          <w:rStyle w:val="enlighter-m3"/>
          <w:rFonts w:ascii="Maiandra GD" w:hAnsi="Maiandra GD" w:cs="Consolas"/>
          <w:color w:val="4284AE"/>
          <w:bdr w:val="none" w:sz="0" w:space="0" w:color="auto" w:frame="1"/>
        </w:rPr>
        <w:t>DepartmentId</w:t>
      </w:r>
      <w:r w:rsidRPr="00271522">
        <w:rPr>
          <w:rStyle w:val="enlighter-text"/>
          <w:rFonts w:ascii="Maiandra GD" w:hAnsi="Maiandra GD" w:cs="Consolas"/>
          <w:color w:val="CFD5E0"/>
          <w:bdr w:val="none" w:sz="0" w:space="0" w:color="auto" w:frame="1"/>
        </w:rPr>
        <w:t xml:space="preserve"> = </w:t>
      </w:r>
      <w:r w:rsidRPr="00271522">
        <w:rPr>
          <w:rStyle w:val="enlighter-k3"/>
          <w:rFonts w:ascii="Maiandra GD" w:hAnsi="Maiandra GD" w:cs="Consolas"/>
          <w:color w:val="4284AE"/>
          <w:bdr w:val="none" w:sz="0" w:space="0" w:color="auto" w:frame="1"/>
        </w:rPr>
        <w:t>new</w:t>
      </w:r>
      <w:r w:rsidRPr="00271522">
        <w:rPr>
          <w:rStyle w:val="enlighter-text"/>
          <w:rFonts w:ascii="Maiandra GD" w:hAnsi="Maiandra GD" w:cs="Consolas"/>
          <w:color w:val="CFD5E0"/>
          <w:bdr w:val="none" w:sz="0" w:space="0" w:color="auto" w:frame="1"/>
        </w:rPr>
        <w:t xml:space="preserve"> </w:t>
      </w:r>
      <w:proofErr w:type="gramStart"/>
      <w:r w:rsidRPr="00271522">
        <w:rPr>
          <w:rStyle w:val="enlighter-m0"/>
          <w:rFonts w:ascii="Maiandra GD" w:hAnsi="Maiandra GD" w:cs="Consolas"/>
          <w:color w:val="4284AE"/>
          <w:bdr w:val="none" w:sz="0" w:space="0" w:color="auto" w:frame="1"/>
        </w:rPr>
        <w:t>SelectList</w:t>
      </w:r>
      <w:r w:rsidRPr="00271522">
        <w:rPr>
          <w:rStyle w:val="enlighter-g1"/>
          <w:rFonts w:ascii="Maiandra GD" w:hAnsi="Maiandra GD" w:cs="Consolas"/>
          <w:b/>
          <w:bCs/>
          <w:color w:val="6B7C8B"/>
          <w:bdr w:val="none" w:sz="0" w:space="0" w:color="auto" w:frame="1"/>
        </w:rPr>
        <w:t>(</w:t>
      </w:r>
      <w:proofErr w:type="gramEnd"/>
      <w:r w:rsidRPr="00271522">
        <w:rPr>
          <w:rStyle w:val="enlighter-text"/>
          <w:rFonts w:ascii="Maiandra GD" w:hAnsi="Maiandra GD" w:cs="Consolas"/>
          <w:color w:val="CFD5E0"/>
          <w:bdr w:val="none" w:sz="0" w:space="0" w:color="auto" w:frame="1"/>
        </w:rPr>
        <w:t>db.</w:t>
      </w:r>
      <w:r w:rsidRPr="00271522">
        <w:rPr>
          <w:rStyle w:val="enlighter-m3"/>
          <w:rFonts w:ascii="Maiandra GD" w:hAnsi="Maiandra GD" w:cs="Consolas"/>
          <w:color w:val="4284AE"/>
          <w:bdr w:val="none" w:sz="0" w:space="0" w:color="auto" w:frame="1"/>
        </w:rPr>
        <w:t>Departments</w:t>
      </w:r>
      <w:r w:rsidRPr="00271522">
        <w:rPr>
          <w:rStyle w:val="enlighter-text"/>
          <w:rFonts w:ascii="Maiandra GD" w:hAnsi="Maiandra GD" w:cs="Consolas"/>
          <w:color w:val="CFD5E0"/>
          <w:bdr w:val="none" w:sz="0" w:space="0" w:color="auto" w:frame="1"/>
        </w:rPr>
        <w:t xml:space="preserve">, </w:t>
      </w:r>
      <w:r w:rsidRPr="00271522">
        <w:rPr>
          <w:rStyle w:val="enlighter-s0"/>
          <w:rFonts w:ascii="Maiandra GD" w:hAnsi="Maiandra GD" w:cs="Consolas"/>
          <w:color w:val="7CC379"/>
          <w:bdr w:val="none" w:sz="0" w:space="0" w:color="auto" w:frame="1"/>
        </w:rPr>
        <w:t>"Id"</w:t>
      </w:r>
      <w:r w:rsidRPr="00271522">
        <w:rPr>
          <w:rStyle w:val="enlighter-text"/>
          <w:rFonts w:ascii="Maiandra GD" w:hAnsi="Maiandra GD" w:cs="Consolas"/>
          <w:color w:val="CFD5E0"/>
          <w:bdr w:val="none" w:sz="0" w:space="0" w:color="auto" w:frame="1"/>
        </w:rPr>
        <w:t xml:space="preserve">, </w:t>
      </w:r>
      <w:r w:rsidRPr="00271522">
        <w:rPr>
          <w:rStyle w:val="enlighter-s0"/>
          <w:rFonts w:ascii="Maiandra GD" w:hAnsi="Maiandra GD" w:cs="Consolas"/>
          <w:color w:val="7CC379"/>
          <w:bdr w:val="none" w:sz="0" w:space="0" w:color="auto" w:frame="1"/>
        </w:rPr>
        <w:t>"Name"</w:t>
      </w:r>
      <w:r w:rsidRPr="00271522">
        <w:rPr>
          <w:rStyle w:val="enlighter-text"/>
          <w:rFonts w:ascii="Maiandra GD" w:hAnsi="Maiandra GD" w:cs="Consolas"/>
          <w:color w:val="CFD5E0"/>
          <w:bdr w:val="none" w:sz="0" w:space="0" w:color="auto" w:frame="1"/>
        </w:rPr>
        <w:t>, employee.</w:t>
      </w:r>
      <w:r w:rsidRPr="00271522">
        <w:rPr>
          <w:rStyle w:val="enlighter-m3"/>
          <w:rFonts w:ascii="Maiandra GD" w:hAnsi="Maiandra GD" w:cs="Consolas"/>
          <w:color w:val="4284AE"/>
          <w:bdr w:val="none" w:sz="0" w:space="0" w:color="auto" w:frame="1"/>
        </w:rPr>
        <w:t>DepartmentId</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proofErr w:type="gramStart"/>
      <w:r w:rsidRPr="00271522">
        <w:rPr>
          <w:rStyle w:val="enlighter-k0"/>
          <w:rFonts w:ascii="Maiandra GD" w:hAnsi="Maiandra GD" w:cs="Consolas"/>
          <w:b/>
          <w:bCs/>
          <w:color w:val="D171DD"/>
          <w:bdr w:val="none" w:sz="0" w:space="0" w:color="auto" w:frame="1"/>
        </w:rPr>
        <w:t>return</w:t>
      </w:r>
      <w:proofErr w:type="gramEnd"/>
      <w:r w:rsidRPr="00271522">
        <w:rPr>
          <w:rStyle w:val="enlighter-text"/>
          <w:rFonts w:ascii="Maiandra GD" w:hAnsi="Maiandra GD" w:cs="Consolas"/>
          <w:color w:val="CFD5E0"/>
          <w:bdr w:val="none" w:sz="0" w:space="0" w:color="auto" w:frame="1"/>
        </w:rPr>
        <w:t xml:space="preserve"> </w:t>
      </w:r>
      <w:r w:rsidRPr="00271522">
        <w:rPr>
          <w:rStyle w:val="enlighter-m0"/>
          <w:rFonts w:ascii="Maiandra GD" w:hAnsi="Maiandra GD" w:cs="Consolas"/>
          <w:color w:val="4284AE"/>
          <w:bdr w:val="none" w:sz="0" w:space="0" w:color="auto" w:frame="1"/>
        </w:rPr>
        <w:t>View</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employee</w:t>
      </w:r>
      <w:r w:rsidRPr="00271522">
        <w:rPr>
          <w:rStyle w:val="enlighter-g1"/>
          <w:rFonts w:ascii="Maiandra GD" w:hAnsi="Maiandra GD" w:cs="Consolas"/>
          <w:b/>
          <w:bCs/>
          <w:color w:val="6B7C8B"/>
          <w:bdr w:val="none" w:sz="0" w:space="0" w:color="auto" w:frame="1"/>
        </w:rPr>
        <w:t>)</w:t>
      </w:r>
      <w:r w:rsidRPr="00271522">
        <w:rPr>
          <w:rStyle w:val="enlighter-text"/>
          <w:rFonts w:ascii="Maiandra GD" w:hAnsi="Maiandra GD" w:cs="Consolas"/>
          <w:color w:val="CFD5E0"/>
          <w:bdr w:val="none" w:sz="0" w:space="0" w:color="auto" w:frame="1"/>
        </w:rPr>
        <w:t>;</w:t>
      </w:r>
    </w:p>
    <w:p w:rsidR="00D54AC1" w:rsidRPr="00271522" w:rsidRDefault="00D54AC1" w:rsidP="0015081F">
      <w:pPr>
        <w:shd w:val="clear" w:color="auto" w:fill="272B33"/>
        <w:spacing w:line="384" w:lineRule="atLeast"/>
        <w:textAlignment w:val="baseline"/>
        <w:rPr>
          <w:rFonts w:ascii="Maiandra GD" w:hAnsi="Maiandra GD" w:cs="Consolas"/>
          <w:color w:val="596174"/>
        </w:rPr>
      </w:pPr>
      <w:r w:rsidRPr="00271522">
        <w:rPr>
          <w:rStyle w:val="enlighter-g1"/>
          <w:rFonts w:ascii="Maiandra GD" w:hAnsi="Maiandra GD" w:cs="Consolas"/>
          <w:b/>
          <w:bCs/>
          <w:color w:val="6B7C8B"/>
          <w:bdr w:val="none" w:sz="0" w:space="0" w:color="auto" w:frame="1"/>
        </w:rPr>
        <w:t>}</w:t>
      </w:r>
    </w:p>
    <w:p w:rsidR="00D54AC1" w:rsidRPr="00271522" w:rsidRDefault="00D54AC1" w:rsidP="0015081F">
      <w:pPr>
        <w:pStyle w:val="NormalWeb"/>
        <w:shd w:val="clear" w:color="auto" w:fill="FFFFFF"/>
        <w:spacing w:before="0" w:beforeAutospacing="0" w:after="0" w:afterAutospacing="0"/>
        <w:textAlignment w:val="baseline"/>
        <w:rPr>
          <w:rFonts w:ascii="Maiandra GD" w:hAnsi="Maiandra GD" w:cs="Segoe UI"/>
          <w:color w:val="212529"/>
          <w:sz w:val="22"/>
          <w:szCs w:val="22"/>
        </w:rPr>
      </w:pPr>
      <w:r w:rsidRPr="00271522">
        <w:rPr>
          <w:rFonts w:ascii="Maiandra GD" w:hAnsi="Maiandra GD" w:cs="Arial"/>
          <w:color w:val="000000"/>
          <w:sz w:val="22"/>
          <w:szCs w:val="22"/>
          <w:bdr w:val="none" w:sz="0" w:space="0" w:color="auto" w:frame="1"/>
        </w:rPr>
        <w:t>That’s it. Run the application and see Create View is also working as expected.</w:t>
      </w:r>
    </w:p>
    <w:p w:rsidR="00D54AC1" w:rsidRPr="00271522" w:rsidRDefault="00D54AC1" w:rsidP="0015081F">
      <w:pPr>
        <w:pBdr>
          <w:bottom w:val="double" w:sz="6" w:space="1" w:color="auto"/>
        </w:pBdr>
        <w:rPr>
          <w:rFonts w:ascii="Maiandra GD" w:hAnsi="Maiandra GD"/>
        </w:rPr>
      </w:pPr>
    </w:p>
    <w:p w:rsidR="00D54AC1" w:rsidRPr="00271522" w:rsidRDefault="00D54AC1" w:rsidP="0015081F">
      <w:pPr>
        <w:rPr>
          <w:rFonts w:ascii="Maiandra GD" w:hAnsi="Maiandra GD"/>
        </w:rPr>
      </w:pPr>
    </w:p>
    <w:sectPr w:rsidR="00D54AC1" w:rsidRPr="002715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iandra GD">
    <w:panose1 w:val="020E0502030308020204"/>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767F0"/>
    <w:multiLevelType w:val="multilevel"/>
    <w:tmpl w:val="7F74F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4D479C"/>
    <w:multiLevelType w:val="multilevel"/>
    <w:tmpl w:val="FB3CE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D252B5"/>
    <w:multiLevelType w:val="multilevel"/>
    <w:tmpl w:val="641CD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1C7B86"/>
    <w:multiLevelType w:val="multilevel"/>
    <w:tmpl w:val="EC727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A971E6"/>
    <w:multiLevelType w:val="multilevel"/>
    <w:tmpl w:val="B9E04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881967"/>
    <w:multiLevelType w:val="multilevel"/>
    <w:tmpl w:val="6B3C7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D1730A"/>
    <w:multiLevelType w:val="multilevel"/>
    <w:tmpl w:val="2F5AD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347742"/>
    <w:multiLevelType w:val="multilevel"/>
    <w:tmpl w:val="D2F6D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610A5D"/>
    <w:multiLevelType w:val="multilevel"/>
    <w:tmpl w:val="ABF21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B6517E"/>
    <w:multiLevelType w:val="multilevel"/>
    <w:tmpl w:val="3A26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011305"/>
    <w:multiLevelType w:val="multilevel"/>
    <w:tmpl w:val="B9B4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8E078E"/>
    <w:multiLevelType w:val="multilevel"/>
    <w:tmpl w:val="EA1E4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902420"/>
    <w:multiLevelType w:val="multilevel"/>
    <w:tmpl w:val="1B5E5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10"/>
  </w:num>
  <w:num w:numId="4">
    <w:abstractNumId w:val="12"/>
  </w:num>
  <w:num w:numId="5">
    <w:abstractNumId w:val="6"/>
  </w:num>
  <w:num w:numId="6">
    <w:abstractNumId w:val="4"/>
  </w:num>
  <w:num w:numId="7">
    <w:abstractNumId w:val="0"/>
  </w:num>
  <w:num w:numId="8">
    <w:abstractNumId w:val="2"/>
  </w:num>
  <w:num w:numId="9">
    <w:abstractNumId w:val="8"/>
  </w:num>
  <w:num w:numId="10">
    <w:abstractNumId w:val="9"/>
  </w:num>
  <w:num w:numId="11">
    <w:abstractNumId w:val="7"/>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A86"/>
    <w:rsid w:val="00021244"/>
    <w:rsid w:val="0015081F"/>
    <w:rsid w:val="00271522"/>
    <w:rsid w:val="002C6E30"/>
    <w:rsid w:val="002D7C22"/>
    <w:rsid w:val="00420EA2"/>
    <w:rsid w:val="00536A86"/>
    <w:rsid w:val="005C1D46"/>
    <w:rsid w:val="005C7B23"/>
    <w:rsid w:val="0063126E"/>
    <w:rsid w:val="007669CB"/>
    <w:rsid w:val="007D51E5"/>
    <w:rsid w:val="008803A2"/>
    <w:rsid w:val="00A10A5B"/>
    <w:rsid w:val="00B6063C"/>
    <w:rsid w:val="00B95921"/>
    <w:rsid w:val="00CC453C"/>
    <w:rsid w:val="00D54AC1"/>
    <w:rsid w:val="00DB7838"/>
    <w:rsid w:val="00DD1EA1"/>
    <w:rsid w:val="00E8711F"/>
    <w:rsid w:val="00E93994"/>
    <w:rsid w:val="00F46A35"/>
    <w:rsid w:val="00F665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87A3FF8-6C67-47B0-A319-C6D3E5734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36A8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36A8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link w:val="Heading5Char"/>
    <w:uiPriority w:val="9"/>
    <w:qFormat/>
    <w:rsid w:val="00536A86"/>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unhideWhenUsed/>
    <w:qFormat/>
    <w:rsid w:val="0002124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6A8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36A86"/>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536A86"/>
    <w:rPr>
      <w:rFonts w:ascii="Times New Roman" w:eastAsia="Times New Roman" w:hAnsi="Times New Roman" w:cs="Times New Roman"/>
      <w:b/>
      <w:bCs/>
      <w:sz w:val="20"/>
      <w:szCs w:val="20"/>
    </w:rPr>
  </w:style>
  <w:style w:type="paragraph" w:customStyle="1" w:styleId="llms-parent-course-link">
    <w:name w:val="llms-parent-course-link"/>
    <w:basedOn w:val="Normal"/>
    <w:rsid w:val="00536A8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36A86"/>
    <w:rPr>
      <w:color w:val="0000FF"/>
      <w:u w:val="single"/>
    </w:rPr>
  </w:style>
  <w:style w:type="character" w:styleId="Strong">
    <w:name w:val="Strong"/>
    <w:basedOn w:val="DefaultParagraphFont"/>
    <w:uiPriority w:val="22"/>
    <w:qFormat/>
    <w:rsid w:val="00536A86"/>
    <w:rPr>
      <w:b/>
      <w:bCs/>
    </w:rPr>
  </w:style>
  <w:style w:type="paragraph" w:styleId="NormalWeb">
    <w:name w:val="Normal (Web)"/>
    <w:basedOn w:val="Normal"/>
    <w:uiPriority w:val="99"/>
    <w:semiHidden/>
    <w:unhideWhenUsed/>
    <w:rsid w:val="00536A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lighter-c0">
    <w:name w:val="enlighter-c0"/>
    <w:basedOn w:val="DefaultParagraphFont"/>
    <w:rsid w:val="00536A86"/>
  </w:style>
  <w:style w:type="character" w:customStyle="1" w:styleId="enlighter-text">
    <w:name w:val="enlighter-text"/>
    <w:basedOn w:val="DefaultParagraphFont"/>
    <w:rsid w:val="00536A86"/>
  </w:style>
  <w:style w:type="character" w:customStyle="1" w:styleId="enlighter-k0">
    <w:name w:val="enlighter-k0"/>
    <w:basedOn w:val="DefaultParagraphFont"/>
    <w:rsid w:val="00536A86"/>
  </w:style>
  <w:style w:type="character" w:customStyle="1" w:styleId="enlighter-n1">
    <w:name w:val="enlighter-n1"/>
    <w:basedOn w:val="DefaultParagraphFont"/>
    <w:rsid w:val="00536A86"/>
  </w:style>
  <w:style w:type="character" w:customStyle="1" w:styleId="enlighter-s0">
    <w:name w:val="enlighter-s0"/>
    <w:basedOn w:val="DefaultParagraphFont"/>
    <w:rsid w:val="00536A86"/>
  </w:style>
  <w:style w:type="character" w:customStyle="1" w:styleId="enlighter-k10">
    <w:name w:val="enlighter-k10"/>
    <w:basedOn w:val="DefaultParagraphFont"/>
    <w:rsid w:val="00536A86"/>
  </w:style>
  <w:style w:type="character" w:customStyle="1" w:styleId="enlighter-g1">
    <w:name w:val="enlighter-g1"/>
    <w:basedOn w:val="DefaultParagraphFont"/>
    <w:rsid w:val="00536A86"/>
  </w:style>
  <w:style w:type="character" w:customStyle="1" w:styleId="enlighter-m3">
    <w:name w:val="enlighter-m3"/>
    <w:basedOn w:val="DefaultParagraphFont"/>
    <w:rsid w:val="00536A86"/>
  </w:style>
  <w:style w:type="character" w:customStyle="1" w:styleId="enlighter-k5">
    <w:name w:val="enlighter-k5"/>
    <w:basedOn w:val="DefaultParagraphFont"/>
    <w:rsid w:val="00536A86"/>
  </w:style>
  <w:style w:type="character" w:customStyle="1" w:styleId="enlighter-m0">
    <w:name w:val="enlighter-m0"/>
    <w:basedOn w:val="DefaultParagraphFont"/>
    <w:rsid w:val="00536A86"/>
  </w:style>
  <w:style w:type="character" w:customStyle="1" w:styleId="enlighter-k1">
    <w:name w:val="enlighter-k1"/>
    <w:basedOn w:val="DefaultParagraphFont"/>
    <w:rsid w:val="00536A86"/>
  </w:style>
  <w:style w:type="character" w:customStyle="1" w:styleId="enlighter-k3">
    <w:name w:val="enlighter-k3"/>
    <w:basedOn w:val="DefaultParagraphFont"/>
    <w:rsid w:val="00536A86"/>
  </w:style>
  <w:style w:type="character" w:customStyle="1" w:styleId="enlighter-x1">
    <w:name w:val="enlighter-x1"/>
    <w:basedOn w:val="DefaultParagraphFont"/>
    <w:rsid w:val="00536A86"/>
  </w:style>
  <w:style w:type="character" w:customStyle="1" w:styleId="enlighter-x2">
    <w:name w:val="enlighter-x2"/>
    <w:basedOn w:val="DefaultParagraphFont"/>
    <w:rsid w:val="00536A86"/>
  </w:style>
  <w:style w:type="paragraph" w:styleId="BalloonText">
    <w:name w:val="Balloon Text"/>
    <w:basedOn w:val="Normal"/>
    <w:link w:val="BalloonTextChar"/>
    <w:uiPriority w:val="99"/>
    <w:semiHidden/>
    <w:unhideWhenUsed/>
    <w:rsid w:val="00536A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A86"/>
    <w:rPr>
      <w:rFonts w:ascii="Tahoma" w:hAnsi="Tahoma" w:cs="Tahoma"/>
      <w:sz w:val="16"/>
      <w:szCs w:val="16"/>
    </w:rPr>
  </w:style>
  <w:style w:type="character" w:customStyle="1" w:styleId="Heading6Char">
    <w:name w:val="Heading 6 Char"/>
    <w:basedOn w:val="DefaultParagraphFont"/>
    <w:link w:val="Heading6"/>
    <w:uiPriority w:val="9"/>
    <w:rsid w:val="00021244"/>
    <w:rPr>
      <w:rFonts w:asciiTheme="majorHAnsi" w:eastAsiaTheme="majorEastAsia" w:hAnsiTheme="majorHAnsi" w:cstheme="majorBidi"/>
      <w:i/>
      <w:iCs/>
      <w:color w:val="243F60" w:themeColor="accent1" w:themeShade="7F"/>
    </w:rPr>
  </w:style>
  <w:style w:type="character" w:styleId="FollowedHyperlink">
    <w:name w:val="FollowedHyperlink"/>
    <w:basedOn w:val="DefaultParagraphFont"/>
    <w:uiPriority w:val="99"/>
    <w:semiHidden/>
    <w:unhideWhenUsed/>
    <w:rsid w:val="00021244"/>
    <w:rPr>
      <w:color w:val="800080"/>
      <w:u w:val="single"/>
    </w:rPr>
  </w:style>
  <w:style w:type="character" w:customStyle="1" w:styleId="enlighter-k9">
    <w:name w:val="enlighter-k9"/>
    <w:basedOn w:val="DefaultParagraphFont"/>
    <w:rsid w:val="00021244"/>
  </w:style>
  <w:style w:type="character" w:customStyle="1" w:styleId="enlighter-k8">
    <w:name w:val="enlighter-k8"/>
    <w:basedOn w:val="DefaultParagraphFont"/>
    <w:rsid w:val="00021244"/>
  </w:style>
  <w:style w:type="character" w:customStyle="1" w:styleId="enlighter-e1">
    <w:name w:val="enlighter-e1"/>
    <w:basedOn w:val="DefaultParagraphFont"/>
    <w:rsid w:val="00CC453C"/>
  </w:style>
  <w:style w:type="character" w:customStyle="1" w:styleId="enlighter-k2">
    <w:name w:val="enlighter-k2"/>
    <w:basedOn w:val="DefaultParagraphFont"/>
    <w:rsid w:val="00D54AC1"/>
  </w:style>
  <w:style w:type="paragraph" w:styleId="NoSpacing">
    <w:name w:val="No Spacing"/>
    <w:uiPriority w:val="1"/>
    <w:qFormat/>
    <w:rsid w:val="00B959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155546">
      <w:bodyDiv w:val="1"/>
      <w:marLeft w:val="0"/>
      <w:marRight w:val="0"/>
      <w:marTop w:val="0"/>
      <w:marBottom w:val="0"/>
      <w:divBdr>
        <w:top w:val="none" w:sz="0" w:space="0" w:color="auto"/>
        <w:left w:val="none" w:sz="0" w:space="0" w:color="auto"/>
        <w:bottom w:val="none" w:sz="0" w:space="0" w:color="auto"/>
        <w:right w:val="none" w:sz="0" w:space="0" w:color="auto"/>
      </w:divBdr>
      <w:divsChild>
        <w:div w:id="658734208">
          <w:marLeft w:val="0"/>
          <w:marRight w:val="0"/>
          <w:marTop w:val="0"/>
          <w:marBottom w:val="0"/>
          <w:divBdr>
            <w:top w:val="none" w:sz="0" w:space="0" w:color="auto"/>
            <w:left w:val="none" w:sz="0" w:space="0" w:color="auto"/>
            <w:bottom w:val="none" w:sz="0" w:space="0" w:color="auto"/>
            <w:right w:val="none" w:sz="0" w:space="0" w:color="auto"/>
          </w:divBdr>
        </w:div>
        <w:div w:id="1218511078">
          <w:marLeft w:val="0"/>
          <w:marRight w:val="0"/>
          <w:marTop w:val="0"/>
          <w:marBottom w:val="300"/>
          <w:divBdr>
            <w:top w:val="none" w:sz="0" w:space="0" w:color="auto"/>
            <w:left w:val="none" w:sz="0" w:space="0" w:color="auto"/>
            <w:bottom w:val="none" w:sz="0" w:space="0" w:color="auto"/>
            <w:right w:val="none" w:sz="0" w:space="0" w:color="auto"/>
          </w:divBdr>
          <w:divsChild>
            <w:div w:id="668020721">
              <w:marLeft w:val="0"/>
              <w:marRight w:val="0"/>
              <w:marTop w:val="0"/>
              <w:marBottom w:val="0"/>
              <w:divBdr>
                <w:top w:val="none" w:sz="0" w:space="0" w:color="auto"/>
                <w:left w:val="none" w:sz="0" w:space="0" w:color="auto"/>
                <w:bottom w:val="none" w:sz="0" w:space="0" w:color="auto"/>
                <w:right w:val="none" w:sz="0" w:space="0" w:color="auto"/>
              </w:divBdr>
              <w:divsChild>
                <w:div w:id="255599449">
                  <w:marLeft w:val="0"/>
                  <w:marRight w:val="0"/>
                  <w:marTop w:val="0"/>
                  <w:marBottom w:val="0"/>
                  <w:divBdr>
                    <w:top w:val="single" w:sz="2" w:space="4" w:color="FFFFFF"/>
                    <w:left w:val="single" w:sz="2" w:space="11" w:color="FFFFFF"/>
                    <w:bottom w:val="single" w:sz="2" w:space="1" w:color="FFFFFF"/>
                    <w:right w:val="single" w:sz="2" w:space="4" w:color="FFFFFF"/>
                  </w:divBdr>
                  <w:divsChild>
                    <w:div w:id="1499928838">
                      <w:marLeft w:val="0"/>
                      <w:marRight w:val="0"/>
                      <w:marTop w:val="0"/>
                      <w:marBottom w:val="0"/>
                      <w:divBdr>
                        <w:top w:val="none" w:sz="0" w:space="0" w:color="auto"/>
                        <w:left w:val="none" w:sz="0" w:space="0" w:color="auto"/>
                        <w:bottom w:val="none" w:sz="0" w:space="0" w:color="auto"/>
                        <w:right w:val="none" w:sz="0" w:space="0" w:color="auto"/>
                      </w:divBdr>
                    </w:div>
                  </w:divsChild>
                </w:div>
                <w:div w:id="691299838">
                  <w:marLeft w:val="0"/>
                  <w:marRight w:val="0"/>
                  <w:marTop w:val="0"/>
                  <w:marBottom w:val="0"/>
                  <w:divBdr>
                    <w:top w:val="single" w:sz="2" w:space="1" w:color="FFFFFF"/>
                    <w:left w:val="single" w:sz="2" w:space="11" w:color="FFFFFF"/>
                    <w:bottom w:val="single" w:sz="2" w:space="1" w:color="FFFFFF"/>
                    <w:right w:val="single" w:sz="2" w:space="4" w:color="FFFFFF"/>
                  </w:divBdr>
                  <w:divsChild>
                    <w:div w:id="637758152">
                      <w:marLeft w:val="0"/>
                      <w:marRight w:val="0"/>
                      <w:marTop w:val="0"/>
                      <w:marBottom w:val="0"/>
                      <w:divBdr>
                        <w:top w:val="none" w:sz="0" w:space="0" w:color="auto"/>
                        <w:left w:val="none" w:sz="0" w:space="0" w:color="auto"/>
                        <w:bottom w:val="none" w:sz="0" w:space="0" w:color="auto"/>
                        <w:right w:val="none" w:sz="0" w:space="0" w:color="auto"/>
                      </w:divBdr>
                    </w:div>
                  </w:divsChild>
                </w:div>
                <w:div w:id="224293293">
                  <w:marLeft w:val="0"/>
                  <w:marRight w:val="0"/>
                  <w:marTop w:val="0"/>
                  <w:marBottom w:val="0"/>
                  <w:divBdr>
                    <w:top w:val="single" w:sz="2" w:space="1" w:color="FFFFFF"/>
                    <w:left w:val="single" w:sz="2" w:space="11" w:color="FFFFFF"/>
                    <w:bottom w:val="single" w:sz="2" w:space="1" w:color="FFFFFF"/>
                    <w:right w:val="single" w:sz="2" w:space="4" w:color="FFFFFF"/>
                  </w:divBdr>
                  <w:divsChild>
                    <w:div w:id="1921331357">
                      <w:marLeft w:val="0"/>
                      <w:marRight w:val="0"/>
                      <w:marTop w:val="0"/>
                      <w:marBottom w:val="0"/>
                      <w:divBdr>
                        <w:top w:val="none" w:sz="0" w:space="0" w:color="auto"/>
                        <w:left w:val="none" w:sz="0" w:space="0" w:color="auto"/>
                        <w:bottom w:val="none" w:sz="0" w:space="0" w:color="auto"/>
                        <w:right w:val="none" w:sz="0" w:space="0" w:color="auto"/>
                      </w:divBdr>
                    </w:div>
                  </w:divsChild>
                </w:div>
                <w:div w:id="587925609">
                  <w:marLeft w:val="0"/>
                  <w:marRight w:val="0"/>
                  <w:marTop w:val="0"/>
                  <w:marBottom w:val="0"/>
                  <w:divBdr>
                    <w:top w:val="single" w:sz="2" w:space="1" w:color="FFFFFF"/>
                    <w:left w:val="single" w:sz="2" w:space="11" w:color="FFFFFF"/>
                    <w:bottom w:val="single" w:sz="2" w:space="1" w:color="FFFFFF"/>
                    <w:right w:val="single" w:sz="2" w:space="4" w:color="FFFFFF"/>
                  </w:divBdr>
                  <w:divsChild>
                    <w:div w:id="369184284">
                      <w:marLeft w:val="0"/>
                      <w:marRight w:val="0"/>
                      <w:marTop w:val="0"/>
                      <w:marBottom w:val="0"/>
                      <w:divBdr>
                        <w:top w:val="none" w:sz="0" w:space="0" w:color="auto"/>
                        <w:left w:val="none" w:sz="0" w:space="0" w:color="auto"/>
                        <w:bottom w:val="none" w:sz="0" w:space="0" w:color="auto"/>
                        <w:right w:val="none" w:sz="0" w:space="0" w:color="auto"/>
                      </w:divBdr>
                    </w:div>
                  </w:divsChild>
                </w:div>
                <w:div w:id="1033768283">
                  <w:marLeft w:val="0"/>
                  <w:marRight w:val="0"/>
                  <w:marTop w:val="0"/>
                  <w:marBottom w:val="0"/>
                  <w:divBdr>
                    <w:top w:val="single" w:sz="2" w:space="1" w:color="FFFFFF"/>
                    <w:left w:val="single" w:sz="2" w:space="11" w:color="FFFFFF"/>
                    <w:bottom w:val="single" w:sz="2" w:space="1" w:color="FFFFFF"/>
                    <w:right w:val="single" w:sz="2" w:space="4" w:color="FFFFFF"/>
                  </w:divBdr>
                  <w:divsChild>
                    <w:div w:id="994189733">
                      <w:marLeft w:val="0"/>
                      <w:marRight w:val="0"/>
                      <w:marTop w:val="0"/>
                      <w:marBottom w:val="0"/>
                      <w:divBdr>
                        <w:top w:val="none" w:sz="0" w:space="0" w:color="auto"/>
                        <w:left w:val="none" w:sz="0" w:space="0" w:color="auto"/>
                        <w:bottom w:val="none" w:sz="0" w:space="0" w:color="auto"/>
                        <w:right w:val="none" w:sz="0" w:space="0" w:color="auto"/>
                      </w:divBdr>
                    </w:div>
                  </w:divsChild>
                </w:div>
                <w:div w:id="456877389">
                  <w:marLeft w:val="0"/>
                  <w:marRight w:val="0"/>
                  <w:marTop w:val="0"/>
                  <w:marBottom w:val="0"/>
                  <w:divBdr>
                    <w:top w:val="single" w:sz="2" w:space="1" w:color="FFFFFF"/>
                    <w:left w:val="single" w:sz="2" w:space="11" w:color="FFFFFF"/>
                    <w:bottom w:val="single" w:sz="2" w:space="1" w:color="FFFFFF"/>
                    <w:right w:val="single" w:sz="2" w:space="4" w:color="FFFFFF"/>
                  </w:divBdr>
                  <w:divsChild>
                    <w:div w:id="1530996032">
                      <w:marLeft w:val="0"/>
                      <w:marRight w:val="0"/>
                      <w:marTop w:val="0"/>
                      <w:marBottom w:val="0"/>
                      <w:divBdr>
                        <w:top w:val="none" w:sz="0" w:space="0" w:color="auto"/>
                        <w:left w:val="none" w:sz="0" w:space="0" w:color="auto"/>
                        <w:bottom w:val="none" w:sz="0" w:space="0" w:color="auto"/>
                        <w:right w:val="none" w:sz="0" w:space="0" w:color="auto"/>
                      </w:divBdr>
                    </w:div>
                  </w:divsChild>
                </w:div>
                <w:div w:id="5716153">
                  <w:marLeft w:val="0"/>
                  <w:marRight w:val="0"/>
                  <w:marTop w:val="0"/>
                  <w:marBottom w:val="0"/>
                  <w:divBdr>
                    <w:top w:val="single" w:sz="2" w:space="1" w:color="FFFFFF"/>
                    <w:left w:val="single" w:sz="2" w:space="11" w:color="FFFFFF"/>
                    <w:bottom w:val="single" w:sz="2" w:space="4" w:color="FFFFFF"/>
                    <w:right w:val="single" w:sz="2" w:space="4" w:color="FFFFFF"/>
                  </w:divBdr>
                  <w:divsChild>
                    <w:div w:id="178600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05641">
          <w:marLeft w:val="0"/>
          <w:marRight w:val="0"/>
          <w:marTop w:val="0"/>
          <w:marBottom w:val="300"/>
          <w:divBdr>
            <w:top w:val="none" w:sz="0" w:space="0" w:color="auto"/>
            <w:left w:val="none" w:sz="0" w:space="0" w:color="auto"/>
            <w:bottom w:val="none" w:sz="0" w:space="0" w:color="auto"/>
            <w:right w:val="none" w:sz="0" w:space="0" w:color="auto"/>
          </w:divBdr>
          <w:divsChild>
            <w:div w:id="124662542">
              <w:marLeft w:val="0"/>
              <w:marRight w:val="0"/>
              <w:marTop w:val="0"/>
              <w:marBottom w:val="0"/>
              <w:divBdr>
                <w:top w:val="none" w:sz="0" w:space="0" w:color="auto"/>
                <w:left w:val="none" w:sz="0" w:space="0" w:color="auto"/>
                <w:bottom w:val="none" w:sz="0" w:space="0" w:color="auto"/>
                <w:right w:val="none" w:sz="0" w:space="0" w:color="auto"/>
              </w:divBdr>
              <w:divsChild>
                <w:div w:id="933826569">
                  <w:marLeft w:val="0"/>
                  <w:marRight w:val="0"/>
                  <w:marTop w:val="0"/>
                  <w:marBottom w:val="0"/>
                  <w:divBdr>
                    <w:top w:val="single" w:sz="2" w:space="4" w:color="FFFFFF"/>
                    <w:left w:val="single" w:sz="2" w:space="11" w:color="FFFFFF"/>
                    <w:bottom w:val="single" w:sz="2" w:space="1" w:color="FFFFFF"/>
                    <w:right w:val="single" w:sz="2" w:space="4" w:color="FFFFFF"/>
                  </w:divBdr>
                  <w:divsChild>
                    <w:div w:id="1936133032">
                      <w:marLeft w:val="0"/>
                      <w:marRight w:val="0"/>
                      <w:marTop w:val="0"/>
                      <w:marBottom w:val="0"/>
                      <w:divBdr>
                        <w:top w:val="none" w:sz="0" w:space="0" w:color="auto"/>
                        <w:left w:val="none" w:sz="0" w:space="0" w:color="auto"/>
                        <w:bottom w:val="none" w:sz="0" w:space="0" w:color="auto"/>
                        <w:right w:val="none" w:sz="0" w:space="0" w:color="auto"/>
                      </w:divBdr>
                    </w:div>
                  </w:divsChild>
                </w:div>
                <w:div w:id="347368750">
                  <w:marLeft w:val="0"/>
                  <w:marRight w:val="0"/>
                  <w:marTop w:val="0"/>
                  <w:marBottom w:val="0"/>
                  <w:divBdr>
                    <w:top w:val="single" w:sz="2" w:space="1" w:color="FFFFFF"/>
                    <w:left w:val="single" w:sz="2" w:space="11" w:color="FFFFFF"/>
                    <w:bottom w:val="single" w:sz="2" w:space="1" w:color="FFFFFF"/>
                    <w:right w:val="single" w:sz="2" w:space="4" w:color="FFFFFF"/>
                  </w:divBdr>
                  <w:divsChild>
                    <w:div w:id="1214538676">
                      <w:marLeft w:val="0"/>
                      <w:marRight w:val="0"/>
                      <w:marTop w:val="0"/>
                      <w:marBottom w:val="0"/>
                      <w:divBdr>
                        <w:top w:val="none" w:sz="0" w:space="0" w:color="auto"/>
                        <w:left w:val="none" w:sz="0" w:space="0" w:color="auto"/>
                        <w:bottom w:val="none" w:sz="0" w:space="0" w:color="auto"/>
                        <w:right w:val="none" w:sz="0" w:space="0" w:color="auto"/>
                      </w:divBdr>
                    </w:div>
                  </w:divsChild>
                </w:div>
                <w:div w:id="2047099920">
                  <w:marLeft w:val="0"/>
                  <w:marRight w:val="0"/>
                  <w:marTop w:val="0"/>
                  <w:marBottom w:val="0"/>
                  <w:divBdr>
                    <w:top w:val="single" w:sz="2" w:space="1" w:color="FFFFFF"/>
                    <w:left w:val="single" w:sz="2" w:space="11" w:color="FFFFFF"/>
                    <w:bottom w:val="single" w:sz="2" w:space="1" w:color="FFFFFF"/>
                    <w:right w:val="single" w:sz="2" w:space="4" w:color="FFFFFF"/>
                  </w:divBdr>
                  <w:divsChild>
                    <w:div w:id="959145704">
                      <w:marLeft w:val="0"/>
                      <w:marRight w:val="0"/>
                      <w:marTop w:val="0"/>
                      <w:marBottom w:val="0"/>
                      <w:divBdr>
                        <w:top w:val="none" w:sz="0" w:space="0" w:color="auto"/>
                        <w:left w:val="none" w:sz="0" w:space="0" w:color="auto"/>
                        <w:bottom w:val="none" w:sz="0" w:space="0" w:color="auto"/>
                        <w:right w:val="none" w:sz="0" w:space="0" w:color="auto"/>
                      </w:divBdr>
                    </w:div>
                  </w:divsChild>
                </w:div>
                <w:div w:id="698089742">
                  <w:marLeft w:val="0"/>
                  <w:marRight w:val="0"/>
                  <w:marTop w:val="0"/>
                  <w:marBottom w:val="0"/>
                  <w:divBdr>
                    <w:top w:val="single" w:sz="2" w:space="1" w:color="FFFFFF"/>
                    <w:left w:val="single" w:sz="2" w:space="11" w:color="FFFFFF"/>
                    <w:bottom w:val="single" w:sz="2" w:space="1" w:color="FFFFFF"/>
                    <w:right w:val="single" w:sz="2" w:space="4" w:color="FFFFFF"/>
                  </w:divBdr>
                  <w:divsChild>
                    <w:div w:id="829910879">
                      <w:marLeft w:val="0"/>
                      <w:marRight w:val="0"/>
                      <w:marTop w:val="0"/>
                      <w:marBottom w:val="0"/>
                      <w:divBdr>
                        <w:top w:val="none" w:sz="0" w:space="0" w:color="auto"/>
                        <w:left w:val="none" w:sz="0" w:space="0" w:color="auto"/>
                        <w:bottom w:val="none" w:sz="0" w:space="0" w:color="auto"/>
                        <w:right w:val="none" w:sz="0" w:space="0" w:color="auto"/>
                      </w:divBdr>
                    </w:div>
                  </w:divsChild>
                </w:div>
                <w:div w:id="601841887">
                  <w:marLeft w:val="0"/>
                  <w:marRight w:val="0"/>
                  <w:marTop w:val="0"/>
                  <w:marBottom w:val="0"/>
                  <w:divBdr>
                    <w:top w:val="single" w:sz="2" w:space="1" w:color="FFFFFF"/>
                    <w:left w:val="single" w:sz="2" w:space="11" w:color="FFFFFF"/>
                    <w:bottom w:val="single" w:sz="2" w:space="1" w:color="FFFFFF"/>
                    <w:right w:val="single" w:sz="2" w:space="4" w:color="FFFFFF"/>
                  </w:divBdr>
                  <w:divsChild>
                    <w:div w:id="1824468366">
                      <w:marLeft w:val="0"/>
                      <w:marRight w:val="0"/>
                      <w:marTop w:val="0"/>
                      <w:marBottom w:val="0"/>
                      <w:divBdr>
                        <w:top w:val="none" w:sz="0" w:space="0" w:color="auto"/>
                        <w:left w:val="none" w:sz="0" w:space="0" w:color="auto"/>
                        <w:bottom w:val="none" w:sz="0" w:space="0" w:color="auto"/>
                        <w:right w:val="none" w:sz="0" w:space="0" w:color="auto"/>
                      </w:divBdr>
                    </w:div>
                  </w:divsChild>
                </w:div>
                <w:div w:id="785806038">
                  <w:marLeft w:val="0"/>
                  <w:marRight w:val="0"/>
                  <w:marTop w:val="0"/>
                  <w:marBottom w:val="0"/>
                  <w:divBdr>
                    <w:top w:val="single" w:sz="2" w:space="1" w:color="FFFFFF"/>
                    <w:left w:val="single" w:sz="2" w:space="11" w:color="FFFFFF"/>
                    <w:bottom w:val="single" w:sz="2" w:space="1" w:color="FFFFFF"/>
                    <w:right w:val="single" w:sz="2" w:space="4" w:color="FFFFFF"/>
                  </w:divBdr>
                  <w:divsChild>
                    <w:div w:id="1845700572">
                      <w:marLeft w:val="0"/>
                      <w:marRight w:val="0"/>
                      <w:marTop w:val="0"/>
                      <w:marBottom w:val="0"/>
                      <w:divBdr>
                        <w:top w:val="none" w:sz="0" w:space="0" w:color="auto"/>
                        <w:left w:val="none" w:sz="0" w:space="0" w:color="auto"/>
                        <w:bottom w:val="none" w:sz="0" w:space="0" w:color="auto"/>
                        <w:right w:val="none" w:sz="0" w:space="0" w:color="auto"/>
                      </w:divBdr>
                    </w:div>
                  </w:divsChild>
                </w:div>
                <w:div w:id="426002469">
                  <w:marLeft w:val="0"/>
                  <w:marRight w:val="0"/>
                  <w:marTop w:val="0"/>
                  <w:marBottom w:val="0"/>
                  <w:divBdr>
                    <w:top w:val="single" w:sz="2" w:space="1" w:color="FFFFFF"/>
                    <w:left w:val="single" w:sz="2" w:space="11" w:color="FFFFFF"/>
                    <w:bottom w:val="single" w:sz="2" w:space="1" w:color="FFFFFF"/>
                    <w:right w:val="single" w:sz="2" w:space="4" w:color="FFFFFF"/>
                  </w:divBdr>
                  <w:divsChild>
                    <w:div w:id="783233278">
                      <w:marLeft w:val="0"/>
                      <w:marRight w:val="0"/>
                      <w:marTop w:val="0"/>
                      <w:marBottom w:val="0"/>
                      <w:divBdr>
                        <w:top w:val="none" w:sz="0" w:space="0" w:color="auto"/>
                        <w:left w:val="none" w:sz="0" w:space="0" w:color="auto"/>
                        <w:bottom w:val="none" w:sz="0" w:space="0" w:color="auto"/>
                        <w:right w:val="none" w:sz="0" w:space="0" w:color="auto"/>
                      </w:divBdr>
                    </w:div>
                  </w:divsChild>
                </w:div>
                <w:div w:id="975062144">
                  <w:marLeft w:val="0"/>
                  <w:marRight w:val="0"/>
                  <w:marTop w:val="0"/>
                  <w:marBottom w:val="0"/>
                  <w:divBdr>
                    <w:top w:val="single" w:sz="2" w:space="1" w:color="FFFFFF"/>
                    <w:left w:val="single" w:sz="2" w:space="11" w:color="FFFFFF"/>
                    <w:bottom w:val="single" w:sz="2" w:space="1" w:color="FFFFFF"/>
                    <w:right w:val="single" w:sz="2" w:space="4" w:color="FFFFFF"/>
                  </w:divBdr>
                  <w:divsChild>
                    <w:div w:id="1385257822">
                      <w:marLeft w:val="0"/>
                      <w:marRight w:val="0"/>
                      <w:marTop w:val="0"/>
                      <w:marBottom w:val="0"/>
                      <w:divBdr>
                        <w:top w:val="none" w:sz="0" w:space="0" w:color="auto"/>
                        <w:left w:val="none" w:sz="0" w:space="0" w:color="auto"/>
                        <w:bottom w:val="none" w:sz="0" w:space="0" w:color="auto"/>
                        <w:right w:val="none" w:sz="0" w:space="0" w:color="auto"/>
                      </w:divBdr>
                    </w:div>
                  </w:divsChild>
                </w:div>
                <w:div w:id="747460290">
                  <w:marLeft w:val="0"/>
                  <w:marRight w:val="0"/>
                  <w:marTop w:val="0"/>
                  <w:marBottom w:val="0"/>
                  <w:divBdr>
                    <w:top w:val="single" w:sz="2" w:space="1" w:color="FFFFFF"/>
                    <w:left w:val="single" w:sz="2" w:space="11" w:color="FFFFFF"/>
                    <w:bottom w:val="single" w:sz="2" w:space="1" w:color="FFFFFF"/>
                    <w:right w:val="single" w:sz="2" w:space="4" w:color="FFFFFF"/>
                  </w:divBdr>
                  <w:divsChild>
                    <w:div w:id="1950620638">
                      <w:marLeft w:val="0"/>
                      <w:marRight w:val="0"/>
                      <w:marTop w:val="0"/>
                      <w:marBottom w:val="0"/>
                      <w:divBdr>
                        <w:top w:val="none" w:sz="0" w:space="0" w:color="auto"/>
                        <w:left w:val="none" w:sz="0" w:space="0" w:color="auto"/>
                        <w:bottom w:val="none" w:sz="0" w:space="0" w:color="auto"/>
                        <w:right w:val="none" w:sz="0" w:space="0" w:color="auto"/>
                      </w:divBdr>
                    </w:div>
                  </w:divsChild>
                </w:div>
                <w:div w:id="174155165">
                  <w:marLeft w:val="0"/>
                  <w:marRight w:val="0"/>
                  <w:marTop w:val="0"/>
                  <w:marBottom w:val="0"/>
                  <w:divBdr>
                    <w:top w:val="single" w:sz="2" w:space="1" w:color="FFFFFF"/>
                    <w:left w:val="single" w:sz="2" w:space="11" w:color="FFFFFF"/>
                    <w:bottom w:val="single" w:sz="2" w:space="1" w:color="FFFFFF"/>
                    <w:right w:val="single" w:sz="2" w:space="4" w:color="FFFFFF"/>
                  </w:divBdr>
                  <w:divsChild>
                    <w:div w:id="1668050622">
                      <w:marLeft w:val="0"/>
                      <w:marRight w:val="0"/>
                      <w:marTop w:val="0"/>
                      <w:marBottom w:val="0"/>
                      <w:divBdr>
                        <w:top w:val="none" w:sz="0" w:space="0" w:color="auto"/>
                        <w:left w:val="none" w:sz="0" w:space="0" w:color="auto"/>
                        <w:bottom w:val="none" w:sz="0" w:space="0" w:color="auto"/>
                        <w:right w:val="none" w:sz="0" w:space="0" w:color="auto"/>
                      </w:divBdr>
                    </w:div>
                  </w:divsChild>
                </w:div>
                <w:div w:id="820462088">
                  <w:marLeft w:val="0"/>
                  <w:marRight w:val="0"/>
                  <w:marTop w:val="0"/>
                  <w:marBottom w:val="0"/>
                  <w:divBdr>
                    <w:top w:val="single" w:sz="2" w:space="1" w:color="FFFFFF"/>
                    <w:left w:val="single" w:sz="2" w:space="11" w:color="FFFFFF"/>
                    <w:bottom w:val="single" w:sz="2" w:space="1" w:color="FFFFFF"/>
                    <w:right w:val="single" w:sz="2" w:space="4" w:color="FFFFFF"/>
                  </w:divBdr>
                  <w:divsChild>
                    <w:div w:id="1603805307">
                      <w:marLeft w:val="0"/>
                      <w:marRight w:val="0"/>
                      <w:marTop w:val="0"/>
                      <w:marBottom w:val="0"/>
                      <w:divBdr>
                        <w:top w:val="none" w:sz="0" w:space="0" w:color="auto"/>
                        <w:left w:val="none" w:sz="0" w:space="0" w:color="auto"/>
                        <w:bottom w:val="none" w:sz="0" w:space="0" w:color="auto"/>
                        <w:right w:val="none" w:sz="0" w:space="0" w:color="auto"/>
                      </w:divBdr>
                    </w:div>
                  </w:divsChild>
                </w:div>
                <w:div w:id="1522352031">
                  <w:marLeft w:val="0"/>
                  <w:marRight w:val="0"/>
                  <w:marTop w:val="0"/>
                  <w:marBottom w:val="0"/>
                  <w:divBdr>
                    <w:top w:val="single" w:sz="2" w:space="1" w:color="FFFFFF"/>
                    <w:left w:val="single" w:sz="2" w:space="11" w:color="FFFFFF"/>
                    <w:bottom w:val="single" w:sz="2" w:space="1" w:color="FFFFFF"/>
                    <w:right w:val="single" w:sz="2" w:space="4" w:color="FFFFFF"/>
                  </w:divBdr>
                  <w:divsChild>
                    <w:div w:id="1148523113">
                      <w:marLeft w:val="0"/>
                      <w:marRight w:val="0"/>
                      <w:marTop w:val="0"/>
                      <w:marBottom w:val="0"/>
                      <w:divBdr>
                        <w:top w:val="none" w:sz="0" w:space="0" w:color="auto"/>
                        <w:left w:val="none" w:sz="0" w:space="0" w:color="auto"/>
                        <w:bottom w:val="none" w:sz="0" w:space="0" w:color="auto"/>
                        <w:right w:val="none" w:sz="0" w:space="0" w:color="auto"/>
                      </w:divBdr>
                    </w:div>
                  </w:divsChild>
                </w:div>
                <w:div w:id="1539510503">
                  <w:marLeft w:val="0"/>
                  <w:marRight w:val="0"/>
                  <w:marTop w:val="0"/>
                  <w:marBottom w:val="0"/>
                  <w:divBdr>
                    <w:top w:val="single" w:sz="2" w:space="1" w:color="FFFFFF"/>
                    <w:left w:val="single" w:sz="2" w:space="11" w:color="FFFFFF"/>
                    <w:bottom w:val="single" w:sz="2" w:space="1" w:color="FFFFFF"/>
                    <w:right w:val="single" w:sz="2" w:space="4" w:color="FFFFFF"/>
                  </w:divBdr>
                  <w:divsChild>
                    <w:div w:id="1612206024">
                      <w:marLeft w:val="0"/>
                      <w:marRight w:val="0"/>
                      <w:marTop w:val="0"/>
                      <w:marBottom w:val="0"/>
                      <w:divBdr>
                        <w:top w:val="none" w:sz="0" w:space="0" w:color="auto"/>
                        <w:left w:val="none" w:sz="0" w:space="0" w:color="auto"/>
                        <w:bottom w:val="none" w:sz="0" w:space="0" w:color="auto"/>
                        <w:right w:val="none" w:sz="0" w:space="0" w:color="auto"/>
                      </w:divBdr>
                    </w:div>
                  </w:divsChild>
                </w:div>
                <w:div w:id="2067532541">
                  <w:marLeft w:val="0"/>
                  <w:marRight w:val="0"/>
                  <w:marTop w:val="0"/>
                  <w:marBottom w:val="0"/>
                  <w:divBdr>
                    <w:top w:val="single" w:sz="2" w:space="1" w:color="FFFFFF"/>
                    <w:left w:val="single" w:sz="2" w:space="11" w:color="FFFFFF"/>
                    <w:bottom w:val="single" w:sz="2" w:space="1" w:color="FFFFFF"/>
                    <w:right w:val="single" w:sz="2" w:space="4" w:color="FFFFFF"/>
                  </w:divBdr>
                  <w:divsChild>
                    <w:div w:id="184563632">
                      <w:marLeft w:val="0"/>
                      <w:marRight w:val="0"/>
                      <w:marTop w:val="0"/>
                      <w:marBottom w:val="0"/>
                      <w:divBdr>
                        <w:top w:val="none" w:sz="0" w:space="0" w:color="auto"/>
                        <w:left w:val="none" w:sz="0" w:space="0" w:color="auto"/>
                        <w:bottom w:val="none" w:sz="0" w:space="0" w:color="auto"/>
                        <w:right w:val="none" w:sz="0" w:space="0" w:color="auto"/>
                      </w:divBdr>
                    </w:div>
                  </w:divsChild>
                </w:div>
                <w:div w:id="180902774">
                  <w:marLeft w:val="0"/>
                  <w:marRight w:val="0"/>
                  <w:marTop w:val="0"/>
                  <w:marBottom w:val="0"/>
                  <w:divBdr>
                    <w:top w:val="single" w:sz="2" w:space="1" w:color="FFFFFF"/>
                    <w:left w:val="single" w:sz="2" w:space="11" w:color="FFFFFF"/>
                    <w:bottom w:val="single" w:sz="2" w:space="1" w:color="FFFFFF"/>
                    <w:right w:val="single" w:sz="2" w:space="4" w:color="FFFFFF"/>
                  </w:divBdr>
                  <w:divsChild>
                    <w:div w:id="464085613">
                      <w:marLeft w:val="0"/>
                      <w:marRight w:val="0"/>
                      <w:marTop w:val="0"/>
                      <w:marBottom w:val="0"/>
                      <w:divBdr>
                        <w:top w:val="none" w:sz="0" w:space="0" w:color="auto"/>
                        <w:left w:val="none" w:sz="0" w:space="0" w:color="auto"/>
                        <w:bottom w:val="none" w:sz="0" w:space="0" w:color="auto"/>
                        <w:right w:val="none" w:sz="0" w:space="0" w:color="auto"/>
                      </w:divBdr>
                    </w:div>
                  </w:divsChild>
                </w:div>
                <w:div w:id="1270356327">
                  <w:marLeft w:val="0"/>
                  <w:marRight w:val="0"/>
                  <w:marTop w:val="0"/>
                  <w:marBottom w:val="0"/>
                  <w:divBdr>
                    <w:top w:val="single" w:sz="2" w:space="1" w:color="FFFFFF"/>
                    <w:left w:val="single" w:sz="2" w:space="11" w:color="FFFFFF"/>
                    <w:bottom w:val="single" w:sz="2" w:space="1" w:color="FFFFFF"/>
                    <w:right w:val="single" w:sz="2" w:space="4" w:color="FFFFFF"/>
                  </w:divBdr>
                  <w:divsChild>
                    <w:div w:id="1318269030">
                      <w:marLeft w:val="0"/>
                      <w:marRight w:val="0"/>
                      <w:marTop w:val="0"/>
                      <w:marBottom w:val="0"/>
                      <w:divBdr>
                        <w:top w:val="none" w:sz="0" w:space="0" w:color="auto"/>
                        <w:left w:val="none" w:sz="0" w:space="0" w:color="auto"/>
                        <w:bottom w:val="none" w:sz="0" w:space="0" w:color="auto"/>
                        <w:right w:val="none" w:sz="0" w:space="0" w:color="auto"/>
                      </w:divBdr>
                    </w:div>
                  </w:divsChild>
                </w:div>
                <w:div w:id="1538930815">
                  <w:marLeft w:val="0"/>
                  <w:marRight w:val="0"/>
                  <w:marTop w:val="0"/>
                  <w:marBottom w:val="0"/>
                  <w:divBdr>
                    <w:top w:val="single" w:sz="2" w:space="1" w:color="FFFFFF"/>
                    <w:left w:val="single" w:sz="2" w:space="11" w:color="FFFFFF"/>
                    <w:bottom w:val="single" w:sz="2" w:space="1" w:color="FFFFFF"/>
                    <w:right w:val="single" w:sz="2" w:space="4" w:color="FFFFFF"/>
                  </w:divBdr>
                  <w:divsChild>
                    <w:div w:id="91898970">
                      <w:marLeft w:val="0"/>
                      <w:marRight w:val="0"/>
                      <w:marTop w:val="0"/>
                      <w:marBottom w:val="0"/>
                      <w:divBdr>
                        <w:top w:val="none" w:sz="0" w:space="0" w:color="auto"/>
                        <w:left w:val="none" w:sz="0" w:space="0" w:color="auto"/>
                        <w:bottom w:val="none" w:sz="0" w:space="0" w:color="auto"/>
                        <w:right w:val="none" w:sz="0" w:space="0" w:color="auto"/>
                      </w:divBdr>
                    </w:div>
                  </w:divsChild>
                </w:div>
                <w:div w:id="1330017808">
                  <w:marLeft w:val="0"/>
                  <w:marRight w:val="0"/>
                  <w:marTop w:val="0"/>
                  <w:marBottom w:val="0"/>
                  <w:divBdr>
                    <w:top w:val="single" w:sz="2" w:space="1" w:color="FFFFFF"/>
                    <w:left w:val="single" w:sz="2" w:space="11" w:color="FFFFFF"/>
                    <w:bottom w:val="single" w:sz="2" w:space="1" w:color="FFFFFF"/>
                    <w:right w:val="single" w:sz="2" w:space="4" w:color="FFFFFF"/>
                  </w:divBdr>
                  <w:divsChild>
                    <w:div w:id="2039046012">
                      <w:marLeft w:val="0"/>
                      <w:marRight w:val="0"/>
                      <w:marTop w:val="0"/>
                      <w:marBottom w:val="0"/>
                      <w:divBdr>
                        <w:top w:val="none" w:sz="0" w:space="0" w:color="auto"/>
                        <w:left w:val="none" w:sz="0" w:space="0" w:color="auto"/>
                        <w:bottom w:val="none" w:sz="0" w:space="0" w:color="auto"/>
                        <w:right w:val="none" w:sz="0" w:space="0" w:color="auto"/>
                      </w:divBdr>
                    </w:div>
                  </w:divsChild>
                </w:div>
                <w:div w:id="208419722">
                  <w:marLeft w:val="0"/>
                  <w:marRight w:val="0"/>
                  <w:marTop w:val="0"/>
                  <w:marBottom w:val="0"/>
                  <w:divBdr>
                    <w:top w:val="single" w:sz="2" w:space="1" w:color="FFFFFF"/>
                    <w:left w:val="single" w:sz="2" w:space="11" w:color="FFFFFF"/>
                    <w:bottom w:val="single" w:sz="2" w:space="1" w:color="FFFFFF"/>
                    <w:right w:val="single" w:sz="2" w:space="4" w:color="FFFFFF"/>
                  </w:divBdr>
                  <w:divsChild>
                    <w:div w:id="1651247809">
                      <w:marLeft w:val="0"/>
                      <w:marRight w:val="0"/>
                      <w:marTop w:val="0"/>
                      <w:marBottom w:val="0"/>
                      <w:divBdr>
                        <w:top w:val="none" w:sz="0" w:space="0" w:color="auto"/>
                        <w:left w:val="none" w:sz="0" w:space="0" w:color="auto"/>
                        <w:bottom w:val="none" w:sz="0" w:space="0" w:color="auto"/>
                        <w:right w:val="none" w:sz="0" w:space="0" w:color="auto"/>
                      </w:divBdr>
                    </w:div>
                  </w:divsChild>
                </w:div>
                <w:div w:id="442194150">
                  <w:marLeft w:val="0"/>
                  <w:marRight w:val="0"/>
                  <w:marTop w:val="0"/>
                  <w:marBottom w:val="0"/>
                  <w:divBdr>
                    <w:top w:val="single" w:sz="2" w:space="1" w:color="FFFFFF"/>
                    <w:left w:val="single" w:sz="2" w:space="11" w:color="FFFFFF"/>
                    <w:bottom w:val="single" w:sz="2" w:space="1" w:color="FFFFFF"/>
                    <w:right w:val="single" w:sz="2" w:space="4" w:color="FFFFFF"/>
                  </w:divBdr>
                  <w:divsChild>
                    <w:div w:id="1203322091">
                      <w:marLeft w:val="0"/>
                      <w:marRight w:val="0"/>
                      <w:marTop w:val="0"/>
                      <w:marBottom w:val="0"/>
                      <w:divBdr>
                        <w:top w:val="none" w:sz="0" w:space="0" w:color="auto"/>
                        <w:left w:val="none" w:sz="0" w:space="0" w:color="auto"/>
                        <w:bottom w:val="none" w:sz="0" w:space="0" w:color="auto"/>
                        <w:right w:val="none" w:sz="0" w:space="0" w:color="auto"/>
                      </w:divBdr>
                    </w:div>
                  </w:divsChild>
                </w:div>
                <w:div w:id="1005287098">
                  <w:marLeft w:val="0"/>
                  <w:marRight w:val="0"/>
                  <w:marTop w:val="0"/>
                  <w:marBottom w:val="0"/>
                  <w:divBdr>
                    <w:top w:val="single" w:sz="2" w:space="1" w:color="FFFFFF"/>
                    <w:left w:val="single" w:sz="2" w:space="11" w:color="FFFFFF"/>
                    <w:bottom w:val="single" w:sz="2" w:space="1" w:color="FFFFFF"/>
                    <w:right w:val="single" w:sz="2" w:space="4" w:color="FFFFFF"/>
                  </w:divBdr>
                  <w:divsChild>
                    <w:div w:id="122503187">
                      <w:marLeft w:val="0"/>
                      <w:marRight w:val="0"/>
                      <w:marTop w:val="0"/>
                      <w:marBottom w:val="0"/>
                      <w:divBdr>
                        <w:top w:val="none" w:sz="0" w:space="0" w:color="auto"/>
                        <w:left w:val="none" w:sz="0" w:space="0" w:color="auto"/>
                        <w:bottom w:val="none" w:sz="0" w:space="0" w:color="auto"/>
                        <w:right w:val="none" w:sz="0" w:space="0" w:color="auto"/>
                      </w:divBdr>
                    </w:div>
                  </w:divsChild>
                </w:div>
                <w:div w:id="234627068">
                  <w:marLeft w:val="0"/>
                  <w:marRight w:val="0"/>
                  <w:marTop w:val="0"/>
                  <w:marBottom w:val="0"/>
                  <w:divBdr>
                    <w:top w:val="single" w:sz="2" w:space="1" w:color="FFFFFF"/>
                    <w:left w:val="single" w:sz="2" w:space="11" w:color="FFFFFF"/>
                    <w:bottom w:val="single" w:sz="2" w:space="1" w:color="FFFFFF"/>
                    <w:right w:val="single" w:sz="2" w:space="4" w:color="FFFFFF"/>
                  </w:divBdr>
                  <w:divsChild>
                    <w:div w:id="1992054837">
                      <w:marLeft w:val="0"/>
                      <w:marRight w:val="0"/>
                      <w:marTop w:val="0"/>
                      <w:marBottom w:val="0"/>
                      <w:divBdr>
                        <w:top w:val="none" w:sz="0" w:space="0" w:color="auto"/>
                        <w:left w:val="none" w:sz="0" w:space="0" w:color="auto"/>
                        <w:bottom w:val="none" w:sz="0" w:space="0" w:color="auto"/>
                        <w:right w:val="none" w:sz="0" w:space="0" w:color="auto"/>
                      </w:divBdr>
                    </w:div>
                  </w:divsChild>
                </w:div>
                <w:div w:id="2092048228">
                  <w:marLeft w:val="0"/>
                  <w:marRight w:val="0"/>
                  <w:marTop w:val="0"/>
                  <w:marBottom w:val="0"/>
                  <w:divBdr>
                    <w:top w:val="single" w:sz="2" w:space="1" w:color="FFFFFF"/>
                    <w:left w:val="single" w:sz="2" w:space="11" w:color="FFFFFF"/>
                    <w:bottom w:val="single" w:sz="2" w:space="1" w:color="FFFFFF"/>
                    <w:right w:val="single" w:sz="2" w:space="4" w:color="FFFFFF"/>
                  </w:divBdr>
                  <w:divsChild>
                    <w:div w:id="704645397">
                      <w:marLeft w:val="0"/>
                      <w:marRight w:val="0"/>
                      <w:marTop w:val="0"/>
                      <w:marBottom w:val="0"/>
                      <w:divBdr>
                        <w:top w:val="none" w:sz="0" w:space="0" w:color="auto"/>
                        <w:left w:val="none" w:sz="0" w:space="0" w:color="auto"/>
                        <w:bottom w:val="none" w:sz="0" w:space="0" w:color="auto"/>
                        <w:right w:val="none" w:sz="0" w:space="0" w:color="auto"/>
                      </w:divBdr>
                    </w:div>
                  </w:divsChild>
                </w:div>
                <w:div w:id="269246512">
                  <w:marLeft w:val="0"/>
                  <w:marRight w:val="0"/>
                  <w:marTop w:val="0"/>
                  <w:marBottom w:val="0"/>
                  <w:divBdr>
                    <w:top w:val="single" w:sz="2" w:space="1" w:color="FFFFFF"/>
                    <w:left w:val="single" w:sz="2" w:space="11" w:color="FFFFFF"/>
                    <w:bottom w:val="single" w:sz="2" w:space="1" w:color="FFFFFF"/>
                    <w:right w:val="single" w:sz="2" w:space="4" w:color="FFFFFF"/>
                  </w:divBdr>
                  <w:divsChild>
                    <w:div w:id="1192839067">
                      <w:marLeft w:val="0"/>
                      <w:marRight w:val="0"/>
                      <w:marTop w:val="0"/>
                      <w:marBottom w:val="0"/>
                      <w:divBdr>
                        <w:top w:val="none" w:sz="0" w:space="0" w:color="auto"/>
                        <w:left w:val="none" w:sz="0" w:space="0" w:color="auto"/>
                        <w:bottom w:val="none" w:sz="0" w:space="0" w:color="auto"/>
                        <w:right w:val="none" w:sz="0" w:space="0" w:color="auto"/>
                      </w:divBdr>
                    </w:div>
                  </w:divsChild>
                </w:div>
                <w:div w:id="1301959090">
                  <w:marLeft w:val="0"/>
                  <w:marRight w:val="0"/>
                  <w:marTop w:val="0"/>
                  <w:marBottom w:val="0"/>
                  <w:divBdr>
                    <w:top w:val="single" w:sz="2" w:space="1" w:color="FFFFFF"/>
                    <w:left w:val="single" w:sz="2" w:space="11" w:color="FFFFFF"/>
                    <w:bottom w:val="single" w:sz="2" w:space="1" w:color="FFFFFF"/>
                    <w:right w:val="single" w:sz="2" w:space="4" w:color="FFFFFF"/>
                  </w:divBdr>
                  <w:divsChild>
                    <w:div w:id="929582010">
                      <w:marLeft w:val="0"/>
                      <w:marRight w:val="0"/>
                      <w:marTop w:val="0"/>
                      <w:marBottom w:val="0"/>
                      <w:divBdr>
                        <w:top w:val="none" w:sz="0" w:space="0" w:color="auto"/>
                        <w:left w:val="none" w:sz="0" w:space="0" w:color="auto"/>
                        <w:bottom w:val="none" w:sz="0" w:space="0" w:color="auto"/>
                        <w:right w:val="none" w:sz="0" w:space="0" w:color="auto"/>
                      </w:divBdr>
                    </w:div>
                  </w:divsChild>
                </w:div>
                <w:div w:id="121270038">
                  <w:marLeft w:val="0"/>
                  <w:marRight w:val="0"/>
                  <w:marTop w:val="0"/>
                  <w:marBottom w:val="0"/>
                  <w:divBdr>
                    <w:top w:val="single" w:sz="2" w:space="1" w:color="FFFFFF"/>
                    <w:left w:val="single" w:sz="2" w:space="11" w:color="FFFFFF"/>
                    <w:bottom w:val="single" w:sz="2" w:space="1" w:color="FFFFFF"/>
                    <w:right w:val="single" w:sz="2" w:space="4" w:color="FFFFFF"/>
                  </w:divBdr>
                  <w:divsChild>
                    <w:div w:id="1219508632">
                      <w:marLeft w:val="0"/>
                      <w:marRight w:val="0"/>
                      <w:marTop w:val="0"/>
                      <w:marBottom w:val="0"/>
                      <w:divBdr>
                        <w:top w:val="none" w:sz="0" w:space="0" w:color="auto"/>
                        <w:left w:val="none" w:sz="0" w:space="0" w:color="auto"/>
                        <w:bottom w:val="none" w:sz="0" w:space="0" w:color="auto"/>
                        <w:right w:val="none" w:sz="0" w:space="0" w:color="auto"/>
                      </w:divBdr>
                    </w:div>
                  </w:divsChild>
                </w:div>
                <w:div w:id="933443075">
                  <w:marLeft w:val="0"/>
                  <w:marRight w:val="0"/>
                  <w:marTop w:val="0"/>
                  <w:marBottom w:val="0"/>
                  <w:divBdr>
                    <w:top w:val="single" w:sz="2" w:space="1" w:color="FFFFFF"/>
                    <w:left w:val="single" w:sz="2" w:space="11" w:color="FFFFFF"/>
                    <w:bottom w:val="single" w:sz="2" w:space="1" w:color="FFFFFF"/>
                    <w:right w:val="single" w:sz="2" w:space="4" w:color="FFFFFF"/>
                  </w:divBdr>
                  <w:divsChild>
                    <w:div w:id="939918164">
                      <w:marLeft w:val="0"/>
                      <w:marRight w:val="0"/>
                      <w:marTop w:val="0"/>
                      <w:marBottom w:val="0"/>
                      <w:divBdr>
                        <w:top w:val="none" w:sz="0" w:space="0" w:color="auto"/>
                        <w:left w:val="none" w:sz="0" w:space="0" w:color="auto"/>
                        <w:bottom w:val="none" w:sz="0" w:space="0" w:color="auto"/>
                        <w:right w:val="none" w:sz="0" w:space="0" w:color="auto"/>
                      </w:divBdr>
                    </w:div>
                  </w:divsChild>
                </w:div>
                <w:div w:id="987365674">
                  <w:marLeft w:val="0"/>
                  <w:marRight w:val="0"/>
                  <w:marTop w:val="0"/>
                  <w:marBottom w:val="0"/>
                  <w:divBdr>
                    <w:top w:val="single" w:sz="2" w:space="1" w:color="FFFFFF"/>
                    <w:left w:val="single" w:sz="2" w:space="11" w:color="FFFFFF"/>
                    <w:bottom w:val="single" w:sz="2" w:space="1" w:color="FFFFFF"/>
                    <w:right w:val="single" w:sz="2" w:space="4" w:color="FFFFFF"/>
                  </w:divBdr>
                  <w:divsChild>
                    <w:div w:id="1009797974">
                      <w:marLeft w:val="0"/>
                      <w:marRight w:val="0"/>
                      <w:marTop w:val="0"/>
                      <w:marBottom w:val="0"/>
                      <w:divBdr>
                        <w:top w:val="none" w:sz="0" w:space="0" w:color="auto"/>
                        <w:left w:val="none" w:sz="0" w:space="0" w:color="auto"/>
                        <w:bottom w:val="none" w:sz="0" w:space="0" w:color="auto"/>
                        <w:right w:val="none" w:sz="0" w:space="0" w:color="auto"/>
                      </w:divBdr>
                    </w:div>
                  </w:divsChild>
                </w:div>
                <w:div w:id="149947887">
                  <w:marLeft w:val="0"/>
                  <w:marRight w:val="0"/>
                  <w:marTop w:val="0"/>
                  <w:marBottom w:val="0"/>
                  <w:divBdr>
                    <w:top w:val="single" w:sz="2" w:space="1" w:color="FFFFFF"/>
                    <w:left w:val="single" w:sz="2" w:space="11" w:color="FFFFFF"/>
                    <w:bottom w:val="single" w:sz="2" w:space="1" w:color="FFFFFF"/>
                    <w:right w:val="single" w:sz="2" w:space="4" w:color="FFFFFF"/>
                  </w:divBdr>
                  <w:divsChild>
                    <w:div w:id="658845266">
                      <w:marLeft w:val="0"/>
                      <w:marRight w:val="0"/>
                      <w:marTop w:val="0"/>
                      <w:marBottom w:val="0"/>
                      <w:divBdr>
                        <w:top w:val="none" w:sz="0" w:space="0" w:color="auto"/>
                        <w:left w:val="none" w:sz="0" w:space="0" w:color="auto"/>
                        <w:bottom w:val="none" w:sz="0" w:space="0" w:color="auto"/>
                        <w:right w:val="none" w:sz="0" w:space="0" w:color="auto"/>
                      </w:divBdr>
                    </w:div>
                  </w:divsChild>
                </w:div>
                <w:div w:id="1261714810">
                  <w:marLeft w:val="0"/>
                  <w:marRight w:val="0"/>
                  <w:marTop w:val="0"/>
                  <w:marBottom w:val="0"/>
                  <w:divBdr>
                    <w:top w:val="single" w:sz="2" w:space="1" w:color="FFFFFF"/>
                    <w:left w:val="single" w:sz="2" w:space="11" w:color="FFFFFF"/>
                    <w:bottom w:val="single" w:sz="2" w:space="1" w:color="FFFFFF"/>
                    <w:right w:val="single" w:sz="2" w:space="4" w:color="FFFFFF"/>
                  </w:divBdr>
                  <w:divsChild>
                    <w:div w:id="947738966">
                      <w:marLeft w:val="0"/>
                      <w:marRight w:val="0"/>
                      <w:marTop w:val="0"/>
                      <w:marBottom w:val="0"/>
                      <w:divBdr>
                        <w:top w:val="none" w:sz="0" w:space="0" w:color="auto"/>
                        <w:left w:val="none" w:sz="0" w:space="0" w:color="auto"/>
                        <w:bottom w:val="none" w:sz="0" w:space="0" w:color="auto"/>
                        <w:right w:val="none" w:sz="0" w:space="0" w:color="auto"/>
                      </w:divBdr>
                    </w:div>
                  </w:divsChild>
                </w:div>
                <w:div w:id="205796730">
                  <w:marLeft w:val="0"/>
                  <w:marRight w:val="0"/>
                  <w:marTop w:val="0"/>
                  <w:marBottom w:val="0"/>
                  <w:divBdr>
                    <w:top w:val="single" w:sz="2" w:space="1" w:color="FFFFFF"/>
                    <w:left w:val="single" w:sz="2" w:space="11" w:color="FFFFFF"/>
                    <w:bottom w:val="single" w:sz="2" w:space="1" w:color="FFFFFF"/>
                    <w:right w:val="single" w:sz="2" w:space="4" w:color="FFFFFF"/>
                  </w:divBdr>
                  <w:divsChild>
                    <w:div w:id="2142772199">
                      <w:marLeft w:val="0"/>
                      <w:marRight w:val="0"/>
                      <w:marTop w:val="0"/>
                      <w:marBottom w:val="0"/>
                      <w:divBdr>
                        <w:top w:val="none" w:sz="0" w:space="0" w:color="auto"/>
                        <w:left w:val="none" w:sz="0" w:space="0" w:color="auto"/>
                        <w:bottom w:val="none" w:sz="0" w:space="0" w:color="auto"/>
                        <w:right w:val="none" w:sz="0" w:space="0" w:color="auto"/>
                      </w:divBdr>
                    </w:div>
                  </w:divsChild>
                </w:div>
                <w:div w:id="1745563995">
                  <w:marLeft w:val="0"/>
                  <w:marRight w:val="0"/>
                  <w:marTop w:val="0"/>
                  <w:marBottom w:val="0"/>
                  <w:divBdr>
                    <w:top w:val="single" w:sz="2" w:space="1" w:color="FFFFFF"/>
                    <w:left w:val="single" w:sz="2" w:space="11" w:color="FFFFFF"/>
                    <w:bottom w:val="single" w:sz="2" w:space="1" w:color="FFFFFF"/>
                    <w:right w:val="single" w:sz="2" w:space="4" w:color="FFFFFF"/>
                  </w:divBdr>
                  <w:divsChild>
                    <w:div w:id="867989889">
                      <w:marLeft w:val="0"/>
                      <w:marRight w:val="0"/>
                      <w:marTop w:val="0"/>
                      <w:marBottom w:val="0"/>
                      <w:divBdr>
                        <w:top w:val="none" w:sz="0" w:space="0" w:color="auto"/>
                        <w:left w:val="none" w:sz="0" w:space="0" w:color="auto"/>
                        <w:bottom w:val="none" w:sz="0" w:space="0" w:color="auto"/>
                        <w:right w:val="none" w:sz="0" w:space="0" w:color="auto"/>
                      </w:divBdr>
                    </w:div>
                  </w:divsChild>
                </w:div>
                <w:div w:id="1745831323">
                  <w:marLeft w:val="0"/>
                  <w:marRight w:val="0"/>
                  <w:marTop w:val="0"/>
                  <w:marBottom w:val="0"/>
                  <w:divBdr>
                    <w:top w:val="single" w:sz="2" w:space="1" w:color="FFFFFF"/>
                    <w:left w:val="single" w:sz="2" w:space="11" w:color="FFFFFF"/>
                    <w:bottom w:val="single" w:sz="2" w:space="1" w:color="FFFFFF"/>
                    <w:right w:val="single" w:sz="2" w:space="4" w:color="FFFFFF"/>
                  </w:divBdr>
                  <w:divsChild>
                    <w:div w:id="43140967">
                      <w:marLeft w:val="0"/>
                      <w:marRight w:val="0"/>
                      <w:marTop w:val="0"/>
                      <w:marBottom w:val="0"/>
                      <w:divBdr>
                        <w:top w:val="none" w:sz="0" w:space="0" w:color="auto"/>
                        <w:left w:val="none" w:sz="0" w:space="0" w:color="auto"/>
                        <w:bottom w:val="none" w:sz="0" w:space="0" w:color="auto"/>
                        <w:right w:val="none" w:sz="0" w:space="0" w:color="auto"/>
                      </w:divBdr>
                    </w:div>
                  </w:divsChild>
                </w:div>
                <w:div w:id="1899588127">
                  <w:marLeft w:val="0"/>
                  <w:marRight w:val="0"/>
                  <w:marTop w:val="0"/>
                  <w:marBottom w:val="0"/>
                  <w:divBdr>
                    <w:top w:val="single" w:sz="2" w:space="1" w:color="FFFFFF"/>
                    <w:left w:val="single" w:sz="2" w:space="11" w:color="FFFFFF"/>
                    <w:bottom w:val="single" w:sz="2" w:space="1" w:color="FFFFFF"/>
                    <w:right w:val="single" w:sz="2" w:space="4" w:color="FFFFFF"/>
                  </w:divBdr>
                  <w:divsChild>
                    <w:div w:id="2030372030">
                      <w:marLeft w:val="0"/>
                      <w:marRight w:val="0"/>
                      <w:marTop w:val="0"/>
                      <w:marBottom w:val="0"/>
                      <w:divBdr>
                        <w:top w:val="none" w:sz="0" w:space="0" w:color="auto"/>
                        <w:left w:val="none" w:sz="0" w:space="0" w:color="auto"/>
                        <w:bottom w:val="none" w:sz="0" w:space="0" w:color="auto"/>
                        <w:right w:val="none" w:sz="0" w:space="0" w:color="auto"/>
                      </w:divBdr>
                    </w:div>
                  </w:divsChild>
                </w:div>
                <w:div w:id="639501713">
                  <w:marLeft w:val="0"/>
                  <w:marRight w:val="0"/>
                  <w:marTop w:val="0"/>
                  <w:marBottom w:val="0"/>
                  <w:divBdr>
                    <w:top w:val="single" w:sz="2" w:space="1" w:color="FFFFFF"/>
                    <w:left w:val="single" w:sz="2" w:space="11" w:color="FFFFFF"/>
                    <w:bottom w:val="single" w:sz="2" w:space="1" w:color="FFFFFF"/>
                    <w:right w:val="single" w:sz="2" w:space="4" w:color="FFFFFF"/>
                  </w:divBdr>
                  <w:divsChild>
                    <w:div w:id="1237713044">
                      <w:marLeft w:val="0"/>
                      <w:marRight w:val="0"/>
                      <w:marTop w:val="0"/>
                      <w:marBottom w:val="0"/>
                      <w:divBdr>
                        <w:top w:val="none" w:sz="0" w:space="0" w:color="auto"/>
                        <w:left w:val="none" w:sz="0" w:space="0" w:color="auto"/>
                        <w:bottom w:val="none" w:sz="0" w:space="0" w:color="auto"/>
                        <w:right w:val="none" w:sz="0" w:space="0" w:color="auto"/>
                      </w:divBdr>
                    </w:div>
                  </w:divsChild>
                </w:div>
                <w:div w:id="1643920847">
                  <w:marLeft w:val="0"/>
                  <w:marRight w:val="0"/>
                  <w:marTop w:val="0"/>
                  <w:marBottom w:val="0"/>
                  <w:divBdr>
                    <w:top w:val="single" w:sz="2" w:space="1" w:color="FFFFFF"/>
                    <w:left w:val="single" w:sz="2" w:space="11" w:color="FFFFFF"/>
                    <w:bottom w:val="single" w:sz="2" w:space="1" w:color="FFFFFF"/>
                    <w:right w:val="single" w:sz="2" w:space="4" w:color="FFFFFF"/>
                  </w:divBdr>
                  <w:divsChild>
                    <w:div w:id="358049038">
                      <w:marLeft w:val="0"/>
                      <w:marRight w:val="0"/>
                      <w:marTop w:val="0"/>
                      <w:marBottom w:val="0"/>
                      <w:divBdr>
                        <w:top w:val="none" w:sz="0" w:space="0" w:color="auto"/>
                        <w:left w:val="none" w:sz="0" w:space="0" w:color="auto"/>
                        <w:bottom w:val="none" w:sz="0" w:space="0" w:color="auto"/>
                        <w:right w:val="none" w:sz="0" w:space="0" w:color="auto"/>
                      </w:divBdr>
                    </w:div>
                  </w:divsChild>
                </w:div>
                <w:div w:id="971907120">
                  <w:marLeft w:val="0"/>
                  <w:marRight w:val="0"/>
                  <w:marTop w:val="0"/>
                  <w:marBottom w:val="0"/>
                  <w:divBdr>
                    <w:top w:val="single" w:sz="2" w:space="1" w:color="FFFFFF"/>
                    <w:left w:val="single" w:sz="2" w:space="11" w:color="FFFFFF"/>
                    <w:bottom w:val="single" w:sz="2" w:space="1" w:color="FFFFFF"/>
                    <w:right w:val="single" w:sz="2" w:space="4" w:color="FFFFFF"/>
                  </w:divBdr>
                  <w:divsChild>
                    <w:div w:id="916549368">
                      <w:marLeft w:val="0"/>
                      <w:marRight w:val="0"/>
                      <w:marTop w:val="0"/>
                      <w:marBottom w:val="0"/>
                      <w:divBdr>
                        <w:top w:val="none" w:sz="0" w:space="0" w:color="auto"/>
                        <w:left w:val="none" w:sz="0" w:space="0" w:color="auto"/>
                        <w:bottom w:val="none" w:sz="0" w:space="0" w:color="auto"/>
                        <w:right w:val="none" w:sz="0" w:space="0" w:color="auto"/>
                      </w:divBdr>
                    </w:div>
                  </w:divsChild>
                </w:div>
                <w:div w:id="89199205">
                  <w:marLeft w:val="0"/>
                  <w:marRight w:val="0"/>
                  <w:marTop w:val="0"/>
                  <w:marBottom w:val="0"/>
                  <w:divBdr>
                    <w:top w:val="single" w:sz="2" w:space="1" w:color="FFFFFF"/>
                    <w:left w:val="single" w:sz="2" w:space="11" w:color="FFFFFF"/>
                    <w:bottom w:val="single" w:sz="2" w:space="1" w:color="FFFFFF"/>
                    <w:right w:val="single" w:sz="2" w:space="4" w:color="FFFFFF"/>
                  </w:divBdr>
                  <w:divsChild>
                    <w:div w:id="1789619191">
                      <w:marLeft w:val="0"/>
                      <w:marRight w:val="0"/>
                      <w:marTop w:val="0"/>
                      <w:marBottom w:val="0"/>
                      <w:divBdr>
                        <w:top w:val="none" w:sz="0" w:space="0" w:color="auto"/>
                        <w:left w:val="none" w:sz="0" w:space="0" w:color="auto"/>
                        <w:bottom w:val="none" w:sz="0" w:space="0" w:color="auto"/>
                        <w:right w:val="none" w:sz="0" w:space="0" w:color="auto"/>
                      </w:divBdr>
                    </w:div>
                  </w:divsChild>
                </w:div>
                <w:div w:id="680663634">
                  <w:marLeft w:val="0"/>
                  <w:marRight w:val="0"/>
                  <w:marTop w:val="0"/>
                  <w:marBottom w:val="0"/>
                  <w:divBdr>
                    <w:top w:val="single" w:sz="2" w:space="1" w:color="FFFFFF"/>
                    <w:left w:val="single" w:sz="2" w:space="11" w:color="FFFFFF"/>
                    <w:bottom w:val="single" w:sz="2" w:space="1" w:color="FFFFFF"/>
                    <w:right w:val="single" w:sz="2" w:space="4" w:color="FFFFFF"/>
                  </w:divBdr>
                  <w:divsChild>
                    <w:div w:id="664476865">
                      <w:marLeft w:val="0"/>
                      <w:marRight w:val="0"/>
                      <w:marTop w:val="0"/>
                      <w:marBottom w:val="0"/>
                      <w:divBdr>
                        <w:top w:val="none" w:sz="0" w:space="0" w:color="auto"/>
                        <w:left w:val="none" w:sz="0" w:space="0" w:color="auto"/>
                        <w:bottom w:val="none" w:sz="0" w:space="0" w:color="auto"/>
                        <w:right w:val="none" w:sz="0" w:space="0" w:color="auto"/>
                      </w:divBdr>
                    </w:div>
                  </w:divsChild>
                </w:div>
                <w:div w:id="1087728314">
                  <w:marLeft w:val="0"/>
                  <w:marRight w:val="0"/>
                  <w:marTop w:val="0"/>
                  <w:marBottom w:val="0"/>
                  <w:divBdr>
                    <w:top w:val="single" w:sz="2" w:space="1" w:color="FFFFFF"/>
                    <w:left w:val="single" w:sz="2" w:space="11" w:color="FFFFFF"/>
                    <w:bottom w:val="single" w:sz="2" w:space="1" w:color="FFFFFF"/>
                    <w:right w:val="single" w:sz="2" w:space="4" w:color="FFFFFF"/>
                  </w:divBdr>
                  <w:divsChild>
                    <w:div w:id="1384207247">
                      <w:marLeft w:val="0"/>
                      <w:marRight w:val="0"/>
                      <w:marTop w:val="0"/>
                      <w:marBottom w:val="0"/>
                      <w:divBdr>
                        <w:top w:val="none" w:sz="0" w:space="0" w:color="auto"/>
                        <w:left w:val="none" w:sz="0" w:space="0" w:color="auto"/>
                        <w:bottom w:val="none" w:sz="0" w:space="0" w:color="auto"/>
                        <w:right w:val="none" w:sz="0" w:space="0" w:color="auto"/>
                      </w:divBdr>
                    </w:div>
                  </w:divsChild>
                </w:div>
                <w:div w:id="353117738">
                  <w:marLeft w:val="0"/>
                  <w:marRight w:val="0"/>
                  <w:marTop w:val="0"/>
                  <w:marBottom w:val="0"/>
                  <w:divBdr>
                    <w:top w:val="single" w:sz="2" w:space="1" w:color="FFFFFF"/>
                    <w:left w:val="single" w:sz="2" w:space="11" w:color="FFFFFF"/>
                    <w:bottom w:val="single" w:sz="2" w:space="1" w:color="FFFFFF"/>
                    <w:right w:val="single" w:sz="2" w:space="4" w:color="FFFFFF"/>
                  </w:divBdr>
                  <w:divsChild>
                    <w:div w:id="291446937">
                      <w:marLeft w:val="0"/>
                      <w:marRight w:val="0"/>
                      <w:marTop w:val="0"/>
                      <w:marBottom w:val="0"/>
                      <w:divBdr>
                        <w:top w:val="none" w:sz="0" w:space="0" w:color="auto"/>
                        <w:left w:val="none" w:sz="0" w:space="0" w:color="auto"/>
                        <w:bottom w:val="none" w:sz="0" w:space="0" w:color="auto"/>
                        <w:right w:val="none" w:sz="0" w:space="0" w:color="auto"/>
                      </w:divBdr>
                    </w:div>
                  </w:divsChild>
                </w:div>
                <w:div w:id="1550918775">
                  <w:marLeft w:val="0"/>
                  <w:marRight w:val="0"/>
                  <w:marTop w:val="0"/>
                  <w:marBottom w:val="0"/>
                  <w:divBdr>
                    <w:top w:val="single" w:sz="2" w:space="1" w:color="FFFFFF"/>
                    <w:left w:val="single" w:sz="2" w:space="11" w:color="FFFFFF"/>
                    <w:bottom w:val="single" w:sz="2" w:space="1" w:color="FFFFFF"/>
                    <w:right w:val="single" w:sz="2" w:space="4" w:color="FFFFFF"/>
                  </w:divBdr>
                  <w:divsChild>
                    <w:div w:id="742291307">
                      <w:marLeft w:val="0"/>
                      <w:marRight w:val="0"/>
                      <w:marTop w:val="0"/>
                      <w:marBottom w:val="0"/>
                      <w:divBdr>
                        <w:top w:val="none" w:sz="0" w:space="0" w:color="auto"/>
                        <w:left w:val="none" w:sz="0" w:space="0" w:color="auto"/>
                        <w:bottom w:val="none" w:sz="0" w:space="0" w:color="auto"/>
                        <w:right w:val="none" w:sz="0" w:space="0" w:color="auto"/>
                      </w:divBdr>
                    </w:div>
                  </w:divsChild>
                </w:div>
                <w:div w:id="890309661">
                  <w:marLeft w:val="0"/>
                  <w:marRight w:val="0"/>
                  <w:marTop w:val="0"/>
                  <w:marBottom w:val="0"/>
                  <w:divBdr>
                    <w:top w:val="single" w:sz="2" w:space="1" w:color="FFFFFF"/>
                    <w:left w:val="single" w:sz="2" w:space="11" w:color="FFFFFF"/>
                    <w:bottom w:val="single" w:sz="2" w:space="1" w:color="FFFFFF"/>
                    <w:right w:val="single" w:sz="2" w:space="4" w:color="FFFFFF"/>
                  </w:divBdr>
                  <w:divsChild>
                    <w:div w:id="1838887731">
                      <w:marLeft w:val="0"/>
                      <w:marRight w:val="0"/>
                      <w:marTop w:val="0"/>
                      <w:marBottom w:val="0"/>
                      <w:divBdr>
                        <w:top w:val="none" w:sz="0" w:space="0" w:color="auto"/>
                        <w:left w:val="none" w:sz="0" w:space="0" w:color="auto"/>
                        <w:bottom w:val="none" w:sz="0" w:space="0" w:color="auto"/>
                        <w:right w:val="none" w:sz="0" w:space="0" w:color="auto"/>
                      </w:divBdr>
                    </w:div>
                  </w:divsChild>
                </w:div>
                <w:div w:id="7296780">
                  <w:marLeft w:val="0"/>
                  <w:marRight w:val="0"/>
                  <w:marTop w:val="0"/>
                  <w:marBottom w:val="0"/>
                  <w:divBdr>
                    <w:top w:val="single" w:sz="2" w:space="1" w:color="FFFFFF"/>
                    <w:left w:val="single" w:sz="2" w:space="11" w:color="FFFFFF"/>
                    <w:bottom w:val="single" w:sz="2" w:space="1" w:color="FFFFFF"/>
                    <w:right w:val="single" w:sz="2" w:space="4" w:color="FFFFFF"/>
                  </w:divBdr>
                  <w:divsChild>
                    <w:div w:id="1261374008">
                      <w:marLeft w:val="0"/>
                      <w:marRight w:val="0"/>
                      <w:marTop w:val="0"/>
                      <w:marBottom w:val="0"/>
                      <w:divBdr>
                        <w:top w:val="none" w:sz="0" w:space="0" w:color="auto"/>
                        <w:left w:val="none" w:sz="0" w:space="0" w:color="auto"/>
                        <w:bottom w:val="none" w:sz="0" w:space="0" w:color="auto"/>
                        <w:right w:val="none" w:sz="0" w:space="0" w:color="auto"/>
                      </w:divBdr>
                    </w:div>
                  </w:divsChild>
                </w:div>
                <w:div w:id="51319760">
                  <w:marLeft w:val="0"/>
                  <w:marRight w:val="0"/>
                  <w:marTop w:val="0"/>
                  <w:marBottom w:val="0"/>
                  <w:divBdr>
                    <w:top w:val="single" w:sz="2" w:space="1" w:color="FFFFFF"/>
                    <w:left w:val="single" w:sz="2" w:space="11" w:color="FFFFFF"/>
                    <w:bottom w:val="single" w:sz="2" w:space="1" w:color="FFFFFF"/>
                    <w:right w:val="single" w:sz="2" w:space="4" w:color="FFFFFF"/>
                  </w:divBdr>
                  <w:divsChild>
                    <w:div w:id="141044512">
                      <w:marLeft w:val="0"/>
                      <w:marRight w:val="0"/>
                      <w:marTop w:val="0"/>
                      <w:marBottom w:val="0"/>
                      <w:divBdr>
                        <w:top w:val="none" w:sz="0" w:space="0" w:color="auto"/>
                        <w:left w:val="none" w:sz="0" w:space="0" w:color="auto"/>
                        <w:bottom w:val="none" w:sz="0" w:space="0" w:color="auto"/>
                        <w:right w:val="none" w:sz="0" w:space="0" w:color="auto"/>
                      </w:divBdr>
                    </w:div>
                  </w:divsChild>
                </w:div>
                <w:div w:id="299119351">
                  <w:marLeft w:val="0"/>
                  <w:marRight w:val="0"/>
                  <w:marTop w:val="0"/>
                  <w:marBottom w:val="0"/>
                  <w:divBdr>
                    <w:top w:val="single" w:sz="2" w:space="1" w:color="FFFFFF"/>
                    <w:left w:val="single" w:sz="2" w:space="11" w:color="FFFFFF"/>
                    <w:bottom w:val="single" w:sz="2" w:space="1" w:color="FFFFFF"/>
                    <w:right w:val="single" w:sz="2" w:space="4" w:color="FFFFFF"/>
                  </w:divBdr>
                  <w:divsChild>
                    <w:div w:id="836654120">
                      <w:marLeft w:val="0"/>
                      <w:marRight w:val="0"/>
                      <w:marTop w:val="0"/>
                      <w:marBottom w:val="0"/>
                      <w:divBdr>
                        <w:top w:val="none" w:sz="0" w:space="0" w:color="auto"/>
                        <w:left w:val="none" w:sz="0" w:space="0" w:color="auto"/>
                        <w:bottom w:val="none" w:sz="0" w:space="0" w:color="auto"/>
                        <w:right w:val="none" w:sz="0" w:space="0" w:color="auto"/>
                      </w:divBdr>
                    </w:div>
                  </w:divsChild>
                </w:div>
                <w:div w:id="750279321">
                  <w:marLeft w:val="0"/>
                  <w:marRight w:val="0"/>
                  <w:marTop w:val="0"/>
                  <w:marBottom w:val="0"/>
                  <w:divBdr>
                    <w:top w:val="single" w:sz="2" w:space="1" w:color="FFFFFF"/>
                    <w:left w:val="single" w:sz="2" w:space="11" w:color="FFFFFF"/>
                    <w:bottom w:val="single" w:sz="2" w:space="1" w:color="FFFFFF"/>
                    <w:right w:val="single" w:sz="2" w:space="4" w:color="FFFFFF"/>
                  </w:divBdr>
                  <w:divsChild>
                    <w:div w:id="1013579957">
                      <w:marLeft w:val="0"/>
                      <w:marRight w:val="0"/>
                      <w:marTop w:val="0"/>
                      <w:marBottom w:val="0"/>
                      <w:divBdr>
                        <w:top w:val="none" w:sz="0" w:space="0" w:color="auto"/>
                        <w:left w:val="none" w:sz="0" w:space="0" w:color="auto"/>
                        <w:bottom w:val="none" w:sz="0" w:space="0" w:color="auto"/>
                        <w:right w:val="none" w:sz="0" w:space="0" w:color="auto"/>
                      </w:divBdr>
                    </w:div>
                  </w:divsChild>
                </w:div>
                <w:div w:id="1494948538">
                  <w:marLeft w:val="0"/>
                  <w:marRight w:val="0"/>
                  <w:marTop w:val="0"/>
                  <w:marBottom w:val="0"/>
                  <w:divBdr>
                    <w:top w:val="single" w:sz="2" w:space="1" w:color="FFFFFF"/>
                    <w:left w:val="single" w:sz="2" w:space="11" w:color="FFFFFF"/>
                    <w:bottom w:val="single" w:sz="2" w:space="1" w:color="FFFFFF"/>
                    <w:right w:val="single" w:sz="2" w:space="4" w:color="FFFFFF"/>
                  </w:divBdr>
                  <w:divsChild>
                    <w:div w:id="1054934072">
                      <w:marLeft w:val="0"/>
                      <w:marRight w:val="0"/>
                      <w:marTop w:val="0"/>
                      <w:marBottom w:val="0"/>
                      <w:divBdr>
                        <w:top w:val="none" w:sz="0" w:space="0" w:color="auto"/>
                        <w:left w:val="none" w:sz="0" w:space="0" w:color="auto"/>
                        <w:bottom w:val="none" w:sz="0" w:space="0" w:color="auto"/>
                        <w:right w:val="none" w:sz="0" w:space="0" w:color="auto"/>
                      </w:divBdr>
                    </w:div>
                  </w:divsChild>
                </w:div>
                <w:div w:id="336659305">
                  <w:marLeft w:val="0"/>
                  <w:marRight w:val="0"/>
                  <w:marTop w:val="0"/>
                  <w:marBottom w:val="0"/>
                  <w:divBdr>
                    <w:top w:val="single" w:sz="2" w:space="1" w:color="FFFFFF"/>
                    <w:left w:val="single" w:sz="2" w:space="11" w:color="FFFFFF"/>
                    <w:bottom w:val="single" w:sz="2" w:space="1" w:color="FFFFFF"/>
                    <w:right w:val="single" w:sz="2" w:space="4" w:color="FFFFFF"/>
                  </w:divBdr>
                  <w:divsChild>
                    <w:div w:id="1772507769">
                      <w:marLeft w:val="0"/>
                      <w:marRight w:val="0"/>
                      <w:marTop w:val="0"/>
                      <w:marBottom w:val="0"/>
                      <w:divBdr>
                        <w:top w:val="none" w:sz="0" w:space="0" w:color="auto"/>
                        <w:left w:val="none" w:sz="0" w:space="0" w:color="auto"/>
                        <w:bottom w:val="none" w:sz="0" w:space="0" w:color="auto"/>
                        <w:right w:val="none" w:sz="0" w:space="0" w:color="auto"/>
                      </w:divBdr>
                    </w:div>
                  </w:divsChild>
                </w:div>
                <w:div w:id="1898082580">
                  <w:marLeft w:val="0"/>
                  <w:marRight w:val="0"/>
                  <w:marTop w:val="0"/>
                  <w:marBottom w:val="0"/>
                  <w:divBdr>
                    <w:top w:val="single" w:sz="2" w:space="1" w:color="FFFFFF"/>
                    <w:left w:val="single" w:sz="2" w:space="11" w:color="FFFFFF"/>
                    <w:bottom w:val="single" w:sz="2" w:space="1" w:color="FFFFFF"/>
                    <w:right w:val="single" w:sz="2" w:space="4" w:color="FFFFFF"/>
                  </w:divBdr>
                  <w:divsChild>
                    <w:div w:id="1702318332">
                      <w:marLeft w:val="0"/>
                      <w:marRight w:val="0"/>
                      <w:marTop w:val="0"/>
                      <w:marBottom w:val="0"/>
                      <w:divBdr>
                        <w:top w:val="none" w:sz="0" w:space="0" w:color="auto"/>
                        <w:left w:val="none" w:sz="0" w:space="0" w:color="auto"/>
                        <w:bottom w:val="none" w:sz="0" w:space="0" w:color="auto"/>
                        <w:right w:val="none" w:sz="0" w:space="0" w:color="auto"/>
                      </w:divBdr>
                    </w:div>
                  </w:divsChild>
                </w:div>
                <w:div w:id="1379166700">
                  <w:marLeft w:val="0"/>
                  <w:marRight w:val="0"/>
                  <w:marTop w:val="0"/>
                  <w:marBottom w:val="0"/>
                  <w:divBdr>
                    <w:top w:val="single" w:sz="2" w:space="1" w:color="FFFFFF"/>
                    <w:left w:val="single" w:sz="2" w:space="11" w:color="FFFFFF"/>
                    <w:bottom w:val="single" w:sz="2" w:space="1" w:color="FFFFFF"/>
                    <w:right w:val="single" w:sz="2" w:space="4" w:color="FFFFFF"/>
                  </w:divBdr>
                  <w:divsChild>
                    <w:div w:id="660885522">
                      <w:marLeft w:val="0"/>
                      <w:marRight w:val="0"/>
                      <w:marTop w:val="0"/>
                      <w:marBottom w:val="0"/>
                      <w:divBdr>
                        <w:top w:val="none" w:sz="0" w:space="0" w:color="auto"/>
                        <w:left w:val="none" w:sz="0" w:space="0" w:color="auto"/>
                        <w:bottom w:val="none" w:sz="0" w:space="0" w:color="auto"/>
                        <w:right w:val="none" w:sz="0" w:space="0" w:color="auto"/>
                      </w:divBdr>
                    </w:div>
                  </w:divsChild>
                </w:div>
                <w:div w:id="1925605669">
                  <w:marLeft w:val="0"/>
                  <w:marRight w:val="0"/>
                  <w:marTop w:val="0"/>
                  <w:marBottom w:val="0"/>
                  <w:divBdr>
                    <w:top w:val="single" w:sz="2" w:space="1" w:color="FFFFFF"/>
                    <w:left w:val="single" w:sz="2" w:space="11" w:color="FFFFFF"/>
                    <w:bottom w:val="single" w:sz="2" w:space="1" w:color="FFFFFF"/>
                    <w:right w:val="single" w:sz="2" w:space="4" w:color="FFFFFF"/>
                  </w:divBdr>
                  <w:divsChild>
                    <w:div w:id="438988404">
                      <w:marLeft w:val="0"/>
                      <w:marRight w:val="0"/>
                      <w:marTop w:val="0"/>
                      <w:marBottom w:val="0"/>
                      <w:divBdr>
                        <w:top w:val="none" w:sz="0" w:space="0" w:color="auto"/>
                        <w:left w:val="none" w:sz="0" w:space="0" w:color="auto"/>
                        <w:bottom w:val="none" w:sz="0" w:space="0" w:color="auto"/>
                        <w:right w:val="none" w:sz="0" w:space="0" w:color="auto"/>
                      </w:divBdr>
                    </w:div>
                  </w:divsChild>
                </w:div>
                <w:div w:id="1614051905">
                  <w:marLeft w:val="0"/>
                  <w:marRight w:val="0"/>
                  <w:marTop w:val="0"/>
                  <w:marBottom w:val="0"/>
                  <w:divBdr>
                    <w:top w:val="single" w:sz="2" w:space="1" w:color="FFFFFF"/>
                    <w:left w:val="single" w:sz="2" w:space="11" w:color="FFFFFF"/>
                    <w:bottom w:val="single" w:sz="2" w:space="1" w:color="FFFFFF"/>
                    <w:right w:val="single" w:sz="2" w:space="4" w:color="FFFFFF"/>
                  </w:divBdr>
                  <w:divsChild>
                    <w:div w:id="1197699876">
                      <w:marLeft w:val="0"/>
                      <w:marRight w:val="0"/>
                      <w:marTop w:val="0"/>
                      <w:marBottom w:val="0"/>
                      <w:divBdr>
                        <w:top w:val="none" w:sz="0" w:space="0" w:color="auto"/>
                        <w:left w:val="none" w:sz="0" w:space="0" w:color="auto"/>
                        <w:bottom w:val="none" w:sz="0" w:space="0" w:color="auto"/>
                        <w:right w:val="none" w:sz="0" w:space="0" w:color="auto"/>
                      </w:divBdr>
                    </w:div>
                  </w:divsChild>
                </w:div>
                <w:div w:id="1944604273">
                  <w:marLeft w:val="0"/>
                  <w:marRight w:val="0"/>
                  <w:marTop w:val="0"/>
                  <w:marBottom w:val="0"/>
                  <w:divBdr>
                    <w:top w:val="single" w:sz="2" w:space="1" w:color="FFFFFF"/>
                    <w:left w:val="single" w:sz="2" w:space="11" w:color="FFFFFF"/>
                    <w:bottom w:val="single" w:sz="2" w:space="1" w:color="FFFFFF"/>
                    <w:right w:val="single" w:sz="2" w:space="4" w:color="FFFFFF"/>
                  </w:divBdr>
                  <w:divsChild>
                    <w:div w:id="938179809">
                      <w:marLeft w:val="0"/>
                      <w:marRight w:val="0"/>
                      <w:marTop w:val="0"/>
                      <w:marBottom w:val="0"/>
                      <w:divBdr>
                        <w:top w:val="none" w:sz="0" w:space="0" w:color="auto"/>
                        <w:left w:val="none" w:sz="0" w:space="0" w:color="auto"/>
                        <w:bottom w:val="none" w:sz="0" w:space="0" w:color="auto"/>
                        <w:right w:val="none" w:sz="0" w:space="0" w:color="auto"/>
                      </w:divBdr>
                    </w:div>
                  </w:divsChild>
                </w:div>
                <w:div w:id="1403792810">
                  <w:marLeft w:val="0"/>
                  <w:marRight w:val="0"/>
                  <w:marTop w:val="0"/>
                  <w:marBottom w:val="0"/>
                  <w:divBdr>
                    <w:top w:val="single" w:sz="2" w:space="1" w:color="FFFFFF"/>
                    <w:left w:val="single" w:sz="2" w:space="11" w:color="FFFFFF"/>
                    <w:bottom w:val="single" w:sz="2" w:space="1" w:color="FFFFFF"/>
                    <w:right w:val="single" w:sz="2" w:space="4" w:color="FFFFFF"/>
                  </w:divBdr>
                  <w:divsChild>
                    <w:div w:id="1743025082">
                      <w:marLeft w:val="0"/>
                      <w:marRight w:val="0"/>
                      <w:marTop w:val="0"/>
                      <w:marBottom w:val="0"/>
                      <w:divBdr>
                        <w:top w:val="none" w:sz="0" w:space="0" w:color="auto"/>
                        <w:left w:val="none" w:sz="0" w:space="0" w:color="auto"/>
                        <w:bottom w:val="none" w:sz="0" w:space="0" w:color="auto"/>
                        <w:right w:val="none" w:sz="0" w:space="0" w:color="auto"/>
                      </w:divBdr>
                    </w:div>
                  </w:divsChild>
                </w:div>
                <w:div w:id="1822235860">
                  <w:marLeft w:val="0"/>
                  <w:marRight w:val="0"/>
                  <w:marTop w:val="0"/>
                  <w:marBottom w:val="0"/>
                  <w:divBdr>
                    <w:top w:val="single" w:sz="2" w:space="1" w:color="FFFFFF"/>
                    <w:left w:val="single" w:sz="2" w:space="11" w:color="FFFFFF"/>
                    <w:bottom w:val="single" w:sz="2" w:space="1" w:color="FFFFFF"/>
                    <w:right w:val="single" w:sz="2" w:space="4" w:color="FFFFFF"/>
                  </w:divBdr>
                  <w:divsChild>
                    <w:div w:id="1435781912">
                      <w:marLeft w:val="0"/>
                      <w:marRight w:val="0"/>
                      <w:marTop w:val="0"/>
                      <w:marBottom w:val="0"/>
                      <w:divBdr>
                        <w:top w:val="none" w:sz="0" w:space="0" w:color="auto"/>
                        <w:left w:val="none" w:sz="0" w:space="0" w:color="auto"/>
                        <w:bottom w:val="none" w:sz="0" w:space="0" w:color="auto"/>
                        <w:right w:val="none" w:sz="0" w:space="0" w:color="auto"/>
                      </w:divBdr>
                    </w:div>
                  </w:divsChild>
                </w:div>
                <w:div w:id="1839077101">
                  <w:marLeft w:val="0"/>
                  <w:marRight w:val="0"/>
                  <w:marTop w:val="0"/>
                  <w:marBottom w:val="0"/>
                  <w:divBdr>
                    <w:top w:val="single" w:sz="2" w:space="1" w:color="FFFFFF"/>
                    <w:left w:val="single" w:sz="2" w:space="11" w:color="FFFFFF"/>
                    <w:bottom w:val="single" w:sz="2" w:space="1" w:color="FFFFFF"/>
                    <w:right w:val="single" w:sz="2" w:space="4" w:color="FFFFFF"/>
                  </w:divBdr>
                  <w:divsChild>
                    <w:div w:id="256256379">
                      <w:marLeft w:val="0"/>
                      <w:marRight w:val="0"/>
                      <w:marTop w:val="0"/>
                      <w:marBottom w:val="0"/>
                      <w:divBdr>
                        <w:top w:val="none" w:sz="0" w:space="0" w:color="auto"/>
                        <w:left w:val="none" w:sz="0" w:space="0" w:color="auto"/>
                        <w:bottom w:val="none" w:sz="0" w:space="0" w:color="auto"/>
                        <w:right w:val="none" w:sz="0" w:space="0" w:color="auto"/>
                      </w:divBdr>
                    </w:div>
                  </w:divsChild>
                </w:div>
                <w:div w:id="921330414">
                  <w:marLeft w:val="0"/>
                  <w:marRight w:val="0"/>
                  <w:marTop w:val="0"/>
                  <w:marBottom w:val="0"/>
                  <w:divBdr>
                    <w:top w:val="single" w:sz="2" w:space="1" w:color="FFFFFF"/>
                    <w:left w:val="single" w:sz="2" w:space="11" w:color="FFFFFF"/>
                    <w:bottom w:val="single" w:sz="2" w:space="1" w:color="FFFFFF"/>
                    <w:right w:val="single" w:sz="2" w:space="4" w:color="FFFFFF"/>
                  </w:divBdr>
                  <w:divsChild>
                    <w:div w:id="65274675">
                      <w:marLeft w:val="0"/>
                      <w:marRight w:val="0"/>
                      <w:marTop w:val="0"/>
                      <w:marBottom w:val="0"/>
                      <w:divBdr>
                        <w:top w:val="none" w:sz="0" w:space="0" w:color="auto"/>
                        <w:left w:val="none" w:sz="0" w:space="0" w:color="auto"/>
                        <w:bottom w:val="none" w:sz="0" w:space="0" w:color="auto"/>
                        <w:right w:val="none" w:sz="0" w:space="0" w:color="auto"/>
                      </w:divBdr>
                    </w:div>
                  </w:divsChild>
                </w:div>
                <w:div w:id="127089271">
                  <w:marLeft w:val="0"/>
                  <w:marRight w:val="0"/>
                  <w:marTop w:val="0"/>
                  <w:marBottom w:val="0"/>
                  <w:divBdr>
                    <w:top w:val="single" w:sz="2" w:space="1" w:color="FFFFFF"/>
                    <w:left w:val="single" w:sz="2" w:space="11" w:color="FFFFFF"/>
                    <w:bottom w:val="single" w:sz="2" w:space="1" w:color="FFFFFF"/>
                    <w:right w:val="single" w:sz="2" w:space="4" w:color="FFFFFF"/>
                  </w:divBdr>
                  <w:divsChild>
                    <w:div w:id="1706562578">
                      <w:marLeft w:val="0"/>
                      <w:marRight w:val="0"/>
                      <w:marTop w:val="0"/>
                      <w:marBottom w:val="0"/>
                      <w:divBdr>
                        <w:top w:val="none" w:sz="0" w:space="0" w:color="auto"/>
                        <w:left w:val="none" w:sz="0" w:space="0" w:color="auto"/>
                        <w:bottom w:val="none" w:sz="0" w:space="0" w:color="auto"/>
                        <w:right w:val="none" w:sz="0" w:space="0" w:color="auto"/>
                      </w:divBdr>
                    </w:div>
                  </w:divsChild>
                </w:div>
                <w:div w:id="1213808288">
                  <w:marLeft w:val="0"/>
                  <w:marRight w:val="0"/>
                  <w:marTop w:val="0"/>
                  <w:marBottom w:val="0"/>
                  <w:divBdr>
                    <w:top w:val="single" w:sz="2" w:space="1" w:color="FFFFFF"/>
                    <w:left w:val="single" w:sz="2" w:space="11" w:color="FFFFFF"/>
                    <w:bottom w:val="single" w:sz="2" w:space="1" w:color="FFFFFF"/>
                    <w:right w:val="single" w:sz="2" w:space="4" w:color="FFFFFF"/>
                  </w:divBdr>
                  <w:divsChild>
                    <w:div w:id="266353330">
                      <w:marLeft w:val="0"/>
                      <w:marRight w:val="0"/>
                      <w:marTop w:val="0"/>
                      <w:marBottom w:val="0"/>
                      <w:divBdr>
                        <w:top w:val="none" w:sz="0" w:space="0" w:color="auto"/>
                        <w:left w:val="none" w:sz="0" w:space="0" w:color="auto"/>
                        <w:bottom w:val="none" w:sz="0" w:space="0" w:color="auto"/>
                        <w:right w:val="none" w:sz="0" w:space="0" w:color="auto"/>
                      </w:divBdr>
                    </w:div>
                  </w:divsChild>
                </w:div>
                <w:div w:id="1798646764">
                  <w:marLeft w:val="0"/>
                  <w:marRight w:val="0"/>
                  <w:marTop w:val="0"/>
                  <w:marBottom w:val="0"/>
                  <w:divBdr>
                    <w:top w:val="single" w:sz="2" w:space="1" w:color="FFFFFF"/>
                    <w:left w:val="single" w:sz="2" w:space="11" w:color="FFFFFF"/>
                    <w:bottom w:val="single" w:sz="2" w:space="1" w:color="FFFFFF"/>
                    <w:right w:val="single" w:sz="2" w:space="4" w:color="FFFFFF"/>
                  </w:divBdr>
                  <w:divsChild>
                    <w:div w:id="512257748">
                      <w:marLeft w:val="0"/>
                      <w:marRight w:val="0"/>
                      <w:marTop w:val="0"/>
                      <w:marBottom w:val="0"/>
                      <w:divBdr>
                        <w:top w:val="none" w:sz="0" w:space="0" w:color="auto"/>
                        <w:left w:val="none" w:sz="0" w:space="0" w:color="auto"/>
                        <w:bottom w:val="none" w:sz="0" w:space="0" w:color="auto"/>
                        <w:right w:val="none" w:sz="0" w:space="0" w:color="auto"/>
                      </w:divBdr>
                    </w:div>
                  </w:divsChild>
                </w:div>
                <w:div w:id="97871270">
                  <w:marLeft w:val="0"/>
                  <w:marRight w:val="0"/>
                  <w:marTop w:val="0"/>
                  <w:marBottom w:val="0"/>
                  <w:divBdr>
                    <w:top w:val="single" w:sz="2" w:space="1" w:color="FFFFFF"/>
                    <w:left w:val="single" w:sz="2" w:space="11" w:color="FFFFFF"/>
                    <w:bottom w:val="single" w:sz="2" w:space="1" w:color="FFFFFF"/>
                    <w:right w:val="single" w:sz="2" w:space="4" w:color="FFFFFF"/>
                  </w:divBdr>
                  <w:divsChild>
                    <w:div w:id="73472779">
                      <w:marLeft w:val="0"/>
                      <w:marRight w:val="0"/>
                      <w:marTop w:val="0"/>
                      <w:marBottom w:val="0"/>
                      <w:divBdr>
                        <w:top w:val="none" w:sz="0" w:space="0" w:color="auto"/>
                        <w:left w:val="none" w:sz="0" w:space="0" w:color="auto"/>
                        <w:bottom w:val="none" w:sz="0" w:space="0" w:color="auto"/>
                        <w:right w:val="none" w:sz="0" w:space="0" w:color="auto"/>
                      </w:divBdr>
                    </w:div>
                  </w:divsChild>
                </w:div>
                <w:div w:id="1438215079">
                  <w:marLeft w:val="0"/>
                  <w:marRight w:val="0"/>
                  <w:marTop w:val="0"/>
                  <w:marBottom w:val="0"/>
                  <w:divBdr>
                    <w:top w:val="single" w:sz="2" w:space="1" w:color="FFFFFF"/>
                    <w:left w:val="single" w:sz="2" w:space="11" w:color="FFFFFF"/>
                    <w:bottom w:val="single" w:sz="2" w:space="1" w:color="FFFFFF"/>
                    <w:right w:val="single" w:sz="2" w:space="4" w:color="FFFFFF"/>
                  </w:divBdr>
                  <w:divsChild>
                    <w:div w:id="1195189082">
                      <w:marLeft w:val="0"/>
                      <w:marRight w:val="0"/>
                      <w:marTop w:val="0"/>
                      <w:marBottom w:val="0"/>
                      <w:divBdr>
                        <w:top w:val="none" w:sz="0" w:space="0" w:color="auto"/>
                        <w:left w:val="none" w:sz="0" w:space="0" w:color="auto"/>
                        <w:bottom w:val="none" w:sz="0" w:space="0" w:color="auto"/>
                        <w:right w:val="none" w:sz="0" w:space="0" w:color="auto"/>
                      </w:divBdr>
                    </w:div>
                  </w:divsChild>
                </w:div>
                <w:div w:id="1258174088">
                  <w:marLeft w:val="0"/>
                  <w:marRight w:val="0"/>
                  <w:marTop w:val="0"/>
                  <w:marBottom w:val="0"/>
                  <w:divBdr>
                    <w:top w:val="single" w:sz="2" w:space="1" w:color="FFFFFF"/>
                    <w:left w:val="single" w:sz="2" w:space="11" w:color="FFFFFF"/>
                    <w:bottom w:val="single" w:sz="2" w:space="4" w:color="FFFFFF"/>
                    <w:right w:val="single" w:sz="2" w:space="4" w:color="FFFFFF"/>
                  </w:divBdr>
                  <w:divsChild>
                    <w:div w:id="19735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753325">
          <w:marLeft w:val="0"/>
          <w:marRight w:val="0"/>
          <w:marTop w:val="0"/>
          <w:marBottom w:val="300"/>
          <w:divBdr>
            <w:top w:val="none" w:sz="0" w:space="0" w:color="auto"/>
            <w:left w:val="none" w:sz="0" w:space="0" w:color="auto"/>
            <w:bottom w:val="none" w:sz="0" w:space="0" w:color="auto"/>
            <w:right w:val="none" w:sz="0" w:space="0" w:color="auto"/>
          </w:divBdr>
          <w:divsChild>
            <w:div w:id="636496345">
              <w:marLeft w:val="0"/>
              <w:marRight w:val="0"/>
              <w:marTop w:val="0"/>
              <w:marBottom w:val="0"/>
              <w:divBdr>
                <w:top w:val="none" w:sz="0" w:space="0" w:color="auto"/>
                <w:left w:val="none" w:sz="0" w:space="0" w:color="auto"/>
                <w:bottom w:val="none" w:sz="0" w:space="0" w:color="auto"/>
                <w:right w:val="none" w:sz="0" w:space="0" w:color="auto"/>
              </w:divBdr>
              <w:divsChild>
                <w:div w:id="2010252218">
                  <w:marLeft w:val="0"/>
                  <w:marRight w:val="0"/>
                  <w:marTop w:val="0"/>
                  <w:marBottom w:val="0"/>
                  <w:divBdr>
                    <w:top w:val="single" w:sz="2" w:space="4" w:color="FFFFFF"/>
                    <w:left w:val="single" w:sz="2" w:space="11" w:color="FFFFFF"/>
                    <w:bottom w:val="single" w:sz="2" w:space="1" w:color="FFFFFF"/>
                    <w:right w:val="single" w:sz="2" w:space="4" w:color="FFFFFF"/>
                  </w:divBdr>
                  <w:divsChild>
                    <w:div w:id="1741824412">
                      <w:marLeft w:val="0"/>
                      <w:marRight w:val="0"/>
                      <w:marTop w:val="0"/>
                      <w:marBottom w:val="0"/>
                      <w:divBdr>
                        <w:top w:val="none" w:sz="0" w:space="0" w:color="auto"/>
                        <w:left w:val="none" w:sz="0" w:space="0" w:color="auto"/>
                        <w:bottom w:val="none" w:sz="0" w:space="0" w:color="auto"/>
                        <w:right w:val="none" w:sz="0" w:space="0" w:color="auto"/>
                      </w:divBdr>
                    </w:div>
                  </w:divsChild>
                </w:div>
                <w:div w:id="1800562460">
                  <w:marLeft w:val="0"/>
                  <w:marRight w:val="0"/>
                  <w:marTop w:val="0"/>
                  <w:marBottom w:val="0"/>
                  <w:divBdr>
                    <w:top w:val="single" w:sz="2" w:space="1" w:color="FFFFFF"/>
                    <w:left w:val="single" w:sz="2" w:space="11" w:color="FFFFFF"/>
                    <w:bottom w:val="single" w:sz="2" w:space="1" w:color="FFFFFF"/>
                    <w:right w:val="single" w:sz="2" w:space="4" w:color="FFFFFF"/>
                  </w:divBdr>
                  <w:divsChild>
                    <w:div w:id="1986735714">
                      <w:marLeft w:val="0"/>
                      <w:marRight w:val="0"/>
                      <w:marTop w:val="0"/>
                      <w:marBottom w:val="0"/>
                      <w:divBdr>
                        <w:top w:val="none" w:sz="0" w:space="0" w:color="auto"/>
                        <w:left w:val="none" w:sz="0" w:space="0" w:color="auto"/>
                        <w:bottom w:val="none" w:sz="0" w:space="0" w:color="auto"/>
                        <w:right w:val="none" w:sz="0" w:space="0" w:color="auto"/>
                      </w:divBdr>
                    </w:div>
                  </w:divsChild>
                </w:div>
                <w:div w:id="1798570739">
                  <w:marLeft w:val="0"/>
                  <w:marRight w:val="0"/>
                  <w:marTop w:val="0"/>
                  <w:marBottom w:val="0"/>
                  <w:divBdr>
                    <w:top w:val="single" w:sz="2" w:space="1" w:color="FFFFFF"/>
                    <w:left w:val="single" w:sz="2" w:space="11" w:color="FFFFFF"/>
                    <w:bottom w:val="single" w:sz="2" w:space="1" w:color="FFFFFF"/>
                    <w:right w:val="single" w:sz="2" w:space="4" w:color="FFFFFF"/>
                  </w:divBdr>
                  <w:divsChild>
                    <w:div w:id="1063219317">
                      <w:marLeft w:val="0"/>
                      <w:marRight w:val="0"/>
                      <w:marTop w:val="0"/>
                      <w:marBottom w:val="0"/>
                      <w:divBdr>
                        <w:top w:val="none" w:sz="0" w:space="0" w:color="auto"/>
                        <w:left w:val="none" w:sz="0" w:space="0" w:color="auto"/>
                        <w:bottom w:val="none" w:sz="0" w:space="0" w:color="auto"/>
                        <w:right w:val="none" w:sz="0" w:space="0" w:color="auto"/>
                      </w:divBdr>
                    </w:div>
                  </w:divsChild>
                </w:div>
                <w:div w:id="844445344">
                  <w:marLeft w:val="0"/>
                  <w:marRight w:val="0"/>
                  <w:marTop w:val="0"/>
                  <w:marBottom w:val="0"/>
                  <w:divBdr>
                    <w:top w:val="single" w:sz="2" w:space="1" w:color="FFFFFF"/>
                    <w:left w:val="single" w:sz="2" w:space="11" w:color="FFFFFF"/>
                    <w:bottom w:val="single" w:sz="2" w:space="1" w:color="FFFFFF"/>
                    <w:right w:val="single" w:sz="2" w:space="4" w:color="FFFFFF"/>
                  </w:divBdr>
                  <w:divsChild>
                    <w:div w:id="674915710">
                      <w:marLeft w:val="0"/>
                      <w:marRight w:val="0"/>
                      <w:marTop w:val="0"/>
                      <w:marBottom w:val="0"/>
                      <w:divBdr>
                        <w:top w:val="none" w:sz="0" w:space="0" w:color="auto"/>
                        <w:left w:val="none" w:sz="0" w:space="0" w:color="auto"/>
                        <w:bottom w:val="none" w:sz="0" w:space="0" w:color="auto"/>
                        <w:right w:val="none" w:sz="0" w:space="0" w:color="auto"/>
                      </w:divBdr>
                    </w:div>
                  </w:divsChild>
                </w:div>
                <w:div w:id="938219034">
                  <w:marLeft w:val="0"/>
                  <w:marRight w:val="0"/>
                  <w:marTop w:val="0"/>
                  <w:marBottom w:val="0"/>
                  <w:divBdr>
                    <w:top w:val="single" w:sz="2" w:space="1" w:color="FFFFFF"/>
                    <w:left w:val="single" w:sz="2" w:space="11" w:color="FFFFFF"/>
                    <w:bottom w:val="single" w:sz="2" w:space="1" w:color="FFFFFF"/>
                    <w:right w:val="single" w:sz="2" w:space="4" w:color="FFFFFF"/>
                  </w:divBdr>
                  <w:divsChild>
                    <w:div w:id="580873348">
                      <w:marLeft w:val="0"/>
                      <w:marRight w:val="0"/>
                      <w:marTop w:val="0"/>
                      <w:marBottom w:val="0"/>
                      <w:divBdr>
                        <w:top w:val="none" w:sz="0" w:space="0" w:color="auto"/>
                        <w:left w:val="none" w:sz="0" w:space="0" w:color="auto"/>
                        <w:bottom w:val="none" w:sz="0" w:space="0" w:color="auto"/>
                        <w:right w:val="none" w:sz="0" w:space="0" w:color="auto"/>
                      </w:divBdr>
                    </w:div>
                  </w:divsChild>
                </w:div>
                <w:div w:id="1540511626">
                  <w:marLeft w:val="0"/>
                  <w:marRight w:val="0"/>
                  <w:marTop w:val="0"/>
                  <w:marBottom w:val="0"/>
                  <w:divBdr>
                    <w:top w:val="single" w:sz="2" w:space="1" w:color="FFFFFF"/>
                    <w:left w:val="single" w:sz="2" w:space="11" w:color="FFFFFF"/>
                    <w:bottom w:val="single" w:sz="2" w:space="1" w:color="FFFFFF"/>
                    <w:right w:val="single" w:sz="2" w:space="4" w:color="FFFFFF"/>
                  </w:divBdr>
                  <w:divsChild>
                    <w:div w:id="1845776462">
                      <w:marLeft w:val="0"/>
                      <w:marRight w:val="0"/>
                      <w:marTop w:val="0"/>
                      <w:marBottom w:val="0"/>
                      <w:divBdr>
                        <w:top w:val="none" w:sz="0" w:space="0" w:color="auto"/>
                        <w:left w:val="none" w:sz="0" w:space="0" w:color="auto"/>
                        <w:bottom w:val="none" w:sz="0" w:space="0" w:color="auto"/>
                        <w:right w:val="none" w:sz="0" w:space="0" w:color="auto"/>
                      </w:divBdr>
                    </w:div>
                  </w:divsChild>
                </w:div>
                <w:div w:id="1842772677">
                  <w:marLeft w:val="0"/>
                  <w:marRight w:val="0"/>
                  <w:marTop w:val="0"/>
                  <w:marBottom w:val="0"/>
                  <w:divBdr>
                    <w:top w:val="single" w:sz="2" w:space="1" w:color="FFFFFF"/>
                    <w:left w:val="single" w:sz="2" w:space="11" w:color="FFFFFF"/>
                    <w:bottom w:val="single" w:sz="2" w:space="1" w:color="FFFFFF"/>
                    <w:right w:val="single" w:sz="2" w:space="4" w:color="FFFFFF"/>
                  </w:divBdr>
                  <w:divsChild>
                    <w:div w:id="1927835522">
                      <w:marLeft w:val="0"/>
                      <w:marRight w:val="0"/>
                      <w:marTop w:val="0"/>
                      <w:marBottom w:val="0"/>
                      <w:divBdr>
                        <w:top w:val="none" w:sz="0" w:space="0" w:color="auto"/>
                        <w:left w:val="none" w:sz="0" w:space="0" w:color="auto"/>
                        <w:bottom w:val="none" w:sz="0" w:space="0" w:color="auto"/>
                        <w:right w:val="none" w:sz="0" w:space="0" w:color="auto"/>
                      </w:divBdr>
                    </w:div>
                  </w:divsChild>
                </w:div>
                <w:div w:id="115419401">
                  <w:marLeft w:val="0"/>
                  <w:marRight w:val="0"/>
                  <w:marTop w:val="0"/>
                  <w:marBottom w:val="0"/>
                  <w:divBdr>
                    <w:top w:val="single" w:sz="2" w:space="1" w:color="FFFFFF"/>
                    <w:left w:val="single" w:sz="2" w:space="11" w:color="FFFFFF"/>
                    <w:bottom w:val="single" w:sz="2" w:space="1" w:color="FFFFFF"/>
                    <w:right w:val="single" w:sz="2" w:space="4" w:color="FFFFFF"/>
                  </w:divBdr>
                  <w:divsChild>
                    <w:div w:id="1918512865">
                      <w:marLeft w:val="0"/>
                      <w:marRight w:val="0"/>
                      <w:marTop w:val="0"/>
                      <w:marBottom w:val="0"/>
                      <w:divBdr>
                        <w:top w:val="none" w:sz="0" w:space="0" w:color="auto"/>
                        <w:left w:val="none" w:sz="0" w:space="0" w:color="auto"/>
                        <w:bottom w:val="none" w:sz="0" w:space="0" w:color="auto"/>
                        <w:right w:val="none" w:sz="0" w:space="0" w:color="auto"/>
                      </w:divBdr>
                    </w:div>
                  </w:divsChild>
                </w:div>
                <w:div w:id="86659165">
                  <w:marLeft w:val="0"/>
                  <w:marRight w:val="0"/>
                  <w:marTop w:val="0"/>
                  <w:marBottom w:val="0"/>
                  <w:divBdr>
                    <w:top w:val="single" w:sz="2" w:space="1" w:color="FFFFFF"/>
                    <w:left w:val="single" w:sz="2" w:space="11" w:color="FFFFFF"/>
                    <w:bottom w:val="single" w:sz="2" w:space="1" w:color="FFFFFF"/>
                    <w:right w:val="single" w:sz="2" w:space="4" w:color="FFFFFF"/>
                  </w:divBdr>
                  <w:divsChild>
                    <w:div w:id="1378705895">
                      <w:marLeft w:val="0"/>
                      <w:marRight w:val="0"/>
                      <w:marTop w:val="0"/>
                      <w:marBottom w:val="0"/>
                      <w:divBdr>
                        <w:top w:val="none" w:sz="0" w:space="0" w:color="auto"/>
                        <w:left w:val="none" w:sz="0" w:space="0" w:color="auto"/>
                        <w:bottom w:val="none" w:sz="0" w:space="0" w:color="auto"/>
                        <w:right w:val="none" w:sz="0" w:space="0" w:color="auto"/>
                      </w:divBdr>
                    </w:div>
                  </w:divsChild>
                </w:div>
                <w:div w:id="379522513">
                  <w:marLeft w:val="0"/>
                  <w:marRight w:val="0"/>
                  <w:marTop w:val="0"/>
                  <w:marBottom w:val="0"/>
                  <w:divBdr>
                    <w:top w:val="single" w:sz="2" w:space="1" w:color="FFFFFF"/>
                    <w:left w:val="single" w:sz="2" w:space="11" w:color="FFFFFF"/>
                    <w:bottom w:val="single" w:sz="2" w:space="1" w:color="FFFFFF"/>
                    <w:right w:val="single" w:sz="2" w:space="4" w:color="FFFFFF"/>
                  </w:divBdr>
                  <w:divsChild>
                    <w:div w:id="362632172">
                      <w:marLeft w:val="0"/>
                      <w:marRight w:val="0"/>
                      <w:marTop w:val="0"/>
                      <w:marBottom w:val="0"/>
                      <w:divBdr>
                        <w:top w:val="none" w:sz="0" w:space="0" w:color="auto"/>
                        <w:left w:val="none" w:sz="0" w:space="0" w:color="auto"/>
                        <w:bottom w:val="none" w:sz="0" w:space="0" w:color="auto"/>
                        <w:right w:val="none" w:sz="0" w:space="0" w:color="auto"/>
                      </w:divBdr>
                    </w:div>
                  </w:divsChild>
                </w:div>
                <w:div w:id="1024593451">
                  <w:marLeft w:val="0"/>
                  <w:marRight w:val="0"/>
                  <w:marTop w:val="0"/>
                  <w:marBottom w:val="0"/>
                  <w:divBdr>
                    <w:top w:val="single" w:sz="2" w:space="1" w:color="FFFFFF"/>
                    <w:left w:val="single" w:sz="2" w:space="11" w:color="FFFFFF"/>
                    <w:bottom w:val="single" w:sz="2" w:space="1" w:color="FFFFFF"/>
                    <w:right w:val="single" w:sz="2" w:space="4" w:color="FFFFFF"/>
                  </w:divBdr>
                  <w:divsChild>
                    <w:div w:id="195045103">
                      <w:marLeft w:val="0"/>
                      <w:marRight w:val="0"/>
                      <w:marTop w:val="0"/>
                      <w:marBottom w:val="0"/>
                      <w:divBdr>
                        <w:top w:val="none" w:sz="0" w:space="0" w:color="auto"/>
                        <w:left w:val="none" w:sz="0" w:space="0" w:color="auto"/>
                        <w:bottom w:val="none" w:sz="0" w:space="0" w:color="auto"/>
                        <w:right w:val="none" w:sz="0" w:space="0" w:color="auto"/>
                      </w:divBdr>
                    </w:div>
                  </w:divsChild>
                </w:div>
                <w:div w:id="2140298463">
                  <w:marLeft w:val="0"/>
                  <w:marRight w:val="0"/>
                  <w:marTop w:val="0"/>
                  <w:marBottom w:val="0"/>
                  <w:divBdr>
                    <w:top w:val="single" w:sz="2" w:space="1" w:color="FFFFFF"/>
                    <w:left w:val="single" w:sz="2" w:space="11" w:color="FFFFFF"/>
                    <w:bottom w:val="single" w:sz="2" w:space="1" w:color="FFFFFF"/>
                    <w:right w:val="single" w:sz="2" w:space="4" w:color="FFFFFF"/>
                  </w:divBdr>
                  <w:divsChild>
                    <w:div w:id="59131889">
                      <w:marLeft w:val="0"/>
                      <w:marRight w:val="0"/>
                      <w:marTop w:val="0"/>
                      <w:marBottom w:val="0"/>
                      <w:divBdr>
                        <w:top w:val="none" w:sz="0" w:space="0" w:color="auto"/>
                        <w:left w:val="none" w:sz="0" w:space="0" w:color="auto"/>
                        <w:bottom w:val="none" w:sz="0" w:space="0" w:color="auto"/>
                        <w:right w:val="none" w:sz="0" w:space="0" w:color="auto"/>
                      </w:divBdr>
                    </w:div>
                  </w:divsChild>
                </w:div>
                <w:div w:id="1159229150">
                  <w:marLeft w:val="0"/>
                  <w:marRight w:val="0"/>
                  <w:marTop w:val="0"/>
                  <w:marBottom w:val="0"/>
                  <w:divBdr>
                    <w:top w:val="single" w:sz="2" w:space="1" w:color="FFFFFF"/>
                    <w:left w:val="single" w:sz="2" w:space="11" w:color="FFFFFF"/>
                    <w:bottom w:val="single" w:sz="2" w:space="1" w:color="FFFFFF"/>
                    <w:right w:val="single" w:sz="2" w:space="4" w:color="FFFFFF"/>
                  </w:divBdr>
                  <w:divsChild>
                    <w:div w:id="1952474798">
                      <w:marLeft w:val="0"/>
                      <w:marRight w:val="0"/>
                      <w:marTop w:val="0"/>
                      <w:marBottom w:val="0"/>
                      <w:divBdr>
                        <w:top w:val="none" w:sz="0" w:space="0" w:color="auto"/>
                        <w:left w:val="none" w:sz="0" w:space="0" w:color="auto"/>
                        <w:bottom w:val="none" w:sz="0" w:space="0" w:color="auto"/>
                        <w:right w:val="none" w:sz="0" w:space="0" w:color="auto"/>
                      </w:divBdr>
                    </w:div>
                  </w:divsChild>
                </w:div>
                <w:div w:id="1210455908">
                  <w:marLeft w:val="0"/>
                  <w:marRight w:val="0"/>
                  <w:marTop w:val="0"/>
                  <w:marBottom w:val="0"/>
                  <w:divBdr>
                    <w:top w:val="single" w:sz="2" w:space="1" w:color="FFFFFF"/>
                    <w:left w:val="single" w:sz="2" w:space="11" w:color="FFFFFF"/>
                    <w:bottom w:val="single" w:sz="2" w:space="1" w:color="FFFFFF"/>
                    <w:right w:val="single" w:sz="2" w:space="4" w:color="FFFFFF"/>
                  </w:divBdr>
                  <w:divsChild>
                    <w:div w:id="1594430647">
                      <w:marLeft w:val="0"/>
                      <w:marRight w:val="0"/>
                      <w:marTop w:val="0"/>
                      <w:marBottom w:val="0"/>
                      <w:divBdr>
                        <w:top w:val="none" w:sz="0" w:space="0" w:color="auto"/>
                        <w:left w:val="none" w:sz="0" w:space="0" w:color="auto"/>
                        <w:bottom w:val="none" w:sz="0" w:space="0" w:color="auto"/>
                        <w:right w:val="none" w:sz="0" w:space="0" w:color="auto"/>
                      </w:divBdr>
                    </w:div>
                  </w:divsChild>
                </w:div>
                <w:div w:id="894632278">
                  <w:marLeft w:val="0"/>
                  <w:marRight w:val="0"/>
                  <w:marTop w:val="0"/>
                  <w:marBottom w:val="0"/>
                  <w:divBdr>
                    <w:top w:val="single" w:sz="2" w:space="1" w:color="FFFFFF"/>
                    <w:left w:val="single" w:sz="2" w:space="11" w:color="FFFFFF"/>
                    <w:bottom w:val="single" w:sz="2" w:space="1" w:color="FFFFFF"/>
                    <w:right w:val="single" w:sz="2" w:space="4" w:color="FFFFFF"/>
                  </w:divBdr>
                  <w:divsChild>
                    <w:div w:id="1691107928">
                      <w:marLeft w:val="0"/>
                      <w:marRight w:val="0"/>
                      <w:marTop w:val="0"/>
                      <w:marBottom w:val="0"/>
                      <w:divBdr>
                        <w:top w:val="none" w:sz="0" w:space="0" w:color="auto"/>
                        <w:left w:val="none" w:sz="0" w:space="0" w:color="auto"/>
                        <w:bottom w:val="none" w:sz="0" w:space="0" w:color="auto"/>
                        <w:right w:val="none" w:sz="0" w:space="0" w:color="auto"/>
                      </w:divBdr>
                    </w:div>
                  </w:divsChild>
                </w:div>
                <w:div w:id="722600990">
                  <w:marLeft w:val="0"/>
                  <w:marRight w:val="0"/>
                  <w:marTop w:val="0"/>
                  <w:marBottom w:val="0"/>
                  <w:divBdr>
                    <w:top w:val="single" w:sz="2" w:space="1" w:color="FFFFFF"/>
                    <w:left w:val="single" w:sz="2" w:space="11" w:color="FFFFFF"/>
                    <w:bottom w:val="single" w:sz="2" w:space="1" w:color="FFFFFF"/>
                    <w:right w:val="single" w:sz="2" w:space="4" w:color="FFFFFF"/>
                  </w:divBdr>
                  <w:divsChild>
                    <w:div w:id="1304190086">
                      <w:marLeft w:val="0"/>
                      <w:marRight w:val="0"/>
                      <w:marTop w:val="0"/>
                      <w:marBottom w:val="0"/>
                      <w:divBdr>
                        <w:top w:val="none" w:sz="0" w:space="0" w:color="auto"/>
                        <w:left w:val="none" w:sz="0" w:space="0" w:color="auto"/>
                        <w:bottom w:val="none" w:sz="0" w:space="0" w:color="auto"/>
                        <w:right w:val="none" w:sz="0" w:space="0" w:color="auto"/>
                      </w:divBdr>
                    </w:div>
                  </w:divsChild>
                </w:div>
                <w:div w:id="1854763564">
                  <w:marLeft w:val="0"/>
                  <w:marRight w:val="0"/>
                  <w:marTop w:val="0"/>
                  <w:marBottom w:val="0"/>
                  <w:divBdr>
                    <w:top w:val="single" w:sz="2" w:space="1" w:color="FFFFFF"/>
                    <w:left w:val="single" w:sz="2" w:space="11" w:color="FFFFFF"/>
                    <w:bottom w:val="single" w:sz="2" w:space="4" w:color="FFFFFF"/>
                    <w:right w:val="single" w:sz="2" w:space="4" w:color="FFFFFF"/>
                  </w:divBdr>
                  <w:divsChild>
                    <w:div w:id="19443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10671">
          <w:marLeft w:val="0"/>
          <w:marRight w:val="0"/>
          <w:marTop w:val="0"/>
          <w:marBottom w:val="300"/>
          <w:divBdr>
            <w:top w:val="none" w:sz="0" w:space="0" w:color="auto"/>
            <w:left w:val="none" w:sz="0" w:space="0" w:color="auto"/>
            <w:bottom w:val="none" w:sz="0" w:space="0" w:color="auto"/>
            <w:right w:val="none" w:sz="0" w:space="0" w:color="auto"/>
          </w:divBdr>
          <w:divsChild>
            <w:div w:id="382875571">
              <w:marLeft w:val="0"/>
              <w:marRight w:val="0"/>
              <w:marTop w:val="0"/>
              <w:marBottom w:val="0"/>
              <w:divBdr>
                <w:top w:val="none" w:sz="0" w:space="0" w:color="auto"/>
                <w:left w:val="none" w:sz="0" w:space="0" w:color="auto"/>
                <w:bottom w:val="none" w:sz="0" w:space="0" w:color="auto"/>
                <w:right w:val="none" w:sz="0" w:space="0" w:color="auto"/>
              </w:divBdr>
              <w:divsChild>
                <w:div w:id="926618373">
                  <w:marLeft w:val="0"/>
                  <w:marRight w:val="0"/>
                  <w:marTop w:val="0"/>
                  <w:marBottom w:val="0"/>
                  <w:divBdr>
                    <w:top w:val="single" w:sz="2" w:space="4" w:color="FFFFFF"/>
                    <w:left w:val="single" w:sz="2" w:space="11" w:color="FFFFFF"/>
                    <w:bottom w:val="single" w:sz="2" w:space="1" w:color="FFFFFF"/>
                    <w:right w:val="single" w:sz="2" w:space="4" w:color="FFFFFF"/>
                  </w:divBdr>
                  <w:divsChild>
                    <w:div w:id="984238367">
                      <w:marLeft w:val="0"/>
                      <w:marRight w:val="0"/>
                      <w:marTop w:val="0"/>
                      <w:marBottom w:val="0"/>
                      <w:divBdr>
                        <w:top w:val="none" w:sz="0" w:space="0" w:color="auto"/>
                        <w:left w:val="none" w:sz="0" w:space="0" w:color="auto"/>
                        <w:bottom w:val="none" w:sz="0" w:space="0" w:color="auto"/>
                        <w:right w:val="none" w:sz="0" w:space="0" w:color="auto"/>
                      </w:divBdr>
                    </w:div>
                  </w:divsChild>
                </w:div>
                <w:div w:id="1371034411">
                  <w:marLeft w:val="0"/>
                  <w:marRight w:val="0"/>
                  <w:marTop w:val="0"/>
                  <w:marBottom w:val="0"/>
                  <w:divBdr>
                    <w:top w:val="single" w:sz="2" w:space="1" w:color="FFFFFF"/>
                    <w:left w:val="single" w:sz="2" w:space="11" w:color="FFFFFF"/>
                    <w:bottom w:val="single" w:sz="2" w:space="1" w:color="FFFFFF"/>
                    <w:right w:val="single" w:sz="2" w:space="4" w:color="FFFFFF"/>
                  </w:divBdr>
                  <w:divsChild>
                    <w:div w:id="1193376518">
                      <w:marLeft w:val="0"/>
                      <w:marRight w:val="0"/>
                      <w:marTop w:val="0"/>
                      <w:marBottom w:val="0"/>
                      <w:divBdr>
                        <w:top w:val="none" w:sz="0" w:space="0" w:color="auto"/>
                        <w:left w:val="none" w:sz="0" w:space="0" w:color="auto"/>
                        <w:bottom w:val="none" w:sz="0" w:space="0" w:color="auto"/>
                        <w:right w:val="none" w:sz="0" w:space="0" w:color="auto"/>
                      </w:divBdr>
                    </w:div>
                  </w:divsChild>
                </w:div>
                <w:div w:id="1893735828">
                  <w:marLeft w:val="0"/>
                  <w:marRight w:val="0"/>
                  <w:marTop w:val="0"/>
                  <w:marBottom w:val="0"/>
                  <w:divBdr>
                    <w:top w:val="single" w:sz="2" w:space="1" w:color="FFFFFF"/>
                    <w:left w:val="single" w:sz="2" w:space="11" w:color="FFFFFF"/>
                    <w:bottom w:val="single" w:sz="2" w:space="1" w:color="FFFFFF"/>
                    <w:right w:val="single" w:sz="2" w:space="4" w:color="FFFFFF"/>
                  </w:divBdr>
                  <w:divsChild>
                    <w:div w:id="1268151574">
                      <w:marLeft w:val="0"/>
                      <w:marRight w:val="0"/>
                      <w:marTop w:val="0"/>
                      <w:marBottom w:val="0"/>
                      <w:divBdr>
                        <w:top w:val="none" w:sz="0" w:space="0" w:color="auto"/>
                        <w:left w:val="none" w:sz="0" w:space="0" w:color="auto"/>
                        <w:bottom w:val="none" w:sz="0" w:space="0" w:color="auto"/>
                        <w:right w:val="none" w:sz="0" w:space="0" w:color="auto"/>
                      </w:divBdr>
                    </w:div>
                  </w:divsChild>
                </w:div>
                <w:div w:id="345059496">
                  <w:marLeft w:val="0"/>
                  <w:marRight w:val="0"/>
                  <w:marTop w:val="0"/>
                  <w:marBottom w:val="0"/>
                  <w:divBdr>
                    <w:top w:val="single" w:sz="2" w:space="1" w:color="FFFFFF"/>
                    <w:left w:val="single" w:sz="2" w:space="11" w:color="FFFFFF"/>
                    <w:bottom w:val="single" w:sz="2" w:space="1" w:color="FFFFFF"/>
                    <w:right w:val="single" w:sz="2" w:space="4" w:color="FFFFFF"/>
                  </w:divBdr>
                  <w:divsChild>
                    <w:div w:id="1103110817">
                      <w:marLeft w:val="0"/>
                      <w:marRight w:val="0"/>
                      <w:marTop w:val="0"/>
                      <w:marBottom w:val="0"/>
                      <w:divBdr>
                        <w:top w:val="none" w:sz="0" w:space="0" w:color="auto"/>
                        <w:left w:val="none" w:sz="0" w:space="0" w:color="auto"/>
                        <w:bottom w:val="none" w:sz="0" w:space="0" w:color="auto"/>
                        <w:right w:val="none" w:sz="0" w:space="0" w:color="auto"/>
                      </w:divBdr>
                    </w:div>
                  </w:divsChild>
                </w:div>
                <w:div w:id="298386344">
                  <w:marLeft w:val="0"/>
                  <w:marRight w:val="0"/>
                  <w:marTop w:val="0"/>
                  <w:marBottom w:val="0"/>
                  <w:divBdr>
                    <w:top w:val="single" w:sz="2" w:space="1" w:color="FFFFFF"/>
                    <w:left w:val="single" w:sz="2" w:space="11" w:color="FFFFFF"/>
                    <w:bottom w:val="single" w:sz="2" w:space="1" w:color="FFFFFF"/>
                    <w:right w:val="single" w:sz="2" w:space="4" w:color="FFFFFF"/>
                  </w:divBdr>
                  <w:divsChild>
                    <w:div w:id="1007831099">
                      <w:marLeft w:val="0"/>
                      <w:marRight w:val="0"/>
                      <w:marTop w:val="0"/>
                      <w:marBottom w:val="0"/>
                      <w:divBdr>
                        <w:top w:val="none" w:sz="0" w:space="0" w:color="auto"/>
                        <w:left w:val="none" w:sz="0" w:space="0" w:color="auto"/>
                        <w:bottom w:val="none" w:sz="0" w:space="0" w:color="auto"/>
                        <w:right w:val="none" w:sz="0" w:space="0" w:color="auto"/>
                      </w:divBdr>
                    </w:div>
                  </w:divsChild>
                </w:div>
                <w:div w:id="818419379">
                  <w:marLeft w:val="0"/>
                  <w:marRight w:val="0"/>
                  <w:marTop w:val="0"/>
                  <w:marBottom w:val="0"/>
                  <w:divBdr>
                    <w:top w:val="single" w:sz="2" w:space="1" w:color="FFFFFF"/>
                    <w:left w:val="single" w:sz="2" w:space="11" w:color="FFFFFF"/>
                    <w:bottom w:val="single" w:sz="2" w:space="1" w:color="FFFFFF"/>
                    <w:right w:val="single" w:sz="2" w:space="4" w:color="FFFFFF"/>
                  </w:divBdr>
                  <w:divsChild>
                    <w:div w:id="1188712652">
                      <w:marLeft w:val="0"/>
                      <w:marRight w:val="0"/>
                      <w:marTop w:val="0"/>
                      <w:marBottom w:val="0"/>
                      <w:divBdr>
                        <w:top w:val="none" w:sz="0" w:space="0" w:color="auto"/>
                        <w:left w:val="none" w:sz="0" w:space="0" w:color="auto"/>
                        <w:bottom w:val="none" w:sz="0" w:space="0" w:color="auto"/>
                        <w:right w:val="none" w:sz="0" w:space="0" w:color="auto"/>
                      </w:divBdr>
                    </w:div>
                  </w:divsChild>
                </w:div>
                <w:div w:id="101582743">
                  <w:marLeft w:val="0"/>
                  <w:marRight w:val="0"/>
                  <w:marTop w:val="0"/>
                  <w:marBottom w:val="0"/>
                  <w:divBdr>
                    <w:top w:val="single" w:sz="2" w:space="1" w:color="FFFFFF"/>
                    <w:left w:val="single" w:sz="2" w:space="11" w:color="FFFFFF"/>
                    <w:bottom w:val="single" w:sz="2" w:space="1" w:color="FFFFFF"/>
                    <w:right w:val="single" w:sz="2" w:space="4" w:color="FFFFFF"/>
                  </w:divBdr>
                  <w:divsChild>
                    <w:div w:id="1290362650">
                      <w:marLeft w:val="0"/>
                      <w:marRight w:val="0"/>
                      <w:marTop w:val="0"/>
                      <w:marBottom w:val="0"/>
                      <w:divBdr>
                        <w:top w:val="none" w:sz="0" w:space="0" w:color="auto"/>
                        <w:left w:val="none" w:sz="0" w:space="0" w:color="auto"/>
                        <w:bottom w:val="none" w:sz="0" w:space="0" w:color="auto"/>
                        <w:right w:val="none" w:sz="0" w:space="0" w:color="auto"/>
                      </w:divBdr>
                    </w:div>
                  </w:divsChild>
                </w:div>
                <w:div w:id="1334643204">
                  <w:marLeft w:val="0"/>
                  <w:marRight w:val="0"/>
                  <w:marTop w:val="0"/>
                  <w:marBottom w:val="0"/>
                  <w:divBdr>
                    <w:top w:val="single" w:sz="2" w:space="1" w:color="FFFFFF"/>
                    <w:left w:val="single" w:sz="2" w:space="11" w:color="FFFFFF"/>
                    <w:bottom w:val="single" w:sz="2" w:space="1" w:color="FFFFFF"/>
                    <w:right w:val="single" w:sz="2" w:space="4" w:color="FFFFFF"/>
                  </w:divBdr>
                  <w:divsChild>
                    <w:div w:id="964895101">
                      <w:marLeft w:val="0"/>
                      <w:marRight w:val="0"/>
                      <w:marTop w:val="0"/>
                      <w:marBottom w:val="0"/>
                      <w:divBdr>
                        <w:top w:val="none" w:sz="0" w:space="0" w:color="auto"/>
                        <w:left w:val="none" w:sz="0" w:space="0" w:color="auto"/>
                        <w:bottom w:val="none" w:sz="0" w:space="0" w:color="auto"/>
                        <w:right w:val="none" w:sz="0" w:space="0" w:color="auto"/>
                      </w:divBdr>
                    </w:div>
                  </w:divsChild>
                </w:div>
                <w:div w:id="590814426">
                  <w:marLeft w:val="0"/>
                  <w:marRight w:val="0"/>
                  <w:marTop w:val="0"/>
                  <w:marBottom w:val="0"/>
                  <w:divBdr>
                    <w:top w:val="single" w:sz="2" w:space="1" w:color="FFFFFF"/>
                    <w:left w:val="single" w:sz="2" w:space="11" w:color="FFFFFF"/>
                    <w:bottom w:val="single" w:sz="2" w:space="1" w:color="FFFFFF"/>
                    <w:right w:val="single" w:sz="2" w:space="4" w:color="FFFFFF"/>
                  </w:divBdr>
                  <w:divsChild>
                    <w:div w:id="1374693049">
                      <w:marLeft w:val="0"/>
                      <w:marRight w:val="0"/>
                      <w:marTop w:val="0"/>
                      <w:marBottom w:val="0"/>
                      <w:divBdr>
                        <w:top w:val="none" w:sz="0" w:space="0" w:color="auto"/>
                        <w:left w:val="none" w:sz="0" w:space="0" w:color="auto"/>
                        <w:bottom w:val="none" w:sz="0" w:space="0" w:color="auto"/>
                        <w:right w:val="none" w:sz="0" w:space="0" w:color="auto"/>
                      </w:divBdr>
                    </w:div>
                  </w:divsChild>
                </w:div>
                <w:div w:id="1142767716">
                  <w:marLeft w:val="0"/>
                  <w:marRight w:val="0"/>
                  <w:marTop w:val="0"/>
                  <w:marBottom w:val="0"/>
                  <w:divBdr>
                    <w:top w:val="single" w:sz="2" w:space="1" w:color="FFFFFF"/>
                    <w:left w:val="single" w:sz="2" w:space="11" w:color="FFFFFF"/>
                    <w:bottom w:val="single" w:sz="2" w:space="1" w:color="FFFFFF"/>
                    <w:right w:val="single" w:sz="2" w:space="4" w:color="FFFFFF"/>
                  </w:divBdr>
                  <w:divsChild>
                    <w:div w:id="1541698223">
                      <w:marLeft w:val="0"/>
                      <w:marRight w:val="0"/>
                      <w:marTop w:val="0"/>
                      <w:marBottom w:val="0"/>
                      <w:divBdr>
                        <w:top w:val="none" w:sz="0" w:space="0" w:color="auto"/>
                        <w:left w:val="none" w:sz="0" w:space="0" w:color="auto"/>
                        <w:bottom w:val="none" w:sz="0" w:space="0" w:color="auto"/>
                        <w:right w:val="none" w:sz="0" w:space="0" w:color="auto"/>
                      </w:divBdr>
                    </w:div>
                  </w:divsChild>
                </w:div>
                <w:div w:id="75370653">
                  <w:marLeft w:val="0"/>
                  <w:marRight w:val="0"/>
                  <w:marTop w:val="0"/>
                  <w:marBottom w:val="0"/>
                  <w:divBdr>
                    <w:top w:val="single" w:sz="2" w:space="1" w:color="FFFFFF"/>
                    <w:left w:val="single" w:sz="2" w:space="11" w:color="FFFFFF"/>
                    <w:bottom w:val="single" w:sz="2" w:space="1" w:color="FFFFFF"/>
                    <w:right w:val="single" w:sz="2" w:space="4" w:color="FFFFFF"/>
                  </w:divBdr>
                  <w:divsChild>
                    <w:div w:id="1609894659">
                      <w:marLeft w:val="0"/>
                      <w:marRight w:val="0"/>
                      <w:marTop w:val="0"/>
                      <w:marBottom w:val="0"/>
                      <w:divBdr>
                        <w:top w:val="none" w:sz="0" w:space="0" w:color="auto"/>
                        <w:left w:val="none" w:sz="0" w:space="0" w:color="auto"/>
                        <w:bottom w:val="none" w:sz="0" w:space="0" w:color="auto"/>
                        <w:right w:val="none" w:sz="0" w:space="0" w:color="auto"/>
                      </w:divBdr>
                    </w:div>
                  </w:divsChild>
                </w:div>
                <w:div w:id="1190528107">
                  <w:marLeft w:val="0"/>
                  <w:marRight w:val="0"/>
                  <w:marTop w:val="0"/>
                  <w:marBottom w:val="0"/>
                  <w:divBdr>
                    <w:top w:val="single" w:sz="2" w:space="1" w:color="FFFFFF"/>
                    <w:left w:val="single" w:sz="2" w:space="11" w:color="FFFFFF"/>
                    <w:bottom w:val="single" w:sz="2" w:space="1" w:color="FFFFFF"/>
                    <w:right w:val="single" w:sz="2" w:space="4" w:color="FFFFFF"/>
                  </w:divBdr>
                  <w:divsChild>
                    <w:div w:id="1374302820">
                      <w:marLeft w:val="0"/>
                      <w:marRight w:val="0"/>
                      <w:marTop w:val="0"/>
                      <w:marBottom w:val="0"/>
                      <w:divBdr>
                        <w:top w:val="none" w:sz="0" w:space="0" w:color="auto"/>
                        <w:left w:val="none" w:sz="0" w:space="0" w:color="auto"/>
                        <w:bottom w:val="none" w:sz="0" w:space="0" w:color="auto"/>
                        <w:right w:val="none" w:sz="0" w:space="0" w:color="auto"/>
                      </w:divBdr>
                    </w:div>
                  </w:divsChild>
                </w:div>
                <w:div w:id="1994335846">
                  <w:marLeft w:val="0"/>
                  <w:marRight w:val="0"/>
                  <w:marTop w:val="0"/>
                  <w:marBottom w:val="0"/>
                  <w:divBdr>
                    <w:top w:val="single" w:sz="2" w:space="1" w:color="FFFFFF"/>
                    <w:left w:val="single" w:sz="2" w:space="11" w:color="FFFFFF"/>
                    <w:bottom w:val="single" w:sz="2" w:space="1" w:color="FFFFFF"/>
                    <w:right w:val="single" w:sz="2" w:space="4" w:color="FFFFFF"/>
                  </w:divBdr>
                  <w:divsChild>
                    <w:div w:id="363286280">
                      <w:marLeft w:val="0"/>
                      <w:marRight w:val="0"/>
                      <w:marTop w:val="0"/>
                      <w:marBottom w:val="0"/>
                      <w:divBdr>
                        <w:top w:val="none" w:sz="0" w:space="0" w:color="auto"/>
                        <w:left w:val="none" w:sz="0" w:space="0" w:color="auto"/>
                        <w:bottom w:val="none" w:sz="0" w:space="0" w:color="auto"/>
                        <w:right w:val="none" w:sz="0" w:space="0" w:color="auto"/>
                      </w:divBdr>
                    </w:div>
                  </w:divsChild>
                </w:div>
                <w:div w:id="421488302">
                  <w:marLeft w:val="0"/>
                  <w:marRight w:val="0"/>
                  <w:marTop w:val="0"/>
                  <w:marBottom w:val="0"/>
                  <w:divBdr>
                    <w:top w:val="single" w:sz="2" w:space="1" w:color="FFFFFF"/>
                    <w:left w:val="single" w:sz="2" w:space="11" w:color="FFFFFF"/>
                    <w:bottom w:val="single" w:sz="2" w:space="1" w:color="FFFFFF"/>
                    <w:right w:val="single" w:sz="2" w:space="4" w:color="FFFFFF"/>
                  </w:divBdr>
                  <w:divsChild>
                    <w:div w:id="694696047">
                      <w:marLeft w:val="0"/>
                      <w:marRight w:val="0"/>
                      <w:marTop w:val="0"/>
                      <w:marBottom w:val="0"/>
                      <w:divBdr>
                        <w:top w:val="none" w:sz="0" w:space="0" w:color="auto"/>
                        <w:left w:val="none" w:sz="0" w:space="0" w:color="auto"/>
                        <w:bottom w:val="none" w:sz="0" w:space="0" w:color="auto"/>
                        <w:right w:val="none" w:sz="0" w:space="0" w:color="auto"/>
                      </w:divBdr>
                    </w:div>
                  </w:divsChild>
                </w:div>
                <w:div w:id="2128742648">
                  <w:marLeft w:val="0"/>
                  <w:marRight w:val="0"/>
                  <w:marTop w:val="0"/>
                  <w:marBottom w:val="0"/>
                  <w:divBdr>
                    <w:top w:val="single" w:sz="2" w:space="1" w:color="FFFFFF"/>
                    <w:left w:val="single" w:sz="2" w:space="11" w:color="FFFFFF"/>
                    <w:bottom w:val="single" w:sz="2" w:space="1" w:color="FFFFFF"/>
                    <w:right w:val="single" w:sz="2" w:space="4" w:color="FFFFFF"/>
                  </w:divBdr>
                  <w:divsChild>
                    <w:div w:id="1398361857">
                      <w:marLeft w:val="0"/>
                      <w:marRight w:val="0"/>
                      <w:marTop w:val="0"/>
                      <w:marBottom w:val="0"/>
                      <w:divBdr>
                        <w:top w:val="none" w:sz="0" w:space="0" w:color="auto"/>
                        <w:left w:val="none" w:sz="0" w:space="0" w:color="auto"/>
                        <w:bottom w:val="none" w:sz="0" w:space="0" w:color="auto"/>
                        <w:right w:val="none" w:sz="0" w:space="0" w:color="auto"/>
                      </w:divBdr>
                    </w:div>
                  </w:divsChild>
                </w:div>
                <w:div w:id="1187602169">
                  <w:marLeft w:val="0"/>
                  <w:marRight w:val="0"/>
                  <w:marTop w:val="0"/>
                  <w:marBottom w:val="0"/>
                  <w:divBdr>
                    <w:top w:val="single" w:sz="2" w:space="1" w:color="FFFFFF"/>
                    <w:left w:val="single" w:sz="2" w:space="11" w:color="FFFFFF"/>
                    <w:bottom w:val="single" w:sz="2" w:space="1" w:color="FFFFFF"/>
                    <w:right w:val="single" w:sz="2" w:space="4" w:color="FFFFFF"/>
                  </w:divBdr>
                  <w:divsChild>
                    <w:div w:id="193924212">
                      <w:marLeft w:val="0"/>
                      <w:marRight w:val="0"/>
                      <w:marTop w:val="0"/>
                      <w:marBottom w:val="0"/>
                      <w:divBdr>
                        <w:top w:val="none" w:sz="0" w:space="0" w:color="auto"/>
                        <w:left w:val="none" w:sz="0" w:space="0" w:color="auto"/>
                        <w:bottom w:val="none" w:sz="0" w:space="0" w:color="auto"/>
                        <w:right w:val="none" w:sz="0" w:space="0" w:color="auto"/>
                      </w:divBdr>
                    </w:div>
                  </w:divsChild>
                </w:div>
                <w:div w:id="2038237701">
                  <w:marLeft w:val="0"/>
                  <w:marRight w:val="0"/>
                  <w:marTop w:val="0"/>
                  <w:marBottom w:val="0"/>
                  <w:divBdr>
                    <w:top w:val="single" w:sz="2" w:space="1" w:color="FFFFFF"/>
                    <w:left w:val="single" w:sz="2" w:space="11" w:color="FFFFFF"/>
                    <w:bottom w:val="single" w:sz="2" w:space="1" w:color="FFFFFF"/>
                    <w:right w:val="single" w:sz="2" w:space="4" w:color="FFFFFF"/>
                  </w:divBdr>
                  <w:divsChild>
                    <w:div w:id="153881387">
                      <w:marLeft w:val="0"/>
                      <w:marRight w:val="0"/>
                      <w:marTop w:val="0"/>
                      <w:marBottom w:val="0"/>
                      <w:divBdr>
                        <w:top w:val="none" w:sz="0" w:space="0" w:color="auto"/>
                        <w:left w:val="none" w:sz="0" w:space="0" w:color="auto"/>
                        <w:bottom w:val="none" w:sz="0" w:space="0" w:color="auto"/>
                        <w:right w:val="none" w:sz="0" w:space="0" w:color="auto"/>
                      </w:divBdr>
                    </w:div>
                  </w:divsChild>
                </w:div>
                <w:div w:id="631515973">
                  <w:marLeft w:val="0"/>
                  <w:marRight w:val="0"/>
                  <w:marTop w:val="0"/>
                  <w:marBottom w:val="0"/>
                  <w:divBdr>
                    <w:top w:val="single" w:sz="2" w:space="1" w:color="FFFFFF"/>
                    <w:left w:val="single" w:sz="2" w:space="11" w:color="FFFFFF"/>
                    <w:bottom w:val="single" w:sz="2" w:space="1" w:color="FFFFFF"/>
                    <w:right w:val="single" w:sz="2" w:space="4" w:color="FFFFFF"/>
                  </w:divBdr>
                  <w:divsChild>
                    <w:div w:id="1809472619">
                      <w:marLeft w:val="0"/>
                      <w:marRight w:val="0"/>
                      <w:marTop w:val="0"/>
                      <w:marBottom w:val="0"/>
                      <w:divBdr>
                        <w:top w:val="none" w:sz="0" w:space="0" w:color="auto"/>
                        <w:left w:val="none" w:sz="0" w:space="0" w:color="auto"/>
                        <w:bottom w:val="none" w:sz="0" w:space="0" w:color="auto"/>
                        <w:right w:val="none" w:sz="0" w:space="0" w:color="auto"/>
                      </w:divBdr>
                    </w:div>
                  </w:divsChild>
                </w:div>
                <w:div w:id="527566438">
                  <w:marLeft w:val="0"/>
                  <w:marRight w:val="0"/>
                  <w:marTop w:val="0"/>
                  <w:marBottom w:val="0"/>
                  <w:divBdr>
                    <w:top w:val="single" w:sz="2" w:space="1" w:color="FFFFFF"/>
                    <w:left w:val="single" w:sz="2" w:space="11" w:color="FFFFFF"/>
                    <w:bottom w:val="single" w:sz="2" w:space="1" w:color="FFFFFF"/>
                    <w:right w:val="single" w:sz="2" w:space="4" w:color="FFFFFF"/>
                  </w:divBdr>
                  <w:divsChild>
                    <w:div w:id="322700960">
                      <w:marLeft w:val="0"/>
                      <w:marRight w:val="0"/>
                      <w:marTop w:val="0"/>
                      <w:marBottom w:val="0"/>
                      <w:divBdr>
                        <w:top w:val="none" w:sz="0" w:space="0" w:color="auto"/>
                        <w:left w:val="none" w:sz="0" w:space="0" w:color="auto"/>
                        <w:bottom w:val="none" w:sz="0" w:space="0" w:color="auto"/>
                        <w:right w:val="none" w:sz="0" w:space="0" w:color="auto"/>
                      </w:divBdr>
                    </w:div>
                  </w:divsChild>
                </w:div>
                <w:div w:id="584531492">
                  <w:marLeft w:val="0"/>
                  <w:marRight w:val="0"/>
                  <w:marTop w:val="0"/>
                  <w:marBottom w:val="0"/>
                  <w:divBdr>
                    <w:top w:val="single" w:sz="2" w:space="1" w:color="FFFFFF"/>
                    <w:left w:val="single" w:sz="2" w:space="11" w:color="FFFFFF"/>
                    <w:bottom w:val="single" w:sz="2" w:space="1" w:color="FFFFFF"/>
                    <w:right w:val="single" w:sz="2" w:space="4" w:color="FFFFFF"/>
                  </w:divBdr>
                  <w:divsChild>
                    <w:div w:id="2090957206">
                      <w:marLeft w:val="0"/>
                      <w:marRight w:val="0"/>
                      <w:marTop w:val="0"/>
                      <w:marBottom w:val="0"/>
                      <w:divBdr>
                        <w:top w:val="none" w:sz="0" w:space="0" w:color="auto"/>
                        <w:left w:val="none" w:sz="0" w:space="0" w:color="auto"/>
                        <w:bottom w:val="none" w:sz="0" w:space="0" w:color="auto"/>
                        <w:right w:val="none" w:sz="0" w:space="0" w:color="auto"/>
                      </w:divBdr>
                    </w:div>
                  </w:divsChild>
                </w:div>
                <w:div w:id="1216507268">
                  <w:marLeft w:val="0"/>
                  <w:marRight w:val="0"/>
                  <w:marTop w:val="0"/>
                  <w:marBottom w:val="0"/>
                  <w:divBdr>
                    <w:top w:val="single" w:sz="2" w:space="1" w:color="FFFFFF"/>
                    <w:left w:val="single" w:sz="2" w:space="11" w:color="FFFFFF"/>
                    <w:bottom w:val="single" w:sz="2" w:space="1" w:color="FFFFFF"/>
                    <w:right w:val="single" w:sz="2" w:space="4" w:color="FFFFFF"/>
                  </w:divBdr>
                  <w:divsChild>
                    <w:div w:id="2030256017">
                      <w:marLeft w:val="0"/>
                      <w:marRight w:val="0"/>
                      <w:marTop w:val="0"/>
                      <w:marBottom w:val="0"/>
                      <w:divBdr>
                        <w:top w:val="none" w:sz="0" w:space="0" w:color="auto"/>
                        <w:left w:val="none" w:sz="0" w:space="0" w:color="auto"/>
                        <w:bottom w:val="none" w:sz="0" w:space="0" w:color="auto"/>
                        <w:right w:val="none" w:sz="0" w:space="0" w:color="auto"/>
                      </w:divBdr>
                    </w:div>
                  </w:divsChild>
                </w:div>
                <w:div w:id="284235126">
                  <w:marLeft w:val="0"/>
                  <w:marRight w:val="0"/>
                  <w:marTop w:val="0"/>
                  <w:marBottom w:val="0"/>
                  <w:divBdr>
                    <w:top w:val="single" w:sz="2" w:space="1" w:color="FFFFFF"/>
                    <w:left w:val="single" w:sz="2" w:space="11" w:color="FFFFFF"/>
                    <w:bottom w:val="single" w:sz="2" w:space="1" w:color="FFFFFF"/>
                    <w:right w:val="single" w:sz="2" w:space="4" w:color="FFFFFF"/>
                  </w:divBdr>
                  <w:divsChild>
                    <w:div w:id="394013032">
                      <w:marLeft w:val="0"/>
                      <w:marRight w:val="0"/>
                      <w:marTop w:val="0"/>
                      <w:marBottom w:val="0"/>
                      <w:divBdr>
                        <w:top w:val="none" w:sz="0" w:space="0" w:color="auto"/>
                        <w:left w:val="none" w:sz="0" w:space="0" w:color="auto"/>
                        <w:bottom w:val="none" w:sz="0" w:space="0" w:color="auto"/>
                        <w:right w:val="none" w:sz="0" w:space="0" w:color="auto"/>
                      </w:divBdr>
                    </w:div>
                  </w:divsChild>
                </w:div>
                <w:div w:id="597912250">
                  <w:marLeft w:val="0"/>
                  <w:marRight w:val="0"/>
                  <w:marTop w:val="0"/>
                  <w:marBottom w:val="0"/>
                  <w:divBdr>
                    <w:top w:val="single" w:sz="2" w:space="1" w:color="FFFFFF"/>
                    <w:left w:val="single" w:sz="2" w:space="11" w:color="FFFFFF"/>
                    <w:bottom w:val="single" w:sz="2" w:space="1" w:color="FFFFFF"/>
                    <w:right w:val="single" w:sz="2" w:space="4" w:color="FFFFFF"/>
                  </w:divBdr>
                  <w:divsChild>
                    <w:div w:id="1861552496">
                      <w:marLeft w:val="0"/>
                      <w:marRight w:val="0"/>
                      <w:marTop w:val="0"/>
                      <w:marBottom w:val="0"/>
                      <w:divBdr>
                        <w:top w:val="none" w:sz="0" w:space="0" w:color="auto"/>
                        <w:left w:val="none" w:sz="0" w:space="0" w:color="auto"/>
                        <w:bottom w:val="none" w:sz="0" w:space="0" w:color="auto"/>
                        <w:right w:val="none" w:sz="0" w:space="0" w:color="auto"/>
                      </w:divBdr>
                    </w:div>
                  </w:divsChild>
                </w:div>
                <w:div w:id="215093643">
                  <w:marLeft w:val="0"/>
                  <w:marRight w:val="0"/>
                  <w:marTop w:val="0"/>
                  <w:marBottom w:val="0"/>
                  <w:divBdr>
                    <w:top w:val="single" w:sz="2" w:space="1" w:color="FFFFFF"/>
                    <w:left w:val="single" w:sz="2" w:space="11" w:color="FFFFFF"/>
                    <w:bottom w:val="single" w:sz="2" w:space="1" w:color="FFFFFF"/>
                    <w:right w:val="single" w:sz="2" w:space="4" w:color="FFFFFF"/>
                  </w:divBdr>
                  <w:divsChild>
                    <w:div w:id="141122880">
                      <w:marLeft w:val="0"/>
                      <w:marRight w:val="0"/>
                      <w:marTop w:val="0"/>
                      <w:marBottom w:val="0"/>
                      <w:divBdr>
                        <w:top w:val="none" w:sz="0" w:space="0" w:color="auto"/>
                        <w:left w:val="none" w:sz="0" w:space="0" w:color="auto"/>
                        <w:bottom w:val="none" w:sz="0" w:space="0" w:color="auto"/>
                        <w:right w:val="none" w:sz="0" w:space="0" w:color="auto"/>
                      </w:divBdr>
                    </w:div>
                  </w:divsChild>
                </w:div>
                <w:div w:id="2026250466">
                  <w:marLeft w:val="0"/>
                  <w:marRight w:val="0"/>
                  <w:marTop w:val="0"/>
                  <w:marBottom w:val="0"/>
                  <w:divBdr>
                    <w:top w:val="single" w:sz="2" w:space="1" w:color="FFFFFF"/>
                    <w:left w:val="single" w:sz="2" w:space="11" w:color="FFFFFF"/>
                    <w:bottom w:val="single" w:sz="2" w:space="1" w:color="FFFFFF"/>
                    <w:right w:val="single" w:sz="2" w:space="4" w:color="FFFFFF"/>
                  </w:divBdr>
                  <w:divsChild>
                    <w:div w:id="469322680">
                      <w:marLeft w:val="0"/>
                      <w:marRight w:val="0"/>
                      <w:marTop w:val="0"/>
                      <w:marBottom w:val="0"/>
                      <w:divBdr>
                        <w:top w:val="none" w:sz="0" w:space="0" w:color="auto"/>
                        <w:left w:val="none" w:sz="0" w:space="0" w:color="auto"/>
                        <w:bottom w:val="none" w:sz="0" w:space="0" w:color="auto"/>
                        <w:right w:val="none" w:sz="0" w:space="0" w:color="auto"/>
                      </w:divBdr>
                    </w:div>
                  </w:divsChild>
                </w:div>
                <w:div w:id="287781999">
                  <w:marLeft w:val="0"/>
                  <w:marRight w:val="0"/>
                  <w:marTop w:val="0"/>
                  <w:marBottom w:val="0"/>
                  <w:divBdr>
                    <w:top w:val="single" w:sz="2" w:space="1" w:color="FFFFFF"/>
                    <w:left w:val="single" w:sz="2" w:space="11" w:color="FFFFFF"/>
                    <w:bottom w:val="single" w:sz="2" w:space="1" w:color="FFFFFF"/>
                    <w:right w:val="single" w:sz="2" w:space="4" w:color="FFFFFF"/>
                  </w:divBdr>
                  <w:divsChild>
                    <w:div w:id="33387945">
                      <w:marLeft w:val="0"/>
                      <w:marRight w:val="0"/>
                      <w:marTop w:val="0"/>
                      <w:marBottom w:val="0"/>
                      <w:divBdr>
                        <w:top w:val="none" w:sz="0" w:space="0" w:color="auto"/>
                        <w:left w:val="none" w:sz="0" w:space="0" w:color="auto"/>
                        <w:bottom w:val="none" w:sz="0" w:space="0" w:color="auto"/>
                        <w:right w:val="none" w:sz="0" w:space="0" w:color="auto"/>
                      </w:divBdr>
                    </w:div>
                  </w:divsChild>
                </w:div>
                <w:div w:id="1391734033">
                  <w:marLeft w:val="0"/>
                  <w:marRight w:val="0"/>
                  <w:marTop w:val="0"/>
                  <w:marBottom w:val="0"/>
                  <w:divBdr>
                    <w:top w:val="single" w:sz="2" w:space="1" w:color="FFFFFF"/>
                    <w:left w:val="single" w:sz="2" w:space="11" w:color="FFFFFF"/>
                    <w:bottom w:val="single" w:sz="2" w:space="1" w:color="FFFFFF"/>
                    <w:right w:val="single" w:sz="2" w:space="4" w:color="FFFFFF"/>
                  </w:divBdr>
                  <w:divsChild>
                    <w:div w:id="514656532">
                      <w:marLeft w:val="0"/>
                      <w:marRight w:val="0"/>
                      <w:marTop w:val="0"/>
                      <w:marBottom w:val="0"/>
                      <w:divBdr>
                        <w:top w:val="none" w:sz="0" w:space="0" w:color="auto"/>
                        <w:left w:val="none" w:sz="0" w:space="0" w:color="auto"/>
                        <w:bottom w:val="none" w:sz="0" w:space="0" w:color="auto"/>
                        <w:right w:val="none" w:sz="0" w:space="0" w:color="auto"/>
                      </w:divBdr>
                    </w:div>
                  </w:divsChild>
                </w:div>
                <w:div w:id="1093009476">
                  <w:marLeft w:val="0"/>
                  <w:marRight w:val="0"/>
                  <w:marTop w:val="0"/>
                  <w:marBottom w:val="0"/>
                  <w:divBdr>
                    <w:top w:val="single" w:sz="2" w:space="1" w:color="FFFFFF"/>
                    <w:left w:val="single" w:sz="2" w:space="11" w:color="FFFFFF"/>
                    <w:bottom w:val="single" w:sz="2" w:space="1" w:color="FFFFFF"/>
                    <w:right w:val="single" w:sz="2" w:space="4" w:color="FFFFFF"/>
                  </w:divBdr>
                  <w:divsChild>
                    <w:div w:id="178592471">
                      <w:marLeft w:val="0"/>
                      <w:marRight w:val="0"/>
                      <w:marTop w:val="0"/>
                      <w:marBottom w:val="0"/>
                      <w:divBdr>
                        <w:top w:val="none" w:sz="0" w:space="0" w:color="auto"/>
                        <w:left w:val="none" w:sz="0" w:space="0" w:color="auto"/>
                        <w:bottom w:val="none" w:sz="0" w:space="0" w:color="auto"/>
                        <w:right w:val="none" w:sz="0" w:space="0" w:color="auto"/>
                      </w:divBdr>
                    </w:div>
                  </w:divsChild>
                </w:div>
                <w:div w:id="166866653">
                  <w:marLeft w:val="0"/>
                  <w:marRight w:val="0"/>
                  <w:marTop w:val="0"/>
                  <w:marBottom w:val="0"/>
                  <w:divBdr>
                    <w:top w:val="single" w:sz="2" w:space="1" w:color="FFFFFF"/>
                    <w:left w:val="single" w:sz="2" w:space="11" w:color="FFFFFF"/>
                    <w:bottom w:val="single" w:sz="2" w:space="1" w:color="FFFFFF"/>
                    <w:right w:val="single" w:sz="2" w:space="4" w:color="FFFFFF"/>
                  </w:divBdr>
                  <w:divsChild>
                    <w:div w:id="853150471">
                      <w:marLeft w:val="0"/>
                      <w:marRight w:val="0"/>
                      <w:marTop w:val="0"/>
                      <w:marBottom w:val="0"/>
                      <w:divBdr>
                        <w:top w:val="none" w:sz="0" w:space="0" w:color="auto"/>
                        <w:left w:val="none" w:sz="0" w:space="0" w:color="auto"/>
                        <w:bottom w:val="none" w:sz="0" w:space="0" w:color="auto"/>
                        <w:right w:val="none" w:sz="0" w:space="0" w:color="auto"/>
                      </w:divBdr>
                    </w:div>
                  </w:divsChild>
                </w:div>
                <w:div w:id="1981375036">
                  <w:marLeft w:val="0"/>
                  <w:marRight w:val="0"/>
                  <w:marTop w:val="0"/>
                  <w:marBottom w:val="0"/>
                  <w:divBdr>
                    <w:top w:val="single" w:sz="2" w:space="1" w:color="FFFFFF"/>
                    <w:left w:val="single" w:sz="2" w:space="11" w:color="FFFFFF"/>
                    <w:bottom w:val="single" w:sz="2" w:space="1" w:color="FFFFFF"/>
                    <w:right w:val="single" w:sz="2" w:space="4" w:color="FFFFFF"/>
                  </w:divBdr>
                  <w:divsChild>
                    <w:div w:id="1833837754">
                      <w:marLeft w:val="0"/>
                      <w:marRight w:val="0"/>
                      <w:marTop w:val="0"/>
                      <w:marBottom w:val="0"/>
                      <w:divBdr>
                        <w:top w:val="none" w:sz="0" w:space="0" w:color="auto"/>
                        <w:left w:val="none" w:sz="0" w:space="0" w:color="auto"/>
                        <w:bottom w:val="none" w:sz="0" w:space="0" w:color="auto"/>
                        <w:right w:val="none" w:sz="0" w:space="0" w:color="auto"/>
                      </w:divBdr>
                    </w:div>
                  </w:divsChild>
                </w:div>
                <w:div w:id="1102337225">
                  <w:marLeft w:val="0"/>
                  <w:marRight w:val="0"/>
                  <w:marTop w:val="0"/>
                  <w:marBottom w:val="0"/>
                  <w:divBdr>
                    <w:top w:val="single" w:sz="2" w:space="1" w:color="FFFFFF"/>
                    <w:left w:val="single" w:sz="2" w:space="11" w:color="FFFFFF"/>
                    <w:bottom w:val="single" w:sz="2" w:space="1" w:color="FFFFFF"/>
                    <w:right w:val="single" w:sz="2" w:space="4" w:color="FFFFFF"/>
                  </w:divBdr>
                  <w:divsChild>
                    <w:div w:id="1025056735">
                      <w:marLeft w:val="0"/>
                      <w:marRight w:val="0"/>
                      <w:marTop w:val="0"/>
                      <w:marBottom w:val="0"/>
                      <w:divBdr>
                        <w:top w:val="none" w:sz="0" w:space="0" w:color="auto"/>
                        <w:left w:val="none" w:sz="0" w:space="0" w:color="auto"/>
                        <w:bottom w:val="none" w:sz="0" w:space="0" w:color="auto"/>
                        <w:right w:val="none" w:sz="0" w:space="0" w:color="auto"/>
                      </w:divBdr>
                    </w:div>
                  </w:divsChild>
                </w:div>
                <w:div w:id="985624857">
                  <w:marLeft w:val="0"/>
                  <w:marRight w:val="0"/>
                  <w:marTop w:val="0"/>
                  <w:marBottom w:val="0"/>
                  <w:divBdr>
                    <w:top w:val="single" w:sz="2" w:space="1" w:color="FFFFFF"/>
                    <w:left w:val="single" w:sz="2" w:space="11" w:color="FFFFFF"/>
                    <w:bottom w:val="single" w:sz="2" w:space="1" w:color="FFFFFF"/>
                    <w:right w:val="single" w:sz="2" w:space="4" w:color="FFFFFF"/>
                  </w:divBdr>
                  <w:divsChild>
                    <w:div w:id="1072191829">
                      <w:marLeft w:val="0"/>
                      <w:marRight w:val="0"/>
                      <w:marTop w:val="0"/>
                      <w:marBottom w:val="0"/>
                      <w:divBdr>
                        <w:top w:val="none" w:sz="0" w:space="0" w:color="auto"/>
                        <w:left w:val="none" w:sz="0" w:space="0" w:color="auto"/>
                        <w:bottom w:val="none" w:sz="0" w:space="0" w:color="auto"/>
                        <w:right w:val="none" w:sz="0" w:space="0" w:color="auto"/>
                      </w:divBdr>
                    </w:div>
                  </w:divsChild>
                </w:div>
                <w:div w:id="908929039">
                  <w:marLeft w:val="0"/>
                  <w:marRight w:val="0"/>
                  <w:marTop w:val="0"/>
                  <w:marBottom w:val="0"/>
                  <w:divBdr>
                    <w:top w:val="single" w:sz="2" w:space="1" w:color="FFFFFF"/>
                    <w:left w:val="single" w:sz="2" w:space="11" w:color="FFFFFF"/>
                    <w:bottom w:val="single" w:sz="2" w:space="1" w:color="FFFFFF"/>
                    <w:right w:val="single" w:sz="2" w:space="4" w:color="FFFFFF"/>
                  </w:divBdr>
                  <w:divsChild>
                    <w:div w:id="141393900">
                      <w:marLeft w:val="0"/>
                      <w:marRight w:val="0"/>
                      <w:marTop w:val="0"/>
                      <w:marBottom w:val="0"/>
                      <w:divBdr>
                        <w:top w:val="none" w:sz="0" w:space="0" w:color="auto"/>
                        <w:left w:val="none" w:sz="0" w:space="0" w:color="auto"/>
                        <w:bottom w:val="none" w:sz="0" w:space="0" w:color="auto"/>
                        <w:right w:val="none" w:sz="0" w:space="0" w:color="auto"/>
                      </w:divBdr>
                    </w:div>
                  </w:divsChild>
                </w:div>
                <w:div w:id="1530222798">
                  <w:marLeft w:val="0"/>
                  <w:marRight w:val="0"/>
                  <w:marTop w:val="0"/>
                  <w:marBottom w:val="0"/>
                  <w:divBdr>
                    <w:top w:val="single" w:sz="2" w:space="1" w:color="FFFFFF"/>
                    <w:left w:val="single" w:sz="2" w:space="11" w:color="FFFFFF"/>
                    <w:bottom w:val="single" w:sz="2" w:space="1" w:color="FFFFFF"/>
                    <w:right w:val="single" w:sz="2" w:space="4" w:color="FFFFFF"/>
                  </w:divBdr>
                  <w:divsChild>
                    <w:div w:id="1797211577">
                      <w:marLeft w:val="0"/>
                      <w:marRight w:val="0"/>
                      <w:marTop w:val="0"/>
                      <w:marBottom w:val="0"/>
                      <w:divBdr>
                        <w:top w:val="none" w:sz="0" w:space="0" w:color="auto"/>
                        <w:left w:val="none" w:sz="0" w:space="0" w:color="auto"/>
                        <w:bottom w:val="none" w:sz="0" w:space="0" w:color="auto"/>
                        <w:right w:val="none" w:sz="0" w:space="0" w:color="auto"/>
                      </w:divBdr>
                    </w:div>
                  </w:divsChild>
                </w:div>
                <w:div w:id="196628953">
                  <w:marLeft w:val="0"/>
                  <w:marRight w:val="0"/>
                  <w:marTop w:val="0"/>
                  <w:marBottom w:val="0"/>
                  <w:divBdr>
                    <w:top w:val="single" w:sz="2" w:space="1" w:color="FFFFFF"/>
                    <w:left w:val="single" w:sz="2" w:space="11" w:color="FFFFFF"/>
                    <w:bottom w:val="single" w:sz="2" w:space="4" w:color="FFFFFF"/>
                    <w:right w:val="single" w:sz="2" w:space="4" w:color="FFFFFF"/>
                  </w:divBdr>
                  <w:divsChild>
                    <w:div w:id="13765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596438">
          <w:marLeft w:val="0"/>
          <w:marRight w:val="0"/>
          <w:marTop w:val="0"/>
          <w:marBottom w:val="300"/>
          <w:divBdr>
            <w:top w:val="none" w:sz="0" w:space="0" w:color="auto"/>
            <w:left w:val="none" w:sz="0" w:space="0" w:color="auto"/>
            <w:bottom w:val="none" w:sz="0" w:space="0" w:color="auto"/>
            <w:right w:val="none" w:sz="0" w:space="0" w:color="auto"/>
          </w:divBdr>
          <w:divsChild>
            <w:div w:id="2010021192">
              <w:marLeft w:val="0"/>
              <w:marRight w:val="0"/>
              <w:marTop w:val="0"/>
              <w:marBottom w:val="0"/>
              <w:divBdr>
                <w:top w:val="none" w:sz="0" w:space="0" w:color="auto"/>
                <w:left w:val="none" w:sz="0" w:space="0" w:color="auto"/>
                <w:bottom w:val="none" w:sz="0" w:space="0" w:color="auto"/>
                <w:right w:val="none" w:sz="0" w:space="0" w:color="auto"/>
              </w:divBdr>
              <w:divsChild>
                <w:div w:id="825586969">
                  <w:marLeft w:val="0"/>
                  <w:marRight w:val="0"/>
                  <w:marTop w:val="0"/>
                  <w:marBottom w:val="0"/>
                  <w:divBdr>
                    <w:top w:val="single" w:sz="2" w:space="4" w:color="FFFFFF"/>
                    <w:left w:val="single" w:sz="2" w:space="11" w:color="FFFFFF"/>
                    <w:bottom w:val="single" w:sz="2" w:space="1" w:color="FFFFFF"/>
                    <w:right w:val="single" w:sz="2" w:space="4" w:color="FFFFFF"/>
                  </w:divBdr>
                  <w:divsChild>
                    <w:div w:id="544681688">
                      <w:marLeft w:val="0"/>
                      <w:marRight w:val="0"/>
                      <w:marTop w:val="0"/>
                      <w:marBottom w:val="0"/>
                      <w:divBdr>
                        <w:top w:val="none" w:sz="0" w:space="0" w:color="auto"/>
                        <w:left w:val="none" w:sz="0" w:space="0" w:color="auto"/>
                        <w:bottom w:val="none" w:sz="0" w:space="0" w:color="auto"/>
                        <w:right w:val="none" w:sz="0" w:space="0" w:color="auto"/>
                      </w:divBdr>
                    </w:div>
                  </w:divsChild>
                </w:div>
                <w:div w:id="1838226982">
                  <w:marLeft w:val="0"/>
                  <w:marRight w:val="0"/>
                  <w:marTop w:val="0"/>
                  <w:marBottom w:val="0"/>
                  <w:divBdr>
                    <w:top w:val="single" w:sz="2" w:space="1" w:color="FFFFFF"/>
                    <w:left w:val="single" w:sz="2" w:space="11" w:color="FFFFFF"/>
                    <w:bottom w:val="single" w:sz="2" w:space="1" w:color="FFFFFF"/>
                    <w:right w:val="single" w:sz="2" w:space="4" w:color="FFFFFF"/>
                  </w:divBdr>
                  <w:divsChild>
                    <w:div w:id="1678531883">
                      <w:marLeft w:val="0"/>
                      <w:marRight w:val="0"/>
                      <w:marTop w:val="0"/>
                      <w:marBottom w:val="0"/>
                      <w:divBdr>
                        <w:top w:val="none" w:sz="0" w:space="0" w:color="auto"/>
                        <w:left w:val="none" w:sz="0" w:space="0" w:color="auto"/>
                        <w:bottom w:val="none" w:sz="0" w:space="0" w:color="auto"/>
                        <w:right w:val="none" w:sz="0" w:space="0" w:color="auto"/>
                      </w:divBdr>
                    </w:div>
                  </w:divsChild>
                </w:div>
                <w:div w:id="1904023872">
                  <w:marLeft w:val="0"/>
                  <w:marRight w:val="0"/>
                  <w:marTop w:val="0"/>
                  <w:marBottom w:val="0"/>
                  <w:divBdr>
                    <w:top w:val="single" w:sz="2" w:space="1" w:color="FFFFFF"/>
                    <w:left w:val="single" w:sz="2" w:space="11" w:color="FFFFFF"/>
                    <w:bottom w:val="single" w:sz="2" w:space="1" w:color="FFFFFF"/>
                    <w:right w:val="single" w:sz="2" w:space="4" w:color="FFFFFF"/>
                  </w:divBdr>
                  <w:divsChild>
                    <w:div w:id="815219750">
                      <w:marLeft w:val="0"/>
                      <w:marRight w:val="0"/>
                      <w:marTop w:val="0"/>
                      <w:marBottom w:val="0"/>
                      <w:divBdr>
                        <w:top w:val="none" w:sz="0" w:space="0" w:color="auto"/>
                        <w:left w:val="none" w:sz="0" w:space="0" w:color="auto"/>
                        <w:bottom w:val="none" w:sz="0" w:space="0" w:color="auto"/>
                        <w:right w:val="none" w:sz="0" w:space="0" w:color="auto"/>
                      </w:divBdr>
                    </w:div>
                  </w:divsChild>
                </w:div>
                <w:div w:id="1815945536">
                  <w:marLeft w:val="0"/>
                  <w:marRight w:val="0"/>
                  <w:marTop w:val="0"/>
                  <w:marBottom w:val="0"/>
                  <w:divBdr>
                    <w:top w:val="single" w:sz="2" w:space="1" w:color="FFFFFF"/>
                    <w:left w:val="single" w:sz="2" w:space="11" w:color="FFFFFF"/>
                    <w:bottom w:val="single" w:sz="2" w:space="1" w:color="FFFFFF"/>
                    <w:right w:val="single" w:sz="2" w:space="4" w:color="FFFFFF"/>
                  </w:divBdr>
                  <w:divsChild>
                    <w:div w:id="1201627356">
                      <w:marLeft w:val="0"/>
                      <w:marRight w:val="0"/>
                      <w:marTop w:val="0"/>
                      <w:marBottom w:val="0"/>
                      <w:divBdr>
                        <w:top w:val="none" w:sz="0" w:space="0" w:color="auto"/>
                        <w:left w:val="none" w:sz="0" w:space="0" w:color="auto"/>
                        <w:bottom w:val="none" w:sz="0" w:space="0" w:color="auto"/>
                        <w:right w:val="none" w:sz="0" w:space="0" w:color="auto"/>
                      </w:divBdr>
                    </w:div>
                  </w:divsChild>
                </w:div>
                <w:div w:id="1211578372">
                  <w:marLeft w:val="0"/>
                  <w:marRight w:val="0"/>
                  <w:marTop w:val="0"/>
                  <w:marBottom w:val="0"/>
                  <w:divBdr>
                    <w:top w:val="single" w:sz="2" w:space="1" w:color="FFFFFF"/>
                    <w:left w:val="single" w:sz="2" w:space="11" w:color="FFFFFF"/>
                    <w:bottom w:val="single" w:sz="2" w:space="1" w:color="FFFFFF"/>
                    <w:right w:val="single" w:sz="2" w:space="4" w:color="FFFFFF"/>
                  </w:divBdr>
                  <w:divsChild>
                    <w:div w:id="643856364">
                      <w:marLeft w:val="0"/>
                      <w:marRight w:val="0"/>
                      <w:marTop w:val="0"/>
                      <w:marBottom w:val="0"/>
                      <w:divBdr>
                        <w:top w:val="none" w:sz="0" w:space="0" w:color="auto"/>
                        <w:left w:val="none" w:sz="0" w:space="0" w:color="auto"/>
                        <w:bottom w:val="none" w:sz="0" w:space="0" w:color="auto"/>
                        <w:right w:val="none" w:sz="0" w:space="0" w:color="auto"/>
                      </w:divBdr>
                    </w:div>
                  </w:divsChild>
                </w:div>
                <w:div w:id="1734817270">
                  <w:marLeft w:val="0"/>
                  <w:marRight w:val="0"/>
                  <w:marTop w:val="0"/>
                  <w:marBottom w:val="0"/>
                  <w:divBdr>
                    <w:top w:val="single" w:sz="2" w:space="1" w:color="FFFFFF"/>
                    <w:left w:val="single" w:sz="2" w:space="11" w:color="FFFFFF"/>
                    <w:bottom w:val="single" w:sz="2" w:space="1" w:color="FFFFFF"/>
                    <w:right w:val="single" w:sz="2" w:space="4" w:color="FFFFFF"/>
                  </w:divBdr>
                  <w:divsChild>
                    <w:div w:id="167183626">
                      <w:marLeft w:val="0"/>
                      <w:marRight w:val="0"/>
                      <w:marTop w:val="0"/>
                      <w:marBottom w:val="0"/>
                      <w:divBdr>
                        <w:top w:val="none" w:sz="0" w:space="0" w:color="auto"/>
                        <w:left w:val="none" w:sz="0" w:space="0" w:color="auto"/>
                        <w:bottom w:val="none" w:sz="0" w:space="0" w:color="auto"/>
                        <w:right w:val="none" w:sz="0" w:space="0" w:color="auto"/>
                      </w:divBdr>
                    </w:div>
                  </w:divsChild>
                </w:div>
                <w:div w:id="130446741">
                  <w:marLeft w:val="0"/>
                  <w:marRight w:val="0"/>
                  <w:marTop w:val="0"/>
                  <w:marBottom w:val="0"/>
                  <w:divBdr>
                    <w:top w:val="single" w:sz="2" w:space="1" w:color="FFFFFF"/>
                    <w:left w:val="single" w:sz="2" w:space="11" w:color="FFFFFF"/>
                    <w:bottom w:val="single" w:sz="2" w:space="1" w:color="FFFFFF"/>
                    <w:right w:val="single" w:sz="2" w:space="4" w:color="FFFFFF"/>
                  </w:divBdr>
                  <w:divsChild>
                    <w:div w:id="980771080">
                      <w:marLeft w:val="0"/>
                      <w:marRight w:val="0"/>
                      <w:marTop w:val="0"/>
                      <w:marBottom w:val="0"/>
                      <w:divBdr>
                        <w:top w:val="none" w:sz="0" w:space="0" w:color="auto"/>
                        <w:left w:val="none" w:sz="0" w:space="0" w:color="auto"/>
                        <w:bottom w:val="none" w:sz="0" w:space="0" w:color="auto"/>
                        <w:right w:val="none" w:sz="0" w:space="0" w:color="auto"/>
                      </w:divBdr>
                    </w:div>
                  </w:divsChild>
                </w:div>
                <w:div w:id="1560248223">
                  <w:marLeft w:val="0"/>
                  <w:marRight w:val="0"/>
                  <w:marTop w:val="0"/>
                  <w:marBottom w:val="0"/>
                  <w:divBdr>
                    <w:top w:val="single" w:sz="2" w:space="1" w:color="FFFFFF"/>
                    <w:left w:val="single" w:sz="2" w:space="11" w:color="FFFFFF"/>
                    <w:bottom w:val="single" w:sz="2" w:space="1" w:color="FFFFFF"/>
                    <w:right w:val="single" w:sz="2" w:space="4" w:color="FFFFFF"/>
                  </w:divBdr>
                  <w:divsChild>
                    <w:div w:id="263732381">
                      <w:marLeft w:val="0"/>
                      <w:marRight w:val="0"/>
                      <w:marTop w:val="0"/>
                      <w:marBottom w:val="0"/>
                      <w:divBdr>
                        <w:top w:val="none" w:sz="0" w:space="0" w:color="auto"/>
                        <w:left w:val="none" w:sz="0" w:space="0" w:color="auto"/>
                        <w:bottom w:val="none" w:sz="0" w:space="0" w:color="auto"/>
                        <w:right w:val="none" w:sz="0" w:space="0" w:color="auto"/>
                      </w:divBdr>
                    </w:div>
                  </w:divsChild>
                </w:div>
                <w:div w:id="941112501">
                  <w:marLeft w:val="0"/>
                  <w:marRight w:val="0"/>
                  <w:marTop w:val="0"/>
                  <w:marBottom w:val="0"/>
                  <w:divBdr>
                    <w:top w:val="single" w:sz="2" w:space="1" w:color="FFFFFF"/>
                    <w:left w:val="single" w:sz="2" w:space="11" w:color="FFFFFF"/>
                    <w:bottom w:val="single" w:sz="2" w:space="1" w:color="FFFFFF"/>
                    <w:right w:val="single" w:sz="2" w:space="4" w:color="FFFFFF"/>
                  </w:divBdr>
                  <w:divsChild>
                    <w:div w:id="621226198">
                      <w:marLeft w:val="0"/>
                      <w:marRight w:val="0"/>
                      <w:marTop w:val="0"/>
                      <w:marBottom w:val="0"/>
                      <w:divBdr>
                        <w:top w:val="none" w:sz="0" w:space="0" w:color="auto"/>
                        <w:left w:val="none" w:sz="0" w:space="0" w:color="auto"/>
                        <w:bottom w:val="none" w:sz="0" w:space="0" w:color="auto"/>
                        <w:right w:val="none" w:sz="0" w:space="0" w:color="auto"/>
                      </w:divBdr>
                    </w:div>
                  </w:divsChild>
                </w:div>
                <w:div w:id="1507937292">
                  <w:marLeft w:val="0"/>
                  <w:marRight w:val="0"/>
                  <w:marTop w:val="0"/>
                  <w:marBottom w:val="0"/>
                  <w:divBdr>
                    <w:top w:val="single" w:sz="2" w:space="1" w:color="FFFFFF"/>
                    <w:left w:val="single" w:sz="2" w:space="11" w:color="FFFFFF"/>
                    <w:bottom w:val="single" w:sz="2" w:space="1" w:color="FFFFFF"/>
                    <w:right w:val="single" w:sz="2" w:space="4" w:color="FFFFFF"/>
                  </w:divBdr>
                  <w:divsChild>
                    <w:div w:id="159273972">
                      <w:marLeft w:val="0"/>
                      <w:marRight w:val="0"/>
                      <w:marTop w:val="0"/>
                      <w:marBottom w:val="0"/>
                      <w:divBdr>
                        <w:top w:val="none" w:sz="0" w:space="0" w:color="auto"/>
                        <w:left w:val="none" w:sz="0" w:space="0" w:color="auto"/>
                        <w:bottom w:val="none" w:sz="0" w:space="0" w:color="auto"/>
                        <w:right w:val="none" w:sz="0" w:space="0" w:color="auto"/>
                      </w:divBdr>
                    </w:div>
                  </w:divsChild>
                </w:div>
                <w:div w:id="2100055208">
                  <w:marLeft w:val="0"/>
                  <w:marRight w:val="0"/>
                  <w:marTop w:val="0"/>
                  <w:marBottom w:val="0"/>
                  <w:divBdr>
                    <w:top w:val="single" w:sz="2" w:space="1" w:color="FFFFFF"/>
                    <w:left w:val="single" w:sz="2" w:space="11" w:color="FFFFFF"/>
                    <w:bottom w:val="single" w:sz="2" w:space="4" w:color="FFFFFF"/>
                    <w:right w:val="single" w:sz="2" w:space="4" w:color="FFFFFF"/>
                  </w:divBdr>
                  <w:divsChild>
                    <w:div w:id="206000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10442">
      <w:bodyDiv w:val="1"/>
      <w:marLeft w:val="0"/>
      <w:marRight w:val="0"/>
      <w:marTop w:val="0"/>
      <w:marBottom w:val="0"/>
      <w:divBdr>
        <w:top w:val="none" w:sz="0" w:space="0" w:color="auto"/>
        <w:left w:val="none" w:sz="0" w:space="0" w:color="auto"/>
        <w:bottom w:val="none" w:sz="0" w:space="0" w:color="auto"/>
        <w:right w:val="none" w:sz="0" w:space="0" w:color="auto"/>
      </w:divBdr>
      <w:divsChild>
        <w:div w:id="534125471">
          <w:marLeft w:val="0"/>
          <w:marRight w:val="0"/>
          <w:marTop w:val="0"/>
          <w:marBottom w:val="0"/>
          <w:divBdr>
            <w:top w:val="none" w:sz="0" w:space="0" w:color="auto"/>
            <w:left w:val="none" w:sz="0" w:space="0" w:color="auto"/>
            <w:bottom w:val="none" w:sz="0" w:space="0" w:color="auto"/>
            <w:right w:val="none" w:sz="0" w:space="0" w:color="auto"/>
          </w:divBdr>
        </w:div>
        <w:div w:id="1176185699">
          <w:marLeft w:val="0"/>
          <w:marRight w:val="0"/>
          <w:marTop w:val="0"/>
          <w:marBottom w:val="300"/>
          <w:divBdr>
            <w:top w:val="none" w:sz="0" w:space="0" w:color="auto"/>
            <w:left w:val="none" w:sz="0" w:space="0" w:color="auto"/>
            <w:bottom w:val="none" w:sz="0" w:space="0" w:color="auto"/>
            <w:right w:val="none" w:sz="0" w:space="0" w:color="auto"/>
          </w:divBdr>
          <w:divsChild>
            <w:div w:id="1040394331">
              <w:marLeft w:val="0"/>
              <w:marRight w:val="0"/>
              <w:marTop w:val="0"/>
              <w:marBottom w:val="0"/>
              <w:divBdr>
                <w:top w:val="none" w:sz="0" w:space="0" w:color="auto"/>
                <w:left w:val="none" w:sz="0" w:space="0" w:color="auto"/>
                <w:bottom w:val="none" w:sz="0" w:space="0" w:color="auto"/>
                <w:right w:val="none" w:sz="0" w:space="0" w:color="auto"/>
              </w:divBdr>
              <w:divsChild>
                <w:div w:id="46614082">
                  <w:marLeft w:val="0"/>
                  <w:marRight w:val="0"/>
                  <w:marTop w:val="0"/>
                  <w:marBottom w:val="0"/>
                  <w:divBdr>
                    <w:top w:val="single" w:sz="2" w:space="4" w:color="FFFFFF"/>
                    <w:left w:val="single" w:sz="2" w:space="11" w:color="FFFFFF"/>
                    <w:bottom w:val="single" w:sz="2" w:space="1" w:color="FFFFFF"/>
                    <w:right w:val="single" w:sz="2" w:space="4" w:color="FFFFFF"/>
                  </w:divBdr>
                  <w:divsChild>
                    <w:div w:id="1124733369">
                      <w:marLeft w:val="0"/>
                      <w:marRight w:val="0"/>
                      <w:marTop w:val="0"/>
                      <w:marBottom w:val="0"/>
                      <w:divBdr>
                        <w:top w:val="none" w:sz="0" w:space="0" w:color="auto"/>
                        <w:left w:val="none" w:sz="0" w:space="0" w:color="auto"/>
                        <w:bottom w:val="none" w:sz="0" w:space="0" w:color="auto"/>
                        <w:right w:val="none" w:sz="0" w:space="0" w:color="auto"/>
                      </w:divBdr>
                    </w:div>
                  </w:divsChild>
                </w:div>
                <w:div w:id="233584462">
                  <w:marLeft w:val="0"/>
                  <w:marRight w:val="0"/>
                  <w:marTop w:val="0"/>
                  <w:marBottom w:val="0"/>
                  <w:divBdr>
                    <w:top w:val="single" w:sz="2" w:space="1" w:color="FFFFFF"/>
                    <w:left w:val="single" w:sz="2" w:space="11" w:color="FFFFFF"/>
                    <w:bottom w:val="single" w:sz="2" w:space="1" w:color="FFFFFF"/>
                    <w:right w:val="single" w:sz="2" w:space="4" w:color="FFFFFF"/>
                  </w:divBdr>
                  <w:divsChild>
                    <w:div w:id="1706785240">
                      <w:marLeft w:val="0"/>
                      <w:marRight w:val="0"/>
                      <w:marTop w:val="0"/>
                      <w:marBottom w:val="0"/>
                      <w:divBdr>
                        <w:top w:val="none" w:sz="0" w:space="0" w:color="auto"/>
                        <w:left w:val="none" w:sz="0" w:space="0" w:color="auto"/>
                        <w:bottom w:val="none" w:sz="0" w:space="0" w:color="auto"/>
                        <w:right w:val="none" w:sz="0" w:space="0" w:color="auto"/>
                      </w:divBdr>
                    </w:div>
                  </w:divsChild>
                </w:div>
                <w:div w:id="2020422469">
                  <w:marLeft w:val="0"/>
                  <w:marRight w:val="0"/>
                  <w:marTop w:val="0"/>
                  <w:marBottom w:val="0"/>
                  <w:divBdr>
                    <w:top w:val="single" w:sz="2" w:space="1" w:color="FFFFFF"/>
                    <w:left w:val="single" w:sz="2" w:space="11" w:color="FFFFFF"/>
                    <w:bottom w:val="single" w:sz="2" w:space="1" w:color="FFFFFF"/>
                    <w:right w:val="single" w:sz="2" w:space="4" w:color="FFFFFF"/>
                  </w:divBdr>
                  <w:divsChild>
                    <w:div w:id="996687252">
                      <w:marLeft w:val="0"/>
                      <w:marRight w:val="0"/>
                      <w:marTop w:val="0"/>
                      <w:marBottom w:val="0"/>
                      <w:divBdr>
                        <w:top w:val="none" w:sz="0" w:space="0" w:color="auto"/>
                        <w:left w:val="none" w:sz="0" w:space="0" w:color="auto"/>
                        <w:bottom w:val="none" w:sz="0" w:space="0" w:color="auto"/>
                        <w:right w:val="none" w:sz="0" w:space="0" w:color="auto"/>
                      </w:divBdr>
                    </w:div>
                  </w:divsChild>
                </w:div>
                <w:div w:id="192310815">
                  <w:marLeft w:val="0"/>
                  <w:marRight w:val="0"/>
                  <w:marTop w:val="0"/>
                  <w:marBottom w:val="0"/>
                  <w:divBdr>
                    <w:top w:val="single" w:sz="2" w:space="1" w:color="FFFFFF"/>
                    <w:left w:val="single" w:sz="2" w:space="11" w:color="FFFFFF"/>
                    <w:bottom w:val="single" w:sz="2" w:space="1" w:color="FFFFFF"/>
                    <w:right w:val="single" w:sz="2" w:space="4" w:color="FFFFFF"/>
                  </w:divBdr>
                  <w:divsChild>
                    <w:div w:id="4334525">
                      <w:marLeft w:val="0"/>
                      <w:marRight w:val="0"/>
                      <w:marTop w:val="0"/>
                      <w:marBottom w:val="0"/>
                      <w:divBdr>
                        <w:top w:val="none" w:sz="0" w:space="0" w:color="auto"/>
                        <w:left w:val="none" w:sz="0" w:space="0" w:color="auto"/>
                        <w:bottom w:val="none" w:sz="0" w:space="0" w:color="auto"/>
                        <w:right w:val="none" w:sz="0" w:space="0" w:color="auto"/>
                      </w:divBdr>
                    </w:div>
                  </w:divsChild>
                </w:div>
                <w:div w:id="1449667019">
                  <w:marLeft w:val="0"/>
                  <w:marRight w:val="0"/>
                  <w:marTop w:val="0"/>
                  <w:marBottom w:val="0"/>
                  <w:divBdr>
                    <w:top w:val="single" w:sz="2" w:space="1" w:color="FFFFFF"/>
                    <w:left w:val="single" w:sz="2" w:space="11" w:color="FFFFFF"/>
                    <w:bottom w:val="single" w:sz="2" w:space="1" w:color="FFFFFF"/>
                    <w:right w:val="single" w:sz="2" w:space="4" w:color="FFFFFF"/>
                  </w:divBdr>
                  <w:divsChild>
                    <w:div w:id="962035443">
                      <w:marLeft w:val="0"/>
                      <w:marRight w:val="0"/>
                      <w:marTop w:val="0"/>
                      <w:marBottom w:val="0"/>
                      <w:divBdr>
                        <w:top w:val="none" w:sz="0" w:space="0" w:color="auto"/>
                        <w:left w:val="none" w:sz="0" w:space="0" w:color="auto"/>
                        <w:bottom w:val="none" w:sz="0" w:space="0" w:color="auto"/>
                        <w:right w:val="none" w:sz="0" w:space="0" w:color="auto"/>
                      </w:divBdr>
                    </w:div>
                  </w:divsChild>
                </w:div>
                <w:div w:id="1425221410">
                  <w:marLeft w:val="0"/>
                  <w:marRight w:val="0"/>
                  <w:marTop w:val="0"/>
                  <w:marBottom w:val="0"/>
                  <w:divBdr>
                    <w:top w:val="single" w:sz="2" w:space="1" w:color="FFFFFF"/>
                    <w:left w:val="single" w:sz="2" w:space="11" w:color="FFFFFF"/>
                    <w:bottom w:val="single" w:sz="2" w:space="1" w:color="FFFFFF"/>
                    <w:right w:val="single" w:sz="2" w:space="4" w:color="FFFFFF"/>
                  </w:divBdr>
                  <w:divsChild>
                    <w:div w:id="1913421271">
                      <w:marLeft w:val="0"/>
                      <w:marRight w:val="0"/>
                      <w:marTop w:val="0"/>
                      <w:marBottom w:val="0"/>
                      <w:divBdr>
                        <w:top w:val="none" w:sz="0" w:space="0" w:color="auto"/>
                        <w:left w:val="none" w:sz="0" w:space="0" w:color="auto"/>
                        <w:bottom w:val="none" w:sz="0" w:space="0" w:color="auto"/>
                        <w:right w:val="none" w:sz="0" w:space="0" w:color="auto"/>
                      </w:divBdr>
                    </w:div>
                  </w:divsChild>
                </w:div>
                <w:div w:id="681660476">
                  <w:marLeft w:val="0"/>
                  <w:marRight w:val="0"/>
                  <w:marTop w:val="0"/>
                  <w:marBottom w:val="0"/>
                  <w:divBdr>
                    <w:top w:val="single" w:sz="2" w:space="1" w:color="FFFFFF"/>
                    <w:left w:val="single" w:sz="2" w:space="11" w:color="FFFFFF"/>
                    <w:bottom w:val="single" w:sz="2" w:space="1" w:color="FFFFFF"/>
                    <w:right w:val="single" w:sz="2" w:space="4" w:color="FFFFFF"/>
                  </w:divBdr>
                  <w:divsChild>
                    <w:div w:id="1345664388">
                      <w:marLeft w:val="0"/>
                      <w:marRight w:val="0"/>
                      <w:marTop w:val="0"/>
                      <w:marBottom w:val="0"/>
                      <w:divBdr>
                        <w:top w:val="none" w:sz="0" w:space="0" w:color="auto"/>
                        <w:left w:val="none" w:sz="0" w:space="0" w:color="auto"/>
                        <w:bottom w:val="none" w:sz="0" w:space="0" w:color="auto"/>
                        <w:right w:val="none" w:sz="0" w:space="0" w:color="auto"/>
                      </w:divBdr>
                    </w:div>
                  </w:divsChild>
                </w:div>
                <w:div w:id="1436247937">
                  <w:marLeft w:val="0"/>
                  <w:marRight w:val="0"/>
                  <w:marTop w:val="0"/>
                  <w:marBottom w:val="0"/>
                  <w:divBdr>
                    <w:top w:val="single" w:sz="2" w:space="1" w:color="FFFFFF"/>
                    <w:left w:val="single" w:sz="2" w:space="11" w:color="FFFFFF"/>
                    <w:bottom w:val="single" w:sz="2" w:space="1" w:color="FFFFFF"/>
                    <w:right w:val="single" w:sz="2" w:space="4" w:color="FFFFFF"/>
                  </w:divBdr>
                  <w:divsChild>
                    <w:div w:id="1063798814">
                      <w:marLeft w:val="0"/>
                      <w:marRight w:val="0"/>
                      <w:marTop w:val="0"/>
                      <w:marBottom w:val="0"/>
                      <w:divBdr>
                        <w:top w:val="none" w:sz="0" w:space="0" w:color="auto"/>
                        <w:left w:val="none" w:sz="0" w:space="0" w:color="auto"/>
                        <w:bottom w:val="none" w:sz="0" w:space="0" w:color="auto"/>
                        <w:right w:val="none" w:sz="0" w:space="0" w:color="auto"/>
                      </w:divBdr>
                    </w:div>
                  </w:divsChild>
                </w:div>
                <w:div w:id="1982924820">
                  <w:marLeft w:val="0"/>
                  <w:marRight w:val="0"/>
                  <w:marTop w:val="0"/>
                  <w:marBottom w:val="0"/>
                  <w:divBdr>
                    <w:top w:val="single" w:sz="2" w:space="1" w:color="FFFFFF"/>
                    <w:left w:val="single" w:sz="2" w:space="11" w:color="FFFFFF"/>
                    <w:bottom w:val="single" w:sz="2" w:space="1" w:color="FFFFFF"/>
                    <w:right w:val="single" w:sz="2" w:space="4" w:color="FFFFFF"/>
                  </w:divBdr>
                  <w:divsChild>
                    <w:div w:id="1408379293">
                      <w:marLeft w:val="0"/>
                      <w:marRight w:val="0"/>
                      <w:marTop w:val="0"/>
                      <w:marBottom w:val="0"/>
                      <w:divBdr>
                        <w:top w:val="none" w:sz="0" w:space="0" w:color="auto"/>
                        <w:left w:val="none" w:sz="0" w:space="0" w:color="auto"/>
                        <w:bottom w:val="none" w:sz="0" w:space="0" w:color="auto"/>
                        <w:right w:val="none" w:sz="0" w:space="0" w:color="auto"/>
                      </w:divBdr>
                    </w:div>
                  </w:divsChild>
                </w:div>
                <w:div w:id="1914705767">
                  <w:marLeft w:val="0"/>
                  <w:marRight w:val="0"/>
                  <w:marTop w:val="0"/>
                  <w:marBottom w:val="0"/>
                  <w:divBdr>
                    <w:top w:val="single" w:sz="2" w:space="1" w:color="FFFFFF"/>
                    <w:left w:val="single" w:sz="2" w:space="11" w:color="FFFFFF"/>
                    <w:bottom w:val="single" w:sz="2" w:space="1" w:color="FFFFFF"/>
                    <w:right w:val="single" w:sz="2" w:space="4" w:color="FFFFFF"/>
                  </w:divBdr>
                  <w:divsChild>
                    <w:div w:id="1660498350">
                      <w:marLeft w:val="0"/>
                      <w:marRight w:val="0"/>
                      <w:marTop w:val="0"/>
                      <w:marBottom w:val="0"/>
                      <w:divBdr>
                        <w:top w:val="none" w:sz="0" w:space="0" w:color="auto"/>
                        <w:left w:val="none" w:sz="0" w:space="0" w:color="auto"/>
                        <w:bottom w:val="none" w:sz="0" w:space="0" w:color="auto"/>
                        <w:right w:val="none" w:sz="0" w:space="0" w:color="auto"/>
                      </w:divBdr>
                    </w:div>
                  </w:divsChild>
                </w:div>
                <w:div w:id="391924821">
                  <w:marLeft w:val="0"/>
                  <w:marRight w:val="0"/>
                  <w:marTop w:val="0"/>
                  <w:marBottom w:val="0"/>
                  <w:divBdr>
                    <w:top w:val="single" w:sz="2" w:space="1" w:color="FFFFFF"/>
                    <w:left w:val="single" w:sz="2" w:space="11" w:color="FFFFFF"/>
                    <w:bottom w:val="single" w:sz="2" w:space="1" w:color="FFFFFF"/>
                    <w:right w:val="single" w:sz="2" w:space="4" w:color="FFFFFF"/>
                  </w:divBdr>
                  <w:divsChild>
                    <w:div w:id="1724131144">
                      <w:marLeft w:val="0"/>
                      <w:marRight w:val="0"/>
                      <w:marTop w:val="0"/>
                      <w:marBottom w:val="0"/>
                      <w:divBdr>
                        <w:top w:val="none" w:sz="0" w:space="0" w:color="auto"/>
                        <w:left w:val="none" w:sz="0" w:space="0" w:color="auto"/>
                        <w:bottom w:val="none" w:sz="0" w:space="0" w:color="auto"/>
                        <w:right w:val="none" w:sz="0" w:space="0" w:color="auto"/>
                      </w:divBdr>
                    </w:div>
                  </w:divsChild>
                </w:div>
                <w:div w:id="929705071">
                  <w:marLeft w:val="0"/>
                  <w:marRight w:val="0"/>
                  <w:marTop w:val="0"/>
                  <w:marBottom w:val="0"/>
                  <w:divBdr>
                    <w:top w:val="single" w:sz="2" w:space="1" w:color="FFFFFF"/>
                    <w:left w:val="single" w:sz="2" w:space="11" w:color="FFFFFF"/>
                    <w:bottom w:val="single" w:sz="2" w:space="1" w:color="FFFFFF"/>
                    <w:right w:val="single" w:sz="2" w:space="4" w:color="FFFFFF"/>
                  </w:divBdr>
                  <w:divsChild>
                    <w:div w:id="110823916">
                      <w:marLeft w:val="0"/>
                      <w:marRight w:val="0"/>
                      <w:marTop w:val="0"/>
                      <w:marBottom w:val="0"/>
                      <w:divBdr>
                        <w:top w:val="none" w:sz="0" w:space="0" w:color="auto"/>
                        <w:left w:val="none" w:sz="0" w:space="0" w:color="auto"/>
                        <w:bottom w:val="none" w:sz="0" w:space="0" w:color="auto"/>
                        <w:right w:val="none" w:sz="0" w:space="0" w:color="auto"/>
                      </w:divBdr>
                    </w:div>
                  </w:divsChild>
                </w:div>
                <w:div w:id="1682273337">
                  <w:marLeft w:val="0"/>
                  <w:marRight w:val="0"/>
                  <w:marTop w:val="0"/>
                  <w:marBottom w:val="0"/>
                  <w:divBdr>
                    <w:top w:val="single" w:sz="2" w:space="1" w:color="FFFFFF"/>
                    <w:left w:val="single" w:sz="2" w:space="11" w:color="FFFFFF"/>
                    <w:bottom w:val="single" w:sz="2" w:space="1" w:color="FFFFFF"/>
                    <w:right w:val="single" w:sz="2" w:space="4" w:color="FFFFFF"/>
                  </w:divBdr>
                  <w:divsChild>
                    <w:div w:id="722754649">
                      <w:marLeft w:val="0"/>
                      <w:marRight w:val="0"/>
                      <w:marTop w:val="0"/>
                      <w:marBottom w:val="0"/>
                      <w:divBdr>
                        <w:top w:val="none" w:sz="0" w:space="0" w:color="auto"/>
                        <w:left w:val="none" w:sz="0" w:space="0" w:color="auto"/>
                        <w:bottom w:val="none" w:sz="0" w:space="0" w:color="auto"/>
                        <w:right w:val="none" w:sz="0" w:space="0" w:color="auto"/>
                      </w:divBdr>
                    </w:div>
                  </w:divsChild>
                </w:div>
                <w:div w:id="392655460">
                  <w:marLeft w:val="0"/>
                  <w:marRight w:val="0"/>
                  <w:marTop w:val="0"/>
                  <w:marBottom w:val="0"/>
                  <w:divBdr>
                    <w:top w:val="single" w:sz="2" w:space="1" w:color="FFFFFF"/>
                    <w:left w:val="single" w:sz="2" w:space="11" w:color="FFFFFF"/>
                    <w:bottom w:val="single" w:sz="2" w:space="1" w:color="FFFFFF"/>
                    <w:right w:val="single" w:sz="2" w:space="4" w:color="FFFFFF"/>
                  </w:divBdr>
                  <w:divsChild>
                    <w:div w:id="1468282234">
                      <w:marLeft w:val="0"/>
                      <w:marRight w:val="0"/>
                      <w:marTop w:val="0"/>
                      <w:marBottom w:val="0"/>
                      <w:divBdr>
                        <w:top w:val="none" w:sz="0" w:space="0" w:color="auto"/>
                        <w:left w:val="none" w:sz="0" w:space="0" w:color="auto"/>
                        <w:bottom w:val="none" w:sz="0" w:space="0" w:color="auto"/>
                        <w:right w:val="none" w:sz="0" w:space="0" w:color="auto"/>
                      </w:divBdr>
                    </w:div>
                  </w:divsChild>
                </w:div>
                <w:div w:id="1284843903">
                  <w:marLeft w:val="0"/>
                  <w:marRight w:val="0"/>
                  <w:marTop w:val="0"/>
                  <w:marBottom w:val="0"/>
                  <w:divBdr>
                    <w:top w:val="single" w:sz="2" w:space="1" w:color="FFFFFF"/>
                    <w:left w:val="single" w:sz="2" w:space="11" w:color="FFFFFF"/>
                    <w:bottom w:val="single" w:sz="2" w:space="1" w:color="FFFFFF"/>
                    <w:right w:val="single" w:sz="2" w:space="4" w:color="FFFFFF"/>
                  </w:divBdr>
                  <w:divsChild>
                    <w:div w:id="2145392110">
                      <w:marLeft w:val="0"/>
                      <w:marRight w:val="0"/>
                      <w:marTop w:val="0"/>
                      <w:marBottom w:val="0"/>
                      <w:divBdr>
                        <w:top w:val="none" w:sz="0" w:space="0" w:color="auto"/>
                        <w:left w:val="none" w:sz="0" w:space="0" w:color="auto"/>
                        <w:bottom w:val="none" w:sz="0" w:space="0" w:color="auto"/>
                        <w:right w:val="none" w:sz="0" w:space="0" w:color="auto"/>
                      </w:divBdr>
                    </w:div>
                  </w:divsChild>
                </w:div>
                <w:div w:id="1444688684">
                  <w:marLeft w:val="0"/>
                  <w:marRight w:val="0"/>
                  <w:marTop w:val="0"/>
                  <w:marBottom w:val="0"/>
                  <w:divBdr>
                    <w:top w:val="single" w:sz="2" w:space="1" w:color="FFFFFF"/>
                    <w:left w:val="single" w:sz="2" w:space="11" w:color="FFFFFF"/>
                    <w:bottom w:val="single" w:sz="2" w:space="1" w:color="FFFFFF"/>
                    <w:right w:val="single" w:sz="2" w:space="4" w:color="FFFFFF"/>
                  </w:divBdr>
                  <w:divsChild>
                    <w:div w:id="1902406132">
                      <w:marLeft w:val="0"/>
                      <w:marRight w:val="0"/>
                      <w:marTop w:val="0"/>
                      <w:marBottom w:val="0"/>
                      <w:divBdr>
                        <w:top w:val="none" w:sz="0" w:space="0" w:color="auto"/>
                        <w:left w:val="none" w:sz="0" w:space="0" w:color="auto"/>
                        <w:bottom w:val="none" w:sz="0" w:space="0" w:color="auto"/>
                        <w:right w:val="none" w:sz="0" w:space="0" w:color="auto"/>
                      </w:divBdr>
                    </w:div>
                  </w:divsChild>
                </w:div>
                <w:div w:id="883373132">
                  <w:marLeft w:val="0"/>
                  <w:marRight w:val="0"/>
                  <w:marTop w:val="0"/>
                  <w:marBottom w:val="0"/>
                  <w:divBdr>
                    <w:top w:val="single" w:sz="2" w:space="1" w:color="FFFFFF"/>
                    <w:left w:val="single" w:sz="2" w:space="11" w:color="FFFFFF"/>
                    <w:bottom w:val="single" w:sz="2" w:space="1" w:color="FFFFFF"/>
                    <w:right w:val="single" w:sz="2" w:space="4" w:color="FFFFFF"/>
                  </w:divBdr>
                  <w:divsChild>
                    <w:div w:id="1205293677">
                      <w:marLeft w:val="0"/>
                      <w:marRight w:val="0"/>
                      <w:marTop w:val="0"/>
                      <w:marBottom w:val="0"/>
                      <w:divBdr>
                        <w:top w:val="none" w:sz="0" w:space="0" w:color="auto"/>
                        <w:left w:val="none" w:sz="0" w:space="0" w:color="auto"/>
                        <w:bottom w:val="none" w:sz="0" w:space="0" w:color="auto"/>
                        <w:right w:val="none" w:sz="0" w:space="0" w:color="auto"/>
                      </w:divBdr>
                    </w:div>
                  </w:divsChild>
                </w:div>
                <w:div w:id="1564833853">
                  <w:marLeft w:val="0"/>
                  <w:marRight w:val="0"/>
                  <w:marTop w:val="0"/>
                  <w:marBottom w:val="0"/>
                  <w:divBdr>
                    <w:top w:val="single" w:sz="2" w:space="1" w:color="FFFFFF"/>
                    <w:left w:val="single" w:sz="2" w:space="11" w:color="FFFFFF"/>
                    <w:bottom w:val="single" w:sz="2" w:space="1" w:color="FFFFFF"/>
                    <w:right w:val="single" w:sz="2" w:space="4" w:color="FFFFFF"/>
                  </w:divBdr>
                  <w:divsChild>
                    <w:div w:id="1603763348">
                      <w:marLeft w:val="0"/>
                      <w:marRight w:val="0"/>
                      <w:marTop w:val="0"/>
                      <w:marBottom w:val="0"/>
                      <w:divBdr>
                        <w:top w:val="none" w:sz="0" w:space="0" w:color="auto"/>
                        <w:left w:val="none" w:sz="0" w:space="0" w:color="auto"/>
                        <w:bottom w:val="none" w:sz="0" w:space="0" w:color="auto"/>
                        <w:right w:val="none" w:sz="0" w:space="0" w:color="auto"/>
                      </w:divBdr>
                    </w:div>
                  </w:divsChild>
                </w:div>
                <w:div w:id="224031724">
                  <w:marLeft w:val="0"/>
                  <w:marRight w:val="0"/>
                  <w:marTop w:val="0"/>
                  <w:marBottom w:val="0"/>
                  <w:divBdr>
                    <w:top w:val="single" w:sz="2" w:space="1" w:color="FFFFFF"/>
                    <w:left w:val="single" w:sz="2" w:space="11" w:color="FFFFFF"/>
                    <w:bottom w:val="single" w:sz="2" w:space="1" w:color="FFFFFF"/>
                    <w:right w:val="single" w:sz="2" w:space="4" w:color="FFFFFF"/>
                  </w:divBdr>
                  <w:divsChild>
                    <w:div w:id="1662198226">
                      <w:marLeft w:val="0"/>
                      <w:marRight w:val="0"/>
                      <w:marTop w:val="0"/>
                      <w:marBottom w:val="0"/>
                      <w:divBdr>
                        <w:top w:val="none" w:sz="0" w:space="0" w:color="auto"/>
                        <w:left w:val="none" w:sz="0" w:space="0" w:color="auto"/>
                        <w:bottom w:val="none" w:sz="0" w:space="0" w:color="auto"/>
                        <w:right w:val="none" w:sz="0" w:space="0" w:color="auto"/>
                      </w:divBdr>
                    </w:div>
                  </w:divsChild>
                </w:div>
                <w:div w:id="1246114727">
                  <w:marLeft w:val="0"/>
                  <w:marRight w:val="0"/>
                  <w:marTop w:val="0"/>
                  <w:marBottom w:val="0"/>
                  <w:divBdr>
                    <w:top w:val="single" w:sz="2" w:space="1" w:color="FFFFFF"/>
                    <w:left w:val="single" w:sz="2" w:space="11" w:color="FFFFFF"/>
                    <w:bottom w:val="single" w:sz="2" w:space="1" w:color="FFFFFF"/>
                    <w:right w:val="single" w:sz="2" w:space="4" w:color="FFFFFF"/>
                  </w:divBdr>
                  <w:divsChild>
                    <w:div w:id="1418674282">
                      <w:marLeft w:val="0"/>
                      <w:marRight w:val="0"/>
                      <w:marTop w:val="0"/>
                      <w:marBottom w:val="0"/>
                      <w:divBdr>
                        <w:top w:val="none" w:sz="0" w:space="0" w:color="auto"/>
                        <w:left w:val="none" w:sz="0" w:space="0" w:color="auto"/>
                        <w:bottom w:val="none" w:sz="0" w:space="0" w:color="auto"/>
                        <w:right w:val="none" w:sz="0" w:space="0" w:color="auto"/>
                      </w:divBdr>
                    </w:div>
                  </w:divsChild>
                </w:div>
                <w:div w:id="603608488">
                  <w:marLeft w:val="0"/>
                  <w:marRight w:val="0"/>
                  <w:marTop w:val="0"/>
                  <w:marBottom w:val="0"/>
                  <w:divBdr>
                    <w:top w:val="single" w:sz="2" w:space="1" w:color="FFFFFF"/>
                    <w:left w:val="single" w:sz="2" w:space="11" w:color="FFFFFF"/>
                    <w:bottom w:val="single" w:sz="2" w:space="1" w:color="FFFFFF"/>
                    <w:right w:val="single" w:sz="2" w:space="4" w:color="FFFFFF"/>
                  </w:divBdr>
                  <w:divsChild>
                    <w:div w:id="394160606">
                      <w:marLeft w:val="0"/>
                      <w:marRight w:val="0"/>
                      <w:marTop w:val="0"/>
                      <w:marBottom w:val="0"/>
                      <w:divBdr>
                        <w:top w:val="none" w:sz="0" w:space="0" w:color="auto"/>
                        <w:left w:val="none" w:sz="0" w:space="0" w:color="auto"/>
                        <w:bottom w:val="none" w:sz="0" w:space="0" w:color="auto"/>
                        <w:right w:val="none" w:sz="0" w:space="0" w:color="auto"/>
                      </w:divBdr>
                    </w:div>
                  </w:divsChild>
                </w:div>
                <w:div w:id="179929052">
                  <w:marLeft w:val="0"/>
                  <w:marRight w:val="0"/>
                  <w:marTop w:val="0"/>
                  <w:marBottom w:val="0"/>
                  <w:divBdr>
                    <w:top w:val="single" w:sz="2" w:space="1" w:color="FFFFFF"/>
                    <w:left w:val="single" w:sz="2" w:space="11" w:color="FFFFFF"/>
                    <w:bottom w:val="single" w:sz="2" w:space="1" w:color="FFFFFF"/>
                    <w:right w:val="single" w:sz="2" w:space="4" w:color="FFFFFF"/>
                  </w:divBdr>
                  <w:divsChild>
                    <w:div w:id="765267292">
                      <w:marLeft w:val="0"/>
                      <w:marRight w:val="0"/>
                      <w:marTop w:val="0"/>
                      <w:marBottom w:val="0"/>
                      <w:divBdr>
                        <w:top w:val="none" w:sz="0" w:space="0" w:color="auto"/>
                        <w:left w:val="none" w:sz="0" w:space="0" w:color="auto"/>
                        <w:bottom w:val="none" w:sz="0" w:space="0" w:color="auto"/>
                        <w:right w:val="none" w:sz="0" w:space="0" w:color="auto"/>
                      </w:divBdr>
                    </w:div>
                  </w:divsChild>
                </w:div>
                <w:div w:id="446117810">
                  <w:marLeft w:val="0"/>
                  <w:marRight w:val="0"/>
                  <w:marTop w:val="0"/>
                  <w:marBottom w:val="0"/>
                  <w:divBdr>
                    <w:top w:val="single" w:sz="2" w:space="1" w:color="FFFFFF"/>
                    <w:left w:val="single" w:sz="2" w:space="11" w:color="FFFFFF"/>
                    <w:bottom w:val="single" w:sz="2" w:space="1" w:color="FFFFFF"/>
                    <w:right w:val="single" w:sz="2" w:space="4" w:color="FFFFFF"/>
                  </w:divBdr>
                  <w:divsChild>
                    <w:div w:id="1280912988">
                      <w:marLeft w:val="0"/>
                      <w:marRight w:val="0"/>
                      <w:marTop w:val="0"/>
                      <w:marBottom w:val="0"/>
                      <w:divBdr>
                        <w:top w:val="none" w:sz="0" w:space="0" w:color="auto"/>
                        <w:left w:val="none" w:sz="0" w:space="0" w:color="auto"/>
                        <w:bottom w:val="none" w:sz="0" w:space="0" w:color="auto"/>
                        <w:right w:val="none" w:sz="0" w:space="0" w:color="auto"/>
                      </w:divBdr>
                    </w:div>
                  </w:divsChild>
                </w:div>
                <w:div w:id="1187141040">
                  <w:marLeft w:val="0"/>
                  <w:marRight w:val="0"/>
                  <w:marTop w:val="0"/>
                  <w:marBottom w:val="0"/>
                  <w:divBdr>
                    <w:top w:val="single" w:sz="2" w:space="1" w:color="FFFFFF"/>
                    <w:left w:val="single" w:sz="2" w:space="11" w:color="FFFFFF"/>
                    <w:bottom w:val="single" w:sz="2" w:space="1" w:color="FFFFFF"/>
                    <w:right w:val="single" w:sz="2" w:space="4" w:color="FFFFFF"/>
                  </w:divBdr>
                  <w:divsChild>
                    <w:div w:id="808792099">
                      <w:marLeft w:val="0"/>
                      <w:marRight w:val="0"/>
                      <w:marTop w:val="0"/>
                      <w:marBottom w:val="0"/>
                      <w:divBdr>
                        <w:top w:val="none" w:sz="0" w:space="0" w:color="auto"/>
                        <w:left w:val="none" w:sz="0" w:space="0" w:color="auto"/>
                        <w:bottom w:val="none" w:sz="0" w:space="0" w:color="auto"/>
                        <w:right w:val="none" w:sz="0" w:space="0" w:color="auto"/>
                      </w:divBdr>
                    </w:div>
                  </w:divsChild>
                </w:div>
                <w:div w:id="945427281">
                  <w:marLeft w:val="0"/>
                  <w:marRight w:val="0"/>
                  <w:marTop w:val="0"/>
                  <w:marBottom w:val="0"/>
                  <w:divBdr>
                    <w:top w:val="single" w:sz="2" w:space="1" w:color="FFFFFF"/>
                    <w:left w:val="single" w:sz="2" w:space="11" w:color="FFFFFF"/>
                    <w:bottom w:val="single" w:sz="2" w:space="1" w:color="FFFFFF"/>
                    <w:right w:val="single" w:sz="2" w:space="4" w:color="FFFFFF"/>
                  </w:divBdr>
                  <w:divsChild>
                    <w:div w:id="1953583445">
                      <w:marLeft w:val="0"/>
                      <w:marRight w:val="0"/>
                      <w:marTop w:val="0"/>
                      <w:marBottom w:val="0"/>
                      <w:divBdr>
                        <w:top w:val="none" w:sz="0" w:space="0" w:color="auto"/>
                        <w:left w:val="none" w:sz="0" w:space="0" w:color="auto"/>
                        <w:bottom w:val="none" w:sz="0" w:space="0" w:color="auto"/>
                        <w:right w:val="none" w:sz="0" w:space="0" w:color="auto"/>
                      </w:divBdr>
                    </w:div>
                  </w:divsChild>
                </w:div>
                <w:div w:id="1339965066">
                  <w:marLeft w:val="0"/>
                  <w:marRight w:val="0"/>
                  <w:marTop w:val="0"/>
                  <w:marBottom w:val="0"/>
                  <w:divBdr>
                    <w:top w:val="single" w:sz="2" w:space="1" w:color="FFFFFF"/>
                    <w:left w:val="single" w:sz="2" w:space="11" w:color="FFFFFF"/>
                    <w:bottom w:val="single" w:sz="2" w:space="1" w:color="FFFFFF"/>
                    <w:right w:val="single" w:sz="2" w:space="4" w:color="FFFFFF"/>
                  </w:divBdr>
                  <w:divsChild>
                    <w:div w:id="446896492">
                      <w:marLeft w:val="0"/>
                      <w:marRight w:val="0"/>
                      <w:marTop w:val="0"/>
                      <w:marBottom w:val="0"/>
                      <w:divBdr>
                        <w:top w:val="none" w:sz="0" w:space="0" w:color="auto"/>
                        <w:left w:val="none" w:sz="0" w:space="0" w:color="auto"/>
                        <w:bottom w:val="none" w:sz="0" w:space="0" w:color="auto"/>
                        <w:right w:val="none" w:sz="0" w:space="0" w:color="auto"/>
                      </w:divBdr>
                    </w:div>
                  </w:divsChild>
                </w:div>
                <w:div w:id="1399551186">
                  <w:marLeft w:val="0"/>
                  <w:marRight w:val="0"/>
                  <w:marTop w:val="0"/>
                  <w:marBottom w:val="0"/>
                  <w:divBdr>
                    <w:top w:val="single" w:sz="2" w:space="1" w:color="FFFFFF"/>
                    <w:left w:val="single" w:sz="2" w:space="11" w:color="FFFFFF"/>
                    <w:bottom w:val="single" w:sz="2" w:space="1" w:color="FFFFFF"/>
                    <w:right w:val="single" w:sz="2" w:space="4" w:color="FFFFFF"/>
                  </w:divBdr>
                  <w:divsChild>
                    <w:div w:id="1099302538">
                      <w:marLeft w:val="0"/>
                      <w:marRight w:val="0"/>
                      <w:marTop w:val="0"/>
                      <w:marBottom w:val="0"/>
                      <w:divBdr>
                        <w:top w:val="none" w:sz="0" w:space="0" w:color="auto"/>
                        <w:left w:val="none" w:sz="0" w:space="0" w:color="auto"/>
                        <w:bottom w:val="none" w:sz="0" w:space="0" w:color="auto"/>
                        <w:right w:val="none" w:sz="0" w:space="0" w:color="auto"/>
                      </w:divBdr>
                    </w:div>
                  </w:divsChild>
                </w:div>
                <w:div w:id="874971191">
                  <w:marLeft w:val="0"/>
                  <w:marRight w:val="0"/>
                  <w:marTop w:val="0"/>
                  <w:marBottom w:val="0"/>
                  <w:divBdr>
                    <w:top w:val="single" w:sz="2" w:space="1" w:color="FFFFFF"/>
                    <w:left w:val="single" w:sz="2" w:space="11" w:color="FFFFFF"/>
                    <w:bottom w:val="single" w:sz="2" w:space="1" w:color="FFFFFF"/>
                    <w:right w:val="single" w:sz="2" w:space="4" w:color="FFFFFF"/>
                  </w:divBdr>
                  <w:divsChild>
                    <w:div w:id="890388736">
                      <w:marLeft w:val="0"/>
                      <w:marRight w:val="0"/>
                      <w:marTop w:val="0"/>
                      <w:marBottom w:val="0"/>
                      <w:divBdr>
                        <w:top w:val="none" w:sz="0" w:space="0" w:color="auto"/>
                        <w:left w:val="none" w:sz="0" w:space="0" w:color="auto"/>
                        <w:bottom w:val="none" w:sz="0" w:space="0" w:color="auto"/>
                        <w:right w:val="none" w:sz="0" w:space="0" w:color="auto"/>
                      </w:divBdr>
                    </w:div>
                  </w:divsChild>
                </w:div>
                <w:div w:id="1119376425">
                  <w:marLeft w:val="0"/>
                  <w:marRight w:val="0"/>
                  <w:marTop w:val="0"/>
                  <w:marBottom w:val="0"/>
                  <w:divBdr>
                    <w:top w:val="single" w:sz="2" w:space="1" w:color="FFFFFF"/>
                    <w:left w:val="single" w:sz="2" w:space="11" w:color="FFFFFF"/>
                    <w:bottom w:val="single" w:sz="2" w:space="1" w:color="FFFFFF"/>
                    <w:right w:val="single" w:sz="2" w:space="4" w:color="FFFFFF"/>
                  </w:divBdr>
                  <w:divsChild>
                    <w:div w:id="970357880">
                      <w:marLeft w:val="0"/>
                      <w:marRight w:val="0"/>
                      <w:marTop w:val="0"/>
                      <w:marBottom w:val="0"/>
                      <w:divBdr>
                        <w:top w:val="none" w:sz="0" w:space="0" w:color="auto"/>
                        <w:left w:val="none" w:sz="0" w:space="0" w:color="auto"/>
                        <w:bottom w:val="none" w:sz="0" w:space="0" w:color="auto"/>
                        <w:right w:val="none" w:sz="0" w:space="0" w:color="auto"/>
                      </w:divBdr>
                    </w:div>
                  </w:divsChild>
                </w:div>
                <w:div w:id="599609831">
                  <w:marLeft w:val="0"/>
                  <w:marRight w:val="0"/>
                  <w:marTop w:val="0"/>
                  <w:marBottom w:val="0"/>
                  <w:divBdr>
                    <w:top w:val="single" w:sz="2" w:space="1" w:color="FFFFFF"/>
                    <w:left w:val="single" w:sz="2" w:space="11" w:color="FFFFFF"/>
                    <w:bottom w:val="single" w:sz="2" w:space="1" w:color="FFFFFF"/>
                    <w:right w:val="single" w:sz="2" w:space="4" w:color="FFFFFF"/>
                  </w:divBdr>
                  <w:divsChild>
                    <w:div w:id="1042561956">
                      <w:marLeft w:val="0"/>
                      <w:marRight w:val="0"/>
                      <w:marTop w:val="0"/>
                      <w:marBottom w:val="0"/>
                      <w:divBdr>
                        <w:top w:val="none" w:sz="0" w:space="0" w:color="auto"/>
                        <w:left w:val="none" w:sz="0" w:space="0" w:color="auto"/>
                        <w:bottom w:val="none" w:sz="0" w:space="0" w:color="auto"/>
                        <w:right w:val="none" w:sz="0" w:space="0" w:color="auto"/>
                      </w:divBdr>
                    </w:div>
                  </w:divsChild>
                </w:div>
                <w:div w:id="1687515318">
                  <w:marLeft w:val="0"/>
                  <w:marRight w:val="0"/>
                  <w:marTop w:val="0"/>
                  <w:marBottom w:val="0"/>
                  <w:divBdr>
                    <w:top w:val="single" w:sz="2" w:space="1" w:color="FFFFFF"/>
                    <w:left w:val="single" w:sz="2" w:space="11" w:color="FFFFFF"/>
                    <w:bottom w:val="single" w:sz="2" w:space="1" w:color="FFFFFF"/>
                    <w:right w:val="single" w:sz="2" w:space="4" w:color="FFFFFF"/>
                  </w:divBdr>
                  <w:divsChild>
                    <w:div w:id="635718911">
                      <w:marLeft w:val="0"/>
                      <w:marRight w:val="0"/>
                      <w:marTop w:val="0"/>
                      <w:marBottom w:val="0"/>
                      <w:divBdr>
                        <w:top w:val="none" w:sz="0" w:space="0" w:color="auto"/>
                        <w:left w:val="none" w:sz="0" w:space="0" w:color="auto"/>
                        <w:bottom w:val="none" w:sz="0" w:space="0" w:color="auto"/>
                        <w:right w:val="none" w:sz="0" w:space="0" w:color="auto"/>
                      </w:divBdr>
                    </w:div>
                  </w:divsChild>
                </w:div>
                <w:div w:id="434441014">
                  <w:marLeft w:val="0"/>
                  <w:marRight w:val="0"/>
                  <w:marTop w:val="0"/>
                  <w:marBottom w:val="0"/>
                  <w:divBdr>
                    <w:top w:val="single" w:sz="2" w:space="1" w:color="FFFFFF"/>
                    <w:left w:val="single" w:sz="2" w:space="11" w:color="FFFFFF"/>
                    <w:bottom w:val="single" w:sz="2" w:space="1" w:color="FFFFFF"/>
                    <w:right w:val="single" w:sz="2" w:space="4" w:color="FFFFFF"/>
                  </w:divBdr>
                  <w:divsChild>
                    <w:div w:id="438912356">
                      <w:marLeft w:val="0"/>
                      <w:marRight w:val="0"/>
                      <w:marTop w:val="0"/>
                      <w:marBottom w:val="0"/>
                      <w:divBdr>
                        <w:top w:val="none" w:sz="0" w:space="0" w:color="auto"/>
                        <w:left w:val="none" w:sz="0" w:space="0" w:color="auto"/>
                        <w:bottom w:val="none" w:sz="0" w:space="0" w:color="auto"/>
                        <w:right w:val="none" w:sz="0" w:space="0" w:color="auto"/>
                      </w:divBdr>
                    </w:div>
                  </w:divsChild>
                </w:div>
                <w:div w:id="1760521172">
                  <w:marLeft w:val="0"/>
                  <w:marRight w:val="0"/>
                  <w:marTop w:val="0"/>
                  <w:marBottom w:val="0"/>
                  <w:divBdr>
                    <w:top w:val="single" w:sz="2" w:space="1" w:color="FFFFFF"/>
                    <w:left w:val="single" w:sz="2" w:space="11" w:color="FFFFFF"/>
                    <w:bottom w:val="single" w:sz="2" w:space="1" w:color="FFFFFF"/>
                    <w:right w:val="single" w:sz="2" w:space="4" w:color="FFFFFF"/>
                  </w:divBdr>
                  <w:divsChild>
                    <w:div w:id="691689364">
                      <w:marLeft w:val="0"/>
                      <w:marRight w:val="0"/>
                      <w:marTop w:val="0"/>
                      <w:marBottom w:val="0"/>
                      <w:divBdr>
                        <w:top w:val="none" w:sz="0" w:space="0" w:color="auto"/>
                        <w:left w:val="none" w:sz="0" w:space="0" w:color="auto"/>
                        <w:bottom w:val="none" w:sz="0" w:space="0" w:color="auto"/>
                        <w:right w:val="none" w:sz="0" w:space="0" w:color="auto"/>
                      </w:divBdr>
                    </w:div>
                  </w:divsChild>
                </w:div>
                <w:div w:id="181090670">
                  <w:marLeft w:val="0"/>
                  <w:marRight w:val="0"/>
                  <w:marTop w:val="0"/>
                  <w:marBottom w:val="0"/>
                  <w:divBdr>
                    <w:top w:val="single" w:sz="2" w:space="1" w:color="FFFFFF"/>
                    <w:left w:val="single" w:sz="2" w:space="11" w:color="FFFFFF"/>
                    <w:bottom w:val="single" w:sz="2" w:space="1" w:color="FFFFFF"/>
                    <w:right w:val="single" w:sz="2" w:space="4" w:color="FFFFFF"/>
                  </w:divBdr>
                  <w:divsChild>
                    <w:div w:id="1165247643">
                      <w:marLeft w:val="0"/>
                      <w:marRight w:val="0"/>
                      <w:marTop w:val="0"/>
                      <w:marBottom w:val="0"/>
                      <w:divBdr>
                        <w:top w:val="none" w:sz="0" w:space="0" w:color="auto"/>
                        <w:left w:val="none" w:sz="0" w:space="0" w:color="auto"/>
                        <w:bottom w:val="none" w:sz="0" w:space="0" w:color="auto"/>
                        <w:right w:val="none" w:sz="0" w:space="0" w:color="auto"/>
                      </w:divBdr>
                    </w:div>
                  </w:divsChild>
                </w:div>
                <w:div w:id="123888519">
                  <w:marLeft w:val="0"/>
                  <w:marRight w:val="0"/>
                  <w:marTop w:val="0"/>
                  <w:marBottom w:val="0"/>
                  <w:divBdr>
                    <w:top w:val="single" w:sz="2" w:space="1" w:color="FFFFFF"/>
                    <w:left w:val="single" w:sz="2" w:space="11" w:color="FFFFFF"/>
                    <w:bottom w:val="single" w:sz="2" w:space="1" w:color="FFFFFF"/>
                    <w:right w:val="single" w:sz="2" w:space="4" w:color="FFFFFF"/>
                  </w:divBdr>
                  <w:divsChild>
                    <w:div w:id="1306931604">
                      <w:marLeft w:val="0"/>
                      <w:marRight w:val="0"/>
                      <w:marTop w:val="0"/>
                      <w:marBottom w:val="0"/>
                      <w:divBdr>
                        <w:top w:val="none" w:sz="0" w:space="0" w:color="auto"/>
                        <w:left w:val="none" w:sz="0" w:space="0" w:color="auto"/>
                        <w:bottom w:val="none" w:sz="0" w:space="0" w:color="auto"/>
                        <w:right w:val="none" w:sz="0" w:space="0" w:color="auto"/>
                      </w:divBdr>
                    </w:div>
                  </w:divsChild>
                </w:div>
                <w:div w:id="1442526687">
                  <w:marLeft w:val="0"/>
                  <w:marRight w:val="0"/>
                  <w:marTop w:val="0"/>
                  <w:marBottom w:val="0"/>
                  <w:divBdr>
                    <w:top w:val="single" w:sz="2" w:space="1" w:color="FFFFFF"/>
                    <w:left w:val="single" w:sz="2" w:space="11" w:color="FFFFFF"/>
                    <w:bottom w:val="single" w:sz="2" w:space="1" w:color="FFFFFF"/>
                    <w:right w:val="single" w:sz="2" w:space="4" w:color="FFFFFF"/>
                  </w:divBdr>
                  <w:divsChild>
                    <w:div w:id="1722167004">
                      <w:marLeft w:val="0"/>
                      <w:marRight w:val="0"/>
                      <w:marTop w:val="0"/>
                      <w:marBottom w:val="0"/>
                      <w:divBdr>
                        <w:top w:val="none" w:sz="0" w:space="0" w:color="auto"/>
                        <w:left w:val="none" w:sz="0" w:space="0" w:color="auto"/>
                        <w:bottom w:val="none" w:sz="0" w:space="0" w:color="auto"/>
                        <w:right w:val="none" w:sz="0" w:space="0" w:color="auto"/>
                      </w:divBdr>
                    </w:div>
                  </w:divsChild>
                </w:div>
                <w:div w:id="1916821244">
                  <w:marLeft w:val="0"/>
                  <w:marRight w:val="0"/>
                  <w:marTop w:val="0"/>
                  <w:marBottom w:val="0"/>
                  <w:divBdr>
                    <w:top w:val="single" w:sz="2" w:space="1" w:color="FFFFFF"/>
                    <w:left w:val="single" w:sz="2" w:space="11" w:color="FFFFFF"/>
                    <w:bottom w:val="single" w:sz="2" w:space="1" w:color="FFFFFF"/>
                    <w:right w:val="single" w:sz="2" w:space="4" w:color="FFFFFF"/>
                  </w:divBdr>
                  <w:divsChild>
                    <w:div w:id="1439987660">
                      <w:marLeft w:val="0"/>
                      <w:marRight w:val="0"/>
                      <w:marTop w:val="0"/>
                      <w:marBottom w:val="0"/>
                      <w:divBdr>
                        <w:top w:val="none" w:sz="0" w:space="0" w:color="auto"/>
                        <w:left w:val="none" w:sz="0" w:space="0" w:color="auto"/>
                        <w:bottom w:val="none" w:sz="0" w:space="0" w:color="auto"/>
                        <w:right w:val="none" w:sz="0" w:space="0" w:color="auto"/>
                      </w:divBdr>
                    </w:div>
                  </w:divsChild>
                </w:div>
                <w:div w:id="2109345430">
                  <w:marLeft w:val="0"/>
                  <w:marRight w:val="0"/>
                  <w:marTop w:val="0"/>
                  <w:marBottom w:val="0"/>
                  <w:divBdr>
                    <w:top w:val="single" w:sz="2" w:space="1" w:color="FFFFFF"/>
                    <w:left w:val="single" w:sz="2" w:space="11" w:color="FFFFFF"/>
                    <w:bottom w:val="single" w:sz="2" w:space="1" w:color="FFFFFF"/>
                    <w:right w:val="single" w:sz="2" w:space="4" w:color="FFFFFF"/>
                  </w:divBdr>
                  <w:divsChild>
                    <w:div w:id="394008194">
                      <w:marLeft w:val="0"/>
                      <w:marRight w:val="0"/>
                      <w:marTop w:val="0"/>
                      <w:marBottom w:val="0"/>
                      <w:divBdr>
                        <w:top w:val="none" w:sz="0" w:space="0" w:color="auto"/>
                        <w:left w:val="none" w:sz="0" w:space="0" w:color="auto"/>
                        <w:bottom w:val="none" w:sz="0" w:space="0" w:color="auto"/>
                        <w:right w:val="none" w:sz="0" w:space="0" w:color="auto"/>
                      </w:divBdr>
                    </w:div>
                  </w:divsChild>
                </w:div>
                <w:div w:id="581989075">
                  <w:marLeft w:val="0"/>
                  <w:marRight w:val="0"/>
                  <w:marTop w:val="0"/>
                  <w:marBottom w:val="0"/>
                  <w:divBdr>
                    <w:top w:val="single" w:sz="2" w:space="1" w:color="FFFFFF"/>
                    <w:left w:val="single" w:sz="2" w:space="11" w:color="FFFFFF"/>
                    <w:bottom w:val="single" w:sz="2" w:space="4" w:color="FFFFFF"/>
                    <w:right w:val="single" w:sz="2" w:space="4" w:color="FFFFFF"/>
                  </w:divBdr>
                  <w:divsChild>
                    <w:div w:id="7953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658210">
          <w:marLeft w:val="0"/>
          <w:marRight w:val="0"/>
          <w:marTop w:val="0"/>
          <w:marBottom w:val="300"/>
          <w:divBdr>
            <w:top w:val="none" w:sz="0" w:space="0" w:color="auto"/>
            <w:left w:val="none" w:sz="0" w:space="0" w:color="auto"/>
            <w:bottom w:val="none" w:sz="0" w:space="0" w:color="auto"/>
            <w:right w:val="none" w:sz="0" w:space="0" w:color="auto"/>
          </w:divBdr>
          <w:divsChild>
            <w:div w:id="631594289">
              <w:marLeft w:val="0"/>
              <w:marRight w:val="0"/>
              <w:marTop w:val="0"/>
              <w:marBottom w:val="0"/>
              <w:divBdr>
                <w:top w:val="none" w:sz="0" w:space="0" w:color="auto"/>
                <w:left w:val="none" w:sz="0" w:space="0" w:color="auto"/>
                <w:bottom w:val="none" w:sz="0" w:space="0" w:color="auto"/>
                <w:right w:val="none" w:sz="0" w:space="0" w:color="auto"/>
              </w:divBdr>
              <w:divsChild>
                <w:div w:id="500774962">
                  <w:marLeft w:val="0"/>
                  <w:marRight w:val="0"/>
                  <w:marTop w:val="0"/>
                  <w:marBottom w:val="0"/>
                  <w:divBdr>
                    <w:top w:val="single" w:sz="2" w:space="4" w:color="FFFFFF"/>
                    <w:left w:val="single" w:sz="2" w:space="11" w:color="FFFFFF"/>
                    <w:bottom w:val="single" w:sz="2" w:space="1" w:color="FFFFFF"/>
                    <w:right w:val="single" w:sz="2" w:space="4" w:color="FFFFFF"/>
                  </w:divBdr>
                  <w:divsChild>
                    <w:div w:id="297691194">
                      <w:marLeft w:val="0"/>
                      <w:marRight w:val="0"/>
                      <w:marTop w:val="0"/>
                      <w:marBottom w:val="0"/>
                      <w:divBdr>
                        <w:top w:val="none" w:sz="0" w:space="0" w:color="auto"/>
                        <w:left w:val="none" w:sz="0" w:space="0" w:color="auto"/>
                        <w:bottom w:val="none" w:sz="0" w:space="0" w:color="auto"/>
                        <w:right w:val="none" w:sz="0" w:space="0" w:color="auto"/>
                      </w:divBdr>
                    </w:div>
                  </w:divsChild>
                </w:div>
                <w:div w:id="1519549">
                  <w:marLeft w:val="0"/>
                  <w:marRight w:val="0"/>
                  <w:marTop w:val="0"/>
                  <w:marBottom w:val="0"/>
                  <w:divBdr>
                    <w:top w:val="single" w:sz="2" w:space="1" w:color="FFFFFF"/>
                    <w:left w:val="single" w:sz="2" w:space="11" w:color="FFFFFF"/>
                    <w:bottom w:val="single" w:sz="2" w:space="1" w:color="FFFFFF"/>
                    <w:right w:val="single" w:sz="2" w:space="4" w:color="FFFFFF"/>
                  </w:divBdr>
                  <w:divsChild>
                    <w:div w:id="2025276888">
                      <w:marLeft w:val="0"/>
                      <w:marRight w:val="0"/>
                      <w:marTop w:val="0"/>
                      <w:marBottom w:val="0"/>
                      <w:divBdr>
                        <w:top w:val="none" w:sz="0" w:space="0" w:color="auto"/>
                        <w:left w:val="none" w:sz="0" w:space="0" w:color="auto"/>
                        <w:bottom w:val="none" w:sz="0" w:space="0" w:color="auto"/>
                        <w:right w:val="none" w:sz="0" w:space="0" w:color="auto"/>
                      </w:divBdr>
                    </w:div>
                  </w:divsChild>
                </w:div>
                <w:div w:id="2108117954">
                  <w:marLeft w:val="0"/>
                  <w:marRight w:val="0"/>
                  <w:marTop w:val="0"/>
                  <w:marBottom w:val="0"/>
                  <w:divBdr>
                    <w:top w:val="single" w:sz="2" w:space="1" w:color="FFFFFF"/>
                    <w:left w:val="single" w:sz="2" w:space="11" w:color="FFFFFF"/>
                    <w:bottom w:val="single" w:sz="2" w:space="1" w:color="FFFFFF"/>
                    <w:right w:val="single" w:sz="2" w:space="4" w:color="FFFFFF"/>
                  </w:divBdr>
                  <w:divsChild>
                    <w:div w:id="2143762169">
                      <w:marLeft w:val="0"/>
                      <w:marRight w:val="0"/>
                      <w:marTop w:val="0"/>
                      <w:marBottom w:val="0"/>
                      <w:divBdr>
                        <w:top w:val="none" w:sz="0" w:space="0" w:color="auto"/>
                        <w:left w:val="none" w:sz="0" w:space="0" w:color="auto"/>
                        <w:bottom w:val="none" w:sz="0" w:space="0" w:color="auto"/>
                        <w:right w:val="none" w:sz="0" w:space="0" w:color="auto"/>
                      </w:divBdr>
                    </w:div>
                  </w:divsChild>
                </w:div>
                <w:div w:id="123694392">
                  <w:marLeft w:val="0"/>
                  <w:marRight w:val="0"/>
                  <w:marTop w:val="0"/>
                  <w:marBottom w:val="0"/>
                  <w:divBdr>
                    <w:top w:val="single" w:sz="2" w:space="1" w:color="FFFFFF"/>
                    <w:left w:val="single" w:sz="2" w:space="11" w:color="FFFFFF"/>
                    <w:bottom w:val="single" w:sz="2" w:space="1" w:color="FFFFFF"/>
                    <w:right w:val="single" w:sz="2" w:space="4" w:color="FFFFFF"/>
                  </w:divBdr>
                  <w:divsChild>
                    <w:div w:id="1239557810">
                      <w:marLeft w:val="0"/>
                      <w:marRight w:val="0"/>
                      <w:marTop w:val="0"/>
                      <w:marBottom w:val="0"/>
                      <w:divBdr>
                        <w:top w:val="none" w:sz="0" w:space="0" w:color="auto"/>
                        <w:left w:val="none" w:sz="0" w:space="0" w:color="auto"/>
                        <w:bottom w:val="none" w:sz="0" w:space="0" w:color="auto"/>
                        <w:right w:val="none" w:sz="0" w:space="0" w:color="auto"/>
                      </w:divBdr>
                    </w:div>
                  </w:divsChild>
                </w:div>
                <w:div w:id="2087720877">
                  <w:marLeft w:val="0"/>
                  <w:marRight w:val="0"/>
                  <w:marTop w:val="0"/>
                  <w:marBottom w:val="0"/>
                  <w:divBdr>
                    <w:top w:val="single" w:sz="2" w:space="1" w:color="FFFFFF"/>
                    <w:left w:val="single" w:sz="2" w:space="11" w:color="FFFFFF"/>
                    <w:bottom w:val="single" w:sz="2" w:space="1" w:color="FFFFFF"/>
                    <w:right w:val="single" w:sz="2" w:space="4" w:color="FFFFFF"/>
                  </w:divBdr>
                  <w:divsChild>
                    <w:div w:id="562564864">
                      <w:marLeft w:val="0"/>
                      <w:marRight w:val="0"/>
                      <w:marTop w:val="0"/>
                      <w:marBottom w:val="0"/>
                      <w:divBdr>
                        <w:top w:val="none" w:sz="0" w:space="0" w:color="auto"/>
                        <w:left w:val="none" w:sz="0" w:space="0" w:color="auto"/>
                        <w:bottom w:val="none" w:sz="0" w:space="0" w:color="auto"/>
                        <w:right w:val="none" w:sz="0" w:space="0" w:color="auto"/>
                      </w:divBdr>
                    </w:div>
                  </w:divsChild>
                </w:div>
                <w:div w:id="1281449185">
                  <w:marLeft w:val="0"/>
                  <w:marRight w:val="0"/>
                  <w:marTop w:val="0"/>
                  <w:marBottom w:val="0"/>
                  <w:divBdr>
                    <w:top w:val="single" w:sz="2" w:space="1" w:color="FFFFFF"/>
                    <w:left w:val="single" w:sz="2" w:space="11" w:color="FFFFFF"/>
                    <w:bottom w:val="single" w:sz="2" w:space="1" w:color="FFFFFF"/>
                    <w:right w:val="single" w:sz="2" w:space="4" w:color="FFFFFF"/>
                  </w:divBdr>
                  <w:divsChild>
                    <w:div w:id="1307782526">
                      <w:marLeft w:val="0"/>
                      <w:marRight w:val="0"/>
                      <w:marTop w:val="0"/>
                      <w:marBottom w:val="0"/>
                      <w:divBdr>
                        <w:top w:val="none" w:sz="0" w:space="0" w:color="auto"/>
                        <w:left w:val="none" w:sz="0" w:space="0" w:color="auto"/>
                        <w:bottom w:val="none" w:sz="0" w:space="0" w:color="auto"/>
                        <w:right w:val="none" w:sz="0" w:space="0" w:color="auto"/>
                      </w:divBdr>
                    </w:div>
                  </w:divsChild>
                </w:div>
                <w:div w:id="1997100970">
                  <w:marLeft w:val="0"/>
                  <w:marRight w:val="0"/>
                  <w:marTop w:val="0"/>
                  <w:marBottom w:val="0"/>
                  <w:divBdr>
                    <w:top w:val="single" w:sz="2" w:space="1" w:color="FFFFFF"/>
                    <w:left w:val="single" w:sz="2" w:space="11" w:color="FFFFFF"/>
                    <w:bottom w:val="single" w:sz="2" w:space="1" w:color="FFFFFF"/>
                    <w:right w:val="single" w:sz="2" w:space="4" w:color="FFFFFF"/>
                  </w:divBdr>
                  <w:divsChild>
                    <w:div w:id="1235697962">
                      <w:marLeft w:val="0"/>
                      <w:marRight w:val="0"/>
                      <w:marTop w:val="0"/>
                      <w:marBottom w:val="0"/>
                      <w:divBdr>
                        <w:top w:val="none" w:sz="0" w:space="0" w:color="auto"/>
                        <w:left w:val="none" w:sz="0" w:space="0" w:color="auto"/>
                        <w:bottom w:val="none" w:sz="0" w:space="0" w:color="auto"/>
                        <w:right w:val="none" w:sz="0" w:space="0" w:color="auto"/>
                      </w:divBdr>
                    </w:div>
                  </w:divsChild>
                </w:div>
                <w:div w:id="650641504">
                  <w:marLeft w:val="0"/>
                  <w:marRight w:val="0"/>
                  <w:marTop w:val="0"/>
                  <w:marBottom w:val="0"/>
                  <w:divBdr>
                    <w:top w:val="single" w:sz="2" w:space="1" w:color="FFFFFF"/>
                    <w:left w:val="single" w:sz="2" w:space="11" w:color="FFFFFF"/>
                    <w:bottom w:val="single" w:sz="2" w:space="1" w:color="FFFFFF"/>
                    <w:right w:val="single" w:sz="2" w:space="4" w:color="FFFFFF"/>
                  </w:divBdr>
                  <w:divsChild>
                    <w:div w:id="721707486">
                      <w:marLeft w:val="0"/>
                      <w:marRight w:val="0"/>
                      <w:marTop w:val="0"/>
                      <w:marBottom w:val="0"/>
                      <w:divBdr>
                        <w:top w:val="none" w:sz="0" w:space="0" w:color="auto"/>
                        <w:left w:val="none" w:sz="0" w:space="0" w:color="auto"/>
                        <w:bottom w:val="none" w:sz="0" w:space="0" w:color="auto"/>
                        <w:right w:val="none" w:sz="0" w:space="0" w:color="auto"/>
                      </w:divBdr>
                    </w:div>
                  </w:divsChild>
                </w:div>
                <w:div w:id="2028292348">
                  <w:marLeft w:val="0"/>
                  <w:marRight w:val="0"/>
                  <w:marTop w:val="0"/>
                  <w:marBottom w:val="0"/>
                  <w:divBdr>
                    <w:top w:val="single" w:sz="2" w:space="1" w:color="FFFFFF"/>
                    <w:left w:val="single" w:sz="2" w:space="11" w:color="FFFFFF"/>
                    <w:bottom w:val="single" w:sz="2" w:space="1" w:color="FFFFFF"/>
                    <w:right w:val="single" w:sz="2" w:space="4" w:color="FFFFFF"/>
                  </w:divBdr>
                  <w:divsChild>
                    <w:div w:id="1912616046">
                      <w:marLeft w:val="0"/>
                      <w:marRight w:val="0"/>
                      <w:marTop w:val="0"/>
                      <w:marBottom w:val="0"/>
                      <w:divBdr>
                        <w:top w:val="none" w:sz="0" w:space="0" w:color="auto"/>
                        <w:left w:val="none" w:sz="0" w:space="0" w:color="auto"/>
                        <w:bottom w:val="none" w:sz="0" w:space="0" w:color="auto"/>
                        <w:right w:val="none" w:sz="0" w:space="0" w:color="auto"/>
                      </w:divBdr>
                    </w:div>
                  </w:divsChild>
                </w:div>
                <w:div w:id="1899389709">
                  <w:marLeft w:val="0"/>
                  <w:marRight w:val="0"/>
                  <w:marTop w:val="0"/>
                  <w:marBottom w:val="0"/>
                  <w:divBdr>
                    <w:top w:val="single" w:sz="2" w:space="1" w:color="FFFFFF"/>
                    <w:left w:val="single" w:sz="2" w:space="11" w:color="FFFFFF"/>
                    <w:bottom w:val="single" w:sz="2" w:space="1" w:color="FFFFFF"/>
                    <w:right w:val="single" w:sz="2" w:space="4" w:color="FFFFFF"/>
                  </w:divBdr>
                  <w:divsChild>
                    <w:div w:id="2103407580">
                      <w:marLeft w:val="0"/>
                      <w:marRight w:val="0"/>
                      <w:marTop w:val="0"/>
                      <w:marBottom w:val="0"/>
                      <w:divBdr>
                        <w:top w:val="none" w:sz="0" w:space="0" w:color="auto"/>
                        <w:left w:val="none" w:sz="0" w:space="0" w:color="auto"/>
                        <w:bottom w:val="none" w:sz="0" w:space="0" w:color="auto"/>
                        <w:right w:val="none" w:sz="0" w:space="0" w:color="auto"/>
                      </w:divBdr>
                    </w:div>
                  </w:divsChild>
                </w:div>
                <w:div w:id="498691637">
                  <w:marLeft w:val="0"/>
                  <w:marRight w:val="0"/>
                  <w:marTop w:val="0"/>
                  <w:marBottom w:val="0"/>
                  <w:divBdr>
                    <w:top w:val="single" w:sz="2" w:space="1" w:color="FFFFFF"/>
                    <w:left w:val="single" w:sz="2" w:space="11" w:color="FFFFFF"/>
                    <w:bottom w:val="single" w:sz="2" w:space="1" w:color="FFFFFF"/>
                    <w:right w:val="single" w:sz="2" w:space="4" w:color="FFFFFF"/>
                  </w:divBdr>
                  <w:divsChild>
                    <w:div w:id="128405487">
                      <w:marLeft w:val="0"/>
                      <w:marRight w:val="0"/>
                      <w:marTop w:val="0"/>
                      <w:marBottom w:val="0"/>
                      <w:divBdr>
                        <w:top w:val="none" w:sz="0" w:space="0" w:color="auto"/>
                        <w:left w:val="none" w:sz="0" w:space="0" w:color="auto"/>
                        <w:bottom w:val="none" w:sz="0" w:space="0" w:color="auto"/>
                        <w:right w:val="none" w:sz="0" w:space="0" w:color="auto"/>
                      </w:divBdr>
                    </w:div>
                  </w:divsChild>
                </w:div>
                <w:div w:id="1153838478">
                  <w:marLeft w:val="0"/>
                  <w:marRight w:val="0"/>
                  <w:marTop w:val="0"/>
                  <w:marBottom w:val="0"/>
                  <w:divBdr>
                    <w:top w:val="single" w:sz="2" w:space="1" w:color="FFFFFF"/>
                    <w:left w:val="single" w:sz="2" w:space="11" w:color="FFFFFF"/>
                    <w:bottom w:val="single" w:sz="2" w:space="1" w:color="FFFFFF"/>
                    <w:right w:val="single" w:sz="2" w:space="4" w:color="FFFFFF"/>
                  </w:divBdr>
                  <w:divsChild>
                    <w:div w:id="533464556">
                      <w:marLeft w:val="0"/>
                      <w:marRight w:val="0"/>
                      <w:marTop w:val="0"/>
                      <w:marBottom w:val="0"/>
                      <w:divBdr>
                        <w:top w:val="none" w:sz="0" w:space="0" w:color="auto"/>
                        <w:left w:val="none" w:sz="0" w:space="0" w:color="auto"/>
                        <w:bottom w:val="none" w:sz="0" w:space="0" w:color="auto"/>
                        <w:right w:val="none" w:sz="0" w:space="0" w:color="auto"/>
                      </w:divBdr>
                    </w:div>
                  </w:divsChild>
                </w:div>
                <w:div w:id="1599098048">
                  <w:marLeft w:val="0"/>
                  <w:marRight w:val="0"/>
                  <w:marTop w:val="0"/>
                  <w:marBottom w:val="0"/>
                  <w:divBdr>
                    <w:top w:val="single" w:sz="2" w:space="1" w:color="FFFFFF"/>
                    <w:left w:val="single" w:sz="2" w:space="11" w:color="FFFFFF"/>
                    <w:bottom w:val="single" w:sz="2" w:space="1" w:color="FFFFFF"/>
                    <w:right w:val="single" w:sz="2" w:space="4" w:color="FFFFFF"/>
                  </w:divBdr>
                  <w:divsChild>
                    <w:div w:id="623734114">
                      <w:marLeft w:val="0"/>
                      <w:marRight w:val="0"/>
                      <w:marTop w:val="0"/>
                      <w:marBottom w:val="0"/>
                      <w:divBdr>
                        <w:top w:val="none" w:sz="0" w:space="0" w:color="auto"/>
                        <w:left w:val="none" w:sz="0" w:space="0" w:color="auto"/>
                        <w:bottom w:val="none" w:sz="0" w:space="0" w:color="auto"/>
                        <w:right w:val="none" w:sz="0" w:space="0" w:color="auto"/>
                      </w:divBdr>
                    </w:div>
                  </w:divsChild>
                </w:div>
                <w:div w:id="429083420">
                  <w:marLeft w:val="0"/>
                  <w:marRight w:val="0"/>
                  <w:marTop w:val="0"/>
                  <w:marBottom w:val="0"/>
                  <w:divBdr>
                    <w:top w:val="single" w:sz="2" w:space="1" w:color="FFFFFF"/>
                    <w:left w:val="single" w:sz="2" w:space="11" w:color="FFFFFF"/>
                    <w:bottom w:val="single" w:sz="2" w:space="1" w:color="FFFFFF"/>
                    <w:right w:val="single" w:sz="2" w:space="4" w:color="FFFFFF"/>
                  </w:divBdr>
                  <w:divsChild>
                    <w:div w:id="1706439">
                      <w:marLeft w:val="0"/>
                      <w:marRight w:val="0"/>
                      <w:marTop w:val="0"/>
                      <w:marBottom w:val="0"/>
                      <w:divBdr>
                        <w:top w:val="none" w:sz="0" w:space="0" w:color="auto"/>
                        <w:left w:val="none" w:sz="0" w:space="0" w:color="auto"/>
                        <w:bottom w:val="none" w:sz="0" w:space="0" w:color="auto"/>
                        <w:right w:val="none" w:sz="0" w:space="0" w:color="auto"/>
                      </w:divBdr>
                    </w:div>
                  </w:divsChild>
                </w:div>
                <w:div w:id="927809041">
                  <w:marLeft w:val="0"/>
                  <w:marRight w:val="0"/>
                  <w:marTop w:val="0"/>
                  <w:marBottom w:val="0"/>
                  <w:divBdr>
                    <w:top w:val="single" w:sz="2" w:space="1" w:color="FFFFFF"/>
                    <w:left w:val="single" w:sz="2" w:space="11" w:color="FFFFFF"/>
                    <w:bottom w:val="single" w:sz="2" w:space="1" w:color="FFFFFF"/>
                    <w:right w:val="single" w:sz="2" w:space="4" w:color="FFFFFF"/>
                  </w:divBdr>
                  <w:divsChild>
                    <w:div w:id="9449994">
                      <w:marLeft w:val="0"/>
                      <w:marRight w:val="0"/>
                      <w:marTop w:val="0"/>
                      <w:marBottom w:val="0"/>
                      <w:divBdr>
                        <w:top w:val="none" w:sz="0" w:space="0" w:color="auto"/>
                        <w:left w:val="none" w:sz="0" w:space="0" w:color="auto"/>
                        <w:bottom w:val="none" w:sz="0" w:space="0" w:color="auto"/>
                        <w:right w:val="none" w:sz="0" w:space="0" w:color="auto"/>
                      </w:divBdr>
                    </w:div>
                  </w:divsChild>
                </w:div>
                <w:div w:id="1761491111">
                  <w:marLeft w:val="0"/>
                  <w:marRight w:val="0"/>
                  <w:marTop w:val="0"/>
                  <w:marBottom w:val="0"/>
                  <w:divBdr>
                    <w:top w:val="single" w:sz="2" w:space="1" w:color="FFFFFF"/>
                    <w:left w:val="single" w:sz="2" w:space="11" w:color="FFFFFF"/>
                    <w:bottom w:val="single" w:sz="2" w:space="1" w:color="FFFFFF"/>
                    <w:right w:val="single" w:sz="2" w:space="4" w:color="FFFFFF"/>
                  </w:divBdr>
                  <w:divsChild>
                    <w:div w:id="479540440">
                      <w:marLeft w:val="0"/>
                      <w:marRight w:val="0"/>
                      <w:marTop w:val="0"/>
                      <w:marBottom w:val="0"/>
                      <w:divBdr>
                        <w:top w:val="none" w:sz="0" w:space="0" w:color="auto"/>
                        <w:left w:val="none" w:sz="0" w:space="0" w:color="auto"/>
                        <w:bottom w:val="none" w:sz="0" w:space="0" w:color="auto"/>
                        <w:right w:val="none" w:sz="0" w:space="0" w:color="auto"/>
                      </w:divBdr>
                    </w:div>
                  </w:divsChild>
                </w:div>
                <w:div w:id="1785156054">
                  <w:marLeft w:val="0"/>
                  <w:marRight w:val="0"/>
                  <w:marTop w:val="0"/>
                  <w:marBottom w:val="0"/>
                  <w:divBdr>
                    <w:top w:val="single" w:sz="2" w:space="1" w:color="FFFFFF"/>
                    <w:left w:val="single" w:sz="2" w:space="11" w:color="FFFFFF"/>
                    <w:bottom w:val="single" w:sz="2" w:space="4" w:color="FFFFFF"/>
                    <w:right w:val="single" w:sz="2" w:space="4" w:color="FFFFFF"/>
                  </w:divBdr>
                  <w:divsChild>
                    <w:div w:id="13306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379145">
          <w:marLeft w:val="0"/>
          <w:marRight w:val="0"/>
          <w:marTop w:val="0"/>
          <w:marBottom w:val="300"/>
          <w:divBdr>
            <w:top w:val="none" w:sz="0" w:space="0" w:color="auto"/>
            <w:left w:val="none" w:sz="0" w:space="0" w:color="auto"/>
            <w:bottom w:val="none" w:sz="0" w:space="0" w:color="auto"/>
            <w:right w:val="none" w:sz="0" w:space="0" w:color="auto"/>
          </w:divBdr>
          <w:divsChild>
            <w:div w:id="2110152819">
              <w:marLeft w:val="0"/>
              <w:marRight w:val="0"/>
              <w:marTop w:val="0"/>
              <w:marBottom w:val="0"/>
              <w:divBdr>
                <w:top w:val="none" w:sz="0" w:space="0" w:color="auto"/>
                <w:left w:val="none" w:sz="0" w:space="0" w:color="auto"/>
                <w:bottom w:val="none" w:sz="0" w:space="0" w:color="auto"/>
                <w:right w:val="none" w:sz="0" w:space="0" w:color="auto"/>
              </w:divBdr>
              <w:divsChild>
                <w:div w:id="1822192743">
                  <w:marLeft w:val="0"/>
                  <w:marRight w:val="0"/>
                  <w:marTop w:val="0"/>
                  <w:marBottom w:val="0"/>
                  <w:divBdr>
                    <w:top w:val="single" w:sz="2" w:space="4" w:color="FFFFFF"/>
                    <w:left w:val="single" w:sz="2" w:space="11" w:color="FFFFFF"/>
                    <w:bottom w:val="single" w:sz="2" w:space="1" w:color="FFFFFF"/>
                    <w:right w:val="single" w:sz="2" w:space="4" w:color="FFFFFF"/>
                  </w:divBdr>
                  <w:divsChild>
                    <w:div w:id="887647789">
                      <w:marLeft w:val="0"/>
                      <w:marRight w:val="0"/>
                      <w:marTop w:val="0"/>
                      <w:marBottom w:val="0"/>
                      <w:divBdr>
                        <w:top w:val="none" w:sz="0" w:space="0" w:color="auto"/>
                        <w:left w:val="none" w:sz="0" w:space="0" w:color="auto"/>
                        <w:bottom w:val="none" w:sz="0" w:space="0" w:color="auto"/>
                        <w:right w:val="none" w:sz="0" w:space="0" w:color="auto"/>
                      </w:divBdr>
                    </w:div>
                  </w:divsChild>
                </w:div>
                <w:div w:id="800533646">
                  <w:marLeft w:val="0"/>
                  <w:marRight w:val="0"/>
                  <w:marTop w:val="0"/>
                  <w:marBottom w:val="0"/>
                  <w:divBdr>
                    <w:top w:val="single" w:sz="2" w:space="1" w:color="FFFFFF"/>
                    <w:left w:val="single" w:sz="2" w:space="11" w:color="FFFFFF"/>
                    <w:bottom w:val="single" w:sz="2" w:space="1" w:color="FFFFFF"/>
                    <w:right w:val="single" w:sz="2" w:space="4" w:color="FFFFFF"/>
                  </w:divBdr>
                  <w:divsChild>
                    <w:div w:id="1111314612">
                      <w:marLeft w:val="0"/>
                      <w:marRight w:val="0"/>
                      <w:marTop w:val="0"/>
                      <w:marBottom w:val="0"/>
                      <w:divBdr>
                        <w:top w:val="none" w:sz="0" w:space="0" w:color="auto"/>
                        <w:left w:val="none" w:sz="0" w:space="0" w:color="auto"/>
                        <w:bottom w:val="none" w:sz="0" w:space="0" w:color="auto"/>
                        <w:right w:val="none" w:sz="0" w:space="0" w:color="auto"/>
                      </w:divBdr>
                    </w:div>
                  </w:divsChild>
                </w:div>
                <w:div w:id="1768965316">
                  <w:marLeft w:val="0"/>
                  <w:marRight w:val="0"/>
                  <w:marTop w:val="0"/>
                  <w:marBottom w:val="0"/>
                  <w:divBdr>
                    <w:top w:val="single" w:sz="2" w:space="1" w:color="FFFFFF"/>
                    <w:left w:val="single" w:sz="2" w:space="11" w:color="FFFFFF"/>
                    <w:bottom w:val="single" w:sz="2" w:space="1" w:color="FFFFFF"/>
                    <w:right w:val="single" w:sz="2" w:space="4" w:color="FFFFFF"/>
                  </w:divBdr>
                  <w:divsChild>
                    <w:div w:id="1397515317">
                      <w:marLeft w:val="0"/>
                      <w:marRight w:val="0"/>
                      <w:marTop w:val="0"/>
                      <w:marBottom w:val="0"/>
                      <w:divBdr>
                        <w:top w:val="none" w:sz="0" w:space="0" w:color="auto"/>
                        <w:left w:val="none" w:sz="0" w:space="0" w:color="auto"/>
                        <w:bottom w:val="none" w:sz="0" w:space="0" w:color="auto"/>
                        <w:right w:val="none" w:sz="0" w:space="0" w:color="auto"/>
                      </w:divBdr>
                    </w:div>
                  </w:divsChild>
                </w:div>
                <w:div w:id="130707956">
                  <w:marLeft w:val="0"/>
                  <w:marRight w:val="0"/>
                  <w:marTop w:val="0"/>
                  <w:marBottom w:val="0"/>
                  <w:divBdr>
                    <w:top w:val="single" w:sz="2" w:space="1" w:color="FFFFFF"/>
                    <w:left w:val="single" w:sz="2" w:space="11" w:color="FFFFFF"/>
                    <w:bottom w:val="single" w:sz="2" w:space="1" w:color="FFFFFF"/>
                    <w:right w:val="single" w:sz="2" w:space="4" w:color="FFFFFF"/>
                  </w:divBdr>
                  <w:divsChild>
                    <w:div w:id="879050043">
                      <w:marLeft w:val="0"/>
                      <w:marRight w:val="0"/>
                      <w:marTop w:val="0"/>
                      <w:marBottom w:val="0"/>
                      <w:divBdr>
                        <w:top w:val="none" w:sz="0" w:space="0" w:color="auto"/>
                        <w:left w:val="none" w:sz="0" w:space="0" w:color="auto"/>
                        <w:bottom w:val="none" w:sz="0" w:space="0" w:color="auto"/>
                        <w:right w:val="none" w:sz="0" w:space="0" w:color="auto"/>
                      </w:divBdr>
                    </w:div>
                  </w:divsChild>
                </w:div>
                <w:div w:id="1434279837">
                  <w:marLeft w:val="0"/>
                  <w:marRight w:val="0"/>
                  <w:marTop w:val="0"/>
                  <w:marBottom w:val="0"/>
                  <w:divBdr>
                    <w:top w:val="single" w:sz="2" w:space="1" w:color="FFFFFF"/>
                    <w:left w:val="single" w:sz="2" w:space="11" w:color="FFFFFF"/>
                    <w:bottom w:val="single" w:sz="2" w:space="1" w:color="FFFFFF"/>
                    <w:right w:val="single" w:sz="2" w:space="4" w:color="FFFFFF"/>
                  </w:divBdr>
                  <w:divsChild>
                    <w:div w:id="895051081">
                      <w:marLeft w:val="0"/>
                      <w:marRight w:val="0"/>
                      <w:marTop w:val="0"/>
                      <w:marBottom w:val="0"/>
                      <w:divBdr>
                        <w:top w:val="none" w:sz="0" w:space="0" w:color="auto"/>
                        <w:left w:val="none" w:sz="0" w:space="0" w:color="auto"/>
                        <w:bottom w:val="none" w:sz="0" w:space="0" w:color="auto"/>
                        <w:right w:val="none" w:sz="0" w:space="0" w:color="auto"/>
                      </w:divBdr>
                    </w:div>
                  </w:divsChild>
                </w:div>
                <w:div w:id="1179661627">
                  <w:marLeft w:val="0"/>
                  <w:marRight w:val="0"/>
                  <w:marTop w:val="0"/>
                  <w:marBottom w:val="0"/>
                  <w:divBdr>
                    <w:top w:val="single" w:sz="2" w:space="1" w:color="FFFFFF"/>
                    <w:left w:val="single" w:sz="2" w:space="11" w:color="FFFFFF"/>
                    <w:bottom w:val="single" w:sz="2" w:space="1" w:color="FFFFFF"/>
                    <w:right w:val="single" w:sz="2" w:space="4" w:color="FFFFFF"/>
                  </w:divBdr>
                  <w:divsChild>
                    <w:div w:id="819856026">
                      <w:marLeft w:val="0"/>
                      <w:marRight w:val="0"/>
                      <w:marTop w:val="0"/>
                      <w:marBottom w:val="0"/>
                      <w:divBdr>
                        <w:top w:val="none" w:sz="0" w:space="0" w:color="auto"/>
                        <w:left w:val="none" w:sz="0" w:space="0" w:color="auto"/>
                        <w:bottom w:val="none" w:sz="0" w:space="0" w:color="auto"/>
                        <w:right w:val="none" w:sz="0" w:space="0" w:color="auto"/>
                      </w:divBdr>
                    </w:div>
                  </w:divsChild>
                </w:div>
                <w:div w:id="2087343208">
                  <w:marLeft w:val="0"/>
                  <w:marRight w:val="0"/>
                  <w:marTop w:val="0"/>
                  <w:marBottom w:val="0"/>
                  <w:divBdr>
                    <w:top w:val="single" w:sz="2" w:space="1" w:color="FFFFFF"/>
                    <w:left w:val="single" w:sz="2" w:space="11" w:color="FFFFFF"/>
                    <w:bottom w:val="single" w:sz="2" w:space="1" w:color="FFFFFF"/>
                    <w:right w:val="single" w:sz="2" w:space="4" w:color="FFFFFF"/>
                  </w:divBdr>
                  <w:divsChild>
                    <w:div w:id="690298171">
                      <w:marLeft w:val="0"/>
                      <w:marRight w:val="0"/>
                      <w:marTop w:val="0"/>
                      <w:marBottom w:val="0"/>
                      <w:divBdr>
                        <w:top w:val="none" w:sz="0" w:space="0" w:color="auto"/>
                        <w:left w:val="none" w:sz="0" w:space="0" w:color="auto"/>
                        <w:bottom w:val="none" w:sz="0" w:space="0" w:color="auto"/>
                        <w:right w:val="none" w:sz="0" w:space="0" w:color="auto"/>
                      </w:divBdr>
                    </w:div>
                  </w:divsChild>
                </w:div>
                <w:div w:id="1057357888">
                  <w:marLeft w:val="0"/>
                  <w:marRight w:val="0"/>
                  <w:marTop w:val="0"/>
                  <w:marBottom w:val="0"/>
                  <w:divBdr>
                    <w:top w:val="single" w:sz="2" w:space="1" w:color="FFFFFF"/>
                    <w:left w:val="single" w:sz="2" w:space="11" w:color="FFFFFF"/>
                    <w:bottom w:val="single" w:sz="2" w:space="1" w:color="FFFFFF"/>
                    <w:right w:val="single" w:sz="2" w:space="4" w:color="FFFFFF"/>
                  </w:divBdr>
                  <w:divsChild>
                    <w:div w:id="698748463">
                      <w:marLeft w:val="0"/>
                      <w:marRight w:val="0"/>
                      <w:marTop w:val="0"/>
                      <w:marBottom w:val="0"/>
                      <w:divBdr>
                        <w:top w:val="none" w:sz="0" w:space="0" w:color="auto"/>
                        <w:left w:val="none" w:sz="0" w:space="0" w:color="auto"/>
                        <w:bottom w:val="none" w:sz="0" w:space="0" w:color="auto"/>
                        <w:right w:val="none" w:sz="0" w:space="0" w:color="auto"/>
                      </w:divBdr>
                    </w:div>
                  </w:divsChild>
                </w:div>
                <w:div w:id="1015961163">
                  <w:marLeft w:val="0"/>
                  <w:marRight w:val="0"/>
                  <w:marTop w:val="0"/>
                  <w:marBottom w:val="0"/>
                  <w:divBdr>
                    <w:top w:val="single" w:sz="2" w:space="1" w:color="FFFFFF"/>
                    <w:left w:val="single" w:sz="2" w:space="11" w:color="FFFFFF"/>
                    <w:bottom w:val="single" w:sz="2" w:space="1" w:color="FFFFFF"/>
                    <w:right w:val="single" w:sz="2" w:space="4" w:color="FFFFFF"/>
                  </w:divBdr>
                  <w:divsChild>
                    <w:div w:id="466626127">
                      <w:marLeft w:val="0"/>
                      <w:marRight w:val="0"/>
                      <w:marTop w:val="0"/>
                      <w:marBottom w:val="0"/>
                      <w:divBdr>
                        <w:top w:val="none" w:sz="0" w:space="0" w:color="auto"/>
                        <w:left w:val="none" w:sz="0" w:space="0" w:color="auto"/>
                        <w:bottom w:val="none" w:sz="0" w:space="0" w:color="auto"/>
                        <w:right w:val="none" w:sz="0" w:space="0" w:color="auto"/>
                      </w:divBdr>
                    </w:div>
                  </w:divsChild>
                </w:div>
                <w:div w:id="412892496">
                  <w:marLeft w:val="0"/>
                  <w:marRight w:val="0"/>
                  <w:marTop w:val="0"/>
                  <w:marBottom w:val="0"/>
                  <w:divBdr>
                    <w:top w:val="single" w:sz="2" w:space="1" w:color="FFFFFF"/>
                    <w:left w:val="single" w:sz="2" w:space="11" w:color="FFFFFF"/>
                    <w:bottom w:val="single" w:sz="2" w:space="1" w:color="FFFFFF"/>
                    <w:right w:val="single" w:sz="2" w:space="4" w:color="FFFFFF"/>
                  </w:divBdr>
                  <w:divsChild>
                    <w:div w:id="337343917">
                      <w:marLeft w:val="0"/>
                      <w:marRight w:val="0"/>
                      <w:marTop w:val="0"/>
                      <w:marBottom w:val="0"/>
                      <w:divBdr>
                        <w:top w:val="none" w:sz="0" w:space="0" w:color="auto"/>
                        <w:left w:val="none" w:sz="0" w:space="0" w:color="auto"/>
                        <w:bottom w:val="none" w:sz="0" w:space="0" w:color="auto"/>
                        <w:right w:val="none" w:sz="0" w:space="0" w:color="auto"/>
                      </w:divBdr>
                    </w:div>
                  </w:divsChild>
                </w:div>
                <w:div w:id="445080799">
                  <w:marLeft w:val="0"/>
                  <w:marRight w:val="0"/>
                  <w:marTop w:val="0"/>
                  <w:marBottom w:val="0"/>
                  <w:divBdr>
                    <w:top w:val="single" w:sz="2" w:space="1" w:color="FFFFFF"/>
                    <w:left w:val="single" w:sz="2" w:space="11" w:color="FFFFFF"/>
                    <w:bottom w:val="single" w:sz="2" w:space="1" w:color="FFFFFF"/>
                    <w:right w:val="single" w:sz="2" w:space="4" w:color="FFFFFF"/>
                  </w:divBdr>
                  <w:divsChild>
                    <w:div w:id="1078593597">
                      <w:marLeft w:val="0"/>
                      <w:marRight w:val="0"/>
                      <w:marTop w:val="0"/>
                      <w:marBottom w:val="0"/>
                      <w:divBdr>
                        <w:top w:val="none" w:sz="0" w:space="0" w:color="auto"/>
                        <w:left w:val="none" w:sz="0" w:space="0" w:color="auto"/>
                        <w:bottom w:val="none" w:sz="0" w:space="0" w:color="auto"/>
                        <w:right w:val="none" w:sz="0" w:space="0" w:color="auto"/>
                      </w:divBdr>
                    </w:div>
                  </w:divsChild>
                </w:div>
                <w:div w:id="1684164680">
                  <w:marLeft w:val="0"/>
                  <w:marRight w:val="0"/>
                  <w:marTop w:val="0"/>
                  <w:marBottom w:val="0"/>
                  <w:divBdr>
                    <w:top w:val="single" w:sz="2" w:space="1" w:color="FFFFFF"/>
                    <w:left w:val="single" w:sz="2" w:space="11" w:color="FFFFFF"/>
                    <w:bottom w:val="single" w:sz="2" w:space="1" w:color="FFFFFF"/>
                    <w:right w:val="single" w:sz="2" w:space="4" w:color="FFFFFF"/>
                  </w:divBdr>
                  <w:divsChild>
                    <w:div w:id="1671759478">
                      <w:marLeft w:val="0"/>
                      <w:marRight w:val="0"/>
                      <w:marTop w:val="0"/>
                      <w:marBottom w:val="0"/>
                      <w:divBdr>
                        <w:top w:val="none" w:sz="0" w:space="0" w:color="auto"/>
                        <w:left w:val="none" w:sz="0" w:space="0" w:color="auto"/>
                        <w:bottom w:val="none" w:sz="0" w:space="0" w:color="auto"/>
                        <w:right w:val="none" w:sz="0" w:space="0" w:color="auto"/>
                      </w:divBdr>
                    </w:div>
                  </w:divsChild>
                </w:div>
                <w:div w:id="1276250226">
                  <w:marLeft w:val="0"/>
                  <w:marRight w:val="0"/>
                  <w:marTop w:val="0"/>
                  <w:marBottom w:val="0"/>
                  <w:divBdr>
                    <w:top w:val="single" w:sz="2" w:space="1" w:color="FFFFFF"/>
                    <w:left w:val="single" w:sz="2" w:space="11" w:color="FFFFFF"/>
                    <w:bottom w:val="single" w:sz="2" w:space="1" w:color="FFFFFF"/>
                    <w:right w:val="single" w:sz="2" w:space="4" w:color="FFFFFF"/>
                  </w:divBdr>
                  <w:divsChild>
                    <w:div w:id="2099909078">
                      <w:marLeft w:val="0"/>
                      <w:marRight w:val="0"/>
                      <w:marTop w:val="0"/>
                      <w:marBottom w:val="0"/>
                      <w:divBdr>
                        <w:top w:val="none" w:sz="0" w:space="0" w:color="auto"/>
                        <w:left w:val="none" w:sz="0" w:space="0" w:color="auto"/>
                        <w:bottom w:val="none" w:sz="0" w:space="0" w:color="auto"/>
                        <w:right w:val="none" w:sz="0" w:space="0" w:color="auto"/>
                      </w:divBdr>
                    </w:div>
                  </w:divsChild>
                </w:div>
                <w:div w:id="413550573">
                  <w:marLeft w:val="0"/>
                  <w:marRight w:val="0"/>
                  <w:marTop w:val="0"/>
                  <w:marBottom w:val="0"/>
                  <w:divBdr>
                    <w:top w:val="single" w:sz="2" w:space="1" w:color="FFFFFF"/>
                    <w:left w:val="single" w:sz="2" w:space="11" w:color="FFFFFF"/>
                    <w:bottom w:val="single" w:sz="2" w:space="4" w:color="FFFFFF"/>
                    <w:right w:val="single" w:sz="2" w:space="4" w:color="FFFFFF"/>
                  </w:divBdr>
                  <w:divsChild>
                    <w:div w:id="20084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60258">
          <w:marLeft w:val="0"/>
          <w:marRight w:val="0"/>
          <w:marTop w:val="0"/>
          <w:marBottom w:val="300"/>
          <w:divBdr>
            <w:top w:val="none" w:sz="0" w:space="0" w:color="auto"/>
            <w:left w:val="none" w:sz="0" w:space="0" w:color="auto"/>
            <w:bottom w:val="none" w:sz="0" w:space="0" w:color="auto"/>
            <w:right w:val="none" w:sz="0" w:space="0" w:color="auto"/>
          </w:divBdr>
          <w:divsChild>
            <w:div w:id="1379234013">
              <w:marLeft w:val="0"/>
              <w:marRight w:val="0"/>
              <w:marTop w:val="0"/>
              <w:marBottom w:val="0"/>
              <w:divBdr>
                <w:top w:val="none" w:sz="0" w:space="0" w:color="auto"/>
                <w:left w:val="none" w:sz="0" w:space="0" w:color="auto"/>
                <w:bottom w:val="none" w:sz="0" w:space="0" w:color="auto"/>
                <w:right w:val="none" w:sz="0" w:space="0" w:color="auto"/>
              </w:divBdr>
              <w:divsChild>
                <w:div w:id="412050051">
                  <w:marLeft w:val="0"/>
                  <w:marRight w:val="0"/>
                  <w:marTop w:val="0"/>
                  <w:marBottom w:val="0"/>
                  <w:divBdr>
                    <w:top w:val="single" w:sz="2" w:space="4" w:color="FFFFFF"/>
                    <w:left w:val="single" w:sz="2" w:space="11" w:color="FFFFFF"/>
                    <w:bottom w:val="single" w:sz="2" w:space="1" w:color="FFFFFF"/>
                    <w:right w:val="single" w:sz="2" w:space="4" w:color="FFFFFF"/>
                  </w:divBdr>
                  <w:divsChild>
                    <w:div w:id="204483821">
                      <w:marLeft w:val="0"/>
                      <w:marRight w:val="0"/>
                      <w:marTop w:val="0"/>
                      <w:marBottom w:val="0"/>
                      <w:divBdr>
                        <w:top w:val="none" w:sz="0" w:space="0" w:color="auto"/>
                        <w:left w:val="none" w:sz="0" w:space="0" w:color="auto"/>
                        <w:bottom w:val="none" w:sz="0" w:space="0" w:color="auto"/>
                        <w:right w:val="none" w:sz="0" w:space="0" w:color="auto"/>
                      </w:divBdr>
                    </w:div>
                  </w:divsChild>
                </w:div>
                <w:div w:id="682053281">
                  <w:marLeft w:val="0"/>
                  <w:marRight w:val="0"/>
                  <w:marTop w:val="0"/>
                  <w:marBottom w:val="0"/>
                  <w:divBdr>
                    <w:top w:val="single" w:sz="2" w:space="1" w:color="FFFFFF"/>
                    <w:left w:val="single" w:sz="2" w:space="11" w:color="FFFFFF"/>
                    <w:bottom w:val="single" w:sz="2" w:space="1" w:color="FFFFFF"/>
                    <w:right w:val="single" w:sz="2" w:space="4" w:color="FFFFFF"/>
                  </w:divBdr>
                  <w:divsChild>
                    <w:div w:id="1736735407">
                      <w:marLeft w:val="0"/>
                      <w:marRight w:val="0"/>
                      <w:marTop w:val="0"/>
                      <w:marBottom w:val="0"/>
                      <w:divBdr>
                        <w:top w:val="none" w:sz="0" w:space="0" w:color="auto"/>
                        <w:left w:val="none" w:sz="0" w:space="0" w:color="auto"/>
                        <w:bottom w:val="none" w:sz="0" w:space="0" w:color="auto"/>
                        <w:right w:val="none" w:sz="0" w:space="0" w:color="auto"/>
                      </w:divBdr>
                    </w:div>
                  </w:divsChild>
                </w:div>
                <w:div w:id="996418426">
                  <w:marLeft w:val="0"/>
                  <w:marRight w:val="0"/>
                  <w:marTop w:val="0"/>
                  <w:marBottom w:val="0"/>
                  <w:divBdr>
                    <w:top w:val="single" w:sz="2" w:space="1" w:color="FFFFFF"/>
                    <w:left w:val="single" w:sz="2" w:space="11" w:color="FFFFFF"/>
                    <w:bottom w:val="single" w:sz="2" w:space="1" w:color="FFFFFF"/>
                    <w:right w:val="single" w:sz="2" w:space="4" w:color="FFFFFF"/>
                  </w:divBdr>
                  <w:divsChild>
                    <w:div w:id="76095772">
                      <w:marLeft w:val="0"/>
                      <w:marRight w:val="0"/>
                      <w:marTop w:val="0"/>
                      <w:marBottom w:val="0"/>
                      <w:divBdr>
                        <w:top w:val="none" w:sz="0" w:space="0" w:color="auto"/>
                        <w:left w:val="none" w:sz="0" w:space="0" w:color="auto"/>
                        <w:bottom w:val="none" w:sz="0" w:space="0" w:color="auto"/>
                        <w:right w:val="none" w:sz="0" w:space="0" w:color="auto"/>
                      </w:divBdr>
                    </w:div>
                  </w:divsChild>
                </w:div>
                <w:div w:id="1960337144">
                  <w:marLeft w:val="0"/>
                  <w:marRight w:val="0"/>
                  <w:marTop w:val="0"/>
                  <w:marBottom w:val="0"/>
                  <w:divBdr>
                    <w:top w:val="single" w:sz="2" w:space="1" w:color="FFFFFF"/>
                    <w:left w:val="single" w:sz="2" w:space="11" w:color="FFFFFF"/>
                    <w:bottom w:val="single" w:sz="2" w:space="1" w:color="FFFFFF"/>
                    <w:right w:val="single" w:sz="2" w:space="4" w:color="FFFFFF"/>
                  </w:divBdr>
                  <w:divsChild>
                    <w:div w:id="2128426361">
                      <w:marLeft w:val="0"/>
                      <w:marRight w:val="0"/>
                      <w:marTop w:val="0"/>
                      <w:marBottom w:val="0"/>
                      <w:divBdr>
                        <w:top w:val="none" w:sz="0" w:space="0" w:color="auto"/>
                        <w:left w:val="none" w:sz="0" w:space="0" w:color="auto"/>
                        <w:bottom w:val="none" w:sz="0" w:space="0" w:color="auto"/>
                        <w:right w:val="none" w:sz="0" w:space="0" w:color="auto"/>
                      </w:divBdr>
                    </w:div>
                  </w:divsChild>
                </w:div>
                <w:div w:id="1817868126">
                  <w:marLeft w:val="0"/>
                  <w:marRight w:val="0"/>
                  <w:marTop w:val="0"/>
                  <w:marBottom w:val="0"/>
                  <w:divBdr>
                    <w:top w:val="single" w:sz="2" w:space="1" w:color="FFFFFF"/>
                    <w:left w:val="single" w:sz="2" w:space="11" w:color="FFFFFF"/>
                    <w:bottom w:val="single" w:sz="2" w:space="1" w:color="FFFFFF"/>
                    <w:right w:val="single" w:sz="2" w:space="4" w:color="FFFFFF"/>
                  </w:divBdr>
                  <w:divsChild>
                    <w:div w:id="38289805">
                      <w:marLeft w:val="0"/>
                      <w:marRight w:val="0"/>
                      <w:marTop w:val="0"/>
                      <w:marBottom w:val="0"/>
                      <w:divBdr>
                        <w:top w:val="none" w:sz="0" w:space="0" w:color="auto"/>
                        <w:left w:val="none" w:sz="0" w:space="0" w:color="auto"/>
                        <w:bottom w:val="none" w:sz="0" w:space="0" w:color="auto"/>
                        <w:right w:val="none" w:sz="0" w:space="0" w:color="auto"/>
                      </w:divBdr>
                    </w:div>
                  </w:divsChild>
                </w:div>
                <w:div w:id="1156803195">
                  <w:marLeft w:val="0"/>
                  <w:marRight w:val="0"/>
                  <w:marTop w:val="0"/>
                  <w:marBottom w:val="0"/>
                  <w:divBdr>
                    <w:top w:val="single" w:sz="2" w:space="1" w:color="FFFFFF"/>
                    <w:left w:val="single" w:sz="2" w:space="11" w:color="FFFFFF"/>
                    <w:bottom w:val="single" w:sz="2" w:space="1" w:color="FFFFFF"/>
                    <w:right w:val="single" w:sz="2" w:space="4" w:color="FFFFFF"/>
                  </w:divBdr>
                  <w:divsChild>
                    <w:div w:id="46806792">
                      <w:marLeft w:val="0"/>
                      <w:marRight w:val="0"/>
                      <w:marTop w:val="0"/>
                      <w:marBottom w:val="0"/>
                      <w:divBdr>
                        <w:top w:val="none" w:sz="0" w:space="0" w:color="auto"/>
                        <w:left w:val="none" w:sz="0" w:space="0" w:color="auto"/>
                        <w:bottom w:val="none" w:sz="0" w:space="0" w:color="auto"/>
                        <w:right w:val="none" w:sz="0" w:space="0" w:color="auto"/>
                      </w:divBdr>
                    </w:div>
                  </w:divsChild>
                </w:div>
                <w:div w:id="1080448995">
                  <w:marLeft w:val="0"/>
                  <w:marRight w:val="0"/>
                  <w:marTop w:val="0"/>
                  <w:marBottom w:val="0"/>
                  <w:divBdr>
                    <w:top w:val="single" w:sz="2" w:space="1" w:color="FFFFFF"/>
                    <w:left w:val="single" w:sz="2" w:space="11" w:color="FFFFFF"/>
                    <w:bottom w:val="single" w:sz="2" w:space="1" w:color="FFFFFF"/>
                    <w:right w:val="single" w:sz="2" w:space="4" w:color="FFFFFF"/>
                  </w:divBdr>
                  <w:divsChild>
                    <w:div w:id="510604427">
                      <w:marLeft w:val="0"/>
                      <w:marRight w:val="0"/>
                      <w:marTop w:val="0"/>
                      <w:marBottom w:val="0"/>
                      <w:divBdr>
                        <w:top w:val="none" w:sz="0" w:space="0" w:color="auto"/>
                        <w:left w:val="none" w:sz="0" w:space="0" w:color="auto"/>
                        <w:bottom w:val="none" w:sz="0" w:space="0" w:color="auto"/>
                        <w:right w:val="none" w:sz="0" w:space="0" w:color="auto"/>
                      </w:divBdr>
                    </w:div>
                  </w:divsChild>
                </w:div>
                <w:div w:id="227804977">
                  <w:marLeft w:val="0"/>
                  <w:marRight w:val="0"/>
                  <w:marTop w:val="0"/>
                  <w:marBottom w:val="0"/>
                  <w:divBdr>
                    <w:top w:val="single" w:sz="2" w:space="1" w:color="FFFFFF"/>
                    <w:left w:val="single" w:sz="2" w:space="11" w:color="FFFFFF"/>
                    <w:bottom w:val="single" w:sz="2" w:space="1" w:color="FFFFFF"/>
                    <w:right w:val="single" w:sz="2" w:space="4" w:color="FFFFFF"/>
                  </w:divBdr>
                  <w:divsChild>
                    <w:div w:id="893076492">
                      <w:marLeft w:val="0"/>
                      <w:marRight w:val="0"/>
                      <w:marTop w:val="0"/>
                      <w:marBottom w:val="0"/>
                      <w:divBdr>
                        <w:top w:val="none" w:sz="0" w:space="0" w:color="auto"/>
                        <w:left w:val="none" w:sz="0" w:space="0" w:color="auto"/>
                        <w:bottom w:val="none" w:sz="0" w:space="0" w:color="auto"/>
                        <w:right w:val="none" w:sz="0" w:space="0" w:color="auto"/>
                      </w:divBdr>
                    </w:div>
                  </w:divsChild>
                </w:div>
                <w:div w:id="235818660">
                  <w:marLeft w:val="0"/>
                  <w:marRight w:val="0"/>
                  <w:marTop w:val="0"/>
                  <w:marBottom w:val="0"/>
                  <w:divBdr>
                    <w:top w:val="single" w:sz="2" w:space="1" w:color="FFFFFF"/>
                    <w:left w:val="single" w:sz="2" w:space="11" w:color="FFFFFF"/>
                    <w:bottom w:val="single" w:sz="2" w:space="1" w:color="FFFFFF"/>
                    <w:right w:val="single" w:sz="2" w:space="4" w:color="FFFFFF"/>
                  </w:divBdr>
                  <w:divsChild>
                    <w:div w:id="1706253475">
                      <w:marLeft w:val="0"/>
                      <w:marRight w:val="0"/>
                      <w:marTop w:val="0"/>
                      <w:marBottom w:val="0"/>
                      <w:divBdr>
                        <w:top w:val="none" w:sz="0" w:space="0" w:color="auto"/>
                        <w:left w:val="none" w:sz="0" w:space="0" w:color="auto"/>
                        <w:bottom w:val="none" w:sz="0" w:space="0" w:color="auto"/>
                        <w:right w:val="none" w:sz="0" w:space="0" w:color="auto"/>
                      </w:divBdr>
                    </w:div>
                  </w:divsChild>
                </w:div>
                <w:div w:id="543448294">
                  <w:marLeft w:val="0"/>
                  <w:marRight w:val="0"/>
                  <w:marTop w:val="0"/>
                  <w:marBottom w:val="0"/>
                  <w:divBdr>
                    <w:top w:val="single" w:sz="2" w:space="1" w:color="FFFFFF"/>
                    <w:left w:val="single" w:sz="2" w:space="11" w:color="FFFFFF"/>
                    <w:bottom w:val="single" w:sz="2" w:space="1" w:color="FFFFFF"/>
                    <w:right w:val="single" w:sz="2" w:space="4" w:color="FFFFFF"/>
                  </w:divBdr>
                  <w:divsChild>
                    <w:div w:id="167214510">
                      <w:marLeft w:val="0"/>
                      <w:marRight w:val="0"/>
                      <w:marTop w:val="0"/>
                      <w:marBottom w:val="0"/>
                      <w:divBdr>
                        <w:top w:val="none" w:sz="0" w:space="0" w:color="auto"/>
                        <w:left w:val="none" w:sz="0" w:space="0" w:color="auto"/>
                        <w:bottom w:val="none" w:sz="0" w:space="0" w:color="auto"/>
                        <w:right w:val="none" w:sz="0" w:space="0" w:color="auto"/>
                      </w:divBdr>
                    </w:div>
                  </w:divsChild>
                </w:div>
                <w:div w:id="539633647">
                  <w:marLeft w:val="0"/>
                  <w:marRight w:val="0"/>
                  <w:marTop w:val="0"/>
                  <w:marBottom w:val="0"/>
                  <w:divBdr>
                    <w:top w:val="single" w:sz="2" w:space="1" w:color="FFFFFF"/>
                    <w:left w:val="single" w:sz="2" w:space="11" w:color="FFFFFF"/>
                    <w:bottom w:val="single" w:sz="2" w:space="1" w:color="FFFFFF"/>
                    <w:right w:val="single" w:sz="2" w:space="4" w:color="FFFFFF"/>
                  </w:divBdr>
                  <w:divsChild>
                    <w:div w:id="313872203">
                      <w:marLeft w:val="0"/>
                      <w:marRight w:val="0"/>
                      <w:marTop w:val="0"/>
                      <w:marBottom w:val="0"/>
                      <w:divBdr>
                        <w:top w:val="none" w:sz="0" w:space="0" w:color="auto"/>
                        <w:left w:val="none" w:sz="0" w:space="0" w:color="auto"/>
                        <w:bottom w:val="none" w:sz="0" w:space="0" w:color="auto"/>
                        <w:right w:val="none" w:sz="0" w:space="0" w:color="auto"/>
                      </w:divBdr>
                    </w:div>
                  </w:divsChild>
                </w:div>
                <w:div w:id="24408114">
                  <w:marLeft w:val="0"/>
                  <w:marRight w:val="0"/>
                  <w:marTop w:val="0"/>
                  <w:marBottom w:val="0"/>
                  <w:divBdr>
                    <w:top w:val="single" w:sz="2" w:space="1" w:color="FFFFFF"/>
                    <w:left w:val="single" w:sz="2" w:space="11" w:color="FFFFFF"/>
                    <w:bottom w:val="single" w:sz="2" w:space="1" w:color="FFFFFF"/>
                    <w:right w:val="single" w:sz="2" w:space="4" w:color="FFFFFF"/>
                  </w:divBdr>
                  <w:divsChild>
                    <w:div w:id="356778631">
                      <w:marLeft w:val="0"/>
                      <w:marRight w:val="0"/>
                      <w:marTop w:val="0"/>
                      <w:marBottom w:val="0"/>
                      <w:divBdr>
                        <w:top w:val="none" w:sz="0" w:space="0" w:color="auto"/>
                        <w:left w:val="none" w:sz="0" w:space="0" w:color="auto"/>
                        <w:bottom w:val="none" w:sz="0" w:space="0" w:color="auto"/>
                        <w:right w:val="none" w:sz="0" w:space="0" w:color="auto"/>
                      </w:divBdr>
                    </w:div>
                  </w:divsChild>
                </w:div>
                <w:div w:id="898830447">
                  <w:marLeft w:val="0"/>
                  <w:marRight w:val="0"/>
                  <w:marTop w:val="0"/>
                  <w:marBottom w:val="0"/>
                  <w:divBdr>
                    <w:top w:val="single" w:sz="2" w:space="1" w:color="FFFFFF"/>
                    <w:left w:val="single" w:sz="2" w:space="11" w:color="FFFFFF"/>
                    <w:bottom w:val="single" w:sz="2" w:space="1" w:color="FFFFFF"/>
                    <w:right w:val="single" w:sz="2" w:space="4" w:color="FFFFFF"/>
                  </w:divBdr>
                  <w:divsChild>
                    <w:div w:id="1407417801">
                      <w:marLeft w:val="0"/>
                      <w:marRight w:val="0"/>
                      <w:marTop w:val="0"/>
                      <w:marBottom w:val="0"/>
                      <w:divBdr>
                        <w:top w:val="none" w:sz="0" w:space="0" w:color="auto"/>
                        <w:left w:val="none" w:sz="0" w:space="0" w:color="auto"/>
                        <w:bottom w:val="none" w:sz="0" w:space="0" w:color="auto"/>
                        <w:right w:val="none" w:sz="0" w:space="0" w:color="auto"/>
                      </w:divBdr>
                    </w:div>
                  </w:divsChild>
                </w:div>
                <w:div w:id="1864899046">
                  <w:marLeft w:val="0"/>
                  <w:marRight w:val="0"/>
                  <w:marTop w:val="0"/>
                  <w:marBottom w:val="0"/>
                  <w:divBdr>
                    <w:top w:val="single" w:sz="2" w:space="1" w:color="FFFFFF"/>
                    <w:left w:val="single" w:sz="2" w:space="11" w:color="FFFFFF"/>
                    <w:bottom w:val="single" w:sz="2" w:space="1" w:color="FFFFFF"/>
                    <w:right w:val="single" w:sz="2" w:space="4" w:color="FFFFFF"/>
                  </w:divBdr>
                  <w:divsChild>
                    <w:div w:id="15232074">
                      <w:marLeft w:val="0"/>
                      <w:marRight w:val="0"/>
                      <w:marTop w:val="0"/>
                      <w:marBottom w:val="0"/>
                      <w:divBdr>
                        <w:top w:val="none" w:sz="0" w:space="0" w:color="auto"/>
                        <w:left w:val="none" w:sz="0" w:space="0" w:color="auto"/>
                        <w:bottom w:val="none" w:sz="0" w:space="0" w:color="auto"/>
                        <w:right w:val="none" w:sz="0" w:space="0" w:color="auto"/>
                      </w:divBdr>
                    </w:div>
                  </w:divsChild>
                </w:div>
                <w:div w:id="1726635369">
                  <w:marLeft w:val="0"/>
                  <w:marRight w:val="0"/>
                  <w:marTop w:val="0"/>
                  <w:marBottom w:val="0"/>
                  <w:divBdr>
                    <w:top w:val="single" w:sz="2" w:space="1" w:color="FFFFFF"/>
                    <w:left w:val="single" w:sz="2" w:space="11" w:color="FFFFFF"/>
                    <w:bottom w:val="single" w:sz="2" w:space="1" w:color="FFFFFF"/>
                    <w:right w:val="single" w:sz="2" w:space="4" w:color="FFFFFF"/>
                  </w:divBdr>
                  <w:divsChild>
                    <w:div w:id="508450848">
                      <w:marLeft w:val="0"/>
                      <w:marRight w:val="0"/>
                      <w:marTop w:val="0"/>
                      <w:marBottom w:val="0"/>
                      <w:divBdr>
                        <w:top w:val="none" w:sz="0" w:space="0" w:color="auto"/>
                        <w:left w:val="none" w:sz="0" w:space="0" w:color="auto"/>
                        <w:bottom w:val="none" w:sz="0" w:space="0" w:color="auto"/>
                        <w:right w:val="none" w:sz="0" w:space="0" w:color="auto"/>
                      </w:divBdr>
                    </w:div>
                  </w:divsChild>
                </w:div>
                <w:div w:id="1234269499">
                  <w:marLeft w:val="0"/>
                  <w:marRight w:val="0"/>
                  <w:marTop w:val="0"/>
                  <w:marBottom w:val="0"/>
                  <w:divBdr>
                    <w:top w:val="single" w:sz="2" w:space="1" w:color="FFFFFF"/>
                    <w:left w:val="single" w:sz="2" w:space="11" w:color="FFFFFF"/>
                    <w:bottom w:val="single" w:sz="2" w:space="1" w:color="FFFFFF"/>
                    <w:right w:val="single" w:sz="2" w:space="4" w:color="FFFFFF"/>
                  </w:divBdr>
                  <w:divsChild>
                    <w:div w:id="796411921">
                      <w:marLeft w:val="0"/>
                      <w:marRight w:val="0"/>
                      <w:marTop w:val="0"/>
                      <w:marBottom w:val="0"/>
                      <w:divBdr>
                        <w:top w:val="none" w:sz="0" w:space="0" w:color="auto"/>
                        <w:left w:val="none" w:sz="0" w:space="0" w:color="auto"/>
                        <w:bottom w:val="none" w:sz="0" w:space="0" w:color="auto"/>
                        <w:right w:val="none" w:sz="0" w:space="0" w:color="auto"/>
                      </w:divBdr>
                    </w:div>
                  </w:divsChild>
                </w:div>
                <w:div w:id="584455518">
                  <w:marLeft w:val="0"/>
                  <w:marRight w:val="0"/>
                  <w:marTop w:val="0"/>
                  <w:marBottom w:val="0"/>
                  <w:divBdr>
                    <w:top w:val="single" w:sz="2" w:space="1" w:color="FFFFFF"/>
                    <w:left w:val="single" w:sz="2" w:space="11" w:color="FFFFFF"/>
                    <w:bottom w:val="single" w:sz="2" w:space="1" w:color="FFFFFF"/>
                    <w:right w:val="single" w:sz="2" w:space="4" w:color="FFFFFF"/>
                  </w:divBdr>
                  <w:divsChild>
                    <w:div w:id="39480382">
                      <w:marLeft w:val="0"/>
                      <w:marRight w:val="0"/>
                      <w:marTop w:val="0"/>
                      <w:marBottom w:val="0"/>
                      <w:divBdr>
                        <w:top w:val="none" w:sz="0" w:space="0" w:color="auto"/>
                        <w:left w:val="none" w:sz="0" w:space="0" w:color="auto"/>
                        <w:bottom w:val="none" w:sz="0" w:space="0" w:color="auto"/>
                        <w:right w:val="none" w:sz="0" w:space="0" w:color="auto"/>
                      </w:divBdr>
                    </w:div>
                  </w:divsChild>
                </w:div>
                <w:div w:id="1396195296">
                  <w:marLeft w:val="0"/>
                  <w:marRight w:val="0"/>
                  <w:marTop w:val="0"/>
                  <w:marBottom w:val="0"/>
                  <w:divBdr>
                    <w:top w:val="single" w:sz="2" w:space="1" w:color="FFFFFF"/>
                    <w:left w:val="single" w:sz="2" w:space="11" w:color="FFFFFF"/>
                    <w:bottom w:val="single" w:sz="2" w:space="1" w:color="FFFFFF"/>
                    <w:right w:val="single" w:sz="2" w:space="4" w:color="FFFFFF"/>
                  </w:divBdr>
                  <w:divsChild>
                    <w:div w:id="1009530195">
                      <w:marLeft w:val="0"/>
                      <w:marRight w:val="0"/>
                      <w:marTop w:val="0"/>
                      <w:marBottom w:val="0"/>
                      <w:divBdr>
                        <w:top w:val="none" w:sz="0" w:space="0" w:color="auto"/>
                        <w:left w:val="none" w:sz="0" w:space="0" w:color="auto"/>
                        <w:bottom w:val="none" w:sz="0" w:space="0" w:color="auto"/>
                        <w:right w:val="none" w:sz="0" w:space="0" w:color="auto"/>
                      </w:divBdr>
                    </w:div>
                  </w:divsChild>
                </w:div>
                <w:div w:id="1018240221">
                  <w:marLeft w:val="0"/>
                  <w:marRight w:val="0"/>
                  <w:marTop w:val="0"/>
                  <w:marBottom w:val="0"/>
                  <w:divBdr>
                    <w:top w:val="single" w:sz="2" w:space="1" w:color="FFFFFF"/>
                    <w:left w:val="single" w:sz="2" w:space="11" w:color="FFFFFF"/>
                    <w:bottom w:val="single" w:sz="2" w:space="4" w:color="FFFFFF"/>
                    <w:right w:val="single" w:sz="2" w:space="4" w:color="FFFFFF"/>
                  </w:divBdr>
                  <w:divsChild>
                    <w:div w:id="5508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291157">
          <w:marLeft w:val="0"/>
          <w:marRight w:val="0"/>
          <w:marTop w:val="0"/>
          <w:marBottom w:val="300"/>
          <w:divBdr>
            <w:top w:val="none" w:sz="0" w:space="0" w:color="auto"/>
            <w:left w:val="none" w:sz="0" w:space="0" w:color="auto"/>
            <w:bottom w:val="none" w:sz="0" w:space="0" w:color="auto"/>
            <w:right w:val="none" w:sz="0" w:space="0" w:color="auto"/>
          </w:divBdr>
          <w:divsChild>
            <w:div w:id="109666454">
              <w:marLeft w:val="0"/>
              <w:marRight w:val="0"/>
              <w:marTop w:val="0"/>
              <w:marBottom w:val="0"/>
              <w:divBdr>
                <w:top w:val="none" w:sz="0" w:space="0" w:color="auto"/>
                <w:left w:val="none" w:sz="0" w:space="0" w:color="auto"/>
                <w:bottom w:val="none" w:sz="0" w:space="0" w:color="auto"/>
                <w:right w:val="none" w:sz="0" w:space="0" w:color="auto"/>
              </w:divBdr>
              <w:divsChild>
                <w:div w:id="739408822">
                  <w:marLeft w:val="0"/>
                  <w:marRight w:val="0"/>
                  <w:marTop w:val="0"/>
                  <w:marBottom w:val="0"/>
                  <w:divBdr>
                    <w:top w:val="single" w:sz="2" w:space="4" w:color="FFFFFF"/>
                    <w:left w:val="single" w:sz="2" w:space="11" w:color="FFFFFF"/>
                    <w:bottom w:val="single" w:sz="2" w:space="1" w:color="FFFFFF"/>
                    <w:right w:val="single" w:sz="2" w:space="4" w:color="FFFFFF"/>
                  </w:divBdr>
                  <w:divsChild>
                    <w:div w:id="23094774">
                      <w:marLeft w:val="0"/>
                      <w:marRight w:val="0"/>
                      <w:marTop w:val="0"/>
                      <w:marBottom w:val="0"/>
                      <w:divBdr>
                        <w:top w:val="none" w:sz="0" w:space="0" w:color="auto"/>
                        <w:left w:val="none" w:sz="0" w:space="0" w:color="auto"/>
                        <w:bottom w:val="none" w:sz="0" w:space="0" w:color="auto"/>
                        <w:right w:val="none" w:sz="0" w:space="0" w:color="auto"/>
                      </w:divBdr>
                    </w:div>
                  </w:divsChild>
                </w:div>
                <w:div w:id="2137327535">
                  <w:marLeft w:val="0"/>
                  <w:marRight w:val="0"/>
                  <w:marTop w:val="0"/>
                  <w:marBottom w:val="0"/>
                  <w:divBdr>
                    <w:top w:val="single" w:sz="2" w:space="1" w:color="FFFFFF"/>
                    <w:left w:val="single" w:sz="2" w:space="11" w:color="FFFFFF"/>
                    <w:bottom w:val="single" w:sz="2" w:space="1" w:color="FFFFFF"/>
                    <w:right w:val="single" w:sz="2" w:space="4" w:color="FFFFFF"/>
                  </w:divBdr>
                  <w:divsChild>
                    <w:div w:id="803280958">
                      <w:marLeft w:val="0"/>
                      <w:marRight w:val="0"/>
                      <w:marTop w:val="0"/>
                      <w:marBottom w:val="0"/>
                      <w:divBdr>
                        <w:top w:val="none" w:sz="0" w:space="0" w:color="auto"/>
                        <w:left w:val="none" w:sz="0" w:space="0" w:color="auto"/>
                        <w:bottom w:val="none" w:sz="0" w:space="0" w:color="auto"/>
                        <w:right w:val="none" w:sz="0" w:space="0" w:color="auto"/>
                      </w:divBdr>
                    </w:div>
                  </w:divsChild>
                </w:div>
                <w:div w:id="753672165">
                  <w:marLeft w:val="0"/>
                  <w:marRight w:val="0"/>
                  <w:marTop w:val="0"/>
                  <w:marBottom w:val="0"/>
                  <w:divBdr>
                    <w:top w:val="single" w:sz="2" w:space="1" w:color="FFFFFF"/>
                    <w:left w:val="single" w:sz="2" w:space="11" w:color="FFFFFF"/>
                    <w:bottom w:val="single" w:sz="2" w:space="1" w:color="FFFFFF"/>
                    <w:right w:val="single" w:sz="2" w:space="4" w:color="FFFFFF"/>
                  </w:divBdr>
                  <w:divsChild>
                    <w:div w:id="1299065903">
                      <w:marLeft w:val="0"/>
                      <w:marRight w:val="0"/>
                      <w:marTop w:val="0"/>
                      <w:marBottom w:val="0"/>
                      <w:divBdr>
                        <w:top w:val="none" w:sz="0" w:space="0" w:color="auto"/>
                        <w:left w:val="none" w:sz="0" w:space="0" w:color="auto"/>
                        <w:bottom w:val="none" w:sz="0" w:space="0" w:color="auto"/>
                        <w:right w:val="none" w:sz="0" w:space="0" w:color="auto"/>
                      </w:divBdr>
                    </w:div>
                  </w:divsChild>
                </w:div>
                <w:div w:id="1920630762">
                  <w:marLeft w:val="0"/>
                  <w:marRight w:val="0"/>
                  <w:marTop w:val="0"/>
                  <w:marBottom w:val="0"/>
                  <w:divBdr>
                    <w:top w:val="single" w:sz="2" w:space="1" w:color="FFFFFF"/>
                    <w:left w:val="single" w:sz="2" w:space="11" w:color="FFFFFF"/>
                    <w:bottom w:val="single" w:sz="2" w:space="1" w:color="FFFFFF"/>
                    <w:right w:val="single" w:sz="2" w:space="4" w:color="FFFFFF"/>
                  </w:divBdr>
                  <w:divsChild>
                    <w:div w:id="806899340">
                      <w:marLeft w:val="0"/>
                      <w:marRight w:val="0"/>
                      <w:marTop w:val="0"/>
                      <w:marBottom w:val="0"/>
                      <w:divBdr>
                        <w:top w:val="none" w:sz="0" w:space="0" w:color="auto"/>
                        <w:left w:val="none" w:sz="0" w:space="0" w:color="auto"/>
                        <w:bottom w:val="none" w:sz="0" w:space="0" w:color="auto"/>
                        <w:right w:val="none" w:sz="0" w:space="0" w:color="auto"/>
                      </w:divBdr>
                    </w:div>
                  </w:divsChild>
                </w:div>
                <w:div w:id="546070">
                  <w:marLeft w:val="0"/>
                  <w:marRight w:val="0"/>
                  <w:marTop w:val="0"/>
                  <w:marBottom w:val="0"/>
                  <w:divBdr>
                    <w:top w:val="single" w:sz="2" w:space="1" w:color="FFFFFF"/>
                    <w:left w:val="single" w:sz="2" w:space="11" w:color="FFFFFF"/>
                    <w:bottom w:val="single" w:sz="2" w:space="1" w:color="FFFFFF"/>
                    <w:right w:val="single" w:sz="2" w:space="4" w:color="FFFFFF"/>
                  </w:divBdr>
                  <w:divsChild>
                    <w:div w:id="1609969210">
                      <w:marLeft w:val="0"/>
                      <w:marRight w:val="0"/>
                      <w:marTop w:val="0"/>
                      <w:marBottom w:val="0"/>
                      <w:divBdr>
                        <w:top w:val="none" w:sz="0" w:space="0" w:color="auto"/>
                        <w:left w:val="none" w:sz="0" w:space="0" w:color="auto"/>
                        <w:bottom w:val="none" w:sz="0" w:space="0" w:color="auto"/>
                        <w:right w:val="none" w:sz="0" w:space="0" w:color="auto"/>
                      </w:divBdr>
                    </w:div>
                  </w:divsChild>
                </w:div>
                <w:div w:id="768432033">
                  <w:marLeft w:val="0"/>
                  <w:marRight w:val="0"/>
                  <w:marTop w:val="0"/>
                  <w:marBottom w:val="0"/>
                  <w:divBdr>
                    <w:top w:val="single" w:sz="2" w:space="1" w:color="FFFFFF"/>
                    <w:left w:val="single" w:sz="2" w:space="11" w:color="FFFFFF"/>
                    <w:bottom w:val="single" w:sz="2" w:space="1" w:color="FFFFFF"/>
                    <w:right w:val="single" w:sz="2" w:space="4" w:color="FFFFFF"/>
                  </w:divBdr>
                  <w:divsChild>
                    <w:div w:id="1095787538">
                      <w:marLeft w:val="0"/>
                      <w:marRight w:val="0"/>
                      <w:marTop w:val="0"/>
                      <w:marBottom w:val="0"/>
                      <w:divBdr>
                        <w:top w:val="none" w:sz="0" w:space="0" w:color="auto"/>
                        <w:left w:val="none" w:sz="0" w:space="0" w:color="auto"/>
                        <w:bottom w:val="none" w:sz="0" w:space="0" w:color="auto"/>
                        <w:right w:val="none" w:sz="0" w:space="0" w:color="auto"/>
                      </w:divBdr>
                    </w:div>
                  </w:divsChild>
                </w:div>
                <w:div w:id="129979095">
                  <w:marLeft w:val="0"/>
                  <w:marRight w:val="0"/>
                  <w:marTop w:val="0"/>
                  <w:marBottom w:val="0"/>
                  <w:divBdr>
                    <w:top w:val="single" w:sz="2" w:space="1" w:color="FFFFFF"/>
                    <w:left w:val="single" w:sz="2" w:space="11" w:color="FFFFFF"/>
                    <w:bottom w:val="single" w:sz="2" w:space="1" w:color="FFFFFF"/>
                    <w:right w:val="single" w:sz="2" w:space="4" w:color="FFFFFF"/>
                  </w:divBdr>
                  <w:divsChild>
                    <w:div w:id="1507938853">
                      <w:marLeft w:val="0"/>
                      <w:marRight w:val="0"/>
                      <w:marTop w:val="0"/>
                      <w:marBottom w:val="0"/>
                      <w:divBdr>
                        <w:top w:val="none" w:sz="0" w:space="0" w:color="auto"/>
                        <w:left w:val="none" w:sz="0" w:space="0" w:color="auto"/>
                        <w:bottom w:val="none" w:sz="0" w:space="0" w:color="auto"/>
                        <w:right w:val="none" w:sz="0" w:space="0" w:color="auto"/>
                      </w:divBdr>
                    </w:div>
                  </w:divsChild>
                </w:div>
                <w:div w:id="1012225708">
                  <w:marLeft w:val="0"/>
                  <w:marRight w:val="0"/>
                  <w:marTop w:val="0"/>
                  <w:marBottom w:val="0"/>
                  <w:divBdr>
                    <w:top w:val="single" w:sz="2" w:space="1" w:color="FFFFFF"/>
                    <w:left w:val="single" w:sz="2" w:space="11" w:color="FFFFFF"/>
                    <w:bottom w:val="single" w:sz="2" w:space="1" w:color="FFFFFF"/>
                    <w:right w:val="single" w:sz="2" w:space="4" w:color="FFFFFF"/>
                  </w:divBdr>
                  <w:divsChild>
                    <w:div w:id="833229743">
                      <w:marLeft w:val="0"/>
                      <w:marRight w:val="0"/>
                      <w:marTop w:val="0"/>
                      <w:marBottom w:val="0"/>
                      <w:divBdr>
                        <w:top w:val="none" w:sz="0" w:space="0" w:color="auto"/>
                        <w:left w:val="none" w:sz="0" w:space="0" w:color="auto"/>
                        <w:bottom w:val="none" w:sz="0" w:space="0" w:color="auto"/>
                        <w:right w:val="none" w:sz="0" w:space="0" w:color="auto"/>
                      </w:divBdr>
                    </w:div>
                  </w:divsChild>
                </w:div>
                <w:div w:id="826240770">
                  <w:marLeft w:val="0"/>
                  <w:marRight w:val="0"/>
                  <w:marTop w:val="0"/>
                  <w:marBottom w:val="0"/>
                  <w:divBdr>
                    <w:top w:val="single" w:sz="2" w:space="1" w:color="FFFFFF"/>
                    <w:left w:val="single" w:sz="2" w:space="11" w:color="FFFFFF"/>
                    <w:bottom w:val="single" w:sz="2" w:space="1" w:color="FFFFFF"/>
                    <w:right w:val="single" w:sz="2" w:space="4" w:color="FFFFFF"/>
                  </w:divBdr>
                  <w:divsChild>
                    <w:div w:id="400249426">
                      <w:marLeft w:val="0"/>
                      <w:marRight w:val="0"/>
                      <w:marTop w:val="0"/>
                      <w:marBottom w:val="0"/>
                      <w:divBdr>
                        <w:top w:val="none" w:sz="0" w:space="0" w:color="auto"/>
                        <w:left w:val="none" w:sz="0" w:space="0" w:color="auto"/>
                        <w:bottom w:val="none" w:sz="0" w:space="0" w:color="auto"/>
                        <w:right w:val="none" w:sz="0" w:space="0" w:color="auto"/>
                      </w:divBdr>
                    </w:div>
                  </w:divsChild>
                </w:div>
                <w:div w:id="577179940">
                  <w:marLeft w:val="0"/>
                  <w:marRight w:val="0"/>
                  <w:marTop w:val="0"/>
                  <w:marBottom w:val="0"/>
                  <w:divBdr>
                    <w:top w:val="single" w:sz="2" w:space="1" w:color="FFFFFF"/>
                    <w:left w:val="single" w:sz="2" w:space="11" w:color="FFFFFF"/>
                    <w:bottom w:val="single" w:sz="2" w:space="1" w:color="FFFFFF"/>
                    <w:right w:val="single" w:sz="2" w:space="4" w:color="FFFFFF"/>
                  </w:divBdr>
                  <w:divsChild>
                    <w:div w:id="1489202698">
                      <w:marLeft w:val="0"/>
                      <w:marRight w:val="0"/>
                      <w:marTop w:val="0"/>
                      <w:marBottom w:val="0"/>
                      <w:divBdr>
                        <w:top w:val="none" w:sz="0" w:space="0" w:color="auto"/>
                        <w:left w:val="none" w:sz="0" w:space="0" w:color="auto"/>
                        <w:bottom w:val="none" w:sz="0" w:space="0" w:color="auto"/>
                        <w:right w:val="none" w:sz="0" w:space="0" w:color="auto"/>
                      </w:divBdr>
                    </w:div>
                  </w:divsChild>
                </w:div>
                <w:div w:id="317809302">
                  <w:marLeft w:val="0"/>
                  <w:marRight w:val="0"/>
                  <w:marTop w:val="0"/>
                  <w:marBottom w:val="0"/>
                  <w:divBdr>
                    <w:top w:val="single" w:sz="2" w:space="1" w:color="FFFFFF"/>
                    <w:left w:val="single" w:sz="2" w:space="11" w:color="FFFFFF"/>
                    <w:bottom w:val="single" w:sz="2" w:space="1" w:color="FFFFFF"/>
                    <w:right w:val="single" w:sz="2" w:space="4" w:color="FFFFFF"/>
                  </w:divBdr>
                  <w:divsChild>
                    <w:div w:id="830406870">
                      <w:marLeft w:val="0"/>
                      <w:marRight w:val="0"/>
                      <w:marTop w:val="0"/>
                      <w:marBottom w:val="0"/>
                      <w:divBdr>
                        <w:top w:val="none" w:sz="0" w:space="0" w:color="auto"/>
                        <w:left w:val="none" w:sz="0" w:space="0" w:color="auto"/>
                        <w:bottom w:val="none" w:sz="0" w:space="0" w:color="auto"/>
                        <w:right w:val="none" w:sz="0" w:space="0" w:color="auto"/>
                      </w:divBdr>
                    </w:div>
                  </w:divsChild>
                </w:div>
                <w:div w:id="1707559491">
                  <w:marLeft w:val="0"/>
                  <w:marRight w:val="0"/>
                  <w:marTop w:val="0"/>
                  <w:marBottom w:val="0"/>
                  <w:divBdr>
                    <w:top w:val="single" w:sz="2" w:space="1" w:color="FFFFFF"/>
                    <w:left w:val="single" w:sz="2" w:space="11" w:color="FFFFFF"/>
                    <w:bottom w:val="single" w:sz="2" w:space="4" w:color="FFFFFF"/>
                    <w:right w:val="single" w:sz="2" w:space="4" w:color="FFFFFF"/>
                  </w:divBdr>
                  <w:divsChild>
                    <w:div w:id="123897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22536">
          <w:marLeft w:val="0"/>
          <w:marRight w:val="0"/>
          <w:marTop w:val="0"/>
          <w:marBottom w:val="300"/>
          <w:divBdr>
            <w:top w:val="none" w:sz="0" w:space="0" w:color="auto"/>
            <w:left w:val="none" w:sz="0" w:space="0" w:color="auto"/>
            <w:bottom w:val="none" w:sz="0" w:space="0" w:color="auto"/>
            <w:right w:val="none" w:sz="0" w:space="0" w:color="auto"/>
          </w:divBdr>
          <w:divsChild>
            <w:div w:id="1127315367">
              <w:marLeft w:val="0"/>
              <w:marRight w:val="0"/>
              <w:marTop w:val="0"/>
              <w:marBottom w:val="0"/>
              <w:divBdr>
                <w:top w:val="none" w:sz="0" w:space="0" w:color="auto"/>
                <w:left w:val="none" w:sz="0" w:space="0" w:color="auto"/>
                <w:bottom w:val="none" w:sz="0" w:space="0" w:color="auto"/>
                <w:right w:val="none" w:sz="0" w:space="0" w:color="auto"/>
              </w:divBdr>
              <w:divsChild>
                <w:div w:id="774446439">
                  <w:marLeft w:val="0"/>
                  <w:marRight w:val="0"/>
                  <w:marTop w:val="0"/>
                  <w:marBottom w:val="0"/>
                  <w:divBdr>
                    <w:top w:val="single" w:sz="2" w:space="4" w:color="FFFFFF"/>
                    <w:left w:val="single" w:sz="2" w:space="11" w:color="FFFFFF"/>
                    <w:bottom w:val="single" w:sz="2" w:space="1" w:color="FFFFFF"/>
                    <w:right w:val="single" w:sz="2" w:space="4" w:color="FFFFFF"/>
                  </w:divBdr>
                  <w:divsChild>
                    <w:div w:id="268440405">
                      <w:marLeft w:val="0"/>
                      <w:marRight w:val="0"/>
                      <w:marTop w:val="0"/>
                      <w:marBottom w:val="0"/>
                      <w:divBdr>
                        <w:top w:val="none" w:sz="0" w:space="0" w:color="auto"/>
                        <w:left w:val="none" w:sz="0" w:space="0" w:color="auto"/>
                        <w:bottom w:val="none" w:sz="0" w:space="0" w:color="auto"/>
                        <w:right w:val="none" w:sz="0" w:space="0" w:color="auto"/>
                      </w:divBdr>
                    </w:div>
                  </w:divsChild>
                </w:div>
                <w:div w:id="1849640812">
                  <w:marLeft w:val="0"/>
                  <w:marRight w:val="0"/>
                  <w:marTop w:val="0"/>
                  <w:marBottom w:val="0"/>
                  <w:divBdr>
                    <w:top w:val="single" w:sz="2" w:space="1" w:color="FFFFFF"/>
                    <w:left w:val="single" w:sz="2" w:space="11" w:color="FFFFFF"/>
                    <w:bottom w:val="single" w:sz="2" w:space="1" w:color="FFFFFF"/>
                    <w:right w:val="single" w:sz="2" w:space="4" w:color="FFFFFF"/>
                  </w:divBdr>
                  <w:divsChild>
                    <w:div w:id="188644043">
                      <w:marLeft w:val="0"/>
                      <w:marRight w:val="0"/>
                      <w:marTop w:val="0"/>
                      <w:marBottom w:val="0"/>
                      <w:divBdr>
                        <w:top w:val="none" w:sz="0" w:space="0" w:color="auto"/>
                        <w:left w:val="none" w:sz="0" w:space="0" w:color="auto"/>
                        <w:bottom w:val="none" w:sz="0" w:space="0" w:color="auto"/>
                        <w:right w:val="none" w:sz="0" w:space="0" w:color="auto"/>
                      </w:divBdr>
                    </w:div>
                  </w:divsChild>
                </w:div>
                <w:div w:id="886646524">
                  <w:marLeft w:val="0"/>
                  <w:marRight w:val="0"/>
                  <w:marTop w:val="0"/>
                  <w:marBottom w:val="0"/>
                  <w:divBdr>
                    <w:top w:val="single" w:sz="2" w:space="1" w:color="FFFFFF"/>
                    <w:left w:val="single" w:sz="2" w:space="11" w:color="FFFFFF"/>
                    <w:bottom w:val="single" w:sz="2" w:space="1" w:color="FFFFFF"/>
                    <w:right w:val="single" w:sz="2" w:space="4" w:color="FFFFFF"/>
                  </w:divBdr>
                  <w:divsChild>
                    <w:div w:id="226301821">
                      <w:marLeft w:val="0"/>
                      <w:marRight w:val="0"/>
                      <w:marTop w:val="0"/>
                      <w:marBottom w:val="0"/>
                      <w:divBdr>
                        <w:top w:val="none" w:sz="0" w:space="0" w:color="auto"/>
                        <w:left w:val="none" w:sz="0" w:space="0" w:color="auto"/>
                        <w:bottom w:val="none" w:sz="0" w:space="0" w:color="auto"/>
                        <w:right w:val="none" w:sz="0" w:space="0" w:color="auto"/>
                      </w:divBdr>
                    </w:div>
                  </w:divsChild>
                </w:div>
                <w:div w:id="798183299">
                  <w:marLeft w:val="0"/>
                  <w:marRight w:val="0"/>
                  <w:marTop w:val="0"/>
                  <w:marBottom w:val="0"/>
                  <w:divBdr>
                    <w:top w:val="single" w:sz="2" w:space="1" w:color="FFFFFF"/>
                    <w:left w:val="single" w:sz="2" w:space="11" w:color="FFFFFF"/>
                    <w:bottom w:val="single" w:sz="2" w:space="1" w:color="FFFFFF"/>
                    <w:right w:val="single" w:sz="2" w:space="4" w:color="FFFFFF"/>
                  </w:divBdr>
                  <w:divsChild>
                    <w:div w:id="809785762">
                      <w:marLeft w:val="0"/>
                      <w:marRight w:val="0"/>
                      <w:marTop w:val="0"/>
                      <w:marBottom w:val="0"/>
                      <w:divBdr>
                        <w:top w:val="none" w:sz="0" w:space="0" w:color="auto"/>
                        <w:left w:val="none" w:sz="0" w:space="0" w:color="auto"/>
                        <w:bottom w:val="none" w:sz="0" w:space="0" w:color="auto"/>
                        <w:right w:val="none" w:sz="0" w:space="0" w:color="auto"/>
                      </w:divBdr>
                    </w:div>
                  </w:divsChild>
                </w:div>
                <w:div w:id="832647472">
                  <w:marLeft w:val="0"/>
                  <w:marRight w:val="0"/>
                  <w:marTop w:val="0"/>
                  <w:marBottom w:val="0"/>
                  <w:divBdr>
                    <w:top w:val="single" w:sz="2" w:space="1" w:color="FFFFFF"/>
                    <w:left w:val="single" w:sz="2" w:space="11" w:color="FFFFFF"/>
                    <w:bottom w:val="single" w:sz="2" w:space="1" w:color="FFFFFF"/>
                    <w:right w:val="single" w:sz="2" w:space="4" w:color="FFFFFF"/>
                  </w:divBdr>
                  <w:divsChild>
                    <w:div w:id="2135323120">
                      <w:marLeft w:val="0"/>
                      <w:marRight w:val="0"/>
                      <w:marTop w:val="0"/>
                      <w:marBottom w:val="0"/>
                      <w:divBdr>
                        <w:top w:val="none" w:sz="0" w:space="0" w:color="auto"/>
                        <w:left w:val="none" w:sz="0" w:space="0" w:color="auto"/>
                        <w:bottom w:val="none" w:sz="0" w:space="0" w:color="auto"/>
                        <w:right w:val="none" w:sz="0" w:space="0" w:color="auto"/>
                      </w:divBdr>
                    </w:div>
                  </w:divsChild>
                </w:div>
                <w:div w:id="943148582">
                  <w:marLeft w:val="0"/>
                  <w:marRight w:val="0"/>
                  <w:marTop w:val="0"/>
                  <w:marBottom w:val="0"/>
                  <w:divBdr>
                    <w:top w:val="single" w:sz="2" w:space="1" w:color="FFFFFF"/>
                    <w:left w:val="single" w:sz="2" w:space="11" w:color="FFFFFF"/>
                    <w:bottom w:val="single" w:sz="2" w:space="1" w:color="FFFFFF"/>
                    <w:right w:val="single" w:sz="2" w:space="4" w:color="FFFFFF"/>
                  </w:divBdr>
                  <w:divsChild>
                    <w:div w:id="619646685">
                      <w:marLeft w:val="0"/>
                      <w:marRight w:val="0"/>
                      <w:marTop w:val="0"/>
                      <w:marBottom w:val="0"/>
                      <w:divBdr>
                        <w:top w:val="none" w:sz="0" w:space="0" w:color="auto"/>
                        <w:left w:val="none" w:sz="0" w:space="0" w:color="auto"/>
                        <w:bottom w:val="none" w:sz="0" w:space="0" w:color="auto"/>
                        <w:right w:val="none" w:sz="0" w:space="0" w:color="auto"/>
                      </w:divBdr>
                    </w:div>
                  </w:divsChild>
                </w:div>
                <w:div w:id="167596989">
                  <w:marLeft w:val="0"/>
                  <w:marRight w:val="0"/>
                  <w:marTop w:val="0"/>
                  <w:marBottom w:val="0"/>
                  <w:divBdr>
                    <w:top w:val="single" w:sz="2" w:space="1" w:color="FFFFFF"/>
                    <w:left w:val="single" w:sz="2" w:space="11" w:color="FFFFFF"/>
                    <w:bottom w:val="single" w:sz="2" w:space="1" w:color="FFFFFF"/>
                    <w:right w:val="single" w:sz="2" w:space="4" w:color="FFFFFF"/>
                  </w:divBdr>
                  <w:divsChild>
                    <w:div w:id="484472730">
                      <w:marLeft w:val="0"/>
                      <w:marRight w:val="0"/>
                      <w:marTop w:val="0"/>
                      <w:marBottom w:val="0"/>
                      <w:divBdr>
                        <w:top w:val="none" w:sz="0" w:space="0" w:color="auto"/>
                        <w:left w:val="none" w:sz="0" w:space="0" w:color="auto"/>
                        <w:bottom w:val="none" w:sz="0" w:space="0" w:color="auto"/>
                        <w:right w:val="none" w:sz="0" w:space="0" w:color="auto"/>
                      </w:divBdr>
                    </w:div>
                  </w:divsChild>
                </w:div>
                <w:div w:id="1641420991">
                  <w:marLeft w:val="0"/>
                  <w:marRight w:val="0"/>
                  <w:marTop w:val="0"/>
                  <w:marBottom w:val="0"/>
                  <w:divBdr>
                    <w:top w:val="single" w:sz="2" w:space="1" w:color="FFFFFF"/>
                    <w:left w:val="single" w:sz="2" w:space="11" w:color="FFFFFF"/>
                    <w:bottom w:val="single" w:sz="2" w:space="1" w:color="FFFFFF"/>
                    <w:right w:val="single" w:sz="2" w:space="4" w:color="FFFFFF"/>
                  </w:divBdr>
                  <w:divsChild>
                    <w:div w:id="441582758">
                      <w:marLeft w:val="0"/>
                      <w:marRight w:val="0"/>
                      <w:marTop w:val="0"/>
                      <w:marBottom w:val="0"/>
                      <w:divBdr>
                        <w:top w:val="none" w:sz="0" w:space="0" w:color="auto"/>
                        <w:left w:val="none" w:sz="0" w:space="0" w:color="auto"/>
                        <w:bottom w:val="none" w:sz="0" w:space="0" w:color="auto"/>
                        <w:right w:val="none" w:sz="0" w:space="0" w:color="auto"/>
                      </w:divBdr>
                    </w:div>
                  </w:divsChild>
                </w:div>
                <w:div w:id="1164278795">
                  <w:marLeft w:val="0"/>
                  <w:marRight w:val="0"/>
                  <w:marTop w:val="0"/>
                  <w:marBottom w:val="0"/>
                  <w:divBdr>
                    <w:top w:val="single" w:sz="2" w:space="1" w:color="FFFFFF"/>
                    <w:left w:val="single" w:sz="2" w:space="11" w:color="FFFFFF"/>
                    <w:bottom w:val="single" w:sz="2" w:space="1" w:color="FFFFFF"/>
                    <w:right w:val="single" w:sz="2" w:space="4" w:color="FFFFFF"/>
                  </w:divBdr>
                  <w:divsChild>
                    <w:div w:id="1627200506">
                      <w:marLeft w:val="0"/>
                      <w:marRight w:val="0"/>
                      <w:marTop w:val="0"/>
                      <w:marBottom w:val="0"/>
                      <w:divBdr>
                        <w:top w:val="none" w:sz="0" w:space="0" w:color="auto"/>
                        <w:left w:val="none" w:sz="0" w:space="0" w:color="auto"/>
                        <w:bottom w:val="none" w:sz="0" w:space="0" w:color="auto"/>
                        <w:right w:val="none" w:sz="0" w:space="0" w:color="auto"/>
                      </w:divBdr>
                    </w:div>
                  </w:divsChild>
                </w:div>
                <w:div w:id="1963219796">
                  <w:marLeft w:val="0"/>
                  <w:marRight w:val="0"/>
                  <w:marTop w:val="0"/>
                  <w:marBottom w:val="0"/>
                  <w:divBdr>
                    <w:top w:val="single" w:sz="2" w:space="1" w:color="FFFFFF"/>
                    <w:left w:val="single" w:sz="2" w:space="11" w:color="FFFFFF"/>
                    <w:bottom w:val="single" w:sz="2" w:space="1" w:color="FFFFFF"/>
                    <w:right w:val="single" w:sz="2" w:space="4" w:color="FFFFFF"/>
                  </w:divBdr>
                  <w:divsChild>
                    <w:div w:id="1357463242">
                      <w:marLeft w:val="0"/>
                      <w:marRight w:val="0"/>
                      <w:marTop w:val="0"/>
                      <w:marBottom w:val="0"/>
                      <w:divBdr>
                        <w:top w:val="none" w:sz="0" w:space="0" w:color="auto"/>
                        <w:left w:val="none" w:sz="0" w:space="0" w:color="auto"/>
                        <w:bottom w:val="none" w:sz="0" w:space="0" w:color="auto"/>
                        <w:right w:val="none" w:sz="0" w:space="0" w:color="auto"/>
                      </w:divBdr>
                    </w:div>
                  </w:divsChild>
                </w:div>
                <w:div w:id="719548819">
                  <w:marLeft w:val="0"/>
                  <w:marRight w:val="0"/>
                  <w:marTop w:val="0"/>
                  <w:marBottom w:val="0"/>
                  <w:divBdr>
                    <w:top w:val="single" w:sz="2" w:space="1" w:color="FFFFFF"/>
                    <w:left w:val="single" w:sz="2" w:space="11" w:color="FFFFFF"/>
                    <w:bottom w:val="single" w:sz="2" w:space="1" w:color="FFFFFF"/>
                    <w:right w:val="single" w:sz="2" w:space="4" w:color="FFFFFF"/>
                  </w:divBdr>
                  <w:divsChild>
                    <w:div w:id="1016005687">
                      <w:marLeft w:val="0"/>
                      <w:marRight w:val="0"/>
                      <w:marTop w:val="0"/>
                      <w:marBottom w:val="0"/>
                      <w:divBdr>
                        <w:top w:val="none" w:sz="0" w:space="0" w:color="auto"/>
                        <w:left w:val="none" w:sz="0" w:space="0" w:color="auto"/>
                        <w:bottom w:val="none" w:sz="0" w:space="0" w:color="auto"/>
                        <w:right w:val="none" w:sz="0" w:space="0" w:color="auto"/>
                      </w:divBdr>
                    </w:div>
                  </w:divsChild>
                </w:div>
                <w:div w:id="600920740">
                  <w:marLeft w:val="0"/>
                  <w:marRight w:val="0"/>
                  <w:marTop w:val="0"/>
                  <w:marBottom w:val="0"/>
                  <w:divBdr>
                    <w:top w:val="single" w:sz="2" w:space="1" w:color="FFFFFF"/>
                    <w:left w:val="single" w:sz="2" w:space="11" w:color="FFFFFF"/>
                    <w:bottom w:val="single" w:sz="2" w:space="1" w:color="FFFFFF"/>
                    <w:right w:val="single" w:sz="2" w:space="4" w:color="FFFFFF"/>
                  </w:divBdr>
                  <w:divsChild>
                    <w:div w:id="999113553">
                      <w:marLeft w:val="0"/>
                      <w:marRight w:val="0"/>
                      <w:marTop w:val="0"/>
                      <w:marBottom w:val="0"/>
                      <w:divBdr>
                        <w:top w:val="none" w:sz="0" w:space="0" w:color="auto"/>
                        <w:left w:val="none" w:sz="0" w:space="0" w:color="auto"/>
                        <w:bottom w:val="none" w:sz="0" w:space="0" w:color="auto"/>
                        <w:right w:val="none" w:sz="0" w:space="0" w:color="auto"/>
                      </w:divBdr>
                    </w:div>
                  </w:divsChild>
                </w:div>
                <w:div w:id="1389113592">
                  <w:marLeft w:val="0"/>
                  <w:marRight w:val="0"/>
                  <w:marTop w:val="0"/>
                  <w:marBottom w:val="0"/>
                  <w:divBdr>
                    <w:top w:val="single" w:sz="2" w:space="1" w:color="FFFFFF"/>
                    <w:left w:val="single" w:sz="2" w:space="11" w:color="FFFFFF"/>
                    <w:bottom w:val="single" w:sz="2" w:space="1" w:color="FFFFFF"/>
                    <w:right w:val="single" w:sz="2" w:space="4" w:color="FFFFFF"/>
                  </w:divBdr>
                  <w:divsChild>
                    <w:div w:id="1869029901">
                      <w:marLeft w:val="0"/>
                      <w:marRight w:val="0"/>
                      <w:marTop w:val="0"/>
                      <w:marBottom w:val="0"/>
                      <w:divBdr>
                        <w:top w:val="none" w:sz="0" w:space="0" w:color="auto"/>
                        <w:left w:val="none" w:sz="0" w:space="0" w:color="auto"/>
                        <w:bottom w:val="none" w:sz="0" w:space="0" w:color="auto"/>
                        <w:right w:val="none" w:sz="0" w:space="0" w:color="auto"/>
                      </w:divBdr>
                    </w:div>
                  </w:divsChild>
                </w:div>
                <w:div w:id="906767815">
                  <w:marLeft w:val="0"/>
                  <w:marRight w:val="0"/>
                  <w:marTop w:val="0"/>
                  <w:marBottom w:val="0"/>
                  <w:divBdr>
                    <w:top w:val="single" w:sz="2" w:space="1" w:color="FFFFFF"/>
                    <w:left w:val="single" w:sz="2" w:space="11" w:color="FFFFFF"/>
                    <w:bottom w:val="single" w:sz="2" w:space="4" w:color="FFFFFF"/>
                    <w:right w:val="single" w:sz="2" w:space="4" w:color="FFFFFF"/>
                  </w:divBdr>
                  <w:divsChild>
                    <w:div w:id="11211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857649">
          <w:marLeft w:val="0"/>
          <w:marRight w:val="0"/>
          <w:marTop w:val="0"/>
          <w:marBottom w:val="300"/>
          <w:divBdr>
            <w:top w:val="none" w:sz="0" w:space="0" w:color="auto"/>
            <w:left w:val="none" w:sz="0" w:space="0" w:color="auto"/>
            <w:bottom w:val="none" w:sz="0" w:space="0" w:color="auto"/>
            <w:right w:val="none" w:sz="0" w:space="0" w:color="auto"/>
          </w:divBdr>
          <w:divsChild>
            <w:div w:id="295840592">
              <w:marLeft w:val="0"/>
              <w:marRight w:val="0"/>
              <w:marTop w:val="0"/>
              <w:marBottom w:val="0"/>
              <w:divBdr>
                <w:top w:val="none" w:sz="0" w:space="0" w:color="auto"/>
                <w:left w:val="none" w:sz="0" w:space="0" w:color="auto"/>
                <w:bottom w:val="none" w:sz="0" w:space="0" w:color="auto"/>
                <w:right w:val="none" w:sz="0" w:space="0" w:color="auto"/>
              </w:divBdr>
              <w:divsChild>
                <w:div w:id="795220774">
                  <w:marLeft w:val="0"/>
                  <w:marRight w:val="0"/>
                  <w:marTop w:val="0"/>
                  <w:marBottom w:val="0"/>
                  <w:divBdr>
                    <w:top w:val="single" w:sz="2" w:space="4" w:color="FFFFFF"/>
                    <w:left w:val="single" w:sz="2" w:space="11" w:color="FFFFFF"/>
                    <w:bottom w:val="single" w:sz="2" w:space="1" w:color="FFFFFF"/>
                    <w:right w:val="single" w:sz="2" w:space="4" w:color="FFFFFF"/>
                  </w:divBdr>
                  <w:divsChild>
                    <w:div w:id="1665430954">
                      <w:marLeft w:val="0"/>
                      <w:marRight w:val="0"/>
                      <w:marTop w:val="0"/>
                      <w:marBottom w:val="0"/>
                      <w:divBdr>
                        <w:top w:val="none" w:sz="0" w:space="0" w:color="auto"/>
                        <w:left w:val="none" w:sz="0" w:space="0" w:color="auto"/>
                        <w:bottom w:val="none" w:sz="0" w:space="0" w:color="auto"/>
                        <w:right w:val="none" w:sz="0" w:space="0" w:color="auto"/>
                      </w:divBdr>
                    </w:div>
                  </w:divsChild>
                </w:div>
                <w:div w:id="520557277">
                  <w:marLeft w:val="0"/>
                  <w:marRight w:val="0"/>
                  <w:marTop w:val="0"/>
                  <w:marBottom w:val="0"/>
                  <w:divBdr>
                    <w:top w:val="single" w:sz="2" w:space="1" w:color="FFFFFF"/>
                    <w:left w:val="single" w:sz="2" w:space="11" w:color="FFFFFF"/>
                    <w:bottom w:val="single" w:sz="2" w:space="1" w:color="FFFFFF"/>
                    <w:right w:val="single" w:sz="2" w:space="4" w:color="FFFFFF"/>
                  </w:divBdr>
                  <w:divsChild>
                    <w:div w:id="143130678">
                      <w:marLeft w:val="0"/>
                      <w:marRight w:val="0"/>
                      <w:marTop w:val="0"/>
                      <w:marBottom w:val="0"/>
                      <w:divBdr>
                        <w:top w:val="none" w:sz="0" w:space="0" w:color="auto"/>
                        <w:left w:val="none" w:sz="0" w:space="0" w:color="auto"/>
                        <w:bottom w:val="none" w:sz="0" w:space="0" w:color="auto"/>
                        <w:right w:val="none" w:sz="0" w:space="0" w:color="auto"/>
                      </w:divBdr>
                    </w:div>
                  </w:divsChild>
                </w:div>
                <w:div w:id="696080135">
                  <w:marLeft w:val="0"/>
                  <w:marRight w:val="0"/>
                  <w:marTop w:val="0"/>
                  <w:marBottom w:val="0"/>
                  <w:divBdr>
                    <w:top w:val="single" w:sz="2" w:space="1" w:color="FFFFFF"/>
                    <w:left w:val="single" w:sz="2" w:space="11" w:color="FFFFFF"/>
                    <w:bottom w:val="single" w:sz="2" w:space="1" w:color="FFFFFF"/>
                    <w:right w:val="single" w:sz="2" w:space="4" w:color="FFFFFF"/>
                  </w:divBdr>
                  <w:divsChild>
                    <w:div w:id="795412508">
                      <w:marLeft w:val="0"/>
                      <w:marRight w:val="0"/>
                      <w:marTop w:val="0"/>
                      <w:marBottom w:val="0"/>
                      <w:divBdr>
                        <w:top w:val="none" w:sz="0" w:space="0" w:color="auto"/>
                        <w:left w:val="none" w:sz="0" w:space="0" w:color="auto"/>
                        <w:bottom w:val="none" w:sz="0" w:space="0" w:color="auto"/>
                        <w:right w:val="none" w:sz="0" w:space="0" w:color="auto"/>
                      </w:divBdr>
                    </w:div>
                  </w:divsChild>
                </w:div>
                <w:div w:id="1922711007">
                  <w:marLeft w:val="0"/>
                  <w:marRight w:val="0"/>
                  <w:marTop w:val="0"/>
                  <w:marBottom w:val="0"/>
                  <w:divBdr>
                    <w:top w:val="single" w:sz="2" w:space="1" w:color="FFFFFF"/>
                    <w:left w:val="single" w:sz="2" w:space="11" w:color="FFFFFF"/>
                    <w:bottom w:val="single" w:sz="2" w:space="1" w:color="FFFFFF"/>
                    <w:right w:val="single" w:sz="2" w:space="4" w:color="FFFFFF"/>
                  </w:divBdr>
                  <w:divsChild>
                    <w:div w:id="1205752340">
                      <w:marLeft w:val="0"/>
                      <w:marRight w:val="0"/>
                      <w:marTop w:val="0"/>
                      <w:marBottom w:val="0"/>
                      <w:divBdr>
                        <w:top w:val="none" w:sz="0" w:space="0" w:color="auto"/>
                        <w:left w:val="none" w:sz="0" w:space="0" w:color="auto"/>
                        <w:bottom w:val="none" w:sz="0" w:space="0" w:color="auto"/>
                        <w:right w:val="none" w:sz="0" w:space="0" w:color="auto"/>
                      </w:divBdr>
                    </w:div>
                  </w:divsChild>
                </w:div>
                <w:div w:id="395056660">
                  <w:marLeft w:val="0"/>
                  <w:marRight w:val="0"/>
                  <w:marTop w:val="0"/>
                  <w:marBottom w:val="0"/>
                  <w:divBdr>
                    <w:top w:val="single" w:sz="2" w:space="1" w:color="FFFFFF"/>
                    <w:left w:val="single" w:sz="2" w:space="11" w:color="FFFFFF"/>
                    <w:bottom w:val="single" w:sz="2" w:space="1" w:color="FFFFFF"/>
                    <w:right w:val="single" w:sz="2" w:space="4" w:color="FFFFFF"/>
                  </w:divBdr>
                  <w:divsChild>
                    <w:div w:id="1023749544">
                      <w:marLeft w:val="0"/>
                      <w:marRight w:val="0"/>
                      <w:marTop w:val="0"/>
                      <w:marBottom w:val="0"/>
                      <w:divBdr>
                        <w:top w:val="none" w:sz="0" w:space="0" w:color="auto"/>
                        <w:left w:val="none" w:sz="0" w:space="0" w:color="auto"/>
                        <w:bottom w:val="none" w:sz="0" w:space="0" w:color="auto"/>
                        <w:right w:val="none" w:sz="0" w:space="0" w:color="auto"/>
                      </w:divBdr>
                    </w:div>
                  </w:divsChild>
                </w:div>
                <w:div w:id="502283958">
                  <w:marLeft w:val="0"/>
                  <w:marRight w:val="0"/>
                  <w:marTop w:val="0"/>
                  <w:marBottom w:val="0"/>
                  <w:divBdr>
                    <w:top w:val="single" w:sz="2" w:space="1" w:color="FFFFFF"/>
                    <w:left w:val="single" w:sz="2" w:space="11" w:color="FFFFFF"/>
                    <w:bottom w:val="single" w:sz="2" w:space="1" w:color="FFFFFF"/>
                    <w:right w:val="single" w:sz="2" w:space="4" w:color="FFFFFF"/>
                  </w:divBdr>
                  <w:divsChild>
                    <w:div w:id="308362752">
                      <w:marLeft w:val="0"/>
                      <w:marRight w:val="0"/>
                      <w:marTop w:val="0"/>
                      <w:marBottom w:val="0"/>
                      <w:divBdr>
                        <w:top w:val="none" w:sz="0" w:space="0" w:color="auto"/>
                        <w:left w:val="none" w:sz="0" w:space="0" w:color="auto"/>
                        <w:bottom w:val="none" w:sz="0" w:space="0" w:color="auto"/>
                        <w:right w:val="none" w:sz="0" w:space="0" w:color="auto"/>
                      </w:divBdr>
                    </w:div>
                  </w:divsChild>
                </w:div>
                <w:div w:id="268975447">
                  <w:marLeft w:val="0"/>
                  <w:marRight w:val="0"/>
                  <w:marTop w:val="0"/>
                  <w:marBottom w:val="0"/>
                  <w:divBdr>
                    <w:top w:val="single" w:sz="2" w:space="1" w:color="FFFFFF"/>
                    <w:left w:val="single" w:sz="2" w:space="11" w:color="FFFFFF"/>
                    <w:bottom w:val="single" w:sz="2" w:space="1" w:color="FFFFFF"/>
                    <w:right w:val="single" w:sz="2" w:space="4" w:color="FFFFFF"/>
                  </w:divBdr>
                  <w:divsChild>
                    <w:div w:id="1656951112">
                      <w:marLeft w:val="0"/>
                      <w:marRight w:val="0"/>
                      <w:marTop w:val="0"/>
                      <w:marBottom w:val="0"/>
                      <w:divBdr>
                        <w:top w:val="none" w:sz="0" w:space="0" w:color="auto"/>
                        <w:left w:val="none" w:sz="0" w:space="0" w:color="auto"/>
                        <w:bottom w:val="none" w:sz="0" w:space="0" w:color="auto"/>
                        <w:right w:val="none" w:sz="0" w:space="0" w:color="auto"/>
                      </w:divBdr>
                    </w:div>
                  </w:divsChild>
                </w:div>
                <w:div w:id="1840147321">
                  <w:marLeft w:val="0"/>
                  <w:marRight w:val="0"/>
                  <w:marTop w:val="0"/>
                  <w:marBottom w:val="0"/>
                  <w:divBdr>
                    <w:top w:val="single" w:sz="2" w:space="1" w:color="FFFFFF"/>
                    <w:left w:val="single" w:sz="2" w:space="11" w:color="FFFFFF"/>
                    <w:bottom w:val="single" w:sz="2" w:space="1" w:color="FFFFFF"/>
                    <w:right w:val="single" w:sz="2" w:space="4" w:color="FFFFFF"/>
                  </w:divBdr>
                  <w:divsChild>
                    <w:div w:id="1515412172">
                      <w:marLeft w:val="0"/>
                      <w:marRight w:val="0"/>
                      <w:marTop w:val="0"/>
                      <w:marBottom w:val="0"/>
                      <w:divBdr>
                        <w:top w:val="none" w:sz="0" w:space="0" w:color="auto"/>
                        <w:left w:val="none" w:sz="0" w:space="0" w:color="auto"/>
                        <w:bottom w:val="none" w:sz="0" w:space="0" w:color="auto"/>
                        <w:right w:val="none" w:sz="0" w:space="0" w:color="auto"/>
                      </w:divBdr>
                    </w:div>
                  </w:divsChild>
                </w:div>
                <w:div w:id="146483925">
                  <w:marLeft w:val="0"/>
                  <w:marRight w:val="0"/>
                  <w:marTop w:val="0"/>
                  <w:marBottom w:val="0"/>
                  <w:divBdr>
                    <w:top w:val="single" w:sz="2" w:space="1" w:color="FFFFFF"/>
                    <w:left w:val="single" w:sz="2" w:space="11" w:color="FFFFFF"/>
                    <w:bottom w:val="single" w:sz="2" w:space="1" w:color="FFFFFF"/>
                    <w:right w:val="single" w:sz="2" w:space="4" w:color="FFFFFF"/>
                  </w:divBdr>
                  <w:divsChild>
                    <w:div w:id="926159446">
                      <w:marLeft w:val="0"/>
                      <w:marRight w:val="0"/>
                      <w:marTop w:val="0"/>
                      <w:marBottom w:val="0"/>
                      <w:divBdr>
                        <w:top w:val="none" w:sz="0" w:space="0" w:color="auto"/>
                        <w:left w:val="none" w:sz="0" w:space="0" w:color="auto"/>
                        <w:bottom w:val="none" w:sz="0" w:space="0" w:color="auto"/>
                        <w:right w:val="none" w:sz="0" w:space="0" w:color="auto"/>
                      </w:divBdr>
                    </w:div>
                  </w:divsChild>
                </w:div>
                <w:div w:id="1156528592">
                  <w:marLeft w:val="0"/>
                  <w:marRight w:val="0"/>
                  <w:marTop w:val="0"/>
                  <w:marBottom w:val="0"/>
                  <w:divBdr>
                    <w:top w:val="single" w:sz="2" w:space="1" w:color="FFFFFF"/>
                    <w:left w:val="single" w:sz="2" w:space="11" w:color="FFFFFF"/>
                    <w:bottom w:val="single" w:sz="2" w:space="1" w:color="FFFFFF"/>
                    <w:right w:val="single" w:sz="2" w:space="4" w:color="FFFFFF"/>
                  </w:divBdr>
                  <w:divsChild>
                    <w:div w:id="1153064888">
                      <w:marLeft w:val="0"/>
                      <w:marRight w:val="0"/>
                      <w:marTop w:val="0"/>
                      <w:marBottom w:val="0"/>
                      <w:divBdr>
                        <w:top w:val="none" w:sz="0" w:space="0" w:color="auto"/>
                        <w:left w:val="none" w:sz="0" w:space="0" w:color="auto"/>
                        <w:bottom w:val="none" w:sz="0" w:space="0" w:color="auto"/>
                        <w:right w:val="none" w:sz="0" w:space="0" w:color="auto"/>
                      </w:divBdr>
                    </w:div>
                  </w:divsChild>
                </w:div>
                <w:div w:id="609120744">
                  <w:marLeft w:val="0"/>
                  <w:marRight w:val="0"/>
                  <w:marTop w:val="0"/>
                  <w:marBottom w:val="0"/>
                  <w:divBdr>
                    <w:top w:val="single" w:sz="2" w:space="1" w:color="FFFFFF"/>
                    <w:left w:val="single" w:sz="2" w:space="11" w:color="FFFFFF"/>
                    <w:bottom w:val="single" w:sz="2" w:space="1" w:color="FFFFFF"/>
                    <w:right w:val="single" w:sz="2" w:space="4" w:color="FFFFFF"/>
                  </w:divBdr>
                  <w:divsChild>
                    <w:div w:id="1890412465">
                      <w:marLeft w:val="0"/>
                      <w:marRight w:val="0"/>
                      <w:marTop w:val="0"/>
                      <w:marBottom w:val="0"/>
                      <w:divBdr>
                        <w:top w:val="none" w:sz="0" w:space="0" w:color="auto"/>
                        <w:left w:val="none" w:sz="0" w:space="0" w:color="auto"/>
                        <w:bottom w:val="none" w:sz="0" w:space="0" w:color="auto"/>
                        <w:right w:val="none" w:sz="0" w:space="0" w:color="auto"/>
                      </w:divBdr>
                    </w:div>
                  </w:divsChild>
                </w:div>
                <w:div w:id="1897740022">
                  <w:marLeft w:val="0"/>
                  <w:marRight w:val="0"/>
                  <w:marTop w:val="0"/>
                  <w:marBottom w:val="0"/>
                  <w:divBdr>
                    <w:top w:val="single" w:sz="2" w:space="1" w:color="FFFFFF"/>
                    <w:left w:val="single" w:sz="2" w:space="11" w:color="FFFFFF"/>
                    <w:bottom w:val="single" w:sz="2" w:space="1" w:color="FFFFFF"/>
                    <w:right w:val="single" w:sz="2" w:space="4" w:color="FFFFFF"/>
                  </w:divBdr>
                  <w:divsChild>
                    <w:div w:id="1802263678">
                      <w:marLeft w:val="0"/>
                      <w:marRight w:val="0"/>
                      <w:marTop w:val="0"/>
                      <w:marBottom w:val="0"/>
                      <w:divBdr>
                        <w:top w:val="none" w:sz="0" w:space="0" w:color="auto"/>
                        <w:left w:val="none" w:sz="0" w:space="0" w:color="auto"/>
                        <w:bottom w:val="none" w:sz="0" w:space="0" w:color="auto"/>
                        <w:right w:val="none" w:sz="0" w:space="0" w:color="auto"/>
                      </w:divBdr>
                    </w:div>
                  </w:divsChild>
                </w:div>
                <w:div w:id="987637105">
                  <w:marLeft w:val="0"/>
                  <w:marRight w:val="0"/>
                  <w:marTop w:val="0"/>
                  <w:marBottom w:val="0"/>
                  <w:divBdr>
                    <w:top w:val="single" w:sz="2" w:space="1" w:color="FFFFFF"/>
                    <w:left w:val="single" w:sz="2" w:space="11" w:color="FFFFFF"/>
                    <w:bottom w:val="single" w:sz="2" w:space="1" w:color="FFFFFF"/>
                    <w:right w:val="single" w:sz="2" w:space="4" w:color="FFFFFF"/>
                  </w:divBdr>
                  <w:divsChild>
                    <w:div w:id="604190245">
                      <w:marLeft w:val="0"/>
                      <w:marRight w:val="0"/>
                      <w:marTop w:val="0"/>
                      <w:marBottom w:val="0"/>
                      <w:divBdr>
                        <w:top w:val="none" w:sz="0" w:space="0" w:color="auto"/>
                        <w:left w:val="none" w:sz="0" w:space="0" w:color="auto"/>
                        <w:bottom w:val="none" w:sz="0" w:space="0" w:color="auto"/>
                        <w:right w:val="none" w:sz="0" w:space="0" w:color="auto"/>
                      </w:divBdr>
                    </w:div>
                  </w:divsChild>
                </w:div>
                <w:div w:id="1093626668">
                  <w:marLeft w:val="0"/>
                  <w:marRight w:val="0"/>
                  <w:marTop w:val="0"/>
                  <w:marBottom w:val="0"/>
                  <w:divBdr>
                    <w:top w:val="single" w:sz="2" w:space="1" w:color="FFFFFF"/>
                    <w:left w:val="single" w:sz="2" w:space="11" w:color="FFFFFF"/>
                    <w:bottom w:val="single" w:sz="2" w:space="1" w:color="FFFFFF"/>
                    <w:right w:val="single" w:sz="2" w:space="4" w:color="FFFFFF"/>
                  </w:divBdr>
                  <w:divsChild>
                    <w:div w:id="1671056584">
                      <w:marLeft w:val="0"/>
                      <w:marRight w:val="0"/>
                      <w:marTop w:val="0"/>
                      <w:marBottom w:val="0"/>
                      <w:divBdr>
                        <w:top w:val="none" w:sz="0" w:space="0" w:color="auto"/>
                        <w:left w:val="none" w:sz="0" w:space="0" w:color="auto"/>
                        <w:bottom w:val="none" w:sz="0" w:space="0" w:color="auto"/>
                        <w:right w:val="none" w:sz="0" w:space="0" w:color="auto"/>
                      </w:divBdr>
                    </w:div>
                  </w:divsChild>
                </w:div>
                <w:div w:id="2518709">
                  <w:marLeft w:val="0"/>
                  <w:marRight w:val="0"/>
                  <w:marTop w:val="0"/>
                  <w:marBottom w:val="0"/>
                  <w:divBdr>
                    <w:top w:val="single" w:sz="2" w:space="1" w:color="FFFFFF"/>
                    <w:left w:val="single" w:sz="2" w:space="11" w:color="FFFFFF"/>
                    <w:bottom w:val="single" w:sz="2" w:space="1" w:color="FFFFFF"/>
                    <w:right w:val="single" w:sz="2" w:space="4" w:color="FFFFFF"/>
                  </w:divBdr>
                  <w:divsChild>
                    <w:div w:id="597366685">
                      <w:marLeft w:val="0"/>
                      <w:marRight w:val="0"/>
                      <w:marTop w:val="0"/>
                      <w:marBottom w:val="0"/>
                      <w:divBdr>
                        <w:top w:val="none" w:sz="0" w:space="0" w:color="auto"/>
                        <w:left w:val="none" w:sz="0" w:space="0" w:color="auto"/>
                        <w:bottom w:val="none" w:sz="0" w:space="0" w:color="auto"/>
                        <w:right w:val="none" w:sz="0" w:space="0" w:color="auto"/>
                      </w:divBdr>
                    </w:div>
                  </w:divsChild>
                </w:div>
                <w:div w:id="460608894">
                  <w:marLeft w:val="0"/>
                  <w:marRight w:val="0"/>
                  <w:marTop w:val="0"/>
                  <w:marBottom w:val="0"/>
                  <w:divBdr>
                    <w:top w:val="single" w:sz="2" w:space="1" w:color="FFFFFF"/>
                    <w:left w:val="single" w:sz="2" w:space="11" w:color="FFFFFF"/>
                    <w:bottom w:val="single" w:sz="2" w:space="1" w:color="FFFFFF"/>
                    <w:right w:val="single" w:sz="2" w:space="4" w:color="FFFFFF"/>
                  </w:divBdr>
                  <w:divsChild>
                    <w:div w:id="1162740073">
                      <w:marLeft w:val="0"/>
                      <w:marRight w:val="0"/>
                      <w:marTop w:val="0"/>
                      <w:marBottom w:val="0"/>
                      <w:divBdr>
                        <w:top w:val="none" w:sz="0" w:space="0" w:color="auto"/>
                        <w:left w:val="none" w:sz="0" w:space="0" w:color="auto"/>
                        <w:bottom w:val="none" w:sz="0" w:space="0" w:color="auto"/>
                        <w:right w:val="none" w:sz="0" w:space="0" w:color="auto"/>
                      </w:divBdr>
                    </w:div>
                  </w:divsChild>
                </w:div>
                <w:div w:id="867328461">
                  <w:marLeft w:val="0"/>
                  <w:marRight w:val="0"/>
                  <w:marTop w:val="0"/>
                  <w:marBottom w:val="0"/>
                  <w:divBdr>
                    <w:top w:val="single" w:sz="2" w:space="1" w:color="FFFFFF"/>
                    <w:left w:val="single" w:sz="2" w:space="11" w:color="FFFFFF"/>
                    <w:bottom w:val="single" w:sz="2" w:space="1" w:color="FFFFFF"/>
                    <w:right w:val="single" w:sz="2" w:space="4" w:color="FFFFFF"/>
                  </w:divBdr>
                  <w:divsChild>
                    <w:div w:id="1428497018">
                      <w:marLeft w:val="0"/>
                      <w:marRight w:val="0"/>
                      <w:marTop w:val="0"/>
                      <w:marBottom w:val="0"/>
                      <w:divBdr>
                        <w:top w:val="none" w:sz="0" w:space="0" w:color="auto"/>
                        <w:left w:val="none" w:sz="0" w:space="0" w:color="auto"/>
                        <w:bottom w:val="none" w:sz="0" w:space="0" w:color="auto"/>
                        <w:right w:val="none" w:sz="0" w:space="0" w:color="auto"/>
                      </w:divBdr>
                    </w:div>
                  </w:divsChild>
                </w:div>
                <w:div w:id="719017857">
                  <w:marLeft w:val="0"/>
                  <w:marRight w:val="0"/>
                  <w:marTop w:val="0"/>
                  <w:marBottom w:val="0"/>
                  <w:divBdr>
                    <w:top w:val="single" w:sz="2" w:space="1" w:color="FFFFFF"/>
                    <w:left w:val="single" w:sz="2" w:space="11" w:color="FFFFFF"/>
                    <w:bottom w:val="single" w:sz="2" w:space="4" w:color="FFFFFF"/>
                    <w:right w:val="single" w:sz="2" w:space="4" w:color="FFFFFF"/>
                  </w:divBdr>
                  <w:divsChild>
                    <w:div w:id="14504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4125">
          <w:marLeft w:val="0"/>
          <w:marRight w:val="0"/>
          <w:marTop w:val="0"/>
          <w:marBottom w:val="300"/>
          <w:divBdr>
            <w:top w:val="none" w:sz="0" w:space="0" w:color="auto"/>
            <w:left w:val="none" w:sz="0" w:space="0" w:color="auto"/>
            <w:bottom w:val="none" w:sz="0" w:space="0" w:color="auto"/>
            <w:right w:val="none" w:sz="0" w:space="0" w:color="auto"/>
          </w:divBdr>
          <w:divsChild>
            <w:div w:id="67115397">
              <w:marLeft w:val="0"/>
              <w:marRight w:val="0"/>
              <w:marTop w:val="0"/>
              <w:marBottom w:val="0"/>
              <w:divBdr>
                <w:top w:val="none" w:sz="0" w:space="0" w:color="auto"/>
                <w:left w:val="none" w:sz="0" w:space="0" w:color="auto"/>
                <w:bottom w:val="none" w:sz="0" w:space="0" w:color="auto"/>
                <w:right w:val="none" w:sz="0" w:space="0" w:color="auto"/>
              </w:divBdr>
              <w:divsChild>
                <w:div w:id="481579280">
                  <w:marLeft w:val="0"/>
                  <w:marRight w:val="0"/>
                  <w:marTop w:val="0"/>
                  <w:marBottom w:val="0"/>
                  <w:divBdr>
                    <w:top w:val="single" w:sz="2" w:space="4" w:color="FFFFFF"/>
                    <w:left w:val="single" w:sz="2" w:space="11" w:color="FFFFFF"/>
                    <w:bottom w:val="single" w:sz="2" w:space="1" w:color="FFFFFF"/>
                    <w:right w:val="single" w:sz="2" w:space="4" w:color="FFFFFF"/>
                  </w:divBdr>
                  <w:divsChild>
                    <w:div w:id="1362167666">
                      <w:marLeft w:val="0"/>
                      <w:marRight w:val="0"/>
                      <w:marTop w:val="0"/>
                      <w:marBottom w:val="0"/>
                      <w:divBdr>
                        <w:top w:val="none" w:sz="0" w:space="0" w:color="auto"/>
                        <w:left w:val="none" w:sz="0" w:space="0" w:color="auto"/>
                        <w:bottom w:val="none" w:sz="0" w:space="0" w:color="auto"/>
                        <w:right w:val="none" w:sz="0" w:space="0" w:color="auto"/>
                      </w:divBdr>
                    </w:div>
                  </w:divsChild>
                </w:div>
                <w:div w:id="523132181">
                  <w:marLeft w:val="0"/>
                  <w:marRight w:val="0"/>
                  <w:marTop w:val="0"/>
                  <w:marBottom w:val="0"/>
                  <w:divBdr>
                    <w:top w:val="single" w:sz="2" w:space="1" w:color="FFFFFF"/>
                    <w:left w:val="single" w:sz="2" w:space="11" w:color="FFFFFF"/>
                    <w:bottom w:val="single" w:sz="2" w:space="1" w:color="FFFFFF"/>
                    <w:right w:val="single" w:sz="2" w:space="4" w:color="FFFFFF"/>
                  </w:divBdr>
                  <w:divsChild>
                    <w:div w:id="2054309877">
                      <w:marLeft w:val="0"/>
                      <w:marRight w:val="0"/>
                      <w:marTop w:val="0"/>
                      <w:marBottom w:val="0"/>
                      <w:divBdr>
                        <w:top w:val="none" w:sz="0" w:space="0" w:color="auto"/>
                        <w:left w:val="none" w:sz="0" w:space="0" w:color="auto"/>
                        <w:bottom w:val="none" w:sz="0" w:space="0" w:color="auto"/>
                        <w:right w:val="none" w:sz="0" w:space="0" w:color="auto"/>
                      </w:divBdr>
                    </w:div>
                  </w:divsChild>
                </w:div>
                <w:div w:id="1249777596">
                  <w:marLeft w:val="0"/>
                  <w:marRight w:val="0"/>
                  <w:marTop w:val="0"/>
                  <w:marBottom w:val="0"/>
                  <w:divBdr>
                    <w:top w:val="single" w:sz="2" w:space="1" w:color="FFFFFF"/>
                    <w:left w:val="single" w:sz="2" w:space="11" w:color="FFFFFF"/>
                    <w:bottom w:val="single" w:sz="2" w:space="1" w:color="FFFFFF"/>
                    <w:right w:val="single" w:sz="2" w:space="4" w:color="FFFFFF"/>
                  </w:divBdr>
                  <w:divsChild>
                    <w:div w:id="154155004">
                      <w:marLeft w:val="0"/>
                      <w:marRight w:val="0"/>
                      <w:marTop w:val="0"/>
                      <w:marBottom w:val="0"/>
                      <w:divBdr>
                        <w:top w:val="none" w:sz="0" w:space="0" w:color="auto"/>
                        <w:left w:val="none" w:sz="0" w:space="0" w:color="auto"/>
                        <w:bottom w:val="none" w:sz="0" w:space="0" w:color="auto"/>
                        <w:right w:val="none" w:sz="0" w:space="0" w:color="auto"/>
                      </w:divBdr>
                    </w:div>
                  </w:divsChild>
                </w:div>
                <w:div w:id="1917395206">
                  <w:marLeft w:val="0"/>
                  <w:marRight w:val="0"/>
                  <w:marTop w:val="0"/>
                  <w:marBottom w:val="0"/>
                  <w:divBdr>
                    <w:top w:val="single" w:sz="2" w:space="1" w:color="FFFFFF"/>
                    <w:left w:val="single" w:sz="2" w:space="11" w:color="FFFFFF"/>
                    <w:bottom w:val="single" w:sz="2" w:space="1" w:color="FFFFFF"/>
                    <w:right w:val="single" w:sz="2" w:space="4" w:color="FFFFFF"/>
                  </w:divBdr>
                  <w:divsChild>
                    <w:div w:id="239288277">
                      <w:marLeft w:val="0"/>
                      <w:marRight w:val="0"/>
                      <w:marTop w:val="0"/>
                      <w:marBottom w:val="0"/>
                      <w:divBdr>
                        <w:top w:val="none" w:sz="0" w:space="0" w:color="auto"/>
                        <w:left w:val="none" w:sz="0" w:space="0" w:color="auto"/>
                        <w:bottom w:val="none" w:sz="0" w:space="0" w:color="auto"/>
                        <w:right w:val="none" w:sz="0" w:space="0" w:color="auto"/>
                      </w:divBdr>
                    </w:div>
                  </w:divsChild>
                </w:div>
                <w:div w:id="890118490">
                  <w:marLeft w:val="0"/>
                  <w:marRight w:val="0"/>
                  <w:marTop w:val="0"/>
                  <w:marBottom w:val="0"/>
                  <w:divBdr>
                    <w:top w:val="single" w:sz="2" w:space="1" w:color="FFFFFF"/>
                    <w:left w:val="single" w:sz="2" w:space="11" w:color="FFFFFF"/>
                    <w:bottom w:val="single" w:sz="2" w:space="1" w:color="FFFFFF"/>
                    <w:right w:val="single" w:sz="2" w:space="4" w:color="FFFFFF"/>
                  </w:divBdr>
                  <w:divsChild>
                    <w:div w:id="1684354400">
                      <w:marLeft w:val="0"/>
                      <w:marRight w:val="0"/>
                      <w:marTop w:val="0"/>
                      <w:marBottom w:val="0"/>
                      <w:divBdr>
                        <w:top w:val="none" w:sz="0" w:space="0" w:color="auto"/>
                        <w:left w:val="none" w:sz="0" w:space="0" w:color="auto"/>
                        <w:bottom w:val="none" w:sz="0" w:space="0" w:color="auto"/>
                        <w:right w:val="none" w:sz="0" w:space="0" w:color="auto"/>
                      </w:divBdr>
                    </w:div>
                  </w:divsChild>
                </w:div>
                <w:div w:id="1841266297">
                  <w:marLeft w:val="0"/>
                  <w:marRight w:val="0"/>
                  <w:marTop w:val="0"/>
                  <w:marBottom w:val="0"/>
                  <w:divBdr>
                    <w:top w:val="single" w:sz="2" w:space="1" w:color="FFFFFF"/>
                    <w:left w:val="single" w:sz="2" w:space="11" w:color="FFFFFF"/>
                    <w:bottom w:val="single" w:sz="2" w:space="1" w:color="FFFFFF"/>
                    <w:right w:val="single" w:sz="2" w:space="4" w:color="FFFFFF"/>
                  </w:divBdr>
                  <w:divsChild>
                    <w:div w:id="324745383">
                      <w:marLeft w:val="0"/>
                      <w:marRight w:val="0"/>
                      <w:marTop w:val="0"/>
                      <w:marBottom w:val="0"/>
                      <w:divBdr>
                        <w:top w:val="none" w:sz="0" w:space="0" w:color="auto"/>
                        <w:left w:val="none" w:sz="0" w:space="0" w:color="auto"/>
                        <w:bottom w:val="none" w:sz="0" w:space="0" w:color="auto"/>
                        <w:right w:val="none" w:sz="0" w:space="0" w:color="auto"/>
                      </w:divBdr>
                    </w:div>
                  </w:divsChild>
                </w:div>
                <w:div w:id="2014065626">
                  <w:marLeft w:val="0"/>
                  <w:marRight w:val="0"/>
                  <w:marTop w:val="0"/>
                  <w:marBottom w:val="0"/>
                  <w:divBdr>
                    <w:top w:val="single" w:sz="2" w:space="1" w:color="FFFFFF"/>
                    <w:left w:val="single" w:sz="2" w:space="11" w:color="FFFFFF"/>
                    <w:bottom w:val="single" w:sz="2" w:space="1" w:color="FFFFFF"/>
                    <w:right w:val="single" w:sz="2" w:space="4" w:color="FFFFFF"/>
                  </w:divBdr>
                  <w:divsChild>
                    <w:div w:id="116267693">
                      <w:marLeft w:val="0"/>
                      <w:marRight w:val="0"/>
                      <w:marTop w:val="0"/>
                      <w:marBottom w:val="0"/>
                      <w:divBdr>
                        <w:top w:val="none" w:sz="0" w:space="0" w:color="auto"/>
                        <w:left w:val="none" w:sz="0" w:space="0" w:color="auto"/>
                        <w:bottom w:val="none" w:sz="0" w:space="0" w:color="auto"/>
                        <w:right w:val="none" w:sz="0" w:space="0" w:color="auto"/>
                      </w:divBdr>
                    </w:div>
                  </w:divsChild>
                </w:div>
                <w:div w:id="447315005">
                  <w:marLeft w:val="0"/>
                  <w:marRight w:val="0"/>
                  <w:marTop w:val="0"/>
                  <w:marBottom w:val="0"/>
                  <w:divBdr>
                    <w:top w:val="single" w:sz="2" w:space="1" w:color="FFFFFF"/>
                    <w:left w:val="single" w:sz="2" w:space="11" w:color="FFFFFF"/>
                    <w:bottom w:val="single" w:sz="2" w:space="1" w:color="FFFFFF"/>
                    <w:right w:val="single" w:sz="2" w:space="4" w:color="FFFFFF"/>
                  </w:divBdr>
                  <w:divsChild>
                    <w:div w:id="974337398">
                      <w:marLeft w:val="0"/>
                      <w:marRight w:val="0"/>
                      <w:marTop w:val="0"/>
                      <w:marBottom w:val="0"/>
                      <w:divBdr>
                        <w:top w:val="none" w:sz="0" w:space="0" w:color="auto"/>
                        <w:left w:val="none" w:sz="0" w:space="0" w:color="auto"/>
                        <w:bottom w:val="none" w:sz="0" w:space="0" w:color="auto"/>
                        <w:right w:val="none" w:sz="0" w:space="0" w:color="auto"/>
                      </w:divBdr>
                    </w:div>
                  </w:divsChild>
                </w:div>
                <w:div w:id="1807308049">
                  <w:marLeft w:val="0"/>
                  <w:marRight w:val="0"/>
                  <w:marTop w:val="0"/>
                  <w:marBottom w:val="0"/>
                  <w:divBdr>
                    <w:top w:val="single" w:sz="2" w:space="1" w:color="FFFFFF"/>
                    <w:left w:val="single" w:sz="2" w:space="11" w:color="FFFFFF"/>
                    <w:bottom w:val="single" w:sz="2" w:space="1" w:color="FFFFFF"/>
                    <w:right w:val="single" w:sz="2" w:space="4" w:color="FFFFFF"/>
                  </w:divBdr>
                  <w:divsChild>
                    <w:div w:id="1326977335">
                      <w:marLeft w:val="0"/>
                      <w:marRight w:val="0"/>
                      <w:marTop w:val="0"/>
                      <w:marBottom w:val="0"/>
                      <w:divBdr>
                        <w:top w:val="none" w:sz="0" w:space="0" w:color="auto"/>
                        <w:left w:val="none" w:sz="0" w:space="0" w:color="auto"/>
                        <w:bottom w:val="none" w:sz="0" w:space="0" w:color="auto"/>
                        <w:right w:val="none" w:sz="0" w:space="0" w:color="auto"/>
                      </w:divBdr>
                    </w:div>
                  </w:divsChild>
                </w:div>
                <w:div w:id="1208177746">
                  <w:marLeft w:val="0"/>
                  <w:marRight w:val="0"/>
                  <w:marTop w:val="0"/>
                  <w:marBottom w:val="0"/>
                  <w:divBdr>
                    <w:top w:val="single" w:sz="2" w:space="1" w:color="FFFFFF"/>
                    <w:left w:val="single" w:sz="2" w:space="11" w:color="FFFFFF"/>
                    <w:bottom w:val="single" w:sz="2" w:space="1" w:color="FFFFFF"/>
                    <w:right w:val="single" w:sz="2" w:space="4" w:color="FFFFFF"/>
                  </w:divBdr>
                  <w:divsChild>
                    <w:div w:id="167137881">
                      <w:marLeft w:val="0"/>
                      <w:marRight w:val="0"/>
                      <w:marTop w:val="0"/>
                      <w:marBottom w:val="0"/>
                      <w:divBdr>
                        <w:top w:val="none" w:sz="0" w:space="0" w:color="auto"/>
                        <w:left w:val="none" w:sz="0" w:space="0" w:color="auto"/>
                        <w:bottom w:val="none" w:sz="0" w:space="0" w:color="auto"/>
                        <w:right w:val="none" w:sz="0" w:space="0" w:color="auto"/>
                      </w:divBdr>
                    </w:div>
                  </w:divsChild>
                </w:div>
                <w:div w:id="1555199080">
                  <w:marLeft w:val="0"/>
                  <w:marRight w:val="0"/>
                  <w:marTop w:val="0"/>
                  <w:marBottom w:val="0"/>
                  <w:divBdr>
                    <w:top w:val="single" w:sz="2" w:space="1" w:color="FFFFFF"/>
                    <w:left w:val="single" w:sz="2" w:space="11" w:color="FFFFFF"/>
                    <w:bottom w:val="single" w:sz="2" w:space="1" w:color="FFFFFF"/>
                    <w:right w:val="single" w:sz="2" w:space="4" w:color="FFFFFF"/>
                  </w:divBdr>
                  <w:divsChild>
                    <w:div w:id="1670209732">
                      <w:marLeft w:val="0"/>
                      <w:marRight w:val="0"/>
                      <w:marTop w:val="0"/>
                      <w:marBottom w:val="0"/>
                      <w:divBdr>
                        <w:top w:val="none" w:sz="0" w:space="0" w:color="auto"/>
                        <w:left w:val="none" w:sz="0" w:space="0" w:color="auto"/>
                        <w:bottom w:val="none" w:sz="0" w:space="0" w:color="auto"/>
                        <w:right w:val="none" w:sz="0" w:space="0" w:color="auto"/>
                      </w:divBdr>
                    </w:div>
                  </w:divsChild>
                </w:div>
                <w:div w:id="672488266">
                  <w:marLeft w:val="0"/>
                  <w:marRight w:val="0"/>
                  <w:marTop w:val="0"/>
                  <w:marBottom w:val="0"/>
                  <w:divBdr>
                    <w:top w:val="single" w:sz="2" w:space="1" w:color="FFFFFF"/>
                    <w:left w:val="single" w:sz="2" w:space="11" w:color="FFFFFF"/>
                    <w:bottom w:val="single" w:sz="2" w:space="1" w:color="FFFFFF"/>
                    <w:right w:val="single" w:sz="2" w:space="4" w:color="FFFFFF"/>
                  </w:divBdr>
                  <w:divsChild>
                    <w:div w:id="1555309551">
                      <w:marLeft w:val="0"/>
                      <w:marRight w:val="0"/>
                      <w:marTop w:val="0"/>
                      <w:marBottom w:val="0"/>
                      <w:divBdr>
                        <w:top w:val="none" w:sz="0" w:space="0" w:color="auto"/>
                        <w:left w:val="none" w:sz="0" w:space="0" w:color="auto"/>
                        <w:bottom w:val="none" w:sz="0" w:space="0" w:color="auto"/>
                        <w:right w:val="none" w:sz="0" w:space="0" w:color="auto"/>
                      </w:divBdr>
                    </w:div>
                  </w:divsChild>
                </w:div>
                <w:div w:id="291130357">
                  <w:marLeft w:val="0"/>
                  <w:marRight w:val="0"/>
                  <w:marTop w:val="0"/>
                  <w:marBottom w:val="0"/>
                  <w:divBdr>
                    <w:top w:val="single" w:sz="2" w:space="1" w:color="FFFFFF"/>
                    <w:left w:val="single" w:sz="2" w:space="11" w:color="FFFFFF"/>
                    <w:bottom w:val="single" w:sz="2" w:space="1" w:color="FFFFFF"/>
                    <w:right w:val="single" w:sz="2" w:space="4" w:color="FFFFFF"/>
                  </w:divBdr>
                  <w:divsChild>
                    <w:div w:id="1185169823">
                      <w:marLeft w:val="0"/>
                      <w:marRight w:val="0"/>
                      <w:marTop w:val="0"/>
                      <w:marBottom w:val="0"/>
                      <w:divBdr>
                        <w:top w:val="none" w:sz="0" w:space="0" w:color="auto"/>
                        <w:left w:val="none" w:sz="0" w:space="0" w:color="auto"/>
                        <w:bottom w:val="none" w:sz="0" w:space="0" w:color="auto"/>
                        <w:right w:val="none" w:sz="0" w:space="0" w:color="auto"/>
                      </w:divBdr>
                    </w:div>
                  </w:divsChild>
                </w:div>
                <w:div w:id="1154638800">
                  <w:marLeft w:val="0"/>
                  <w:marRight w:val="0"/>
                  <w:marTop w:val="0"/>
                  <w:marBottom w:val="0"/>
                  <w:divBdr>
                    <w:top w:val="single" w:sz="2" w:space="1" w:color="FFFFFF"/>
                    <w:left w:val="single" w:sz="2" w:space="11" w:color="FFFFFF"/>
                    <w:bottom w:val="single" w:sz="2" w:space="1" w:color="FFFFFF"/>
                    <w:right w:val="single" w:sz="2" w:space="4" w:color="FFFFFF"/>
                  </w:divBdr>
                  <w:divsChild>
                    <w:div w:id="577054441">
                      <w:marLeft w:val="0"/>
                      <w:marRight w:val="0"/>
                      <w:marTop w:val="0"/>
                      <w:marBottom w:val="0"/>
                      <w:divBdr>
                        <w:top w:val="none" w:sz="0" w:space="0" w:color="auto"/>
                        <w:left w:val="none" w:sz="0" w:space="0" w:color="auto"/>
                        <w:bottom w:val="none" w:sz="0" w:space="0" w:color="auto"/>
                        <w:right w:val="none" w:sz="0" w:space="0" w:color="auto"/>
                      </w:divBdr>
                    </w:div>
                  </w:divsChild>
                </w:div>
                <w:div w:id="1546720554">
                  <w:marLeft w:val="0"/>
                  <w:marRight w:val="0"/>
                  <w:marTop w:val="0"/>
                  <w:marBottom w:val="0"/>
                  <w:divBdr>
                    <w:top w:val="single" w:sz="2" w:space="1" w:color="FFFFFF"/>
                    <w:left w:val="single" w:sz="2" w:space="11" w:color="FFFFFF"/>
                    <w:bottom w:val="single" w:sz="2" w:space="4" w:color="FFFFFF"/>
                    <w:right w:val="single" w:sz="2" w:space="4" w:color="FFFFFF"/>
                  </w:divBdr>
                  <w:divsChild>
                    <w:div w:id="10639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537247">
          <w:marLeft w:val="0"/>
          <w:marRight w:val="0"/>
          <w:marTop w:val="0"/>
          <w:marBottom w:val="300"/>
          <w:divBdr>
            <w:top w:val="none" w:sz="0" w:space="0" w:color="auto"/>
            <w:left w:val="none" w:sz="0" w:space="0" w:color="auto"/>
            <w:bottom w:val="none" w:sz="0" w:space="0" w:color="auto"/>
            <w:right w:val="none" w:sz="0" w:space="0" w:color="auto"/>
          </w:divBdr>
          <w:divsChild>
            <w:div w:id="1573007429">
              <w:marLeft w:val="0"/>
              <w:marRight w:val="0"/>
              <w:marTop w:val="0"/>
              <w:marBottom w:val="0"/>
              <w:divBdr>
                <w:top w:val="none" w:sz="0" w:space="0" w:color="auto"/>
                <w:left w:val="none" w:sz="0" w:space="0" w:color="auto"/>
                <w:bottom w:val="none" w:sz="0" w:space="0" w:color="auto"/>
                <w:right w:val="none" w:sz="0" w:space="0" w:color="auto"/>
              </w:divBdr>
              <w:divsChild>
                <w:div w:id="810052742">
                  <w:marLeft w:val="0"/>
                  <w:marRight w:val="0"/>
                  <w:marTop w:val="0"/>
                  <w:marBottom w:val="0"/>
                  <w:divBdr>
                    <w:top w:val="single" w:sz="2" w:space="4" w:color="FFFFFF"/>
                    <w:left w:val="single" w:sz="2" w:space="11" w:color="FFFFFF"/>
                    <w:bottom w:val="single" w:sz="2" w:space="1" w:color="FFFFFF"/>
                    <w:right w:val="single" w:sz="2" w:space="4" w:color="FFFFFF"/>
                  </w:divBdr>
                  <w:divsChild>
                    <w:div w:id="1519587167">
                      <w:marLeft w:val="0"/>
                      <w:marRight w:val="0"/>
                      <w:marTop w:val="0"/>
                      <w:marBottom w:val="0"/>
                      <w:divBdr>
                        <w:top w:val="none" w:sz="0" w:space="0" w:color="auto"/>
                        <w:left w:val="none" w:sz="0" w:space="0" w:color="auto"/>
                        <w:bottom w:val="none" w:sz="0" w:space="0" w:color="auto"/>
                        <w:right w:val="none" w:sz="0" w:space="0" w:color="auto"/>
                      </w:divBdr>
                    </w:div>
                  </w:divsChild>
                </w:div>
                <w:div w:id="269168456">
                  <w:marLeft w:val="0"/>
                  <w:marRight w:val="0"/>
                  <w:marTop w:val="0"/>
                  <w:marBottom w:val="0"/>
                  <w:divBdr>
                    <w:top w:val="single" w:sz="2" w:space="1" w:color="FFFFFF"/>
                    <w:left w:val="single" w:sz="2" w:space="11" w:color="FFFFFF"/>
                    <w:bottom w:val="single" w:sz="2" w:space="1" w:color="FFFFFF"/>
                    <w:right w:val="single" w:sz="2" w:space="4" w:color="FFFFFF"/>
                  </w:divBdr>
                  <w:divsChild>
                    <w:div w:id="100957670">
                      <w:marLeft w:val="0"/>
                      <w:marRight w:val="0"/>
                      <w:marTop w:val="0"/>
                      <w:marBottom w:val="0"/>
                      <w:divBdr>
                        <w:top w:val="none" w:sz="0" w:space="0" w:color="auto"/>
                        <w:left w:val="none" w:sz="0" w:space="0" w:color="auto"/>
                        <w:bottom w:val="none" w:sz="0" w:space="0" w:color="auto"/>
                        <w:right w:val="none" w:sz="0" w:space="0" w:color="auto"/>
                      </w:divBdr>
                    </w:div>
                  </w:divsChild>
                </w:div>
                <w:div w:id="1702630172">
                  <w:marLeft w:val="0"/>
                  <w:marRight w:val="0"/>
                  <w:marTop w:val="0"/>
                  <w:marBottom w:val="0"/>
                  <w:divBdr>
                    <w:top w:val="single" w:sz="2" w:space="1" w:color="FFFFFF"/>
                    <w:left w:val="single" w:sz="2" w:space="11" w:color="FFFFFF"/>
                    <w:bottom w:val="single" w:sz="2" w:space="1" w:color="FFFFFF"/>
                    <w:right w:val="single" w:sz="2" w:space="4" w:color="FFFFFF"/>
                  </w:divBdr>
                  <w:divsChild>
                    <w:div w:id="1997802833">
                      <w:marLeft w:val="0"/>
                      <w:marRight w:val="0"/>
                      <w:marTop w:val="0"/>
                      <w:marBottom w:val="0"/>
                      <w:divBdr>
                        <w:top w:val="none" w:sz="0" w:space="0" w:color="auto"/>
                        <w:left w:val="none" w:sz="0" w:space="0" w:color="auto"/>
                        <w:bottom w:val="none" w:sz="0" w:space="0" w:color="auto"/>
                        <w:right w:val="none" w:sz="0" w:space="0" w:color="auto"/>
                      </w:divBdr>
                    </w:div>
                  </w:divsChild>
                </w:div>
                <w:div w:id="1011907915">
                  <w:marLeft w:val="0"/>
                  <w:marRight w:val="0"/>
                  <w:marTop w:val="0"/>
                  <w:marBottom w:val="0"/>
                  <w:divBdr>
                    <w:top w:val="single" w:sz="2" w:space="1" w:color="FFFFFF"/>
                    <w:left w:val="single" w:sz="2" w:space="11" w:color="FFFFFF"/>
                    <w:bottom w:val="single" w:sz="2" w:space="1" w:color="FFFFFF"/>
                    <w:right w:val="single" w:sz="2" w:space="4" w:color="FFFFFF"/>
                  </w:divBdr>
                  <w:divsChild>
                    <w:div w:id="584799253">
                      <w:marLeft w:val="0"/>
                      <w:marRight w:val="0"/>
                      <w:marTop w:val="0"/>
                      <w:marBottom w:val="0"/>
                      <w:divBdr>
                        <w:top w:val="none" w:sz="0" w:space="0" w:color="auto"/>
                        <w:left w:val="none" w:sz="0" w:space="0" w:color="auto"/>
                        <w:bottom w:val="none" w:sz="0" w:space="0" w:color="auto"/>
                        <w:right w:val="none" w:sz="0" w:space="0" w:color="auto"/>
                      </w:divBdr>
                    </w:div>
                  </w:divsChild>
                </w:div>
                <w:div w:id="679238487">
                  <w:marLeft w:val="0"/>
                  <w:marRight w:val="0"/>
                  <w:marTop w:val="0"/>
                  <w:marBottom w:val="0"/>
                  <w:divBdr>
                    <w:top w:val="single" w:sz="2" w:space="1" w:color="FFFFFF"/>
                    <w:left w:val="single" w:sz="2" w:space="11" w:color="FFFFFF"/>
                    <w:bottom w:val="single" w:sz="2" w:space="1" w:color="FFFFFF"/>
                    <w:right w:val="single" w:sz="2" w:space="4" w:color="FFFFFF"/>
                  </w:divBdr>
                  <w:divsChild>
                    <w:div w:id="1296251038">
                      <w:marLeft w:val="0"/>
                      <w:marRight w:val="0"/>
                      <w:marTop w:val="0"/>
                      <w:marBottom w:val="0"/>
                      <w:divBdr>
                        <w:top w:val="none" w:sz="0" w:space="0" w:color="auto"/>
                        <w:left w:val="none" w:sz="0" w:space="0" w:color="auto"/>
                        <w:bottom w:val="none" w:sz="0" w:space="0" w:color="auto"/>
                        <w:right w:val="none" w:sz="0" w:space="0" w:color="auto"/>
                      </w:divBdr>
                    </w:div>
                  </w:divsChild>
                </w:div>
                <w:div w:id="1656061071">
                  <w:marLeft w:val="0"/>
                  <w:marRight w:val="0"/>
                  <w:marTop w:val="0"/>
                  <w:marBottom w:val="0"/>
                  <w:divBdr>
                    <w:top w:val="single" w:sz="2" w:space="1" w:color="FFFFFF"/>
                    <w:left w:val="single" w:sz="2" w:space="11" w:color="FFFFFF"/>
                    <w:bottom w:val="single" w:sz="2" w:space="1" w:color="FFFFFF"/>
                    <w:right w:val="single" w:sz="2" w:space="4" w:color="FFFFFF"/>
                  </w:divBdr>
                  <w:divsChild>
                    <w:div w:id="1046757843">
                      <w:marLeft w:val="0"/>
                      <w:marRight w:val="0"/>
                      <w:marTop w:val="0"/>
                      <w:marBottom w:val="0"/>
                      <w:divBdr>
                        <w:top w:val="none" w:sz="0" w:space="0" w:color="auto"/>
                        <w:left w:val="none" w:sz="0" w:space="0" w:color="auto"/>
                        <w:bottom w:val="none" w:sz="0" w:space="0" w:color="auto"/>
                        <w:right w:val="none" w:sz="0" w:space="0" w:color="auto"/>
                      </w:divBdr>
                    </w:div>
                  </w:divsChild>
                </w:div>
                <w:div w:id="1578907065">
                  <w:marLeft w:val="0"/>
                  <w:marRight w:val="0"/>
                  <w:marTop w:val="0"/>
                  <w:marBottom w:val="0"/>
                  <w:divBdr>
                    <w:top w:val="single" w:sz="2" w:space="1" w:color="FFFFFF"/>
                    <w:left w:val="single" w:sz="2" w:space="11" w:color="FFFFFF"/>
                    <w:bottom w:val="single" w:sz="2" w:space="1" w:color="FFFFFF"/>
                    <w:right w:val="single" w:sz="2" w:space="4" w:color="FFFFFF"/>
                  </w:divBdr>
                  <w:divsChild>
                    <w:div w:id="973752614">
                      <w:marLeft w:val="0"/>
                      <w:marRight w:val="0"/>
                      <w:marTop w:val="0"/>
                      <w:marBottom w:val="0"/>
                      <w:divBdr>
                        <w:top w:val="none" w:sz="0" w:space="0" w:color="auto"/>
                        <w:left w:val="none" w:sz="0" w:space="0" w:color="auto"/>
                        <w:bottom w:val="none" w:sz="0" w:space="0" w:color="auto"/>
                        <w:right w:val="none" w:sz="0" w:space="0" w:color="auto"/>
                      </w:divBdr>
                    </w:div>
                  </w:divsChild>
                </w:div>
                <w:div w:id="1356687030">
                  <w:marLeft w:val="0"/>
                  <w:marRight w:val="0"/>
                  <w:marTop w:val="0"/>
                  <w:marBottom w:val="0"/>
                  <w:divBdr>
                    <w:top w:val="single" w:sz="2" w:space="1" w:color="FFFFFF"/>
                    <w:left w:val="single" w:sz="2" w:space="11" w:color="FFFFFF"/>
                    <w:bottom w:val="single" w:sz="2" w:space="1" w:color="FFFFFF"/>
                    <w:right w:val="single" w:sz="2" w:space="4" w:color="FFFFFF"/>
                  </w:divBdr>
                  <w:divsChild>
                    <w:div w:id="227109340">
                      <w:marLeft w:val="0"/>
                      <w:marRight w:val="0"/>
                      <w:marTop w:val="0"/>
                      <w:marBottom w:val="0"/>
                      <w:divBdr>
                        <w:top w:val="none" w:sz="0" w:space="0" w:color="auto"/>
                        <w:left w:val="none" w:sz="0" w:space="0" w:color="auto"/>
                        <w:bottom w:val="none" w:sz="0" w:space="0" w:color="auto"/>
                        <w:right w:val="none" w:sz="0" w:space="0" w:color="auto"/>
                      </w:divBdr>
                    </w:div>
                  </w:divsChild>
                </w:div>
                <w:div w:id="1629972139">
                  <w:marLeft w:val="0"/>
                  <w:marRight w:val="0"/>
                  <w:marTop w:val="0"/>
                  <w:marBottom w:val="0"/>
                  <w:divBdr>
                    <w:top w:val="single" w:sz="2" w:space="1" w:color="FFFFFF"/>
                    <w:left w:val="single" w:sz="2" w:space="11" w:color="FFFFFF"/>
                    <w:bottom w:val="single" w:sz="2" w:space="1" w:color="FFFFFF"/>
                    <w:right w:val="single" w:sz="2" w:space="4" w:color="FFFFFF"/>
                  </w:divBdr>
                  <w:divsChild>
                    <w:div w:id="2105763866">
                      <w:marLeft w:val="0"/>
                      <w:marRight w:val="0"/>
                      <w:marTop w:val="0"/>
                      <w:marBottom w:val="0"/>
                      <w:divBdr>
                        <w:top w:val="none" w:sz="0" w:space="0" w:color="auto"/>
                        <w:left w:val="none" w:sz="0" w:space="0" w:color="auto"/>
                        <w:bottom w:val="none" w:sz="0" w:space="0" w:color="auto"/>
                        <w:right w:val="none" w:sz="0" w:space="0" w:color="auto"/>
                      </w:divBdr>
                    </w:div>
                  </w:divsChild>
                </w:div>
                <w:div w:id="1700274004">
                  <w:marLeft w:val="0"/>
                  <w:marRight w:val="0"/>
                  <w:marTop w:val="0"/>
                  <w:marBottom w:val="0"/>
                  <w:divBdr>
                    <w:top w:val="single" w:sz="2" w:space="1" w:color="FFFFFF"/>
                    <w:left w:val="single" w:sz="2" w:space="11" w:color="FFFFFF"/>
                    <w:bottom w:val="single" w:sz="2" w:space="1" w:color="FFFFFF"/>
                    <w:right w:val="single" w:sz="2" w:space="4" w:color="FFFFFF"/>
                  </w:divBdr>
                  <w:divsChild>
                    <w:div w:id="1343893073">
                      <w:marLeft w:val="0"/>
                      <w:marRight w:val="0"/>
                      <w:marTop w:val="0"/>
                      <w:marBottom w:val="0"/>
                      <w:divBdr>
                        <w:top w:val="none" w:sz="0" w:space="0" w:color="auto"/>
                        <w:left w:val="none" w:sz="0" w:space="0" w:color="auto"/>
                        <w:bottom w:val="none" w:sz="0" w:space="0" w:color="auto"/>
                        <w:right w:val="none" w:sz="0" w:space="0" w:color="auto"/>
                      </w:divBdr>
                    </w:div>
                  </w:divsChild>
                </w:div>
                <w:div w:id="1611623761">
                  <w:marLeft w:val="0"/>
                  <w:marRight w:val="0"/>
                  <w:marTop w:val="0"/>
                  <w:marBottom w:val="0"/>
                  <w:divBdr>
                    <w:top w:val="single" w:sz="2" w:space="1" w:color="FFFFFF"/>
                    <w:left w:val="single" w:sz="2" w:space="11" w:color="FFFFFF"/>
                    <w:bottom w:val="single" w:sz="2" w:space="1" w:color="FFFFFF"/>
                    <w:right w:val="single" w:sz="2" w:space="4" w:color="FFFFFF"/>
                  </w:divBdr>
                  <w:divsChild>
                    <w:div w:id="1653286747">
                      <w:marLeft w:val="0"/>
                      <w:marRight w:val="0"/>
                      <w:marTop w:val="0"/>
                      <w:marBottom w:val="0"/>
                      <w:divBdr>
                        <w:top w:val="none" w:sz="0" w:space="0" w:color="auto"/>
                        <w:left w:val="none" w:sz="0" w:space="0" w:color="auto"/>
                        <w:bottom w:val="none" w:sz="0" w:space="0" w:color="auto"/>
                        <w:right w:val="none" w:sz="0" w:space="0" w:color="auto"/>
                      </w:divBdr>
                    </w:div>
                  </w:divsChild>
                </w:div>
                <w:div w:id="1999259381">
                  <w:marLeft w:val="0"/>
                  <w:marRight w:val="0"/>
                  <w:marTop w:val="0"/>
                  <w:marBottom w:val="0"/>
                  <w:divBdr>
                    <w:top w:val="single" w:sz="2" w:space="1" w:color="FFFFFF"/>
                    <w:left w:val="single" w:sz="2" w:space="11" w:color="FFFFFF"/>
                    <w:bottom w:val="single" w:sz="2" w:space="1" w:color="FFFFFF"/>
                    <w:right w:val="single" w:sz="2" w:space="4" w:color="FFFFFF"/>
                  </w:divBdr>
                  <w:divsChild>
                    <w:div w:id="1440373392">
                      <w:marLeft w:val="0"/>
                      <w:marRight w:val="0"/>
                      <w:marTop w:val="0"/>
                      <w:marBottom w:val="0"/>
                      <w:divBdr>
                        <w:top w:val="none" w:sz="0" w:space="0" w:color="auto"/>
                        <w:left w:val="none" w:sz="0" w:space="0" w:color="auto"/>
                        <w:bottom w:val="none" w:sz="0" w:space="0" w:color="auto"/>
                        <w:right w:val="none" w:sz="0" w:space="0" w:color="auto"/>
                      </w:divBdr>
                    </w:div>
                  </w:divsChild>
                </w:div>
                <w:div w:id="771704114">
                  <w:marLeft w:val="0"/>
                  <w:marRight w:val="0"/>
                  <w:marTop w:val="0"/>
                  <w:marBottom w:val="0"/>
                  <w:divBdr>
                    <w:top w:val="single" w:sz="2" w:space="1" w:color="FFFFFF"/>
                    <w:left w:val="single" w:sz="2" w:space="11" w:color="FFFFFF"/>
                    <w:bottom w:val="single" w:sz="2" w:space="1" w:color="FFFFFF"/>
                    <w:right w:val="single" w:sz="2" w:space="4" w:color="FFFFFF"/>
                  </w:divBdr>
                  <w:divsChild>
                    <w:div w:id="1405491079">
                      <w:marLeft w:val="0"/>
                      <w:marRight w:val="0"/>
                      <w:marTop w:val="0"/>
                      <w:marBottom w:val="0"/>
                      <w:divBdr>
                        <w:top w:val="none" w:sz="0" w:space="0" w:color="auto"/>
                        <w:left w:val="none" w:sz="0" w:space="0" w:color="auto"/>
                        <w:bottom w:val="none" w:sz="0" w:space="0" w:color="auto"/>
                        <w:right w:val="none" w:sz="0" w:space="0" w:color="auto"/>
                      </w:divBdr>
                    </w:div>
                  </w:divsChild>
                </w:div>
                <w:div w:id="1120690113">
                  <w:marLeft w:val="0"/>
                  <w:marRight w:val="0"/>
                  <w:marTop w:val="0"/>
                  <w:marBottom w:val="0"/>
                  <w:divBdr>
                    <w:top w:val="single" w:sz="2" w:space="1" w:color="FFFFFF"/>
                    <w:left w:val="single" w:sz="2" w:space="11" w:color="FFFFFF"/>
                    <w:bottom w:val="single" w:sz="2" w:space="1" w:color="FFFFFF"/>
                    <w:right w:val="single" w:sz="2" w:space="4" w:color="FFFFFF"/>
                  </w:divBdr>
                  <w:divsChild>
                    <w:div w:id="633946478">
                      <w:marLeft w:val="0"/>
                      <w:marRight w:val="0"/>
                      <w:marTop w:val="0"/>
                      <w:marBottom w:val="0"/>
                      <w:divBdr>
                        <w:top w:val="none" w:sz="0" w:space="0" w:color="auto"/>
                        <w:left w:val="none" w:sz="0" w:space="0" w:color="auto"/>
                        <w:bottom w:val="none" w:sz="0" w:space="0" w:color="auto"/>
                        <w:right w:val="none" w:sz="0" w:space="0" w:color="auto"/>
                      </w:divBdr>
                    </w:div>
                  </w:divsChild>
                </w:div>
                <w:div w:id="1781021995">
                  <w:marLeft w:val="0"/>
                  <w:marRight w:val="0"/>
                  <w:marTop w:val="0"/>
                  <w:marBottom w:val="0"/>
                  <w:divBdr>
                    <w:top w:val="single" w:sz="2" w:space="1" w:color="FFFFFF"/>
                    <w:left w:val="single" w:sz="2" w:space="11" w:color="FFFFFF"/>
                    <w:bottom w:val="single" w:sz="2" w:space="1" w:color="FFFFFF"/>
                    <w:right w:val="single" w:sz="2" w:space="4" w:color="FFFFFF"/>
                  </w:divBdr>
                  <w:divsChild>
                    <w:div w:id="443617444">
                      <w:marLeft w:val="0"/>
                      <w:marRight w:val="0"/>
                      <w:marTop w:val="0"/>
                      <w:marBottom w:val="0"/>
                      <w:divBdr>
                        <w:top w:val="none" w:sz="0" w:space="0" w:color="auto"/>
                        <w:left w:val="none" w:sz="0" w:space="0" w:color="auto"/>
                        <w:bottom w:val="none" w:sz="0" w:space="0" w:color="auto"/>
                        <w:right w:val="none" w:sz="0" w:space="0" w:color="auto"/>
                      </w:divBdr>
                    </w:div>
                  </w:divsChild>
                </w:div>
                <w:div w:id="807749271">
                  <w:marLeft w:val="0"/>
                  <w:marRight w:val="0"/>
                  <w:marTop w:val="0"/>
                  <w:marBottom w:val="0"/>
                  <w:divBdr>
                    <w:top w:val="single" w:sz="2" w:space="1" w:color="FFFFFF"/>
                    <w:left w:val="single" w:sz="2" w:space="11" w:color="FFFFFF"/>
                    <w:bottom w:val="single" w:sz="2" w:space="1" w:color="FFFFFF"/>
                    <w:right w:val="single" w:sz="2" w:space="4" w:color="FFFFFF"/>
                  </w:divBdr>
                  <w:divsChild>
                    <w:div w:id="767391273">
                      <w:marLeft w:val="0"/>
                      <w:marRight w:val="0"/>
                      <w:marTop w:val="0"/>
                      <w:marBottom w:val="0"/>
                      <w:divBdr>
                        <w:top w:val="none" w:sz="0" w:space="0" w:color="auto"/>
                        <w:left w:val="none" w:sz="0" w:space="0" w:color="auto"/>
                        <w:bottom w:val="none" w:sz="0" w:space="0" w:color="auto"/>
                        <w:right w:val="none" w:sz="0" w:space="0" w:color="auto"/>
                      </w:divBdr>
                    </w:div>
                  </w:divsChild>
                </w:div>
                <w:div w:id="171992582">
                  <w:marLeft w:val="0"/>
                  <w:marRight w:val="0"/>
                  <w:marTop w:val="0"/>
                  <w:marBottom w:val="0"/>
                  <w:divBdr>
                    <w:top w:val="single" w:sz="2" w:space="1" w:color="FFFFFF"/>
                    <w:left w:val="single" w:sz="2" w:space="11" w:color="FFFFFF"/>
                    <w:bottom w:val="single" w:sz="2" w:space="1" w:color="FFFFFF"/>
                    <w:right w:val="single" w:sz="2" w:space="4" w:color="FFFFFF"/>
                  </w:divBdr>
                  <w:divsChild>
                    <w:div w:id="887761516">
                      <w:marLeft w:val="0"/>
                      <w:marRight w:val="0"/>
                      <w:marTop w:val="0"/>
                      <w:marBottom w:val="0"/>
                      <w:divBdr>
                        <w:top w:val="none" w:sz="0" w:space="0" w:color="auto"/>
                        <w:left w:val="none" w:sz="0" w:space="0" w:color="auto"/>
                        <w:bottom w:val="none" w:sz="0" w:space="0" w:color="auto"/>
                        <w:right w:val="none" w:sz="0" w:space="0" w:color="auto"/>
                      </w:divBdr>
                    </w:div>
                  </w:divsChild>
                </w:div>
                <w:div w:id="1129713264">
                  <w:marLeft w:val="0"/>
                  <w:marRight w:val="0"/>
                  <w:marTop w:val="0"/>
                  <w:marBottom w:val="0"/>
                  <w:divBdr>
                    <w:top w:val="single" w:sz="2" w:space="1" w:color="FFFFFF"/>
                    <w:left w:val="single" w:sz="2" w:space="11" w:color="FFFFFF"/>
                    <w:bottom w:val="single" w:sz="2" w:space="1" w:color="FFFFFF"/>
                    <w:right w:val="single" w:sz="2" w:space="4" w:color="FFFFFF"/>
                  </w:divBdr>
                  <w:divsChild>
                    <w:div w:id="373967605">
                      <w:marLeft w:val="0"/>
                      <w:marRight w:val="0"/>
                      <w:marTop w:val="0"/>
                      <w:marBottom w:val="0"/>
                      <w:divBdr>
                        <w:top w:val="none" w:sz="0" w:space="0" w:color="auto"/>
                        <w:left w:val="none" w:sz="0" w:space="0" w:color="auto"/>
                        <w:bottom w:val="none" w:sz="0" w:space="0" w:color="auto"/>
                        <w:right w:val="none" w:sz="0" w:space="0" w:color="auto"/>
                      </w:divBdr>
                    </w:div>
                  </w:divsChild>
                </w:div>
                <w:div w:id="1197238048">
                  <w:marLeft w:val="0"/>
                  <w:marRight w:val="0"/>
                  <w:marTop w:val="0"/>
                  <w:marBottom w:val="0"/>
                  <w:divBdr>
                    <w:top w:val="single" w:sz="2" w:space="1" w:color="FFFFFF"/>
                    <w:left w:val="single" w:sz="2" w:space="11" w:color="FFFFFF"/>
                    <w:bottom w:val="single" w:sz="2" w:space="1" w:color="FFFFFF"/>
                    <w:right w:val="single" w:sz="2" w:space="4" w:color="FFFFFF"/>
                  </w:divBdr>
                  <w:divsChild>
                    <w:div w:id="1767729641">
                      <w:marLeft w:val="0"/>
                      <w:marRight w:val="0"/>
                      <w:marTop w:val="0"/>
                      <w:marBottom w:val="0"/>
                      <w:divBdr>
                        <w:top w:val="none" w:sz="0" w:space="0" w:color="auto"/>
                        <w:left w:val="none" w:sz="0" w:space="0" w:color="auto"/>
                        <w:bottom w:val="none" w:sz="0" w:space="0" w:color="auto"/>
                        <w:right w:val="none" w:sz="0" w:space="0" w:color="auto"/>
                      </w:divBdr>
                    </w:div>
                  </w:divsChild>
                </w:div>
                <w:div w:id="436294037">
                  <w:marLeft w:val="0"/>
                  <w:marRight w:val="0"/>
                  <w:marTop w:val="0"/>
                  <w:marBottom w:val="0"/>
                  <w:divBdr>
                    <w:top w:val="single" w:sz="2" w:space="1" w:color="FFFFFF"/>
                    <w:left w:val="single" w:sz="2" w:space="11" w:color="FFFFFF"/>
                    <w:bottom w:val="single" w:sz="2" w:space="1" w:color="FFFFFF"/>
                    <w:right w:val="single" w:sz="2" w:space="4" w:color="FFFFFF"/>
                  </w:divBdr>
                  <w:divsChild>
                    <w:div w:id="1293320005">
                      <w:marLeft w:val="0"/>
                      <w:marRight w:val="0"/>
                      <w:marTop w:val="0"/>
                      <w:marBottom w:val="0"/>
                      <w:divBdr>
                        <w:top w:val="none" w:sz="0" w:space="0" w:color="auto"/>
                        <w:left w:val="none" w:sz="0" w:space="0" w:color="auto"/>
                        <w:bottom w:val="none" w:sz="0" w:space="0" w:color="auto"/>
                        <w:right w:val="none" w:sz="0" w:space="0" w:color="auto"/>
                      </w:divBdr>
                    </w:div>
                  </w:divsChild>
                </w:div>
                <w:div w:id="398669565">
                  <w:marLeft w:val="0"/>
                  <w:marRight w:val="0"/>
                  <w:marTop w:val="0"/>
                  <w:marBottom w:val="0"/>
                  <w:divBdr>
                    <w:top w:val="single" w:sz="2" w:space="1" w:color="FFFFFF"/>
                    <w:left w:val="single" w:sz="2" w:space="11" w:color="FFFFFF"/>
                    <w:bottom w:val="single" w:sz="2" w:space="1" w:color="FFFFFF"/>
                    <w:right w:val="single" w:sz="2" w:space="4" w:color="FFFFFF"/>
                  </w:divBdr>
                  <w:divsChild>
                    <w:div w:id="1328360568">
                      <w:marLeft w:val="0"/>
                      <w:marRight w:val="0"/>
                      <w:marTop w:val="0"/>
                      <w:marBottom w:val="0"/>
                      <w:divBdr>
                        <w:top w:val="none" w:sz="0" w:space="0" w:color="auto"/>
                        <w:left w:val="none" w:sz="0" w:space="0" w:color="auto"/>
                        <w:bottom w:val="none" w:sz="0" w:space="0" w:color="auto"/>
                        <w:right w:val="none" w:sz="0" w:space="0" w:color="auto"/>
                      </w:divBdr>
                    </w:div>
                  </w:divsChild>
                </w:div>
                <w:div w:id="941452596">
                  <w:marLeft w:val="0"/>
                  <w:marRight w:val="0"/>
                  <w:marTop w:val="0"/>
                  <w:marBottom w:val="0"/>
                  <w:divBdr>
                    <w:top w:val="single" w:sz="2" w:space="1" w:color="FFFFFF"/>
                    <w:left w:val="single" w:sz="2" w:space="11" w:color="FFFFFF"/>
                    <w:bottom w:val="single" w:sz="2" w:space="1" w:color="FFFFFF"/>
                    <w:right w:val="single" w:sz="2" w:space="4" w:color="FFFFFF"/>
                  </w:divBdr>
                  <w:divsChild>
                    <w:div w:id="631399999">
                      <w:marLeft w:val="0"/>
                      <w:marRight w:val="0"/>
                      <w:marTop w:val="0"/>
                      <w:marBottom w:val="0"/>
                      <w:divBdr>
                        <w:top w:val="none" w:sz="0" w:space="0" w:color="auto"/>
                        <w:left w:val="none" w:sz="0" w:space="0" w:color="auto"/>
                        <w:bottom w:val="none" w:sz="0" w:space="0" w:color="auto"/>
                        <w:right w:val="none" w:sz="0" w:space="0" w:color="auto"/>
                      </w:divBdr>
                    </w:div>
                  </w:divsChild>
                </w:div>
                <w:div w:id="1075904587">
                  <w:marLeft w:val="0"/>
                  <w:marRight w:val="0"/>
                  <w:marTop w:val="0"/>
                  <w:marBottom w:val="0"/>
                  <w:divBdr>
                    <w:top w:val="single" w:sz="2" w:space="1" w:color="FFFFFF"/>
                    <w:left w:val="single" w:sz="2" w:space="11" w:color="FFFFFF"/>
                    <w:bottom w:val="single" w:sz="2" w:space="1" w:color="FFFFFF"/>
                    <w:right w:val="single" w:sz="2" w:space="4" w:color="FFFFFF"/>
                  </w:divBdr>
                  <w:divsChild>
                    <w:div w:id="86199807">
                      <w:marLeft w:val="0"/>
                      <w:marRight w:val="0"/>
                      <w:marTop w:val="0"/>
                      <w:marBottom w:val="0"/>
                      <w:divBdr>
                        <w:top w:val="none" w:sz="0" w:space="0" w:color="auto"/>
                        <w:left w:val="none" w:sz="0" w:space="0" w:color="auto"/>
                        <w:bottom w:val="none" w:sz="0" w:space="0" w:color="auto"/>
                        <w:right w:val="none" w:sz="0" w:space="0" w:color="auto"/>
                      </w:divBdr>
                    </w:div>
                  </w:divsChild>
                </w:div>
                <w:div w:id="1921404796">
                  <w:marLeft w:val="0"/>
                  <w:marRight w:val="0"/>
                  <w:marTop w:val="0"/>
                  <w:marBottom w:val="0"/>
                  <w:divBdr>
                    <w:top w:val="single" w:sz="2" w:space="1" w:color="FFFFFF"/>
                    <w:left w:val="single" w:sz="2" w:space="11" w:color="FFFFFF"/>
                    <w:bottom w:val="single" w:sz="2" w:space="1" w:color="FFFFFF"/>
                    <w:right w:val="single" w:sz="2" w:space="4" w:color="FFFFFF"/>
                  </w:divBdr>
                  <w:divsChild>
                    <w:div w:id="1029139456">
                      <w:marLeft w:val="0"/>
                      <w:marRight w:val="0"/>
                      <w:marTop w:val="0"/>
                      <w:marBottom w:val="0"/>
                      <w:divBdr>
                        <w:top w:val="none" w:sz="0" w:space="0" w:color="auto"/>
                        <w:left w:val="none" w:sz="0" w:space="0" w:color="auto"/>
                        <w:bottom w:val="none" w:sz="0" w:space="0" w:color="auto"/>
                        <w:right w:val="none" w:sz="0" w:space="0" w:color="auto"/>
                      </w:divBdr>
                    </w:div>
                  </w:divsChild>
                </w:div>
                <w:div w:id="773668369">
                  <w:marLeft w:val="0"/>
                  <w:marRight w:val="0"/>
                  <w:marTop w:val="0"/>
                  <w:marBottom w:val="0"/>
                  <w:divBdr>
                    <w:top w:val="single" w:sz="2" w:space="1" w:color="FFFFFF"/>
                    <w:left w:val="single" w:sz="2" w:space="11" w:color="FFFFFF"/>
                    <w:bottom w:val="single" w:sz="2" w:space="1" w:color="FFFFFF"/>
                    <w:right w:val="single" w:sz="2" w:space="4" w:color="FFFFFF"/>
                  </w:divBdr>
                  <w:divsChild>
                    <w:div w:id="1916668289">
                      <w:marLeft w:val="0"/>
                      <w:marRight w:val="0"/>
                      <w:marTop w:val="0"/>
                      <w:marBottom w:val="0"/>
                      <w:divBdr>
                        <w:top w:val="none" w:sz="0" w:space="0" w:color="auto"/>
                        <w:left w:val="none" w:sz="0" w:space="0" w:color="auto"/>
                        <w:bottom w:val="none" w:sz="0" w:space="0" w:color="auto"/>
                        <w:right w:val="none" w:sz="0" w:space="0" w:color="auto"/>
                      </w:divBdr>
                    </w:div>
                  </w:divsChild>
                </w:div>
                <w:div w:id="1043676680">
                  <w:marLeft w:val="0"/>
                  <w:marRight w:val="0"/>
                  <w:marTop w:val="0"/>
                  <w:marBottom w:val="0"/>
                  <w:divBdr>
                    <w:top w:val="single" w:sz="2" w:space="1" w:color="FFFFFF"/>
                    <w:left w:val="single" w:sz="2" w:space="11" w:color="FFFFFF"/>
                    <w:bottom w:val="single" w:sz="2" w:space="4" w:color="FFFFFF"/>
                    <w:right w:val="single" w:sz="2" w:space="4" w:color="FFFFFF"/>
                  </w:divBdr>
                  <w:divsChild>
                    <w:div w:id="53307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258337">
          <w:marLeft w:val="0"/>
          <w:marRight w:val="0"/>
          <w:marTop w:val="0"/>
          <w:marBottom w:val="300"/>
          <w:divBdr>
            <w:top w:val="none" w:sz="0" w:space="0" w:color="auto"/>
            <w:left w:val="none" w:sz="0" w:space="0" w:color="auto"/>
            <w:bottom w:val="none" w:sz="0" w:space="0" w:color="auto"/>
            <w:right w:val="none" w:sz="0" w:space="0" w:color="auto"/>
          </w:divBdr>
          <w:divsChild>
            <w:div w:id="1988976771">
              <w:marLeft w:val="0"/>
              <w:marRight w:val="0"/>
              <w:marTop w:val="0"/>
              <w:marBottom w:val="0"/>
              <w:divBdr>
                <w:top w:val="none" w:sz="0" w:space="0" w:color="auto"/>
                <w:left w:val="none" w:sz="0" w:space="0" w:color="auto"/>
                <w:bottom w:val="none" w:sz="0" w:space="0" w:color="auto"/>
                <w:right w:val="none" w:sz="0" w:space="0" w:color="auto"/>
              </w:divBdr>
              <w:divsChild>
                <w:div w:id="768548306">
                  <w:marLeft w:val="0"/>
                  <w:marRight w:val="0"/>
                  <w:marTop w:val="0"/>
                  <w:marBottom w:val="0"/>
                  <w:divBdr>
                    <w:top w:val="single" w:sz="2" w:space="4" w:color="FFFFFF"/>
                    <w:left w:val="single" w:sz="2" w:space="11" w:color="FFFFFF"/>
                    <w:bottom w:val="single" w:sz="2" w:space="1" w:color="FFFFFF"/>
                    <w:right w:val="single" w:sz="2" w:space="4" w:color="FFFFFF"/>
                  </w:divBdr>
                  <w:divsChild>
                    <w:div w:id="1397510464">
                      <w:marLeft w:val="0"/>
                      <w:marRight w:val="0"/>
                      <w:marTop w:val="0"/>
                      <w:marBottom w:val="0"/>
                      <w:divBdr>
                        <w:top w:val="none" w:sz="0" w:space="0" w:color="auto"/>
                        <w:left w:val="none" w:sz="0" w:space="0" w:color="auto"/>
                        <w:bottom w:val="none" w:sz="0" w:space="0" w:color="auto"/>
                        <w:right w:val="none" w:sz="0" w:space="0" w:color="auto"/>
                      </w:divBdr>
                    </w:div>
                  </w:divsChild>
                </w:div>
                <w:div w:id="1380469816">
                  <w:marLeft w:val="0"/>
                  <w:marRight w:val="0"/>
                  <w:marTop w:val="0"/>
                  <w:marBottom w:val="0"/>
                  <w:divBdr>
                    <w:top w:val="single" w:sz="2" w:space="1" w:color="FFFFFF"/>
                    <w:left w:val="single" w:sz="2" w:space="11" w:color="FFFFFF"/>
                    <w:bottom w:val="single" w:sz="2" w:space="1" w:color="FFFFFF"/>
                    <w:right w:val="single" w:sz="2" w:space="4" w:color="FFFFFF"/>
                  </w:divBdr>
                  <w:divsChild>
                    <w:div w:id="553275153">
                      <w:marLeft w:val="0"/>
                      <w:marRight w:val="0"/>
                      <w:marTop w:val="0"/>
                      <w:marBottom w:val="0"/>
                      <w:divBdr>
                        <w:top w:val="none" w:sz="0" w:space="0" w:color="auto"/>
                        <w:left w:val="none" w:sz="0" w:space="0" w:color="auto"/>
                        <w:bottom w:val="none" w:sz="0" w:space="0" w:color="auto"/>
                        <w:right w:val="none" w:sz="0" w:space="0" w:color="auto"/>
                      </w:divBdr>
                    </w:div>
                  </w:divsChild>
                </w:div>
                <w:div w:id="1195388224">
                  <w:marLeft w:val="0"/>
                  <w:marRight w:val="0"/>
                  <w:marTop w:val="0"/>
                  <w:marBottom w:val="0"/>
                  <w:divBdr>
                    <w:top w:val="single" w:sz="2" w:space="1" w:color="FFFFFF"/>
                    <w:left w:val="single" w:sz="2" w:space="11" w:color="FFFFFF"/>
                    <w:bottom w:val="single" w:sz="2" w:space="1" w:color="FFFFFF"/>
                    <w:right w:val="single" w:sz="2" w:space="4" w:color="FFFFFF"/>
                  </w:divBdr>
                  <w:divsChild>
                    <w:div w:id="448084064">
                      <w:marLeft w:val="0"/>
                      <w:marRight w:val="0"/>
                      <w:marTop w:val="0"/>
                      <w:marBottom w:val="0"/>
                      <w:divBdr>
                        <w:top w:val="none" w:sz="0" w:space="0" w:color="auto"/>
                        <w:left w:val="none" w:sz="0" w:space="0" w:color="auto"/>
                        <w:bottom w:val="none" w:sz="0" w:space="0" w:color="auto"/>
                        <w:right w:val="none" w:sz="0" w:space="0" w:color="auto"/>
                      </w:divBdr>
                    </w:div>
                  </w:divsChild>
                </w:div>
                <w:div w:id="1607351008">
                  <w:marLeft w:val="0"/>
                  <w:marRight w:val="0"/>
                  <w:marTop w:val="0"/>
                  <w:marBottom w:val="0"/>
                  <w:divBdr>
                    <w:top w:val="single" w:sz="2" w:space="1" w:color="FFFFFF"/>
                    <w:left w:val="single" w:sz="2" w:space="11" w:color="FFFFFF"/>
                    <w:bottom w:val="single" w:sz="2" w:space="1" w:color="FFFFFF"/>
                    <w:right w:val="single" w:sz="2" w:space="4" w:color="FFFFFF"/>
                  </w:divBdr>
                  <w:divsChild>
                    <w:div w:id="2028166366">
                      <w:marLeft w:val="0"/>
                      <w:marRight w:val="0"/>
                      <w:marTop w:val="0"/>
                      <w:marBottom w:val="0"/>
                      <w:divBdr>
                        <w:top w:val="none" w:sz="0" w:space="0" w:color="auto"/>
                        <w:left w:val="none" w:sz="0" w:space="0" w:color="auto"/>
                        <w:bottom w:val="none" w:sz="0" w:space="0" w:color="auto"/>
                        <w:right w:val="none" w:sz="0" w:space="0" w:color="auto"/>
                      </w:divBdr>
                    </w:div>
                  </w:divsChild>
                </w:div>
                <w:div w:id="1678268060">
                  <w:marLeft w:val="0"/>
                  <w:marRight w:val="0"/>
                  <w:marTop w:val="0"/>
                  <w:marBottom w:val="0"/>
                  <w:divBdr>
                    <w:top w:val="single" w:sz="2" w:space="1" w:color="FFFFFF"/>
                    <w:left w:val="single" w:sz="2" w:space="11" w:color="FFFFFF"/>
                    <w:bottom w:val="single" w:sz="2" w:space="1" w:color="FFFFFF"/>
                    <w:right w:val="single" w:sz="2" w:space="4" w:color="FFFFFF"/>
                  </w:divBdr>
                  <w:divsChild>
                    <w:div w:id="1128399895">
                      <w:marLeft w:val="0"/>
                      <w:marRight w:val="0"/>
                      <w:marTop w:val="0"/>
                      <w:marBottom w:val="0"/>
                      <w:divBdr>
                        <w:top w:val="none" w:sz="0" w:space="0" w:color="auto"/>
                        <w:left w:val="none" w:sz="0" w:space="0" w:color="auto"/>
                        <w:bottom w:val="none" w:sz="0" w:space="0" w:color="auto"/>
                        <w:right w:val="none" w:sz="0" w:space="0" w:color="auto"/>
                      </w:divBdr>
                    </w:div>
                  </w:divsChild>
                </w:div>
                <w:div w:id="807362392">
                  <w:marLeft w:val="0"/>
                  <w:marRight w:val="0"/>
                  <w:marTop w:val="0"/>
                  <w:marBottom w:val="0"/>
                  <w:divBdr>
                    <w:top w:val="single" w:sz="2" w:space="1" w:color="FFFFFF"/>
                    <w:left w:val="single" w:sz="2" w:space="11" w:color="FFFFFF"/>
                    <w:bottom w:val="single" w:sz="2" w:space="1" w:color="FFFFFF"/>
                    <w:right w:val="single" w:sz="2" w:space="4" w:color="FFFFFF"/>
                  </w:divBdr>
                  <w:divsChild>
                    <w:div w:id="1115633205">
                      <w:marLeft w:val="0"/>
                      <w:marRight w:val="0"/>
                      <w:marTop w:val="0"/>
                      <w:marBottom w:val="0"/>
                      <w:divBdr>
                        <w:top w:val="none" w:sz="0" w:space="0" w:color="auto"/>
                        <w:left w:val="none" w:sz="0" w:space="0" w:color="auto"/>
                        <w:bottom w:val="none" w:sz="0" w:space="0" w:color="auto"/>
                        <w:right w:val="none" w:sz="0" w:space="0" w:color="auto"/>
                      </w:divBdr>
                    </w:div>
                  </w:divsChild>
                </w:div>
                <w:div w:id="1990548265">
                  <w:marLeft w:val="0"/>
                  <w:marRight w:val="0"/>
                  <w:marTop w:val="0"/>
                  <w:marBottom w:val="0"/>
                  <w:divBdr>
                    <w:top w:val="single" w:sz="2" w:space="1" w:color="FFFFFF"/>
                    <w:left w:val="single" w:sz="2" w:space="11" w:color="FFFFFF"/>
                    <w:bottom w:val="single" w:sz="2" w:space="1" w:color="FFFFFF"/>
                    <w:right w:val="single" w:sz="2" w:space="4" w:color="FFFFFF"/>
                  </w:divBdr>
                  <w:divsChild>
                    <w:div w:id="1624117232">
                      <w:marLeft w:val="0"/>
                      <w:marRight w:val="0"/>
                      <w:marTop w:val="0"/>
                      <w:marBottom w:val="0"/>
                      <w:divBdr>
                        <w:top w:val="none" w:sz="0" w:space="0" w:color="auto"/>
                        <w:left w:val="none" w:sz="0" w:space="0" w:color="auto"/>
                        <w:bottom w:val="none" w:sz="0" w:space="0" w:color="auto"/>
                        <w:right w:val="none" w:sz="0" w:space="0" w:color="auto"/>
                      </w:divBdr>
                    </w:div>
                  </w:divsChild>
                </w:div>
                <w:div w:id="1345203828">
                  <w:marLeft w:val="0"/>
                  <w:marRight w:val="0"/>
                  <w:marTop w:val="0"/>
                  <w:marBottom w:val="0"/>
                  <w:divBdr>
                    <w:top w:val="single" w:sz="2" w:space="1" w:color="FFFFFF"/>
                    <w:left w:val="single" w:sz="2" w:space="11" w:color="FFFFFF"/>
                    <w:bottom w:val="single" w:sz="2" w:space="1" w:color="FFFFFF"/>
                    <w:right w:val="single" w:sz="2" w:space="4" w:color="FFFFFF"/>
                  </w:divBdr>
                  <w:divsChild>
                    <w:div w:id="1726101290">
                      <w:marLeft w:val="0"/>
                      <w:marRight w:val="0"/>
                      <w:marTop w:val="0"/>
                      <w:marBottom w:val="0"/>
                      <w:divBdr>
                        <w:top w:val="none" w:sz="0" w:space="0" w:color="auto"/>
                        <w:left w:val="none" w:sz="0" w:space="0" w:color="auto"/>
                        <w:bottom w:val="none" w:sz="0" w:space="0" w:color="auto"/>
                        <w:right w:val="none" w:sz="0" w:space="0" w:color="auto"/>
                      </w:divBdr>
                    </w:div>
                  </w:divsChild>
                </w:div>
                <w:div w:id="1416169135">
                  <w:marLeft w:val="0"/>
                  <w:marRight w:val="0"/>
                  <w:marTop w:val="0"/>
                  <w:marBottom w:val="0"/>
                  <w:divBdr>
                    <w:top w:val="single" w:sz="2" w:space="1" w:color="FFFFFF"/>
                    <w:left w:val="single" w:sz="2" w:space="11" w:color="FFFFFF"/>
                    <w:bottom w:val="single" w:sz="2" w:space="1" w:color="FFFFFF"/>
                    <w:right w:val="single" w:sz="2" w:space="4" w:color="FFFFFF"/>
                  </w:divBdr>
                  <w:divsChild>
                    <w:div w:id="518739296">
                      <w:marLeft w:val="0"/>
                      <w:marRight w:val="0"/>
                      <w:marTop w:val="0"/>
                      <w:marBottom w:val="0"/>
                      <w:divBdr>
                        <w:top w:val="none" w:sz="0" w:space="0" w:color="auto"/>
                        <w:left w:val="none" w:sz="0" w:space="0" w:color="auto"/>
                        <w:bottom w:val="none" w:sz="0" w:space="0" w:color="auto"/>
                        <w:right w:val="none" w:sz="0" w:space="0" w:color="auto"/>
                      </w:divBdr>
                    </w:div>
                  </w:divsChild>
                </w:div>
                <w:div w:id="795835961">
                  <w:marLeft w:val="0"/>
                  <w:marRight w:val="0"/>
                  <w:marTop w:val="0"/>
                  <w:marBottom w:val="0"/>
                  <w:divBdr>
                    <w:top w:val="single" w:sz="2" w:space="1" w:color="FFFFFF"/>
                    <w:left w:val="single" w:sz="2" w:space="11" w:color="FFFFFF"/>
                    <w:bottom w:val="single" w:sz="2" w:space="1" w:color="FFFFFF"/>
                    <w:right w:val="single" w:sz="2" w:space="4" w:color="FFFFFF"/>
                  </w:divBdr>
                  <w:divsChild>
                    <w:div w:id="1731805019">
                      <w:marLeft w:val="0"/>
                      <w:marRight w:val="0"/>
                      <w:marTop w:val="0"/>
                      <w:marBottom w:val="0"/>
                      <w:divBdr>
                        <w:top w:val="none" w:sz="0" w:space="0" w:color="auto"/>
                        <w:left w:val="none" w:sz="0" w:space="0" w:color="auto"/>
                        <w:bottom w:val="none" w:sz="0" w:space="0" w:color="auto"/>
                        <w:right w:val="none" w:sz="0" w:space="0" w:color="auto"/>
                      </w:divBdr>
                    </w:div>
                  </w:divsChild>
                </w:div>
                <w:div w:id="1175147536">
                  <w:marLeft w:val="0"/>
                  <w:marRight w:val="0"/>
                  <w:marTop w:val="0"/>
                  <w:marBottom w:val="0"/>
                  <w:divBdr>
                    <w:top w:val="single" w:sz="2" w:space="1" w:color="FFFFFF"/>
                    <w:left w:val="single" w:sz="2" w:space="11" w:color="FFFFFF"/>
                    <w:bottom w:val="single" w:sz="2" w:space="1" w:color="FFFFFF"/>
                    <w:right w:val="single" w:sz="2" w:space="4" w:color="FFFFFF"/>
                  </w:divBdr>
                  <w:divsChild>
                    <w:div w:id="1856269218">
                      <w:marLeft w:val="0"/>
                      <w:marRight w:val="0"/>
                      <w:marTop w:val="0"/>
                      <w:marBottom w:val="0"/>
                      <w:divBdr>
                        <w:top w:val="none" w:sz="0" w:space="0" w:color="auto"/>
                        <w:left w:val="none" w:sz="0" w:space="0" w:color="auto"/>
                        <w:bottom w:val="none" w:sz="0" w:space="0" w:color="auto"/>
                        <w:right w:val="none" w:sz="0" w:space="0" w:color="auto"/>
                      </w:divBdr>
                    </w:div>
                  </w:divsChild>
                </w:div>
                <w:div w:id="16783472">
                  <w:marLeft w:val="0"/>
                  <w:marRight w:val="0"/>
                  <w:marTop w:val="0"/>
                  <w:marBottom w:val="0"/>
                  <w:divBdr>
                    <w:top w:val="single" w:sz="2" w:space="1" w:color="FFFFFF"/>
                    <w:left w:val="single" w:sz="2" w:space="11" w:color="FFFFFF"/>
                    <w:bottom w:val="single" w:sz="2" w:space="1" w:color="FFFFFF"/>
                    <w:right w:val="single" w:sz="2" w:space="4" w:color="FFFFFF"/>
                  </w:divBdr>
                  <w:divsChild>
                    <w:div w:id="105976690">
                      <w:marLeft w:val="0"/>
                      <w:marRight w:val="0"/>
                      <w:marTop w:val="0"/>
                      <w:marBottom w:val="0"/>
                      <w:divBdr>
                        <w:top w:val="none" w:sz="0" w:space="0" w:color="auto"/>
                        <w:left w:val="none" w:sz="0" w:space="0" w:color="auto"/>
                        <w:bottom w:val="none" w:sz="0" w:space="0" w:color="auto"/>
                        <w:right w:val="none" w:sz="0" w:space="0" w:color="auto"/>
                      </w:divBdr>
                    </w:div>
                  </w:divsChild>
                </w:div>
                <w:div w:id="1373916796">
                  <w:marLeft w:val="0"/>
                  <w:marRight w:val="0"/>
                  <w:marTop w:val="0"/>
                  <w:marBottom w:val="0"/>
                  <w:divBdr>
                    <w:top w:val="single" w:sz="2" w:space="1" w:color="FFFFFF"/>
                    <w:left w:val="single" w:sz="2" w:space="11" w:color="FFFFFF"/>
                    <w:bottom w:val="single" w:sz="2" w:space="1" w:color="FFFFFF"/>
                    <w:right w:val="single" w:sz="2" w:space="4" w:color="FFFFFF"/>
                  </w:divBdr>
                  <w:divsChild>
                    <w:div w:id="291518573">
                      <w:marLeft w:val="0"/>
                      <w:marRight w:val="0"/>
                      <w:marTop w:val="0"/>
                      <w:marBottom w:val="0"/>
                      <w:divBdr>
                        <w:top w:val="none" w:sz="0" w:space="0" w:color="auto"/>
                        <w:left w:val="none" w:sz="0" w:space="0" w:color="auto"/>
                        <w:bottom w:val="none" w:sz="0" w:space="0" w:color="auto"/>
                        <w:right w:val="none" w:sz="0" w:space="0" w:color="auto"/>
                      </w:divBdr>
                    </w:div>
                  </w:divsChild>
                </w:div>
                <w:div w:id="164632797">
                  <w:marLeft w:val="0"/>
                  <w:marRight w:val="0"/>
                  <w:marTop w:val="0"/>
                  <w:marBottom w:val="0"/>
                  <w:divBdr>
                    <w:top w:val="single" w:sz="2" w:space="1" w:color="FFFFFF"/>
                    <w:left w:val="single" w:sz="2" w:space="11" w:color="FFFFFF"/>
                    <w:bottom w:val="single" w:sz="2" w:space="1" w:color="FFFFFF"/>
                    <w:right w:val="single" w:sz="2" w:space="4" w:color="FFFFFF"/>
                  </w:divBdr>
                  <w:divsChild>
                    <w:div w:id="490558764">
                      <w:marLeft w:val="0"/>
                      <w:marRight w:val="0"/>
                      <w:marTop w:val="0"/>
                      <w:marBottom w:val="0"/>
                      <w:divBdr>
                        <w:top w:val="none" w:sz="0" w:space="0" w:color="auto"/>
                        <w:left w:val="none" w:sz="0" w:space="0" w:color="auto"/>
                        <w:bottom w:val="none" w:sz="0" w:space="0" w:color="auto"/>
                        <w:right w:val="none" w:sz="0" w:space="0" w:color="auto"/>
                      </w:divBdr>
                    </w:div>
                  </w:divsChild>
                </w:div>
                <w:div w:id="914971807">
                  <w:marLeft w:val="0"/>
                  <w:marRight w:val="0"/>
                  <w:marTop w:val="0"/>
                  <w:marBottom w:val="0"/>
                  <w:divBdr>
                    <w:top w:val="single" w:sz="2" w:space="1" w:color="FFFFFF"/>
                    <w:left w:val="single" w:sz="2" w:space="11" w:color="FFFFFF"/>
                    <w:bottom w:val="single" w:sz="2" w:space="4" w:color="FFFFFF"/>
                    <w:right w:val="single" w:sz="2" w:space="4" w:color="FFFFFF"/>
                  </w:divBdr>
                  <w:divsChild>
                    <w:div w:id="138433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80173">
      <w:bodyDiv w:val="1"/>
      <w:marLeft w:val="0"/>
      <w:marRight w:val="0"/>
      <w:marTop w:val="0"/>
      <w:marBottom w:val="0"/>
      <w:divBdr>
        <w:top w:val="none" w:sz="0" w:space="0" w:color="auto"/>
        <w:left w:val="none" w:sz="0" w:space="0" w:color="auto"/>
        <w:bottom w:val="none" w:sz="0" w:space="0" w:color="auto"/>
        <w:right w:val="none" w:sz="0" w:space="0" w:color="auto"/>
      </w:divBdr>
      <w:divsChild>
        <w:div w:id="656151706">
          <w:marLeft w:val="0"/>
          <w:marRight w:val="0"/>
          <w:marTop w:val="0"/>
          <w:marBottom w:val="0"/>
          <w:divBdr>
            <w:top w:val="none" w:sz="0" w:space="0" w:color="auto"/>
            <w:left w:val="none" w:sz="0" w:space="0" w:color="auto"/>
            <w:bottom w:val="none" w:sz="0" w:space="0" w:color="auto"/>
            <w:right w:val="none" w:sz="0" w:space="0" w:color="auto"/>
          </w:divBdr>
        </w:div>
        <w:div w:id="988359834">
          <w:marLeft w:val="0"/>
          <w:marRight w:val="0"/>
          <w:marTop w:val="0"/>
          <w:marBottom w:val="300"/>
          <w:divBdr>
            <w:top w:val="none" w:sz="0" w:space="0" w:color="auto"/>
            <w:left w:val="none" w:sz="0" w:space="0" w:color="auto"/>
            <w:bottom w:val="none" w:sz="0" w:space="0" w:color="auto"/>
            <w:right w:val="none" w:sz="0" w:space="0" w:color="auto"/>
          </w:divBdr>
          <w:divsChild>
            <w:div w:id="1167944072">
              <w:marLeft w:val="0"/>
              <w:marRight w:val="0"/>
              <w:marTop w:val="0"/>
              <w:marBottom w:val="0"/>
              <w:divBdr>
                <w:top w:val="none" w:sz="0" w:space="0" w:color="auto"/>
                <w:left w:val="none" w:sz="0" w:space="0" w:color="auto"/>
                <w:bottom w:val="none" w:sz="0" w:space="0" w:color="auto"/>
                <w:right w:val="none" w:sz="0" w:space="0" w:color="auto"/>
              </w:divBdr>
              <w:divsChild>
                <w:div w:id="1928491172">
                  <w:marLeft w:val="0"/>
                  <w:marRight w:val="0"/>
                  <w:marTop w:val="0"/>
                  <w:marBottom w:val="0"/>
                  <w:divBdr>
                    <w:top w:val="single" w:sz="2" w:space="4" w:color="FFFFFF"/>
                    <w:left w:val="single" w:sz="2" w:space="11" w:color="FFFFFF"/>
                    <w:bottom w:val="single" w:sz="2" w:space="1" w:color="FFFFFF"/>
                    <w:right w:val="single" w:sz="2" w:space="4" w:color="FFFFFF"/>
                  </w:divBdr>
                  <w:divsChild>
                    <w:div w:id="1440029190">
                      <w:marLeft w:val="0"/>
                      <w:marRight w:val="0"/>
                      <w:marTop w:val="0"/>
                      <w:marBottom w:val="0"/>
                      <w:divBdr>
                        <w:top w:val="none" w:sz="0" w:space="0" w:color="auto"/>
                        <w:left w:val="none" w:sz="0" w:space="0" w:color="auto"/>
                        <w:bottom w:val="none" w:sz="0" w:space="0" w:color="auto"/>
                        <w:right w:val="none" w:sz="0" w:space="0" w:color="auto"/>
                      </w:divBdr>
                    </w:div>
                  </w:divsChild>
                </w:div>
                <w:div w:id="364213456">
                  <w:marLeft w:val="0"/>
                  <w:marRight w:val="0"/>
                  <w:marTop w:val="0"/>
                  <w:marBottom w:val="0"/>
                  <w:divBdr>
                    <w:top w:val="single" w:sz="2" w:space="1" w:color="FFFFFF"/>
                    <w:left w:val="single" w:sz="2" w:space="11" w:color="FFFFFF"/>
                    <w:bottom w:val="single" w:sz="2" w:space="1" w:color="FFFFFF"/>
                    <w:right w:val="single" w:sz="2" w:space="4" w:color="FFFFFF"/>
                  </w:divBdr>
                  <w:divsChild>
                    <w:div w:id="1555697032">
                      <w:marLeft w:val="0"/>
                      <w:marRight w:val="0"/>
                      <w:marTop w:val="0"/>
                      <w:marBottom w:val="0"/>
                      <w:divBdr>
                        <w:top w:val="none" w:sz="0" w:space="0" w:color="auto"/>
                        <w:left w:val="none" w:sz="0" w:space="0" w:color="auto"/>
                        <w:bottom w:val="none" w:sz="0" w:space="0" w:color="auto"/>
                        <w:right w:val="none" w:sz="0" w:space="0" w:color="auto"/>
                      </w:divBdr>
                    </w:div>
                  </w:divsChild>
                </w:div>
                <w:div w:id="1849632849">
                  <w:marLeft w:val="0"/>
                  <w:marRight w:val="0"/>
                  <w:marTop w:val="0"/>
                  <w:marBottom w:val="0"/>
                  <w:divBdr>
                    <w:top w:val="single" w:sz="2" w:space="1" w:color="FFFFFF"/>
                    <w:left w:val="single" w:sz="2" w:space="11" w:color="FFFFFF"/>
                    <w:bottom w:val="single" w:sz="2" w:space="1" w:color="FFFFFF"/>
                    <w:right w:val="single" w:sz="2" w:space="4" w:color="FFFFFF"/>
                  </w:divBdr>
                  <w:divsChild>
                    <w:div w:id="1951235327">
                      <w:marLeft w:val="0"/>
                      <w:marRight w:val="0"/>
                      <w:marTop w:val="0"/>
                      <w:marBottom w:val="0"/>
                      <w:divBdr>
                        <w:top w:val="none" w:sz="0" w:space="0" w:color="auto"/>
                        <w:left w:val="none" w:sz="0" w:space="0" w:color="auto"/>
                        <w:bottom w:val="none" w:sz="0" w:space="0" w:color="auto"/>
                        <w:right w:val="none" w:sz="0" w:space="0" w:color="auto"/>
                      </w:divBdr>
                    </w:div>
                  </w:divsChild>
                </w:div>
                <w:div w:id="458690216">
                  <w:marLeft w:val="0"/>
                  <w:marRight w:val="0"/>
                  <w:marTop w:val="0"/>
                  <w:marBottom w:val="0"/>
                  <w:divBdr>
                    <w:top w:val="single" w:sz="2" w:space="1" w:color="FFFFFF"/>
                    <w:left w:val="single" w:sz="2" w:space="11" w:color="FFFFFF"/>
                    <w:bottom w:val="single" w:sz="2" w:space="1" w:color="FFFFFF"/>
                    <w:right w:val="single" w:sz="2" w:space="4" w:color="FFFFFF"/>
                  </w:divBdr>
                  <w:divsChild>
                    <w:div w:id="791292304">
                      <w:marLeft w:val="0"/>
                      <w:marRight w:val="0"/>
                      <w:marTop w:val="0"/>
                      <w:marBottom w:val="0"/>
                      <w:divBdr>
                        <w:top w:val="none" w:sz="0" w:space="0" w:color="auto"/>
                        <w:left w:val="none" w:sz="0" w:space="0" w:color="auto"/>
                        <w:bottom w:val="none" w:sz="0" w:space="0" w:color="auto"/>
                        <w:right w:val="none" w:sz="0" w:space="0" w:color="auto"/>
                      </w:divBdr>
                    </w:div>
                  </w:divsChild>
                </w:div>
                <w:div w:id="99955929">
                  <w:marLeft w:val="0"/>
                  <w:marRight w:val="0"/>
                  <w:marTop w:val="0"/>
                  <w:marBottom w:val="0"/>
                  <w:divBdr>
                    <w:top w:val="single" w:sz="2" w:space="1" w:color="FFFFFF"/>
                    <w:left w:val="single" w:sz="2" w:space="11" w:color="FFFFFF"/>
                    <w:bottom w:val="single" w:sz="2" w:space="1" w:color="FFFFFF"/>
                    <w:right w:val="single" w:sz="2" w:space="4" w:color="FFFFFF"/>
                  </w:divBdr>
                  <w:divsChild>
                    <w:div w:id="1269847606">
                      <w:marLeft w:val="0"/>
                      <w:marRight w:val="0"/>
                      <w:marTop w:val="0"/>
                      <w:marBottom w:val="0"/>
                      <w:divBdr>
                        <w:top w:val="none" w:sz="0" w:space="0" w:color="auto"/>
                        <w:left w:val="none" w:sz="0" w:space="0" w:color="auto"/>
                        <w:bottom w:val="none" w:sz="0" w:space="0" w:color="auto"/>
                        <w:right w:val="none" w:sz="0" w:space="0" w:color="auto"/>
                      </w:divBdr>
                    </w:div>
                  </w:divsChild>
                </w:div>
                <w:div w:id="1516001092">
                  <w:marLeft w:val="0"/>
                  <w:marRight w:val="0"/>
                  <w:marTop w:val="0"/>
                  <w:marBottom w:val="0"/>
                  <w:divBdr>
                    <w:top w:val="single" w:sz="2" w:space="1" w:color="FFFFFF"/>
                    <w:left w:val="single" w:sz="2" w:space="11" w:color="FFFFFF"/>
                    <w:bottom w:val="single" w:sz="2" w:space="1" w:color="FFFFFF"/>
                    <w:right w:val="single" w:sz="2" w:space="4" w:color="FFFFFF"/>
                  </w:divBdr>
                  <w:divsChild>
                    <w:div w:id="314727022">
                      <w:marLeft w:val="0"/>
                      <w:marRight w:val="0"/>
                      <w:marTop w:val="0"/>
                      <w:marBottom w:val="0"/>
                      <w:divBdr>
                        <w:top w:val="none" w:sz="0" w:space="0" w:color="auto"/>
                        <w:left w:val="none" w:sz="0" w:space="0" w:color="auto"/>
                        <w:bottom w:val="none" w:sz="0" w:space="0" w:color="auto"/>
                        <w:right w:val="none" w:sz="0" w:space="0" w:color="auto"/>
                      </w:divBdr>
                    </w:div>
                  </w:divsChild>
                </w:div>
                <w:div w:id="1569339376">
                  <w:marLeft w:val="0"/>
                  <w:marRight w:val="0"/>
                  <w:marTop w:val="0"/>
                  <w:marBottom w:val="0"/>
                  <w:divBdr>
                    <w:top w:val="single" w:sz="2" w:space="1" w:color="FFFFFF"/>
                    <w:left w:val="single" w:sz="2" w:space="11" w:color="FFFFFF"/>
                    <w:bottom w:val="single" w:sz="2" w:space="1" w:color="FFFFFF"/>
                    <w:right w:val="single" w:sz="2" w:space="4" w:color="FFFFFF"/>
                  </w:divBdr>
                  <w:divsChild>
                    <w:div w:id="1918590234">
                      <w:marLeft w:val="0"/>
                      <w:marRight w:val="0"/>
                      <w:marTop w:val="0"/>
                      <w:marBottom w:val="0"/>
                      <w:divBdr>
                        <w:top w:val="none" w:sz="0" w:space="0" w:color="auto"/>
                        <w:left w:val="none" w:sz="0" w:space="0" w:color="auto"/>
                        <w:bottom w:val="none" w:sz="0" w:space="0" w:color="auto"/>
                        <w:right w:val="none" w:sz="0" w:space="0" w:color="auto"/>
                      </w:divBdr>
                    </w:div>
                  </w:divsChild>
                </w:div>
                <w:div w:id="1708601765">
                  <w:marLeft w:val="0"/>
                  <w:marRight w:val="0"/>
                  <w:marTop w:val="0"/>
                  <w:marBottom w:val="0"/>
                  <w:divBdr>
                    <w:top w:val="single" w:sz="2" w:space="1" w:color="FFFFFF"/>
                    <w:left w:val="single" w:sz="2" w:space="11" w:color="FFFFFF"/>
                    <w:bottom w:val="single" w:sz="2" w:space="1" w:color="FFFFFF"/>
                    <w:right w:val="single" w:sz="2" w:space="4" w:color="FFFFFF"/>
                  </w:divBdr>
                  <w:divsChild>
                    <w:div w:id="114181608">
                      <w:marLeft w:val="0"/>
                      <w:marRight w:val="0"/>
                      <w:marTop w:val="0"/>
                      <w:marBottom w:val="0"/>
                      <w:divBdr>
                        <w:top w:val="none" w:sz="0" w:space="0" w:color="auto"/>
                        <w:left w:val="none" w:sz="0" w:space="0" w:color="auto"/>
                        <w:bottom w:val="none" w:sz="0" w:space="0" w:color="auto"/>
                        <w:right w:val="none" w:sz="0" w:space="0" w:color="auto"/>
                      </w:divBdr>
                    </w:div>
                  </w:divsChild>
                </w:div>
                <w:div w:id="554463105">
                  <w:marLeft w:val="0"/>
                  <w:marRight w:val="0"/>
                  <w:marTop w:val="0"/>
                  <w:marBottom w:val="0"/>
                  <w:divBdr>
                    <w:top w:val="single" w:sz="2" w:space="1" w:color="FFFFFF"/>
                    <w:left w:val="single" w:sz="2" w:space="11" w:color="FFFFFF"/>
                    <w:bottom w:val="single" w:sz="2" w:space="1" w:color="FFFFFF"/>
                    <w:right w:val="single" w:sz="2" w:space="4" w:color="FFFFFF"/>
                  </w:divBdr>
                  <w:divsChild>
                    <w:div w:id="628046970">
                      <w:marLeft w:val="0"/>
                      <w:marRight w:val="0"/>
                      <w:marTop w:val="0"/>
                      <w:marBottom w:val="0"/>
                      <w:divBdr>
                        <w:top w:val="none" w:sz="0" w:space="0" w:color="auto"/>
                        <w:left w:val="none" w:sz="0" w:space="0" w:color="auto"/>
                        <w:bottom w:val="none" w:sz="0" w:space="0" w:color="auto"/>
                        <w:right w:val="none" w:sz="0" w:space="0" w:color="auto"/>
                      </w:divBdr>
                    </w:div>
                  </w:divsChild>
                </w:div>
                <w:div w:id="1478262715">
                  <w:marLeft w:val="0"/>
                  <w:marRight w:val="0"/>
                  <w:marTop w:val="0"/>
                  <w:marBottom w:val="0"/>
                  <w:divBdr>
                    <w:top w:val="single" w:sz="2" w:space="1" w:color="FFFFFF"/>
                    <w:left w:val="single" w:sz="2" w:space="11" w:color="FFFFFF"/>
                    <w:bottom w:val="single" w:sz="2" w:space="1" w:color="FFFFFF"/>
                    <w:right w:val="single" w:sz="2" w:space="4" w:color="FFFFFF"/>
                  </w:divBdr>
                  <w:divsChild>
                    <w:div w:id="1340499283">
                      <w:marLeft w:val="0"/>
                      <w:marRight w:val="0"/>
                      <w:marTop w:val="0"/>
                      <w:marBottom w:val="0"/>
                      <w:divBdr>
                        <w:top w:val="none" w:sz="0" w:space="0" w:color="auto"/>
                        <w:left w:val="none" w:sz="0" w:space="0" w:color="auto"/>
                        <w:bottom w:val="none" w:sz="0" w:space="0" w:color="auto"/>
                        <w:right w:val="none" w:sz="0" w:space="0" w:color="auto"/>
                      </w:divBdr>
                    </w:div>
                  </w:divsChild>
                </w:div>
                <w:div w:id="906645484">
                  <w:marLeft w:val="0"/>
                  <w:marRight w:val="0"/>
                  <w:marTop w:val="0"/>
                  <w:marBottom w:val="0"/>
                  <w:divBdr>
                    <w:top w:val="single" w:sz="2" w:space="1" w:color="FFFFFF"/>
                    <w:left w:val="single" w:sz="2" w:space="11" w:color="FFFFFF"/>
                    <w:bottom w:val="single" w:sz="2" w:space="1" w:color="FFFFFF"/>
                    <w:right w:val="single" w:sz="2" w:space="4" w:color="FFFFFF"/>
                  </w:divBdr>
                  <w:divsChild>
                    <w:div w:id="1362587310">
                      <w:marLeft w:val="0"/>
                      <w:marRight w:val="0"/>
                      <w:marTop w:val="0"/>
                      <w:marBottom w:val="0"/>
                      <w:divBdr>
                        <w:top w:val="none" w:sz="0" w:space="0" w:color="auto"/>
                        <w:left w:val="none" w:sz="0" w:space="0" w:color="auto"/>
                        <w:bottom w:val="none" w:sz="0" w:space="0" w:color="auto"/>
                        <w:right w:val="none" w:sz="0" w:space="0" w:color="auto"/>
                      </w:divBdr>
                    </w:div>
                  </w:divsChild>
                </w:div>
                <w:div w:id="443158498">
                  <w:marLeft w:val="0"/>
                  <w:marRight w:val="0"/>
                  <w:marTop w:val="0"/>
                  <w:marBottom w:val="0"/>
                  <w:divBdr>
                    <w:top w:val="single" w:sz="2" w:space="1" w:color="FFFFFF"/>
                    <w:left w:val="single" w:sz="2" w:space="11" w:color="FFFFFF"/>
                    <w:bottom w:val="single" w:sz="2" w:space="1" w:color="FFFFFF"/>
                    <w:right w:val="single" w:sz="2" w:space="4" w:color="FFFFFF"/>
                  </w:divBdr>
                  <w:divsChild>
                    <w:div w:id="533932779">
                      <w:marLeft w:val="0"/>
                      <w:marRight w:val="0"/>
                      <w:marTop w:val="0"/>
                      <w:marBottom w:val="0"/>
                      <w:divBdr>
                        <w:top w:val="none" w:sz="0" w:space="0" w:color="auto"/>
                        <w:left w:val="none" w:sz="0" w:space="0" w:color="auto"/>
                        <w:bottom w:val="none" w:sz="0" w:space="0" w:color="auto"/>
                        <w:right w:val="none" w:sz="0" w:space="0" w:color="auto"/>
                      </w:divBdr>
                    </w:div>
                  </w:divsChild>
                </w:div>
                <w:div w:id="121005357">
                  <w:marLeft w:val="0"/>
                  <w:marRight w:val="0"/>
                  <w:marTop w:val="0"/>
                  <w:marBottom w:val="0"/>
                  <w:divBdr>
                    <w:top w:val="single" w:sz="2" w:space="1" w:color="FFFFFF"/>
                    <w:left w:val="single" w:sz="2" w:space="11" w:color="FFFFFF"/>
                    <w:bottom w:val="single" w:sz="2" w:space="1" w:color="FFFFFF"/>
                    <w:right w:val="single" w:sz="2" w:space="4" w:color="FFFFFF"/>
                  </w:divBdr>
                  <w:divsChild>
                    <w:div w:id="1722249935">
                      <w:marLeft w:val="0"/>
                      <w:marRight w:val="0"/>
                      <w:marTop w:val="0"/>
                      <w:marBottom w:val="0"/>
                      <w:divBdr>
                        <w:top w:val="none" w:sz="0" w:space="0" w:color="auto"/>
                        <w:left w:val="none" w:sz="0" w:space="0" w:color="auto"/>
                        <w:bottom w:val="none" w:sz="0" w:space="0" w:color="auto"/>
                        <w:right w:val="none" w:sz="0" w:space="0" w:color="auto"/>
                      </w:divBdr>
                    </w:div>
                  </w:divsChild>
                </w:div>
                <w:div w:id="219023413">
                  <w:marLeft w:val="0"/>
                  <w:marRight w:val="0"/>
                  <w:marTop w:val="0"/>
                  <w:marBottom w:val="0"/>
                  <w:divBdr>
                    <w:top w:val="single" w:sz="2" w:space="1" w:color="FFFFFF"/>
                    <w:left w:val="single" w:sz="2" w:space="11" w:color="FFFFFF"/>
                    <w:bottom w:val="single" w:sz="2" w:space="1" w:color="FFFFFF"/>
                    <w:right w:val="single" w:sz="2" w:space="4" w:color="FFFFFF"/>
                  </w:divBdr>
                  <w:divsChild>
                    <w:div w:id="518548141">
                      <w:marLeft w:val="0"/>
                      <w:marRight w:val="0"/>
                      <w:marTop w:val="0"/>
                      <w:marBottom w:val="0"/>
                      <w:divBdr>
                        <w:top w:val="none" w:sz="0" w:space="0" w:color="auto"/>
                        <w:left w:val="none" w:sz="0" w:space="0" w:color="auto"/>
                        <w:bottom w:val="none" w:sz="0" w:space="0" w:color="auto"/>
                        <w:right w:val="none" w:sz="0" w:space="0" w:color="auto"/>
                      </w:divBdr>
                    </w:div>
                  </w:divsChild>
                </w:div>
                <w:div w:id="769085123">
                  <w:marLeft w:val="0"/>
                  <w:marRight w:val="0"/>
                  <w:marTop w:val="0"/>
                  <w:marBottom w:val="0"/>
                  <w:divBdr>
                    <w:top w:val="single" w:sz="2" w:space="1" w:color="FFFFFF"/>
                    <w:left w:val="single" w:sz="2" w:space="11" w:color="FFFFFF"/>
                    <w:bottom w:val="single" w:sz="2" w:space="1" w:color="FFFFFF"/>
                    <w:right w:val="single" w:sz="2" w:space="4" w:color="FFFFFF"/>
                  </w:divBdr>
                  <w:divsChild>
                    <w:div w:id="1414356716">
                      <w:marLeft w:val="0"/>
                      <w:marRight w:val="0"/>
                      <w:marTop w:val="0"/>
                      <w:marBottom w:val="0"/>
                      <w:divBdr>
                        <w:top w:val="none" w:sz="0" w:space="0" w:color="auto"/>
                        <w:left w:val="none" w:sz="0" w:space="0" w:color="auto"/>
                        <w:bottom w:val="none" w:sz="0" w:space="0" w:color="auto"/>
                        <w:right w:val="none" w:sz="0" w:space="0" w:color="auto"/>
                      </w:divBdr>
                    </w:div>
                  </w:divsChild>
                </w:div>
                <w:div w:id="1727488680">
                  <w:marLeft w:val="0"/>
                  <w:marRight w:val="0"/>
                  <w:marTop w:val="0"/>
                  <w:marBottom w:val="0"/>
                  <w:divBdr>
                    <w:top w:val="single" w:sz="2" w:space="1" w:color="FFFFFF"/>
                    <w:left w:val="single" w:sz="2" w:space="11" w:color="FFFFFF"/>
                    <w:bottom w:val="single" w:sz="2" w:space="1" w:color="FFFFFF"/>
                    <w:right w:val="single" w:sz="2" w:space="4" w:color="FFFFFF"/>
                  </w:divBdr>
                  <w:divsChild>
                    <w:div w:id="667370273">
                      <w:marLeft w:val="0"/>
                      <w:marRight w:val="0"/>
                      <w:marTop w:val="0"/>
                      <w:marBottom w:val="0"/>
                      <w:divBdr>
                        <w:top w:val="none" w:sz="0" w:space="0" w:color="auto"/>
                        <w:left w:val="none" w:sz="0" w:space="0" w:color="auto"/>
                        <w:bottom w:val="none" w:sz="0" w:space="0" w:color="auto"/>
                        <w:right w:val="none" w:sz="0" w:space="0" w:color="auto"/>
                      </w:divBdr>
                    </w:div>
                  </w:divsChild>
                </w:div>
                <w:div w:id="1403068716">
                  <w:marLeft w:val="0"/>
                  <w:marRight w:val="0"/>
                  <w:marTop w:val="0"/>
                  <w:marBottom w:val="0"/>
                  <w:divBdr>
                    <w:top w:val="single" w:sz="2" w:space="1" w:color="FFFFFF"/>
                    <w:left w:val="single" w:sz="2" w:space="11" w:color="FFFFFF"/>
                    <w:bottom w:val="single" w:sz="2" w:space="1" w:color="FFFFFF"/>
                    <w:right w:val="single" w:sz="2" w:space="4" w:color="FFFFFF"/>
                  </w:divBdr>
                  <w:divsChild>
                    <w:div w:id="1512572604">
                      <w:marLeft w:val="0"/>
                      <w:marRight w:val="0"/>
                      <w:marTop w:val="0"/>
                      <w:marBottom w:val="0"/>
                      <w:divBdr>
                        <w:top w:val="none" w:sz="0" w:space="0" w:color="auto"/>
                        <w:left w:val="none" w:sz="0" w:space="0" w:color="auto"/>
                        <w:bottom w:val="none" w:sz="0" w:space="0" w:color="auto"/>
                        <w:right w:val="none" w:sz="0" w:space="0" w:color="auto"/>
                      </w:divBdr>
                    </w:div>
                  </w:divsChild>
                </w:div>
                <w:div w:id="1552379446">
                  <w:marLeft w:val="0"/>
                  <w:marRight w:val="0"/>
                  <w:marTop w:val="0"/>
                  <w:marBottom w:val="0"/>
                  <w:divBdr>
                    <w:top w:val="single" w:sz="2" w:space="1" w:color="FFFFFF"/>
                    <w:left w:val="single" w:sz="2" w:space="11" w:color="FFFFFF"/>
                    <w:bottom w:val="single" w:sz="2" w:space="4" w:color="FFFFFF"/>
                    <w:right w:val="single" w:sz="2" w:space="4" w:color="FFFFFF"/>
                  </w:divBdr>
                  <w:divsChild>
                    <w:div w:id="45934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59017">
          <w:marLeft w:val="0"/>
          <w:marRight w:val="0"/>
          <w:marTop w:val="0"/>
          <w:marBottom w:val="300"/>
          <w:divBdr>
            <w:top w:val="none" w:sz="0" w:space="0" w:color="auto"/>
            <w:left w:val="none" w:sz="0" w:space="0" w:color="auto"/>
            <w:bottom w:val="none" w:sz="0" w:space="0" w:color="auto"/>
            <w:right w:val="none" w:sz="0" w:space="0" w:color="auto"/>
          </w:divBdr>
          <w:divsChild>
            <w:div w:id="1582328717">
              <w:marLeft w:val="0"/>
              <w:marRight w:val="0"/>
              <w:marTop w:val="0"/>
              <w:marBottom w:val="0"/>
              <w:divBdr>
                <w:top w:val="none" w:sz="0" w:space="0" w:color="auto"/>
                <w:left w:val="none" w:sz="0" w:space="0" w:color="auto"/>
                <w:bottom w:val="none" w:sz="0" w:space="0" w:color="auto"/>
                <w:right w:val="none" w:sz="0" w:space="0" w:color="auto"/>
              </w:divBdr>
              <w:divsChild>
                <w:div w:id="1480147662">
                  <w:marLeft w:val="0"/>
                  <w:marRight w:val="0"/>
                  <w:marTop w:val="0"/>
                  <w:marBottom w:val="0"/>
                  <w:divBdr>
                    <w:top w:val="single" w:sz="2" w:space="4" w:color="FFFFFF"/>
                    <w:left w:val="single" w:sz="2" w:space="11" w:color="FFFFFF"/>
                    <w:bottom w:val="single" w:sz="2" w:space="1" w:color="FFFFFF"/>
                    <w:right w:val="single" w:sz="2" w:space="4" w:color="FFFFFF"/>
                  </w:divBdr>
                  <w:divsChild>
                    <w:div w:id="535890019">
                      <w:marLeft w:val="0"/>
                      <w:marRight w:val="0"/>
                      <w:marTop w:val="0"/>
                      <w:marBottom w:val="0"/>
                      <w:divBdr>
                        <w:top w:val="none" w:sz="0" w:space="0" w:color="auto"/>
                        <w:left w:val="none" w:sz="0" w:space="0" w:color="auto"/>
                        <w:bottom w:val="none" w:sz="0" w:space="0" w:color="auto"/>
                        <w:right w:val="none" w:sz="0" w:space="0" w:color="auto"/>
                      </w:divBdr>
                    </w:div>
                  </w:divsChild>
                </w:div>
                <w:div w:id="169881139">
                  <w:marLeft w:val="0"/>
                  <w:marRight w:val="0"/>
                  <w:marTop w:val="0"/>
                  <w:marBottom w:val="0"/>
                  <w:divBdr>
                    <w:top w:val="single" w:sz="2" w:space="1" w:color="FFFFFF"/>
                    <w:left w:val="single" w:sz="2" w:space="11" w:color="FFFFFF"/>
                    <w:bottom w:val="single" w:sz="2" w:space="1" w:color="FFFFFF"/>
                    <w:right w:val="single" w:sz="2" w:space="4" w:color="FFFFFF"/>
                  </w:divBdr>
                  <w:divsChild>
                    <w:div w:id="85156281">
                      <w:marLeft w:val="0"/>
                      <w:marRight w:val="0"/>
                      <w:marTop w:val="0"/>
                      <w:marBottom w:val="0"/>
                      <w:divBdr>
                        <w:top w:val="none" w:sz="0" w:space="0" w:color="auto"/>
                        <w:left w:val="none" w:sz="0" w:space="0" w:color="auto"/>
                        <w:bottom w:val="none" w:sz="0" w:space="0" w:color="auto"/>
                        <w:right w:val="none" w:sz="0" w:space="0" w:color="auto"/>
                      </w:divBdr>
                    </w:div>
                  </w:divsChild>
                </w:div>
                <w:div w:id="411855558">
                  <w:marLeft w:val="0"/>
                  <w:marRight w:val="0"/>
                  <w:marTop w:val="0"/>
                  <w:marBottom w:val="0"/>
                  <w:divBdr>
                    <w:top w:val="single" w:sz="2" w:space="1" w:color="FFFFFF"/>
                    <w:left w:val="single" w:sz="2" w:space="11" w:color="FFFFFF"/>
                    <w:bottom w:val="single" w:sz="2" w:space="1" w:color="FFFFFF"/>
                    <w:right w:val="single" w:sz="2" w:space="4" w:color="FFFFFF"/>
                  </w:divBdr>
                  <w:divsChild>
                    <w:div w:id="2112310091">
                      <w:marLeft w:val="0"/>
                      <w:marRight w:val="0"/>
                      <w:marTop w:val="0"/>
                      <w:marBottom w:val="0"/>
                      <w:divBdr>
                        <w:top w:val="none" w:sz="0" w:space="0" w:color="auto"/>
                        <w:left w:val="none" w:sz="0" w:space="0" w:color="auto"/>
                        <w:bottom w:val="none" w:sz="0" w:space="0" w:color="auto"/>
                        <w:right w:val="none" w:sz="0" w:space="0" w:color="auto"/>
                      </w:divBdr>
                    </w:div>
                  </w:divsChild>
                </w:div>
                <w:div w:id="2018657017">
                  <w:marLeft w:val="0"/>
                  <w:marRight w:val="0"/>
                  <w:marTop w:val="0"/>
                  <w:marBottom w:val="0"/>
                  <w:divBdr>
                    <w:top w:val="single" w:sz="2" w:space="1" w:color="FFFFFF"/>
                    <w:left w:val="single" w:sz="2" w:space="11" w:color="FFFFFF"/>
                    <w:bottom w:val="single" w:sz="2" w:space="1" w:color="FFFFFF"/>
                    <w:right w:val="single" w:sz="2" w:space="4" w:color="FFFFFF"/>
                  </w:divBdr>
                  <w:divsChild>
                    <w:div w:id="1221670448">
                      <w:marLeft w:val="0"/>
                      <w:marRight w:val="0"/>
                      <w:marTop w:val="0"/>
                      <w:marBottom w:val="0"/>
                      <w:divBdr>
                        <w:top w:val="none" w:sz="0" w:space="0" w:color="auto"/>
                        <w:left w:val="none" w:sz="0" w:space="0" w:color="auto"/>
                        <w:bottom w:val="none" w:sz="0" w:space="0" w:color="auto"/>
                        <w:right w:val="none" w:sz="0" w:space="0" w:color="auto"/>
                      </w:divBdr>
                    </w:div>
                  </w:divsChild>
                </w:div>
                <w:div w:id="1950625857">
                  <w:marLeft w:val="0"/>
                  <w:marRight w:val="0"/>
                  <w:marTop w:val="0"/>
                  <w:marBottom w:val="0"/>
                  <w:divBdr>
                    <w:top w:val="single" w:sz="2" w:space="1" w:color="FFFFFF"/>
                    <w:left w:val="single" w:sz="2" w:space="11" w:color="FFFFFF"/>
                    <w:bottom w:val="single" w:sz="2" w:space="1" w:color="FFFFFF"/>
                    <w:right w:val="single" w:sz="2" w:space="4" w:color="FFFFFF"/>
                  </w:divBdr>
                  <w:divsChild>
                    <w:div w:id="1434739502">
                      <w:marLeft w:val="0"/>
                      <w:marRight w:val="0"/>
                      <w:marTop w:val="0"/>
                      <w:marBottom w:val="0"/>
                      <w:divBdr>
                        <w:top w:val="none" w:sz="0" w:space="0" w:color="auto"/>
                        <w:left w:val="none" w:sz="0" w:space="0" w:color="auto"/>
                        <w:bottom w:val="none" w:sz="0" w:space="0" w:color="auto"/>
                        <w:right w:val="none" w:sz="0" w:space="0" w:color="auto"/>
                      </w:divBdr>
                    </w:div>
                  </w:divsChild>
                </w:div>
                <w:div w:id="656301125">
                  <w:marLeft w:val="0"/>
                  <w:marRight w:val="0"/>
                  <w:marTop w:val="0"/>
                  <w:marBottom w:val="0"/>
                  <w:divBdr>
                    <w:top w:val="single" w:sz="2" w:space="1" w:color="FFFFFF"/>
                    <w:left w:val="single" w:sz="2" w:space="11" w:color="FFFFFF"/>
                    <w:bottom w:val="single" w:sz="2" w:space="1" w:color="FFFFFF"/>
                    <w:right w:val="single" w:sz="2" w:space="4" w:color="FFFFFF"/>
                  </w:divBdr>
                  <w:divsChild>
                    <w:div w:id="1136681218">
                      <w:marLeft w:val="0"/>
                      <w:marRight w:val="0"/>
                      <w:marTop w:val="0"/>
                      <w:marBottom w:val="0"/>
                      <w:divBdr>
                        <w:top w:val="none" w:sz="0" w:space="0" w:color="auto"/>
                        <w:left w:val="none" w:sz="0" w:space="0" w:color="auto"/>
                        <w:bottom w:val="none" w:sz="0" w:space="0" w:color="auto"/>
                        <w:right w:val="none" w:sz="0" w:space="0" w:color="auto"/>
                      </w:divBdr>
                    </w:div>
                  </w:divsChild>
                </w:div>
                <w:div w:id="49305292">
                  <w:marLeft w:val="0"/>
                  <w:marRight w:val="0"/>
                  <w:marTop w:val="0"/>
                  <w:marBottom w:val="0"/>
                  <w:divBdr>
                    <w:top w:val="single" w:sz="2" w:space="1" w:color="FFFFFF"/>
                    <w:left w:val="single" w:sz="2" w:space="11" w:color="FFFFFF"/>
                    <w:bottom w:val="single" w:sz="2" w:space="1" w:color="FFFFFF"/>
                    <w:right w:val="single" w:sz="2" w:space="4" w:color="FFFFFF"/>
                  </w:divBdr>
                  <w:divsChild>
                    <w:div w:id="1863737764">
                      <w:marLeft w:val="0"/>
                      <w:marRight w:val="0"/>
                      <w:marTop w:val="0"/>
                      <w:marBottom w:val="0"/>
                      <w:divBdr>
                        <w:top w:val="none" w:sz="0" w:space="0" w:color="auto"/>
                        <w:left w:val="none" w:sz="0" w:space="0" w:color="auto"/>
                        <w:bottom w:val="none" w:sz="0" w:space="0" w:color="auto"/>
                        <w:right w:val="none" w:sz="0" w:space="0" w:color="auto"/>
                      </w:divBdr>
                    </w:div>
                  </w:divsChild>
                </w:div>
                <w:div w:id="1133911644">
                  <w:marLeft w:val="0"/>
                  <w:marRight w:val="0"/>
                  <w:marTop w:val="0"/>
                  <w:marBottom w:val="0"/>
                  <w:divBdr>
                    <w:top w:val="single" w:sz="2" w:space="1" w:color="FFFFFF"/>
                    <w:left w:val="single" w:sz="2" w:space="11" w:color="FFFFFF"/>
                    <w:bottom w:val="single" w:sz="2" w:space="1" w:color="FFFFFF"/>
                    <w:right w:val="single" w:sz="2" w:space="4" w:color="FFFFFF"/>
                  </w:divBdr>
                  <w:divsChild>
                    <w:div w:id="1877429148">
                      <w:marLeft w:val="0"/>
                      <w:marRight w:val="0"/>
                      <w:marTop w:val="0"/>
                      <w:marBottom w:val="0"/>
                      <w:divBdr>
                        <w:top w:val="none" w:sz="0" w:space="0" w:color="auto"/>
                        <w:left w:val="none" w:sz="0" w:space="0" w:color="auto"/>
                        <w:bottom w:val="none" w:sz="0" w:space="0" w:color="auto"/>
                        <w:right w:val="none" w:sz="0" w:space="0" w:color="auto"/>
                      </w:divBdr>
                    </w:div>
                  </w:divsChild>
                </w:div>
                <w:div w:id="2098019630">
                  <w:marLeft w:val="0"/>
                  <w:marRight w:val="0"/>
                  <w:marTop w:val="0"/>
                  <w:marBottom w:val="0"/>
                  <w:divBdr>
                    <w:top w:val="single" w:sz="2" w:space="1" w:color="FFFFFF"/>
                    <w:left w:val="single" w:sz="2" w:space="11" w:color="FFFFFF"/>
                    <w:bottom w:val="single" w:sz="2" w:space="1" w:color="FFFFFF"/>
                    <w:right w:val="single" w:sz="2" w:space="4" w:color="FFFFFF"/>
                  </w:divBdr>
                  <w:divsChild>
                    <w:div w:id="984431039">
                      <w:marLeft w:val="0"/>
                      <w:marRight w:val="0"/>
                      <w:marTop w:val="0"/>
                      <w:marBottom w:val="0"/>
                      <w:divBdr>
                        <w:top w:val="none" w:sz="0" w:space="0" w:color="auto"/>
                        <w:left w:val="none" w:sz="0" w:space="0" w:color="auto"/>
                        <w:bottom w:val="none" w:sz="0" w:space="0" w:color="auto"/>
                        <w:right w:val="none" w:sz="0" w:space="0" w:color="auto"/>
                      </w:divBdr>
                    </w:div>
                  </w:divsChild>
                </w:div>
                <w:div w:id="2040541728">
                  <w:marLeft w:val="0"/>
                  <w:marRight w:val="0"/>
                  <w:marTop w:val="0"/>
                  <w:marBottom w:val="0"/>
                  <w:divBdr>
                    <w:top w:val="single" w:sz="2" w:space="1" w:color="FFFFFF"/>
                    <w:left w:val="single" w:sz="2" w:space="11" w:color="FFFFFF"/>
                    <w:bottom w:val="single" w:sz="2" w:space="1" w:color="FFFFFF"/>
                    <w:right w:val="single" w:sz="2" w:space="4" w:color="FFFFFF"/>
                  </w:divBdr>
                  <w:divsChild>
                    <w:div w:id="910046502">
                      <w:marLeft w:val="0"/>
                      <w:marRight w:val="0"/>
                      <w:marTop w:val="0"/>
                      <w:marBottom w:val="0"/>
                      <w:divBdr>
                        <w:top w:val="none" w:sz="0" w:space="0" w:color="auto"/>
                        <w:left w:val="none" w:sz="0" w:space="0" w:color="auto"/>
                        <w:bottom w:val="none" w:sz="0" w:space="0" w:color="auto"/>
                        <w:right w:val="none" w:sz="0" w:space="0" w:color="auto"/>
                      </w:divBdr>
                    </w:div>
                  </w:divsChild>
                </w:div>
                <w:div w:id="1107116712">
                  <w:marLeft w:val="0"/>
                  <w:marRight w:val="0"/>
                  <w:marTop w:val="0"/>
                  <w:marBottom w:val="0"/>
                  <w:divBdr>
                    <w:top w:val="single" w:sz="2" w:space="1" w:color="FFFFFF"/>
                    <w:left w:val="single" w:sz="2" w:space="11" w:color="FFFFFF"/>
                    <w:bottom w:val="single" w:sz="2" w:space="1" w:color="FFFFFF"/>
                    <w:right w:val="single" w:sz="2" w:space="4" w:color="FFFFFF"/>
                  </w:divBdr>
                  <w:divsChild>
                    <w:div w:id="276719945">
                      <w:marLeft w:val="0"/>
                      <w:marRight w:val="0"/>
                      <w:marTop w:val="0"/>
                      <w:marBottom w:val="0"/>
                      <w:divBdr>
                        <w:top w:val="none" w:sz="0" w:space="0" w:color="auto"/>
                        <w:left w:val="none" w:sz="0" w:space="0" w:color="auto"/>
                        <w:bottom w:val="none" w:sz="0" w:space="0" w:color="auto"/>
                        <w:right w:val="none" w:sz="0" w:space="0" w:color="auto"/>
                      </w:divBdr>
                    </w:div>
                  </w:divsChild>
                </w:div>
                <w:div w:id="1023286155">
                  <w:marLeft w:val="0"/>
                  <w:marRight w:val="0"/>
                  <w:marTop w:val="0"/>
                  <w:marBottom w:val="0"/>
                  <w:divBdr>
                    <w:top w:val="single" w:sz="2" w:space="1" w:color="FFFFFF"/>
                    <w:left w:val="single" w:sz="2" w:space="11" w:color="FFFFFF"/>
                    <w:bottom w:val="single" w:sz="2" w:space="1" w:color="FFFFFF"/>
                    <w:right w:val="single" w:sz="2" w:space="4" w:color="FFFFFF"/>
                  </w:divBdr>
                  <w:divsChild>
                    <w:div w:id="901911401">
                      <w:marLeft w:val="0"/>
                      <w:marRight w:val="0"/>
                      <w:marTop w:val="0"/>
                      <w:marBottom w:val="0"/>
                      <w:divBdr>
                        <w:top w:val="none" w:sz="0" w:space="0" w:color="auto"/>
                        <w:left w:val="none" w:sz="0" w:space="0" w:color="auto"/>
                        <w:bottom w:val="none" w:sz="0" w:space="0" w:color="auto"/>
                        <w:right w:val="none" w:sz="0" w:space="0" w:color="auto"/>
                      </w:divBdr>
                    </w:div>
                  </w:divsChild>
                </w:div>
                <w:div w:id="1088648529">
                  <w:marLeft w:val="0"/>
                  <w:marRight w:val="0"/>
                  <w:marTop w:val="0"/>
                  <w:marBottom w:val="0"/>
                  <w:divBdr>
                    <w:top w:val="single" w:sz="2" w:space="1" w:color="FFFFFF"/>
                    <w:left w:val="single" w:sz="2" w:space="11" w:color="FFFFFF"/>
                    <w:bottom w:val="single" w:sz="2" w:space="1" w:color="FFFFFF"/>
                    <w:right w:val="single" w:sz="2" w:space="4" w:color="FFFFFF"/>
                  </w:divBdr>
                  <w:divsChild>
                    <w:div w:id="946279861">
                      <w:marLeft w:val="0"/>
                      <w:marRight w:val="0"/>
                      <w:marTop w:val="0"/>
                      <w:marBottom w:val="0"/>
                      <w:divBdr>
                        <w:top w:val="none" w:sz="0" w:space="0" w:color="auto"/>
                        <w:left w:val="none" w:sz="0" w:space="0" w:color="auto"/>
                        <w:bottom w:val="none" w:sz="0" w:space="0" w:color="auto"/>
                        <w:right w:val="none" w:sz="0" w:space="0" w:color="auto"/>
                      </w:divBdr>
                    </w:div>
                  </w:divsChild>
                </w:div>
                <w:div w:id="1383407934">
                  <w:marLeft w:val="0"/>
                  <w:marRight w:val="0"/>
                  <w:marTop w:val="0"/>
                  <w:marBottom w:val="0"/>
                  <w:divBdr>
                    <w:top w:val="single" w:sz="2" w:space="1" w:color="FFFFFF"/>
                    <w:left w:val="single" w:sz="2" w:space="11" w:color="FFFFFF"/>
                    <w:bottom w:val="single" w:sz="2" w:space="4" w:color="FFFFFF"/>
                    <w:right w:val="single" w:sz="2" w:space="4" w:color="FFFFFF"/>
                  </w:divBdr>
                  <w:divsChild>
                    <w:div w:id="12037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463231">
          <w:marLeft w:val="0"/>
          <w:marRight w:val="0"/>
          <w:marTop w:val="0"/>
          <w:marBottom w:val="300"/>
          <w:divBdr>
            <w:top w:val="none" w:sz="0" w:space="0" w:color="auto"/>
            <w:left w:val="none" w:sz="0" w:space="0" w:color="auto"/>
            <w:bottom w:val="none" w:sz="0" w:space="0" w:color="auto"/>
            <w:right w:val="none" w:sz="0" w:space="0" w:color="auto"/>
          </w:divBdr>
          <w:divsChild>
            <w:div w:id="1435242662">
              <w:marLeft w:val="0"/>
              <w:marRight w:val="0"/>
              <w:marTop w:val="0"/>
              <w:marBottom w:val="0"/>
              <w:divBdr>
                <w:top w:val="none" w:sz="0" w:space="0" w:color="auto"/>
                <w:left w:val="none" w:sz="0" w:space="0" w:color="auto"/>
                <w:bottom w:val="none" w:sz="0" w:space="0" w:color="auto"/>
                <w:right w:val="none" w:sz="0" w:space="0" w:color="auto"/>
              </w:divBdr>
              <w:divsChild>
                <w:div w:id="1337537201">
                  <w:marLeft w:val="0"/>
                  <w:marRight w:val="0"/>
                  <w:marTop w:val="0"/>
                  <w:marBottom w:val="0"/>
                  <w:divBdr>
                    <w:top w:val="single" w:sz="2" w:space="4" w:color="FFFFFF"/>
                    <w:left w:val="single" w:sz="2" w:space="11" w:color="FFFFFF"/>
                    <w:bottom w:val="single" w:sz="2" w:space="1" w:color="FFFFFF"/>
                    <w:right w:val="single" w:sz="2" w:space="4" w:color="FFFFFF"/>
                  </w:divBdr>
                  <w:divsChild>
                    <w:div w:id="851453256">
                      <w:marLeft w:val="0"/>
                      <w:marRight w:val="0"/>
                      <w:marTop w:val="0"/>
                      <w:marBottom w:val="0"/>
                      <w:divBdr>
                        <w:top w:val="none" w:sz="0" w:space="0" w:color="auto"/>
                        <w:left w:val="none" w:sz="0" w:space="0" w:color="auto"/>
                        <w:bottom w:val="none" w:sz="0" w:space="0" w:color="auto"/>
                        <w:right w:val="none" w:sz="0" w:space="0" w:color="auto"/>
                      </w:divBdr>
                    </w:div>
                  </w:divsChild>
                </w:div>
                <w:div w:id="1857884436">
                  <w:marLeft w:val="0"/>
                  <w:marRight w:val="0"/>
                  <w:marTop w:val="0"/>
                  <w:marBottom w:val="0"/>
                  <w:divBdr>
                    <w:top w:val="single" w:sz="2" w:space="1" w:color="FFFFFF"/>
                    <w:left w:val="single" w:sz="2" w:space="11" w:color="FFFFFF"/>
                    <w:bottom w:val="single" w:sz="2" w:space="1" w:color="FFFFFF"/>
                    <w:right w:val="single" w:sz="2" w:space="4" w:color="FFFFFF"/>
                  </w:divBdr>
                  <w:divsChild>
                    <w:div w:id="1383795549">
                      <w:marLeft w:val="0"/>
                      <w:marRight w:val="0"/>
                      <w:marTop w:val="0"/>
                      <w:marBottom w:val="0"/>
                      <w:divBdr>
                        <w:top w:val="none" w:sz="0" w:space="0" w:color="auto"/>
                        <w:left w:val="none" w:sz="0" w:space="0" w:color="auto"/>
                        <w:bottom w:val="none" w:sz="0" w:space="0" w:color="auto"/>
                        <w:right w:val="none" w:sz="0" w:space="0" w:color="auto"/>
                      </w:divBdr>
                    </w:div>
                  </w:divsChild>
                </w:div>
                <w:div w:id="638268839">
                  <w:marLeft w:val="0"/>
                  <w:marRight w:val="0"/>
                  <w:marTop w:val="0"/>
                  <w:marBottom w:val="0"/>
                  <w:divBdr>
                    <w:top w:val="single" w:sz="2" w:space="1" w:color="FFFFFF"/>
                    <w:left w:val="single" w:sz="2" w:space="11" w:color="FFFFFF"/>
                    <w:bottom w:val="single" w:sz="2" w:space="1" w:color="FFFFFF"/>
                    <w:right w:val="single" w:sz="2" w:space="4" w:color="FFFFFF"/>
                  </w:divBdr>
                  <w:divsChild>
                    <w:div w:id="988165718">
                      <w:marLeft w:val="0"/>
                      <w:marRight w:val="0"/>
                      <w:marTop w:val="0"/>
                      <w:marBottom w:val="0"/>
                      <w:divBdr>
                        <w:top w:val="none" w:sz="0" w:space="0" w:color="auto"/>
                        <w:left w:val="none" w:sz="0" w:space="0" w:color="auto"/>
                        <w:bottom w:val="none" w:sz="0" w:space="0" w:color="auto"/>
                        <w:right w:val="none" w:sz="0" w:space="0" w:color="auto"/>
                      </w:divBdr>
                    </w:div>
                  </w:divsChild>
                </w:div>
                <w:div w:id="1525823961">
                  <w:marLeft w:val="0"/>
                  <w:marRight w:val="0"/>
                  <w:marTop w:val="0"/>
                  <w:marBottom w:val="0"/>
                  <w:divBdr>
                    <w:top w:val="single" w:sz="2" w:space="1" w:color="FFFFFF"/>
                    <w:left w:val="single" w:sz="2" w:space="11" w:color="FFFFFF"/>
                    <w:bottom w:val="single" w:sz="2" w:space="1" w:color="FFFFFF"/>
                    <w:right w:val="single" w:sz="2" w:space="4" w:color="FFFFFF"/>
                  </w:divBdr>
                  <w:divsChild>
                    <w:div w:id="1682973180">
                      <w:marLeft w:val="0"/>
                      <w:marRight w:val="0"/>
                      <w:marTop w:val="0"/>
                      <w:marBottom w:val="0"/>
                      <w:divBdr>
                        <w:top w:val="none" w:sz="0" w:space="0" w:color="auto"/>
                        <w:left w:val="none" w:sz="0" w:space="0" w:color="auto"/>
                        <w:bottom w:val="none" w:sz="0" w:space="0" w:color="auto"/>
                        <w:right w:val="none" w:sz="0" w:space="0" w:color="auto"/>
                      </w:divBdr>
                    </w:div>
                  </w:divsChild>
                </w:div>
                <w:div w:id="251202290">
                  <w:marLeft w:val="0"/>
                  <w:marRight w:val="0"/>
                  <w:marTop w:val="0"/>
                  <w:marBottom w:val="0"/>
                  <w:divBdr>
                    <w:top w:val="single" w:sz="2" w:space="1" w:color="FFFFFF"/>
                    <w:left w:val="single" w:sz="2" w:space="11" w:color="FFFFFF"/>
                    <w:bottom w:val="single" w:sz="2" w:space="1" w:color="FFFFFF"/>
                    <w:right w:val="single" w:sz="2" w:space="4" w:color="FFFFFF"/>
                  </w:divBdr>
                  <w:divsChild>
                    <w:div w:id="1272665815">
                      <w:marLeft w:val="0"/>
                      <w:marRight w:val="0"/>
                      <w:marTop w:val="0"/>
                      <w:marBottom w:val="0"/>
                      <w:divBdr>
                        <w:top w:val="none" w:sz="0" w:space="0" w:color="auto"/>
                        <w:left w:val="none" w:sz="0" w:space="0" w:color="auto"/>
                        <w:bottom w:val="none" w:sz="0" w:space="0" w:color="auto"/>
                        <w:right w:val="none" w:sz="0" w:space="0" w:color="auto"/>
                      </w:divBdr>
                    </w:div>
                  </w:divsChild>
                </w:div>
                <w:div w:id="1303384064">
                  <w:marLeft w:val="0"/>
                  <w:marRight w:val="0"/>
                  <w:marTop w:val="0"/>
                  <w:marBottom w:val="0"/>
                  <w:divBdr>
                    <w:top w:val="single" w:sz="2" w:space="1" w:color="FFFFFF"/>
                    <w:left w:val="single" w:sz="2" w:space="11" w:color="FFFFFF"/>
                    <w:bottom w:val="single" w:sz="2" w:space="1" w:color="FFFFFF"/>
                    <w:right w:val="single" w:sz="2" w:space="4" w:color="FFFFFF"/>
                  </w:divBdr>
                  <w:divsChild>
                    <w:div w:id="1693611482">
                      <w:marLeft w:val="0"/>
                      <w:marRight w:val="0"/>
                      <w:marTop w:val="0"/>
                      <w:marBottom w:val="0"/>
                      <w:divBdr>
                        <w:top w:val="none" w:sz="0" w:space="0" w:color="auto"/>
                        <w:left w:val="none" w:sz="0" w:space="0" w:color="auto"/>
                        <w:bottom w:val="none" w:sz="0" w:space="0" w:color="auto"/>
                        <w:right w:val="none" w:sz="0" w:space="0" w:color="auto"/>
                      </w:divBdr>
                    </w:div>
                  </w:divsChild>
                </w:div>
                <w:div w:id="366416527">
                  <w:marLeft w:val="0"/>
                  <w:marRight w:val="0"/>
                  <w:marTop w:val="0"/>
                  <w:marBottom w:val="0"/>
                  <w:divBdr>
                    <w:top w:val="single" w:sz="2" w:space="1" w:color="FFFFFF"/>
                    <w:left w:val="single" w:sz="2" w:space="11" w:color="FFFFFF"/>
                    <w:bottom w:val="single" w:sz="2" w:space="1" w:color="FFFFFF"/>
                    <w:right w:val="single" w:sz="2" w:space="4" w:color="FFFFFF"/>
                  </w:divBdr>
                  <w:divsChild>
                    <w:div w:id="1755197807">
                      <w:marLeft w:val="0"/>
                      <w:marRight w:val="0"/>
                      <w:marTop w:val="0"/>
                      <w:marBottom w:val="0"/>
                      <w:divBdr>
                        <w:top w:val="none" w:sz="0" w:space="0" w:color="auto"/>
                        <w:left w:val="none" w:sz="0" w:space="0" w:color="auto"/>
                        <w:bottom w:val="none" w:sz="0" w:space="0" w:color="auto"/>
                        <w:right w:val="none" w:sz="0" w:space="0" w:color="auto"/>
                      </w:divBdr>
                    </w:div>
                  </w:divsChild>
                </w:div>
                <w:div w:id="1993947689">
                  <w:marLeft w:val="0"/>
                  <w:marRight w:val="0"/>
                  <w:marTop w:val="0"/>
                  <w:marBottom w:val="0"/>
                  <w:divBdr>
                    <w:top w:val="single" w:sz="2" w:space="1" w:color="FFFFFF"/>
                    <w:left w:val="single" w:sz="2" w:space="11" w:color="FFFFFF"/>
                    <w:bottom w:val="single" w:sz="2" w:space="1" w:color="FFFFFF"/>
                    <w:right w:val="single" w:sz="2" w:space="4" w:color="FFFFFF"/>
                  </w:divBdr>
                  <w:divsChild>
                    <w:div w:id="366223435">
                      <w:marLeft w:val="0"/>
                      <w:marRight w:val="0"/>
                      <w:marTop w:val="0"/>
                      <w:marBottom w:val="0"/>
                      <w:divBdr>
                        <w:top w:val="none" w:sz="0" w:space="0" w:color="auto"/>
                        <w:left w:val="none" w:sz="0" w:space="0" w:color="auto"/>
                        <w:bottom w:val="none" w:sz="0" w:space="0" w:color="auto"/>
                        <w:right w:val="none" w:sz="0" w:space="0" w:color="auto"/>
                      </w:divBdr>
                    </w:div>
                  </w:divsChild>
                </w:div>
                <w:div w:id="2024938727">
                  <w:marLeft w:val="0"/>
                  <w:marRight w:val="0"/>
                  <w:marTop w:val="0"/>
                  <w:marBottom w:val="0"/>
                  <w:divBdr>
                    <w:top w:val="single" w:sz="2" w:space="1" w:color="FFFFFF"/>
                    <w:left w:val="single" w:sz="2" w:space="11" w:color="FFFFFF"/>
                    <w:bottom w:val="single" w:sz="2" w:space="1" w:color="FFFFFF"/>
                    <w:right w:val="single" w:sz="2" w:space="4" w:color="FFFFFF"/>
                  </w:divBdr>
                  <w:divsChild>
                    <w:div w:id="1612977530">
                      <w:marLeft w:val="0"/>
                      <w:marRight w:val="0"/>
                      <w:marTop w:val="0"/>
                      <w:marBottom w:val="0"/>
                      <w:divBdr>
                        <w:top w:val="none" w:sz="0" w:space="0" w:color="auto"/>
                        <w:left w:val="none" w:sz="0" w:space="0" w:color="auto"/>
                        <w:bottom w:val="none" w:sz="0" w:space="0" w:color="auto"/>
                        <w:right w:val="none" w:sz="0" w:space="0" w:color="auto"/>
                      </w:divBdr>
                    </w:div>
                  </w:divsChild>
                </w:div>
                <w:div w:id="693071480">
                  <w:marLeft w:val="0"/>
                  <w:marRight w:val="0"/>
                  <w:marTop w:val="0"/>
                  <w:marBottom w:val="0"/>
                  <w:divBdr>
                    <w:top w:val="single" w:sz="2" w:space="1" w:color="FFFFFF"/>
                    <w:left w:val="single" w:sz="2" w:space="11" w:color="FFFFFF"/>
                    <w:bottom w:val="single" w:sz="2" w:space="1" w:color="FFFFFF"/>
                    <w:right w:val="single" w:sz="2" w:space="4" w:color="FFFFFF"/>
                  </w:divBdr>
                  <w:divsChild>
                    <w:div w:id="1282105502">
                      <w:marLeft w:val="0"/>
                      <w:marRight w:val="0"/>
                      <w:marTop w:val="0"/>
                      <w:marBottom w:val="0"/>
                      <w:divBdr>
                        <w:top w:val="none" w:sz="0" w:space="0" w:color="auto"/>
                        <w:left w:val="none" w:sz="0" w:space="0" w:color="auto"/>
                        <w:bottom w:val="none" w:sz="0" w:space="0" w:color="auto"/>
                        <w:right w:val="none" w:sz="0" w:space="0" w:color="auto"/>
                      </w:divBdr>
                    </w:div>
                  </w:divsChild>
                </w:div>
                <w:div w:id="572473898">
                  <w:marLeft w:val="0"/>
                  <w:marRight w:val="0"/>
                  <w:marTop w:val="0"/>
                  <w:marBottom w:val="0"/>
                  <w:divBdr>
                    <w:top w:val="single" w:sz="2" w:space="1" w:color="FFFFFF"/>
                    <w:left w:val="single" w:sz="2" w:space="11" w:color="FFFFFF"/>
                    <w:bottom w:val="single" w:sz="2" w:space="1" w:color="FFFFFF"/>
                    <w:right w:val="single" w:sz="2" w:space="4" w:color="FFFFFF"/>
                  </w:divBdr>
                  <w:divsChild>
                    <w:div w:id="583299324">
                      <w:marLeft w:val="0"/>
                      <w:marRight w:val="0"/>
                      <w:marTop w:val="0"/>
                      <w:marBottom w:val="0"/>
                      <w:divBdr>
                        <w:top w:val="none" w:sz="0" w:space="0" w:color="auto"/>
                        <w:left w:val="none" w:sz="0" w:space="0" w:color="auto"/>
                        <w:bottom w:val="none" w:sz="0" w:space="0" w:color="auto"/>
                        <w:right w:val="none" w:sz="0" w:space="0" w:color="auto"/>
                      </w:divBdr>
                    </w:div>
                  </w:divsChild>
                </w:div>
                <w:div w:id="970483090">
                  <w:marLeft w:val="0"/>
                  <w:marRight w:val="0"/>
                  <w:marTop w:val="0"/>
                  <w:marBottom w:val="0"/>
                  <w:divBdr>
                    <w:top w:val="single" w:sz="2" w:space="1" w:color="FFFFFF"/>
                    <w:left w:val="single" w:sz="2" w:space="11" w:color="FFFFFF"/>
                    <w:bottom w:val="single" w:sz="2" w:space="1" w:color="FFFFFF"/>
                    <w:right w:val="single" w:sz="2" w:space="4" w:color="FFFFFF"/>
                  </w:divBdr>
                  <w:divsChild>
                    <w:div w:id="1564834362">
                      <w:marLeft w:val="0"/>
                      <w:marRight w:val="0"/>
                      <w:marTop w:val="0"/>
                      <w:marBottom w:val="0"/>
                      <w:divBdr>
                        <w:top w:val="none" w:sz="0" w:space="0" w:color="auto"/>
                        <w:left w:val="none" w:sz="0" w:space="0" w:color="auto"/>
                        <w:bottom w:val="none" w:sz="0" w:space="0" w:color="auto"/>
                        <w:right w:val="none" w:sz="0" w:space="0" w:color="auto"/>
                      </w:divBdr>
                    </w:div>
                  </w:divsChild>
                </w:div>
                <w:div w:id="136798685">
                  <w:marLeft w:val="0"/>
                  <w:marRight w:val="0"/>
                  <w:marTop w:val="0"/>
                  <w:marBottom w:val="0"/>
                  <w:divBdr>
                    <w:top w:val="single" w:sz="2" w:space="1" w:color="FFFFFF"/>
                    <w:left w:val="single" w:sz="2" w:space="11" w:color="FFFFFF"/>
                    <w:bottom w:val="single" w:sz="2" w:space="1" w:color="FFFFFF"/>
                    <w:right w:val="single" w:sz="2" w:space="4" w:color="FFFFFF"/>
                  </w:divBdr>
                  <w:divsChild>
                    <w:div w:id="1156919233">
                      <w:marLeft w:val="0"/>
                      <w:marRight w:val="0"/>
                      <w:marTop w:val="0"/>
                      <w:marBottom w:val="0"/>
                      <w:divBdr>
                        <w:top w:val="none" w:sz="0" w:space="0" w:color="auto"/>
                        <w:left w:val="none" w:sz="0" w:space="0" w:color="auto"/>
                        <w:bottom w:val="none" w:sz="0" w:space="0" w:color="auto"/>
                        <w:right w:val="none" w:sz="0" w:space="0" w:color="auto"/>
                      </w:divBdr>
                    </w:div>
                  </w:divsChild>
                </w:div>
                <w:div w:id="277570451">
                  <w:marLeft w:val="0"/>
                  <w:marRight w:val="0"/>
                  <w:marTop w:val="0"/>
                  <w:marBottom w:val="0"/>
                  <w:divBdr>
                    <w:top w:val="single" w:sz="2" w:space="1" w:color="FFFFFF"/>
                    <w:left w:val="single" w:sz="2" w:space="11" w:color="FFFFFF"/>
                    <w:bottom w:val="single" w:sz="2" w:space="1" w:color="FFFFFF"/>
                    <w:right w:val="single" w:sz="2" w:space="4" w:color="FFFFFF"/>
                  </w:divBdr>
                  <w:divsChild>
                    <w:div w:id="862935">
                      <w:marLeft w:val="0"/>
                      <w:marRight w:val="0"/>
                      <w:marTop w:val="0"/>
                      <w:marBottom w:val="0"/>
                      <w:divBdr>
                        <w:top w:val="none" w:sz="0" w:space="0" w:color="auto"/>
                        <w:left w:val="none" w:sz="0" w:space="0" w:color="auto"/>
                        <w:bottom w:val="none" w:sz="0" w:space="0" w:color="auto"/>
                        <w:right w:val="none" w:sz="0" w:space="0" w:color="auto"/>
                      </w:divBdr>
                    </w:div>
                  </w:divsChild>
                </w:div>
                <w:div w:id="148717878">
                  <w:marLeft w:val="0"/>
                  <w:marRight w:val="0"/>
                  <w:marTop w:val="0"/>
                  <w:marBottom w:val="0"/>
                  <w:divBdr>
                    <w:top w:val="single" w:sz="2" w:space="1" w:color="FFFFFF"/>
                    <w:left w:val="single" w:sz="2" w:space="11" w:color="FFFFFF"/>
                    <w:bottom w:val="single" w:sz="2" w:space="1" w:color="FFFFFF"/>
                    <w:right w:val="single" w:sz="2" w:space="4" w:color="FFFFFF"/>
                  </w:divBdr>
                  <w:divsChild>
                    <w:div w:id="633407899">
                      <w:marLeft w:val="0"/>
                      <w:marRight w:val="0"/>
                      <w:marTop w:val="0"/>
                      <w:marBottom w:val="0"/>
                      <w:divBdr>
                        <w:top w:val="none" w:sz="0" w:space="0" w:color="auto"/>
                        <w:left w:val="none" w:sz="0" w:space="0" w:color="auto"/>
                        <w:bottom w:val="none" w:sz="0" w:space="0" w:color="auto"/>
                        <w:right w:val="none" w:sz="0" w:space="0" w:color="auto"/>
                      </w:divBdr>
                    </w:div>
                  </w:divsChild>
                </w:div>
                <w:div w:id="1989358489">
                  <w:marLeft w:val="0"/>
                  <w:marRight w:val="0"/>
                  <w:marTop w:val="0"/>
                  <w:marBottom w:val="0"/>
                  <w:divBdr>
                    <w:top w:val="single" w:sz="2" w:space="1" w:color="FFFFFF"/>
                    <w:left w:val="single" w:sz="2" w:space="11" w:color="FFFFFF"/>
                    <w:bottom w:val="single" w:sz="2" w:space="1" w:color="FFFFFF"/>
                    <w:right w:val="single" w:sz="2" w:space="4" w:color="FFFFFF"/>
                  </w:divBdr>
                  <w:divsChild>
                    <w:div w:id="1038508932">
                      <w:marLeft w:val="0"/>
                      <w:marRight w:val="0"/>
                      <w:marTop w:val="0"/>
                      <w:marBottom w:val="0"/>
                      <w:divBdr>
                        <w:top w:val="none" w:sz="0" w:space="0" w:color="auto"/>
                        <w:left w:val="none" w:sz="0" w:space="0" w:color="auto"/>
                        <w:bottom w:val="none" w:sz="0" w:space="0" w:color="auto"/>
                        <w:right w:val="none" w:sz="0" w:space="0" w:color="auto"/>
                      </w:divBdr>
                    </w:div>
                  </w:divsChild>
                </w:div>
                <w:div w:id="1979453861">
                  <w:marLeft w:val="0"/>
                  <w:marRight w:val="0"/>
                  <w:marTop w:val="0"/>
                  <w:marBottom w:val="0"/>
                  <w:divBdr>
                    <w:top w:val="single" w:sz="2" w:space="1" w:color="FFFFFF"/>
                    <w:left w:val="single" w:sz="2" w:space="11" w:color="FFFFFF"/>
                    <w:bottom w:val="single" w:sz="2" w:space="1" w:color="FFFFFF"/>
                    <w:right w:val="single" w:sz="2" w:space="4" w:color="FFFFFF"/>
                  </w:divBdr>
                  <w:divsChild>
                    <w:div w:id="2092503164">
                      <w:marLeft w:val="0"/>
                      <w:marRight w:val="0"/>
                      <w:marTop w:val="0"/>
                      <w:marBottom w:val="0"/>
                      <w:divBdr>
                        <w:top w:val="none" w:sz="0" w:space="0" w:color="auto"/>
                        <w:left w:val="none" w:sz="0" w:space="0" w:color="auto"/>
                        <w:bottom w:val="none" w:sz="0" w:space="0" w:color="auto"/>
                        <w:right w:val="none" w:sz="0" w:space="0" w:color="auto"/>
                      </w:divBdr>
                    </w:div>
                  </w:divsChild>
                </w:div>
                <w:div w:id="67895621">
                  <w:marLeft w:val="0"/>
                  <w:marRight w:val="0"/>
                  <w:marTop w:val="0"/>
                  <w:marBottom w:val="0"/>
                  <w:divBdr>
                    <w:top w:val="single" w:sz="2" w:space="1" w:color="FFFFFF"/>
                    <w:left w:val="single" w:sz="2" w:space="11" w:color="FFFFFF"/>
                    <w:bottom w:val="single" w:sz="2" w:space="1" w:color="FFFFFF"/>
                    <w:right w:val="single" w:sz="2" w:space="4" w:color="FFFFFF"/>
                  </w:divBdr>
                  <w:divsChild>
                    <w:div w:id="1835337031">
                      <w:marLeft w:val="0"/>
                      <w:marRight w:val="0"/>
                      <w:marTop w:val="0"/>
                      <w:marBottom w:val="0"/>
                      <w:divBdr>
                        <w:top w:val="none" w:sz="0" w:space="0" w:color="auto"/>
                        <w:left w:val="none" w:sz="0" w:space="0" w:color="auto"/>
                        <w:bottom w:val="none" w:sz="0" w:space="0" w:color="auto"/>
                        <w:right w:val="none" w:sz="0" w:space="0" w:color="auto"/>
                      </w:divBdr>
                    </w:div>
                  </w:divsChild>
                </w:div>
                <w:div w:id="1067917901">
                  <w:marLeft w:val="0"/>
                  <w:marRight w:val="0"/>
                  <w:marTop w:val="0"/>
                  <w:marBottom w:val="0"/>
                  <w:divBdr>
                    <w:top w:val="single" w:sz="2" w:space="1" w:color="FFFFFF"/>
                    <w:left w:val="single" w:sz="2" w:space="11" w:color="FFFFFF"/>
                    <w:bottom w:val="single" w:sz="2" w:space="1" w:color="FFFFFF"/>
                    <w:right w:val="single" w:sz="2" w:space="4" w:color="FFFFFF"/>
                  </w:divBdr>
                  <w:divsChild>
                    <w:div w:id="1272863148">
                      <w:marLeft w:val="0"/>
                      <w:marRight w:val="0"/>
                      <w:marTop w:val="0"/>
                      <w:marBottom w:val="0"/>
                      <w:divBdr>
                        <w:top w:val="none" w:sz="0" w:space="0" w:color="auto"/>
                        <w:left w:val="none" w:sz="0" w:space="0" w:color="auto"/>
                        <w:bottom w:val="none" w:sz="0" w:space="0" w:color="auto"/>
                        <w:right w:val="none" w:sz="0" w:space="0" w:color="auto"/>
                      </w:divBdr>
                    </w:div>
                  </w:divsChild>
                </w:div>
                <w:div w:id="484588609">
                  <w:marLeft w:val="0"/>
                  <w:marRight w:val="0"/>
                  <w:marTop w:val="0"/>
                  <w:marBottom w:val="0"/>
                  <w:divBdr>
                    <w:top w:val="single" w:sz="2" w:space="1" w:color="FFFFFF"/>
                    <w:left w:val="single" w:sz="2" w:space="11" w:color="FFFFFF"/>
                    <w:bottom w:val="single" w:sz="2" w:space="1" w:color="FFFFFF"/>
                    <w:right w:val="single" w:sz="2" w:space="4" w:color="FFFFFF"/>
                  </w:divBdr>
                  <w:divsChild>
                    <w:div w:id="1927611423">
                      <w:marLeft w:val="0"/>
                      <w:marRight w:val="0"/>
                      <w:marTop w:val="0"/>
                      <w:marBottom w:val="0"/>
                      <w:divBdr>
                        <w:top w:val="none" w:sz="0" w:space="0" w:color="auto"/>
                        <w:left w:val="none" w:sz="0" w:space="0" w:color="auto"/>
                        <w:bottom w:val="none" w:sz="0" w:space="0" w:color="auto"/>
                        <w:right w:val="none" w:sz="0" w:space="0" w:color="auto"/>
                      </w:divBdr>
                    </w:div>
                  </w:divsChild>
                </w:div>
                <w:div w:id="938684123">
                  <w:marLeft w:val="0"/>
                  <w:marRight w:val="0"/>
                  <w:marTop w:val="0"/>
                  <w:marBottom w:val="0"/>
                  <w:divBdr>
                    <w:top w:val="single" w:sz="2" w:space="1" w:color="FFFFFF"/>
                    <w:left w:val="single" w:sz="2" w:space="11" w:color="FFFFFF"/>
                    <w:bottom w:val="single" w:sz="2" w:space="1" w:color="FFFFFF"/>
                    <w:right w:val="single" w:sz="2" w:space="4" w:color="FFFFFF"/>
                  </w:divBdr>
                  <w:divsChild>
                    <w:div w:id="836044688">
                      <w:marLeft w:val="0"/>
                      <w:marRight w:val="0"/>
                      <w:marTop w:val="0"/>
                      <w:marBottom w:val="0"/>
                      <w:divBdr>
                        <w:top w:val="none" w:sz="0" w:space="0" w:color="auto"/>
                        <w:left w:val="none" w:sz="0" w:space="0" w:color="auto"/>
                        <w:bottom w:val="none" w:sz="0" w:space="0" w:color="auto"/>
                        <w:right w:val="none" w:sz="0" w:space="0" w:color="auto"/>
                      </w:divBdr>
                    </w:div>
                  </w:divsChild>
                </w:div>
                <w:div w:id="249437965">
                  <w:marLeft w:val="0"/>
                  <w:marRight w:val="0"/>
                  <w:marTop w:val="0"/>
                  <w:marBottom w:val="0"/>
                  <w:divBdr>
                    <w:top w:val="single" w:sz="2" w:space="1" w:color="FFFFFF"/>
                    <w:left w:val="single" w:sz="2" w:space="11" w:color="FFFFFF"/>
                    <w:bottom w:val="single" w:sz="2" w:space="1" w:color="FFFFFF"/>
                    <w:right w:val="single" w:sz="2" w:space="4" w:color="FFFFFF"/>
                  </w:divBdr>
                  <w:divsChild>
                    <w:div w:id="538590733">
                      <w:marLeft w:val="0"/>
                      <w:marRight w:val="0"/>
                      <w:marTop w:val="0"/>
                      <w:marBottom w:val="0"/>
                      <w:divBdr>
                        <w:top w:val="none" w:sz="0" w:space="0" w:color="auto"/>
                        <w:left w:val="none" w:sz="0" w:space="0" w:color="auto"/>
                        <w:bottom w:val="none" w:sz="0" w:space="0" w:color="auto"/>
                        <w:right w:val="none" w:sz="0" w:space="0" w:color="auto"/>
                      </w:divBdr>
                    </w:div>
                  </w:divsChild>
                </w:div>
                <w:div w:id="1177622850">
                  <w:marLeft w:val="0"/>
                  <w:marRight w:val="0"/>
                  <w:marTop w:val="0"/>
                  <w:marBottom w:val="0"/>
                  <w:divBdr>
                    <w:top w:val="single" w:sz="2" w:space="1" w:color="FFFFFF"/>
                    <w:left w:val="single" w:sz="2" w:space="11" w:color="FFFFFF"/>
                    <w:bottom w:val="single" w:sz="2" w:space="1" w:color="FFFFFF"/>
                    <w:right w:val="single" w:sz="2" w:space="4" w:color="FFFFFF"/>
                  </w:divBdr>
                  <w:divsChild>
                    <w:div w:id="1260218010">
                      <w:marLeft w:val="0"/>
                      <w:marRight w:val="0"/>
                      <w:marTop w:val="0"/>
                      <w:marBottom w:val="0"/>
                      <w:divBdr>
                        <w:top w:val="none" w:sz="0" w:space="0" w:color="auto"/>
                        <w:left w:val="none" w:sz="0" w:space="0" w:color="auto"/>
                        <w:bottom w:val="none" w:sz="0" w:space="0" w:color="auto"/>
                        <w:right w:val="none" w:sz="0" w:space="0" w:color="auto"/>
                      </w:divBdr>
                    </w:div>
                  </w:divsChild>
                </w:div>
                <w:div w:id="1950351766">
                  <w:marLeft w:val="0"/>
                  <w:marRight w:val="0"/>
                  <w:marTop w:val="0"/>
                  <w:marBottom w:val="0"/>
                  <w:divBdr>
                    <w:top w:val="single" w:sz="2" w:space="1" w:color="FFFFFF"/>
                    <w:left w:val="single" w:sz="2" w:space="11" w:color="FFFFFF"/>
                    <w:bottom w:val="single" w:sz="2" w:space="1" w:color="FFFFFF"/>
                    <w:right w:val="single" w:sz="2" w:space="4" w:color="FFFFFF"/>
                  </w:divBdr>
                  <w:divsChild>
                    <w:div w:id="227963204">
                      <w:marLeft w:val="0"/>
                      <w:marRight w:val="0"/>
                      <w:marTop w:val="0"/>
                      <w:marBottom w:val="0"/>
                      <w:divBdr>
                        <w:top w:val="none" w:sz="0" w:space="0" w:color="auto"/>
                        <w:left w:val="none" w:sz="0" w:space="0" w:color="auto"/>
                        <w:bottom w:val="none" w:sz="0" w:space="0" w:color="auto"/>
                        <w:right w:val="none" w:sz="0" w:space="0" w:color="auto"/>
                      </w:divBdr>
                    </w:div>
                  </w:divsChild>
                </w:div>
                <w:div w:id="443694330">
                  <w:marLeft w:val="0"/>
                  <w:marRight w:val="0"/>
                  <w:marTop w:val="0"/>
                  <w:marBottom w:val="0"/>
                  <w:divBdr>
                    <w:top w:val="single" w:sz="2" w:space="1" w:color="FFFFFF"/>
                    <w:left w:val="single" w:sz="2" w:space="11" w:color="FFFFFF"/>
                    <w:bottom w:val="single" w:sz="2" w:space="1" w:color="FFFFFF"/>
                    <w:right w:val="single" w:sz="2" w:space="4" w:color="FFFFFF"/>
                  </w:divBdr>
                  <w:divsChild>
                    <w:div w:id="1686591908">
                      <w:marLeft w:val="0"/>
                      <w:marRight w:val="0"/>
                      <w:marTop w:val="0"/>
                      <w:marBottom w:val="0"/>
                      <w:divBdr>
                        <w:top w:val="none" w:sz="0" w:space="0" w:color="auto"/>
                        <w:left w:val="none" w:sz="0" w:space="0" w:color="auto"/>
                        <w:bottom w:val="none" w:sz="0" w:space="0" w:color="auto"/>
                        <w:right w:val="none" w:sz="0" w:space="0" w:color="auto"/>
                      </w:divBdr>
                    </w:div>
                  </w:divsChild>
                </w:div>
                <w:div w:id="1924684770">
                  <w:marLeft w:val="0"/>
                  <w:marRight w:val="0"/>
                  <w:marTop w:val="0"/>
                  <w:marBottom w:val="0"/>
                  <w:divBdr>
                    <w:top w:val="single" w:sz="2" w:space="1" w:color="FFFFFF"/>
                    <w:left w:val="single" w:sz="2" w:space="11" w:color="FFFFFF"/>
                    <w:bottom w:val="single" w:sz="2" w:space="1" w:color="FFFFFF"/>
                    <w:right w:val="single" w:sz="2" w:space="4" w:color="FFFFFF"/>
                  </w:divBdr>
                  <w:divsChild>
                    <w:div w:id="1418163471">
                      <w:marLeft w:val="0"/>
                      <w:marRight w:val="0"/>
                      <w:marTop w:val="0"/>
                      <w:marBottom w:val="0"/>
                      <w:divBdr>
                        <w:top w:val="none" w:sz="0" w:space="0" w:color="auto"/>
                        <w:left w:val="none" w:sz="0" w:space="0" w:color="auto"/>
                        <w:bottom w:val="none" w:sz="0" w:space="0" w:color="auto"/>
                        <w:right w:val="none" w:sz="0" w:space="0" w:color="auto"/>
                      </w:divBdr>
                    </w:div>
                  </w:divsChild>
                </w:div>
                <w:div w:id="204176804">
                  <w:marLeft w:val="0"/>
                  <w:marRight w:val="0"/>
                  <w:marTop w:val="0"/>
                  <w:marBottom w:val="0"/>
                  <w:divBdr>
                    <w:top w:val="single" w:sz="2" w:space="1" w:color="FFFFFF"/>
                    <w:left w:val="single" w:sz="2" w:space="11" w:color="FFFFFF"/>
                    <w:bottom w:val="single" w:sz="2" w:space="1" w:color="FFFFFF"/>
                    <w:right w:val="single" w:sz="2" w:space="4" w:color="FFFFFF"/>
                  </w:divBdr>
                  <w:divsChild>
                    <w:div w:id="531117453">
                      <w:marLeft w:val="0"/>
                      <w:marRight w:val="0"/>
                      <w:marTop w:val="0"/>
                      <w:marBottom w:val="0"/>
                      <w:divBdr>
                        <w:top w:val="none" w:sz="0" w:space="0" w:color="auto"/>
                        <w:left w:val="none" w:sz="0" w:space="0" w:color="auto"/>
                        <w:bottom w:val="none" w:sz="0" w:space="0" w:color="auto"/>
                        <w:right w:val="none" w:sz="0" w:space="0" w:color="auto"/>
                      </w:divBdr>
                    </w:div>
                  </w:divsChild>
                </w:div>
                <w:div w:id="1985045805">
                  <w:marLeft w:val="0"/>
                  <w:marRight w:val="0"/>
                  <w:marTop w:val="0"/>
                  <w:marBottom w:val="0"/>
                  <w:divBdr>
                    <w:top w:val="single" w:sz="2" w:space="1" w:color="FFFFFF"/>
                    <w:left w:val="single" w:sz="2" w:space="11" w:color="FFFFFF"/>
                    <w:bottom w:val="single" w:sz="2" w:space="1" w:color="FFFFFF"/>
                    <w:right w:val="single" w:sz="2" w:space="4" w:color="FFFFFF"/>
                  </w:divBdr>
                  <w:divsChild>
                    <w:div w:id="524709555">
                      <w:marLeft w:val="0"/>
                      <w:marRight w:val="0"/>
                      <w:marTop w:val="0"/>
                      <w:marBottom w:val="0"/>
                      <w:divBdr>
                        <w:top w:val="none" w:sz="0" w:space="0" w:color="auto"/>
                        <w:left w:val="none" w:sz="0" w:space="0" w:color="auto"/>
                        <w:bottom w:val="none" w:sz="0" w:space="0" w:color="auto"/>
                        <w:right w:val="none" w:sz="0" w:space="0" w:color="auto"/>
                      </w:divBdr>
                    </w:div>
                  </w:divsChild>
                </w:div>
                <w:div w:id="1143961737">
                  <w:marLeft w:val="0"/>
                  <w:marRight w:val="0"/>
                  <w:marTop w:val="0"/>
                  <w:marBottom w:val="0"/>
                  <w:divBdr>
                    <w:top w:val="single" w:sz="2" w:space="1" w:color="FFFFFF"/>
                    <w:left w:val="single" w:sz="2" w:space="11" w:color="FFFFFF"/>
                    <w:bottom w:val="single" w:sz="2" w:space="1" w:color="FFFFFF"/>
                    <w:right w:val="single" w:sz="2" w:space="4" w:color="FFFFFF"/>
                  </w:divBdr>
                  <w:divsChild>
                    <w:div w:id="364604505">
                      <w:marLeft w:val="0"/>
                      <w:marRight w:val="0"/>
                      <w:marTop w:val="0"/>
                      <w:marBottom w:val="0"/>
                      <w:divBdr>
                        <w:top w:val="none" w:sz="0" w:space="0" w:color="auto"/>
                        <w:left w:val="none" w:sz="0" w:space="0" w:color="auto"/>
                        <w:bottom w:val="none" w:sz="0" w:space="0" w:color="auto"/>
                        <w:right w:val="none" w:sz="0" w:space="0" w:color="auto"/>
                      </w:divBdr>
                    </w:div>
                  </w:divsChild>
                </w:div>
                <w:div w:id="1500579278">
                  <w:marLeft w:val="0"/>
                  <w:marRight w:val="0"/>
                  <w:marTop w:val="0"/>
                  <w:marBottom w:val="0"/>
                  <w:divBdr>
                    <w:top w:val="single" w:sz="2" w:space="1" w:color="FFFFFF"/>
                    <w:left w:val="single" w:sz="2" w:space="11" w:color="FFFFFF"/>
                    <w:bottom w:val="single" w:sz="2" w:space="1" w:color="FFFFFF"/>
                    <w:right w:val="single" w:sz="2" w:space="4" w:color="FFFFFF"/>
                  </w:divBdr>
                  <w:divsChild>
                    <w:div w:id="1218667706">
                      <w:marLeft w:val="0"/>
                      <w:marRight w:val="0"/>
                      <w:marTop w:val="0"/>
                      <w:marBottom w:val="0"/>
                      <w:divBdr>
                        <w:top w:val="none" w:sz="0" w:space="0" w:color="auto"/>
                        <w:left w:val="none" w:sz="0" w:space="0" w:color="auto"/>
                        <w:bottom w:val="none" w:sz="0" w:space="0" w:color="auto"/>
                        <w:right w:val="none" w:sz="0" w:space="0" w:color="auto"/>
                      </w:divBdr>
                    </w:div>
                  </w:divsChild>
                </w:div>
                <w:div w:id="2048748902">
                  <w:marLeft w:val="0"/>
                  <w:marRight w:val="0"/>
                  <w:marTop w:val="0"/>
                  <w:marBottom w:val="0"/>
                  <w:divBdr>
                    <w:top w:val="single" w:sz="2" w:space="1" w:color="FFFFFF"/>
                    <w:left w:val="single" w:sz="2" w:space="11" w:color="FFFFFF"/>
                    <w:bottom w:val="single" w:sz="2" w:space="1" w:color="FFFFFF"/>
                    <w:right w:val="single" w:sz="2" w:space="4" w:color="FFFFFF"/>
                  </w:divBdr>
                  <w:divsChild>
                    <w:div w:id="927887334">
                      <w:marLeft w:val="0"/>
                      <w:marRight w:val="0"/>
                      <w:marTop w:val="0"/>
                      <w:marBottom w:val="0"/>
                      <w:divBdr>
                        <w:top w:val="none" w:sz="0" w:space="0" w:color="auto"/>
                        <w:left w:val="none" w:sz="0" w:space="0" w:color="auto"/>
                        <w:bottom w:val="none" w:sz="0" w:space="0" w:color="auto"/>
                        <w:right w:val="none" w:sz="0" w:space="0" w:color="auto"/>
                      </w:divBdr>
                    </w:div>
                  </w:divsChild>
                </w:div>
                <w:div w:id="1152217523">
                  <w:marLeft w:val="0"/>
                  <w:marRight w:val="0"/>
                  <w:marTop w:val="0"/>
                  <w:marBottom w:val="0"/>
                  <w:divBdr>
                    <w:top w:val="single" w:sz="2" w:space="1" w:color="FFFFFF"/>
                    <w:left w:val="single" w:sz="2" w:space="11" w:color="FFFFFF"/>
                    <w:bottom w:val="single" w:sz="2" w:space="1" w:color="FFFFFF"/>
                    <w:right w:val="single" w:sz="2" w:space="4" w:color="FFFFFF"/>
                  </w:divBdr>
                  <w:divsChild>
                    <w:div w:id="255093345">
                      <w:marLeft w:val="0"/>
                      <w:marRight w:val="0"/>
                      <w:marTop w:val="0"/>
                      <w:marBottom w:val="0"/>
                      <w:divBdr>
                        <w:top w:val="none" w:sz="0" w:space="0" w:color="auto"/>
                        <w:left w:val="none" w:sz="0" w:space="0" w:color="auto"/>
                        <w:bottom w:val="none" w:sz="0" w:space="0" w:color="auto"/>
                        <w:right w:val="none" w:sz="0" w:space="0" w:color="auto"/>
                      </w:divBdr>
                    </w:div>
                  </w:divsChild>
                </w:div>
                <w:div w:id="93064132">
                  <w:marLeft w:val="0"/>
                  <w:marRight w:val="0"/>
                  <w:marTop w:val="0"/>
                  <w:marBottom w:val="0"/>
                  <w:divBdr>
                    <w:top w:val="single" w:sz="2" w:space="1" w:color="FFFFFF"/>
                    <w:left w:val="single" w:sz="2" w:space="11" w:color="FFFFFF"/>
                    <w:bottom w:val="single" w:sz="2" w:space="1" w:color="FFFFFF"/>
                    <w:right w:val="single" w:sz="2" w:space="4" w:color="FFFFFF"/>
                  </w:divBdr>
                  <w:divsChild>
                    <w:div w:id="110324677">
                      <w:marLeft w:val="0"/>
                      <w:marRight w:val="0"/>
                      <w:marTop w:val="0"/>
                      <w:marBottom w:val="0"/>
                      <w:divBdr>
                        <w:top w:val="none" w:sz="0" w:space="0" w:color="auto"/>
                        <w:left w:val="none" w:sz="0" w:space="0" w:color="auto"/>
                        <w:bottom w:val="none" w:sz="0" w:space="0" w:color="auto"/>
                        <w:right w:val="none" w:sz="0" w:space="0" w:color="auto"/>
                      </w:divBdr>
                    </w:div>
                  </w:divsChild>
                </w:div>
                <w:div w:id="1066339411">
                  <w:marLeft w:val="0"/>
                  <w:marRight w:val="0"/>
                  <w:marTop w:val="0"/>
                  <w:marBottom w:val="0"/>
                  <w:divBdr>
                    <w:top w:val="single" w:sz="2" w:space="1" w:color="FFFFFF"/>
                    <w:left w:val="single" w:sz="2" w:space="11" w:color="FFFFFF"/>
                    <w:bottom w:val="single" w:sz="2" w:space="4" w:color="FFFFFF"/>
                    <w:right w:val="single" w:sz="2" w:space="4" w:color="FFFFFF"/>
                  </w:divBdr>
                  <w:divsChild>
                    <w:div w:id="204671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019012">
      <w:bodyDiv w:val="1"/>
      <w:marLeft w:val="0"/>
      <w:marRight w:val="0"/>
      <w:marTop w:val="0"/>
      <w:marBottom w:val="0"/>
      <w:divBdr>
        <w:top w:val="none" w:sz="0" w:space="0" w:color="auto"/>
        <w:left w:val="none" w:sz="0" w:space="0" w:color="auto"/>
        <w:bottom w:val="none" w:sz="0" w:space="0" w:color="auto"/>
        <w:right w:val="none" w:sz="0" w:space="0" w:color="auto"/>
      </w:divBdr>
      <w:divsChild>
        <w:div w:id="631712813">
          <w:marLeft w:val="0"/>
          <w:marRight w:val="0"/>
          <w:marTop w:val="0"/>
          <w:marBottom w:val="0"/>
          <w:divBdr>
            <w:top w:val="none" w:sz="0" w:space="0" w:color="auto"/>
            <w:left w:val="none" w:sz="0" w:space="0" w:color="auto"/>
            <w:bottom w:val="none" w:sz="0" w:space="0" w:color="auto"/>
            <w:right w:val="none" w:sz="0" w:space="0" w:color="auto"/>
          </w:divBdr>
        </w:div>
        <w:div w:id="338585208">
          <w:marLeft w:val="0"/>
          <w:marRight w:val="0"/>
          <w:marTop w:val="0"/>
          <w:marBottom w:val="300"/>
          <w:divBdr>
            <w:top w:val="none" w:sz="0" w:space="0" w:color="auto"/>
            <w:left w:val="none" w:sz="0" w:space="0" w:color="auto"/>
            <w:bottom w:val="none" w:sz="0" w:space="0" w:color="auto"/>
            <w:right w:val="none" w:sz="0" w:space="0" w:color="auto"/>
          </w:divBdr>
          <w:divsChild>
            <w:div w:id="1146123593">
              <w:marLeft w:val="0"/>
              <w:marRight w:val="0"/>
              <w:marTop w:val="0"/>
              <w:marBottom w:val="0"/>
              <w:divBdr>
                <w:top w:val="none" w:sz="0" w:space="0" w:color="auto"/>
                <w:left w:val="none" w:sz="0" w:space="0" w:color="auto"/>
                <w:bottom w:val="none" w:sz="0" w:space="0" w:color="auto"/>
                <w:right w:val="none" w:sz="0" w:space="0" w:color="auto"/>
              </w:divBdr>
              <w:divsChild>
                <w:div w:id="2124840039">
                  <w:marLeft w:val="0"/>
                  <w:marRight w:val="0"/>
                  <w:marTop w:val="0"/>
                  <w:marBottom w:val="0"/>
                  <w:divBdr>
                    <w:top w:val="single" w:sz="2" w:space="4" w:color="FFFFFF"/>
                    <w:left w:val="single" w:sz="2" w:space="11" w:color="FFFFFF"/>
                    <w:bottom w:val="single" w:sz="2" w:space="1" w:color="FFFFFF"/>
                    <w:right w:val="single" w:sz="2" w:space="4" w:color="FFFFFF"/>
                  </w:divBdr>
                  <w:divsChild>
                    <w:div w:id="1061757157">
                      <w:marLeft w:val="0"/>
                      <w:marRight w:val="0"/>
                      <w:marTop w:val="0"/>
                      <w:marBottom w:val="0"/>
                      <w:divBdr>
                        <w:top w:val="none" w:sz="0" w:space="0" w:color="auto"/>
                        <w:left w:val="none" w:sz="0" w:space="0" w:color="auto"/>
                        <w:bottom w:val="none" w:sz="0" w:space="0" w:color="auto"/>
                        <w:right w:val="none" w:sz="0" w:space="0" w:color="auto"/>
                      </w:divBdr>
                    </w:div>
                  </w:divsChild>
                </w:div>
                <w:div w:id="1031295780">
                  <w:marLeft w:val="0"/>
                  <w:marRight w:val="0"/>
                  <w:marTop w:val="0"/>
                  <w:marBottom w:val="0"/>
                  <w:divBdr>
                    <w:top w:val="single" w:sz="2" w:space="1" w:color="FFFFFF"/>
                    <w:left w:val="single" w:sz="2" w:space="11" w:color="FFFFFF"/>
                    <w:bottom w:val="single" w:sz="2" w:space="1" w:color="FFFFFF"/>
                    <w:right w:val="single" w:sz="2" w:space="4" w:color="FFFFFF"/>
                  </w:divBdr>
                  <w:divsChild>
                    <w:div w:id="727651428">
                      <w:marLeft w:val="0"/>
                      <w:marRight w:val="0"/>
                      <w:marTop w:val="0"/>
                      <w:marBottom w:val="0"/>
                      <w:divBdr>
                        <w:top w:val="none" w:sz="0" w:space="0" w:color="auto"/>
                        <w:left w:val="none" w:sz="0" w:space="0" w:color="auto"/>
                        <w:bottom w:val="none" w:sz="0" w:space="0" w:color="auto"/>
                        <w:right w:val="none" w:sz="0" w:space="0" w:color="auto"/>
                      </w:divBdr>
                    </w:div>
                  </w:divsChild>
                </w:div>
                <w:div w:id="496775979">
                  <w:marLeft w:val="0"/>
                  <w:marRight w:val="0"/>
                  <w:marTop w:val="0"/>
                  <w:marBottom w:val="0"/>
                  <w:divBdr>
                    <w:top w:val="single" w:sz="2" w:space="1" w:color="FFFFFF"/>
                    <w:left w:val="single" w:sz="2" w:space="11" w:color="FFFFFF"/>
                    <w:bottom w:val="single" w:sz="2" w:space="1" w:color="FFFFFF"/>
                    <w:right w:val="single" w:sz="2" w:space="4" w:color="FFFFFF"/>
                  </w:divBdr>
                  <w:divsChild>
                    <w:div w:id="1014770301">
                      <w:marLeft w:val="0"/>
                      <w:marRight w:val="0"/>
                      <w:marTop w:val="0"/>
                      <w:marBottom w:val="0"/>
                      <w:divBdr>
                        <w:top w:val="none" w:sz="0" w:space="0" w:color="auto"/>
                        <w:left w:val="none" w:sz="0" w:space="0" w:color="auto"/>
                        <w:bottom w:val="none" w:sz="0" w:space="0" w:color="auto"/>
                        <w:right w:val="none" w:sz="0" w:space="0" w:color="auto"/>
                      </w:divBdr>
                    </w:div>
                  </w:divsChild>
                </w:div>
                <w:div w:id="759834173">
                  <w:marLeft w:val="0"/>
                  <w:marRight w:val="0"/>
                  <w:marTop w:val="0"/>
                  <w:marBottom w:val="0"/>
                  <w:divBdr>
                    <w:top w:val="single" w:sz="2" w:space="1" w:color="FFFFFF"/>
                    <w:left w:val="single" w:sz="2" w:space="11" w:color="FFFFFF"/>
                    <w:bottom w:val="single" w:sz="2" w:space="1" w:color="FFFFFF"/>
                    <w:right w:val="single" w:sz="2" w:space="4" w:color="FFFFFF"/>
                  </w:divBdr>
                  <w:divsChild>
                    <w:div w:id="353463622">
                      <w:marLeft w:val="0"/>
                      <w:marRight w:val="0"/>
                      <w:marTop w:val="0"/>
                      <w:marBottom w:val="0"/>
                      <w:divBdr>
                        <w:top w:val="none" w:sz="0" w:space="0" w:color="auto"/>
                        <w:left w:val="none" w:sz="0" w:space="0" w:color="auto"/>
                        <w:bottom w:val="none" w:sz="0" w:space="0" w:color="auto"/>
                        <w:right w:val="none" w:sz="0" w:space="0" w:color="auto"/>
                      </w:divBdr>
                    </w:div>
                  </w:divsChild>
                </w:div>
                <w:div w:id="1986856622">
                  <w:marLeft w:val="0"/>
                  <w:marRight w:val="0"/>
                  <w:marTop w:val="0"/>
                  <w:marBottom w:val="0"/>
                  <w:divBdr>
                    <w:top w:val="single" w:sz="2" w:space="1" w:color="FFFFFF"/>
                    <w:left w:val="single" w:sz="2" w:space="11" w:color="FFFFFF"/>
                    <w:bottom w:val="single" w:sz="2" w:space="1" w:color="FFFFFF"/>
                    <w:right w:val="single" w:sz="2" w:space="4" w:color="FFFFFF"/>
                  </w:divBdr>
                  <w:divsChild>
                    <w:div w:id="384062953">
                      <w:marLeft w:val="0"/>
                      <w:marRight w:val="0"/>
                      <w:marTop w:val="0"/>
                      <w:marBottom w:val="0"/>
                      <w:divBdr>
                        <w:top w:val="none" w:sz="0" w:space="0" w:color="auto"/>
                        <w:left w:val="none" w:sz="0" w:space="0" w:color="auto"/>
                        <w:bottom w:val="none" w:sz="0" w:space="0" w:color="auto"/>
                        <w:right w:val="none" w:sz="0" w:space="0" w:color="auto"/>
                      </w:divBdr>
                    </w:div>
                  </w:divsChild>
                </w:div>
                <w:div w:id="313031554">
                  <w:marLeft w:val="0"/>
                  <w:marRight w:val="0"/>
                  <w:marTop w:val="0"/>
                  <w:marBottom w:val="0"/>
                  <w:divBdr>
                    <w:top w:val="single" w:sz="2" w:space="1" w:color="FFFFFF"/>
                    <w:left w:val="single" w:sz="2" w:space="11" w:color="FFFFFF"/>
                    <w:bottom w:val="single" w:sz="2" w:space="1" w:color="FFFFFF"/>
                    <w:right w:val="single" w:sz="2" w:space="4" w:color="FFFFFF"/>
                  </w:divBdr>
                  <w:divsChild>
                    <w:div w:id="1473064273">
                      <w:marLeft w:val="0"/>
                      <w:marRight w:val="0"/>
                      <w:marTop w:val="0"/>
                      <w:marBottom w:val="0"/>
                      <w:divBdr>
                        <w:top w:val="none" w:sz="0" w:space="0" w:color="auto"/>
                        <w:left w:val="none" w:sz="0" w:space="0" w:color="auto"/>
                        <w:bottom w:val="none" w:sz="0" w:space="0" w:color="auto"/>
                        <w:right w:val="none" w:sz="0" w:space="0" w:color="auto"/>
                      </w:divBdr>
                    </w:div>
                  </w:divsChild>
                </w:div>
                <w:div w:id="229773635">
                  <w:marLeft w:val="0"/>
                  <w:marRight w:val="0"/>
                  <w:marTop w:val="0"/>
                  <w:marBottom w:val="0"/>
                  <w:divBdr>
                    <w:top w:val="single" w:sz="2" w:space="1" w:color="FFFFFF"/>
                    <w:left w:val="single" w:sz="2" w:space="11" w:color="FFFFFF"/>
                    <w:bottom w:val="single" w:sz="2" w:space="1" w:color="FFFFFF"/>
                    <w:right w:val="single" w:sz="2" w:space="4" w:color="FFFFFF"/>
                  </w:divBdr>
                  <w:divsChild>
                    <w:div w:id="1405029837">
                      <w:marLeft w:val="0"/>
                      <w:marRight w:val="0"/>
                      <w:marTop w:val="0"/>
                      <w:marBottom w:val="0"/>
                      <w:divBdr>
                        <w:top w:val="none" w:sz="0" w:space="0" w:color="auto"/>
                        <w:left w:val="none" w:sz="0" w:space="0" w:color="auto"/>
                        <w:bottom w:val="none" w:sz="0" w:space="0" w:color="auto"/>
                        <w:right w:val="none" w:sz="0" w:space="0" w:color="auto"/>
                      </w:divBdr>
                    </w:div>
                  </w:divsChild>
                </w:div>
                <w:div w:id="1600140645">
                  <w:marLeft w:val="0"/>
                  <w:marRight w:val="0"/>
                  <w:marTop w:val="0"/>
                  <w:marBottom w:val="0"/>
                  <w:divBdr>
                    <w:top w:val="single" w:sz="2" w:space="1" w:color="FFFFFF"/>
                    <w:left w:val="single" w:sz="2" w:space="11" w:color="FFFFFF"/>
                    <w:bottom w:val="single" w:sz="2" w:space="1" w:color="FFFFFF"/>
                    <w:right w:val="single" w:sz="2" w:space="4" w:color="FFFFFF"/>
                  </w:divBdr>
                  <w:divsChild>
                    <w:div w:id="1185896607">
                      <w:marLeft w:val="0"/>
                      <w:marRight w:val="0"/>
                      <w:marTop w:val="0"/>
                      <w:marBottom w:val="0"/>
                      <w:divBdr>
                        <w:top w:val="none" w:sz="0" w:space="0" w:color="auto"/>
                        <w:left w:val="none" w:sz="0" w:space="0" w:color="auto"/>
                        <w:bottom w:val="none" w:sz="0" w:space="0" w:color="auto"/>
                        <w:right w:val="none" w:sz="0" w:space="0" w:color="auto"/>
                      </w:divBdr>
                    </w:div>
                  </w:divsChild>
                </w:div>
                <w:div w:id="76825918">
                  <w:marLeft w:val="0"/>
                  <w:marRight w:val="0"/>
                  <w:marTop w:val="0"/>
                  <w:marBottom w:val="0"/>
                  <w:divBdr>
                    <w:top w:val="single" w:sz="2" w:space="1" w:color="FFFFFF"/>
                    <w:left w:val="single" w:sz="2" w:space="11" w:color="FFFFFF"/>
                    <w:bottom w:val="single" w:sz="2" w:space="1" w:color="FFFFFF"/>
                    <w:right w:val="single" w:sz="2" w:space="4" w:color="FFFFFF"/>
                  </w:divBdr>
                  <w:divsChild>
                    <w:div w:id="1915436543">
                      <w:marLeft w:val="0"/>
                      <w:marRight w:val="0"/>
                      <w:marTop w:val="0"/>
                      <w:marBottom w:val="0"/>
                      <w:divBdr>
                        <w:top w:val="none" w:sz="0" w:space="0" w:color="auto"/>
                        <w:left w:val="none" w:sz="0" w:space="0" w:color="auto"/>
                        <w:bottom w:val="none" w:sz="0" w:space="0" w:color="auto"/>
                        <w:right w:val="none" w:sz="0" w:space="0" w:color="auto"/>
                      </w:divBdr>
                    </w:div>
                  </w:divsChild>
                </w:div>
                <w:div w:id="394671153">
                  <w:marLeft w:val="0"/>
                  <w:marRight w:val="0"/>
                  <w:marTop w:val="0"/>
                  <w:marBottom w:val="0"/>
                  <w:divBdr>
                    <w:top w:val="single" w:sz="2" w:space="1" w:color="FFFFFF"/>
                    <w:left w:val="single" w:sz="2" w:space="11" w:color="FFFFFF"/>
                    <w:bottom w:val="single" w:sz="2" w:space="1" w:color="FFFFFF"/>
                    <w:right w:val="single" w:sz="2" w:space="4" w:color="FFFFFF"/>
                  </w:divBdr>
                  <w:divsChild>
                    <w:div w:id="172383289">
                      <w:marLeft w:val="0"/>
                      <w:marRight w:val="0"/>
                      <w:marTop w:val="0"/>
                      <w:marBottom w:val="0"/>
                      <w:divBdr>
                        <w:top w:val="none" w:sz="0" w:space="0" w:color="auto"/>
                        <w:left w:val="none" w:sz="0" w:space="0" w:color="auto"/>
                        <w:bottom w:val="none" w:sz="0" w:space="0" w:color="auto"/>
                        <w:right w:val="none" w:sz="0" w:space="0" w:color="auto"/>
                      </w:divBdr>
                    </w:div>
                  </w:divsChild>
                </w:div>
                <w:div w:id="1052851476">
                  <w:marLeft w:val="0"/>
                  <w:marRight w:val="0"/>
                  <w:marTop w:val="0"/>
                  <w:marBottom w:val="0"/>
                  <w:divBdr>
                    <w:top w:val="single" w:sz="2" w:space="1" w:color="FFFFFF"/>
                    <w:left w:val="single" w:sz="2" w:space="11" w:color="FFFFFF"/>
                    <w:bottom w:val="single" w:sz="2" w:space="1" w:color="FFFFFF"/>
                    <w:right w:val="single" w:sz="2" w:space="4" w:color="FFFFFF"/>
                  </w:divBdr>
                  <w:divsChild>
                    <w:div w:id="1571887357">
                      <w:marLeft w:val="0"/>
                      <w:marRight w:val="0"/>
                      <w:marTop w:val="0"/>
                      <w:marBottom w:val="0"/>
                      <w:divBdr>
                        <w:top w:val="none" w:sz="0" w:space="0" w:color="auto"/>
                        <w:left w:val="none" w:sz="0" w:space="0" w:color="auto"/>
                        <w:bottom w:val="none" w:sz="0" w:space="0" w:color="auto"/>
                        <w:right w:val="none" w:sz="0" w:space="0" w:color="auto"/>
                      </w:divBdr>
                    </w:div>
                  </w:divsChild>
                </w:div>
                <w:div w:id="970594958">
                  <w:marLeft w:val="0"/>
                  <w:marRight w:val="0"/>
                  <w:marTop w:val="0"/>
                  <w:marBottom w:val="0"/>
                  <w:divBdr>
                    <w:top w:val="single" w:sz="2" w:space="1" w:color="FFFFFF"/>
                    <w:left w:val="single" w:sz="2" w:space="11" w:color="FFFFFF"/>
                    <w:bottom w:val="single" w:sz="2" w:space="1" w:color="FFFFFF"/>
                    <w:right w:val="single" w:sz="2" w:space="4" w:color="FFFFFF"/>
                  </w:divBdr>
                  <w:divsChild>
                    <w:div w:id="952594838">
                      <w:marLeft w:val="0"/>
                      <w:marRight w:val="0"/>
                      <w:marTop w:val="0"/>
                      <w:marBottom w:val="0"/>
                      <w:divBdr>
                        <w:top w:val="none" w:sz="0" w:space="0" w:color="auto"/>
                        <w:left w:val="none" w:sz="0" w:space="0" w:color="auto"/>
                        <w:bottom w:val="none" w:sz="0" w:space="0" w:color="auto"/>
                        <w:right w:val="none" w:sz="0" w:space="0" w:color="auto"/>
                      </w:divBdr>
                    </w:div>
                  </w:divsChild>
                </w:div>
                <w:div w:id="395130718">
                  <w:marLeft w:val="0"/>
                  <w:marRight w:val="0"/>
                  <w:marTop w:val="0"/>
                  <w:marBottom w:val="0"/>
                  <w:divBdr>
                    <w:top w:val="single" w:sz="2" w:space="1" w:color="FFFFFF"/>
                    <w:left w:val="single" w:sz="2" w:space="11" w:color="FFFFFF"/>
                    <w:bottom w:val="single" w:sz="2" w:space="1" w:color="FFFFFF"/>
                    <w:right w:val="single" w:sz="2" w:space="4" w:color="FFFFFF"/>
                  </w:divBdr>
                  <w:divsChild>
                    <w:div w:id="1542548311">
                      <w:marLeft w:val="0"/>
                      <w:marRight w:val="0"/>
                      <w:marTop w:val="0"/>
                      <w:marBottom w:val="0"/>
                      <w:divBdr>
                        <w:top w:val="none" w:sz="0" w:space="0" w:color="auto"/>
                        <w:left w:val="none" w:sz="0" w:space="0" w:color="auto"/>
                        <w:bottom w:val="none" w:sz="0" w:space="0" w:color="auto"/>
                        <w:right w:val="none" w:sz="0" w:space="0" w:color="auto"/>
                      </w:divBdr>
                    </w:div>
                  </w:divsChild>
                </w:div>
                <w:div w:id="1184828977">
                  <w:marLeft w:val="0"/>
                  <w:marRight w:val="0"/>
                  <w:marTop w:val="0"/>
                  <w:marBottom w:val="0"/>
                  <w:divBdr>
                    <w:top w:val="single" w:sz="2" w:space="1" w:color="FFFFFF"/>
                    <w:left w:val="single" w:sz="2" w:space="11" w:color="FFFFFF"/>
                    <w:bottom w:val="single" w:sz="2" w:space="1" w:color="FFFFFF"/>
                    <w:right w:val="single" w:sz="2" w:space="4" w:color="FFFFFF"/>
                  </w:divBdr>
                  <w:divsChild>
                    <w:div w:id="451825408">
                      <w:marLeft w:val="0"/>
                      <w:marRight w:val="0"/>
                      <w:marTop w:val="0"/>
                      <w:marBottom w:val="0"/>
                      <w:divBdr>
                        <w:top w:val="none" w:sz="0" w:space="0" w:color="auto"/>
                        <w:left w:val="none" w:sz="0" w:space="0" w:color="auto"/>
                        <w:bottom w:val="none" w:sz="0" w:space="0" w:color="auto"/>
                        <w:right w:val="none" w:sz="0" w:space="0" w:color="auto"/>
                      </w:divBdr>
                    </w:div>
                  </w:divsChild>
                </w:div>
                <w:div w:id="615403613">
                  <w:marLeft w:val="0"/>
                  <w:marRight w:val="0"/>
                  <w:marTop w:val="0"/>
                  <w:marBottom w:val="0"/>
                  <w:divBdr>
                    <w:top w:val="single" w:sz="2" w:space="1" w:color="FFFFFF"/>
                    <w:left w:val="single" w:sz="2" w:space="11" w:color="FFFFFF"/>
                    <w:bottom w:val="single" w:sz="2" w:space="1" w:color="FFFFFF"/>
                    <w:right w:val="single" w:sz="2" w:space="4" w:color="FFFFFF"/>
                  </w:divBdr>
                  <w:divsChild>
                    <w:div w:id="2044552991">
                      <w:marLeft w:val="0"/>
                      <w:marRight w:val="0"/>
                      <w:marTop w:val="0"/>
                      <w:marBottom w:val="0"/>
                      <w:divBdr>
                        <w:top w:val="none" w:sz="0" w:space="0" w:color="auto"/>
                        <w:left w:val="none" w:sz="0" w:space="0" w:color="auto"/>
                        <w:bottom w:val="none" w:sz="0" w:space="0" w:color="auto"/>
                        <w:right w:val="none" w:sz="0" w:space="0" w:color="auto"/>
                      </w:divBdr>
                    </w:div>
                  </w:divsChild>
                </w:div>
                <w:div w:id="413822362">
                  <w:marLeft w:val="0"/>
                  <w:marRight w:val="0"/>
                  <w:marTop w:val="0"/>
                  <w:marBottom w:val="0"/>
                  <w:divBdr>
                    <w:top w:val="single" w:sz="2" w:space="1" w:color="FFFFFF"/>
                    <w:left w:val="single" w:sz="2" w:space="11" w:color="FFFFFF"/>
                    <w:bottom w:val="single" w:sz="2" w:space="1" w:color="FFFFFF"/>
                    <w:right w:val="single" w:sz="2" w:space="4" w:color="FFFFFF"/>
                  </w:divBdr>
                  <w:divsChild>
                    <w:div w:id="751633098">
                      <w:marLeft w:val="0"/>
                      <w:marRight w:val="0"/>
                      <w:marTop w:val="0"/>
                      <w:marBottom w:val="0"/>
                      <w:divBdr>
                        <w:top w:val="none" w:sz="0" w:space="0" w:color="auto"/>
                        <w:left w:val="none" w:sz="0" w:space="0" w:color="auto"/>
                        <w:bottom w:val="none" w:sz="0" w:space="0" w:color="auto"/>
                        <w:right w:val="none" w:sz="0" w:space="0" w:color="auto"/>
                      </w:divBdr>
                    </w:div>
                  </w:divsChild>
                </w:div>
                <w:div w:id="2132506247">
                  <w:marLeft w:val="0"/>
                  <w:marRight w:val="0"/>
                  <w:marTop w:val="0"/>
                  <w:marBottom w:val="0"/>
                  <w:divBdr>
                    <w:top w:val="single" w:sz="2" w:space="1" w:color="FFFFFF"/>
                    <w:left w:val="single" w:sz="2" w:space="11" w:color="FFFFFF"/>
                    <w:bottom w:val="single" w:sz="2" w:space="1" w:color="FFFFFF"/>
                    <w:right w:val="single" w:sz="2" w:space="4" w:color="FFFFFF"/>
                  </w:divBdr>
                  <w:divsChild>
                    <w:div w:id="1377317681">
                      <w:marLeft w:val="0"/>
                      <w:marRight w:val="0"/>
                      <w:marTop w:val="0"/>
                      <w:marBottom w:val="0"/>
                      <w:divBdr>
                        <w:top w:val="none" w:sz="0" w:space="0" w:color="auto"/>
                        <w:left w:val="none" w:sz="0" w:space="0" w:color="auto"/>
                        <w:bottom w:val="none" w:sz="0" w:space="0" w:color="auto"/>
                        <w:right w:val="none" w:sz="0" w:space="0" w:color="auto"/>
                      </w:divBdr>
                    </w:div>
                  </w:divsChild>
                </w:div>
                <w:div w:id="957952900">
                  <w:marLeft w:val="0"/>
                  <w:marRight w:val="0"/>
                  <w:marTop w:val="0"/>
                  <w:marBottom w:val="0"/>
                  <w:divBdr>
                    <w:top w:val="single" w:sz="2" w:space="1" w:color="FFFFFF"/>
                    <w:left w:val="single" w:sz="2" w:space="11" w:color="FFFFFF"/>
                    <w:bottom w:val="single" w:sz="2" w:space="1" w:color="FFFFFF"/>
                    <w:right w:val="single" w:sz="2" w:space="4" w:color="FFFFFF"/>
                  </w:divBdr>
                  <w:divsChild>
                    <w:div w:id="1044209192">
                      <w:marLeft w:val="0"/>
                      <w:marRight w:val="0"/>
                      <w:marTop w:val="0"/>
                      <w:marBottom w:val="0"/>
                      <w:divBdr>
                        <w:top w:val="none" w:sz="0" w:space="0" w:color="auto"/>
                        <w:left w:val="none" w:sz="0" w:space="0" w:color="auto"/>
                        <w:bottom w:val="none" w:sz="0" w:space="0" w:color="auto"/>
                        <w:right w:val="none" w:sz="0" w:space="0" w:color="auto"/>
                      </w:divBdr>
                    </w:div>
                  </w:divsChild>
                </w:div>
                <w:div w:id="1401750552">
                  <w:marLeft w:val="0"/>
                  <w:marRight w:val="0"/>
                  <w:marTop w:val="0"/>
                  <w:marBottom w:val="0"/>
                  <w:divBdr>
                    <w:top w:val="single" w:sz="2" w:space="1" w:color="FFFFFF"/>
                    <w:left w:val="single" w:sz="2" w:space="11" w:color="FFFFFF"/>
                    <w:bottom w:val="single" w:sz="2" w:space="1" w:color="FFFFFF"/>
                    <w:right w:val="single" w:sz="2" w:space="4" w:color="FFFFFF"/>
                  </w:divBdr>
                  <w:divsChild>
                    <w:div w:id="1780417288">
                      <w:marLeft w:val="0"/>
                      <w:marRight w:val="0"/>
                      <w:marTop w:val="0"/>
                      <w:marBottom w:val="0"/>
                      <w:divBdr>
                        <w:top w:val="none" w:sz="0" w:space="0" w:color="auto"/>
                        <w:left w:val="none" w:sz="0" w:space="0" w:color="auto"/>
                        <w:bottom w:val="none" w:sz="0" w:space="0" w:color="auto"/>
                        <w:right w:val="none" w:sz="0" w:space="0" w:color="auto"/>
                      </w:divBdr>
                    </w:div>
                  </w:divsChild>
                </w:div>
                <w:div w:id="2008097678">
                  <w:marLeft w:val="0"/>
                  <w:marRight w:val="0"/>
                  <w:marTop w:val="0"/>
                  <w:marBottom w:val="0"/>
                  <w:divBdr>
                    <w:top w:val="single" w:sz="2" w:space="1" w:color="FFFFFF"/>
                    <w:left w:val="single" w:sz="2" w:space="11" w:color="FFFFFF"/>
                    <w:bottom w:val="single" w:sz="2" w:space="1" w:color="FFFFFF"/>
                    <w:right w:val="single" w:sz="2" w:space="4" w:color="FFFFFF"/>
                  </w:divBdr>
                  <w:divsChild>
                    <w:div w:id="375282737">
                      <w:marLeft w:val="0"/>
                      <w:marRight w:val="0"/>
                      <w:marTop w:val="0"/>
                      <w:marBottom w:val="0"/>
                      <w:divBdr>
                        <w:top w:val="none" w:sz="0" w:space="0" w:color="auto"/>
                        <w:left w:val="none" w:sz="0" w:space="0" w:color="auto"/>
                        <w:bottom w:val="none" w:sz="0" w:space="0" w:color="auto"/>
                        <w:right w:val="none" w:sz="0" w:space="0" w:color="auto"/>
                      </w:divBdr>
                    </w:div>
                  </w:divsChild>
                </w:div>
                <w:div w:id="1925992759">
                  <w:marLeft w:val="0"/>
                  <w:marRight w:val="0"/>
                  <w:marTop w:val="0"/>
                  <w:marBottom w:val="0"/>
                  <w:divBdr>
                    <w:top w:val="single" w:sz="2" w:space="1" w:color="FFFFFF"/>
                    <w:left w:val="single" w:sz="2" w:space="11" w:color="FFFFFF"/>
                    <w:bottom w:val="single" w:sz="2" w:space="4" w:color="FFFFFF"/>
                    <w:right w:val="single" w:sz="2" w:space="4" w:color="FFFFFF"/>
                  </w:divBdr>
                  <w:divsChild>
                    <w:div w:id="213039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217568">
          <w:marLeft w:val="0"/>
          <w:marRight w:val="0"/>
          <w:marTop w:val="0"/>
          <w:marBottom w:val="300"/>
          <w:divBdr>
            <w:top w:val="none" w:sz="0" w:space="0" w:color="auto"/>
            <w:left w:val="none" w:sz="0" w:space="0" w:color="auto"/>
            <w:bottom w:val="none" w:sz="0" w:space="0" w:color="auto"/>
            <w:right w:val="none" w:sz="0" w:space="0" w:color="auto"/>
          </w:divBdr>
          <w:divsChild>
            <w:div w:id="1314213070">
              <w:marLeft w:val="0"/>
              <w:marRight w:val="0"/>
              <w:marTop w:val="0"/>
              <w:marBottom w:val="0"/>
              <w:divBdr>
                <w:top w:val="none" w:sz="0" w:space="0" w:color="auto"/>
                <w:left w:val="none" w:sz="0" w:space="0" w:color="auto"/>
                <w:bottom w:val="none" w:sz="0" w:space="0" w:color="auto"/>
                <w:right w:val="none" w:sz="0" w:space="0" w:color="auto"/>
              </w:divBdr>
              <w:divsChild>
                <w:div w:id="347220687">
                  <w:marLeft w:val="0"/>
                  <w:marRight w:val="0"/>
                  <w:marTop w:val="0"/>
                  <w:marBottom w:val="0"/>
                  <w:divBdr>
                    <w:top w:val="single" w:sz="2" w:space="4" w:color="FFFFFF"/>
                    <w:left w:val="single" w:sz="2" w:space="11" w:color="FFFFFF"/>
                    <w:bottom w:val="single" w:sz="2" w:space="1" w:color="FFFFFF"/>
                    <w:right w:val="single" w:sz="2" w:space="4" w:color="FFFFFF"/>
                  </w:divBdr>
                  <w:divsChild>
                    <w:div w:id="976884921">
                      <w:marLeft w:val="0"/>
                      <w:marRight w:val="0"/>
                      <w:marTop w:val="0"/>
                      <w:marBottom w:val="0"/>
                      <w:divBdr>
                        <w:top w:val="none" w:sz="0" w:space="0" w:color="auto"/>
                        <w:left w:val="none" w:sz="0" w:space="0" w:color="auto"/>
                        <w:bottom w:val="none" w:sz="0" w:space="0" w:color="auto"/>
                        <w:right w:val="none" w:sz="0" w:space="0" w:color="auto"/>
                      </w:divBdr>
                    </w:div>
                  </w:divsChild>
                </w:div>
                <w:div w:id="49380048">
                  <w:marLeft w:val="0"/>
                  <w:marRight w:val="0"/>
                  <w:marTop w:val="0"/>
                  <w:marBottom w:val="0"/>
                  <w:divBdr>
                    <w:top w:val="single" w:sz="2" w:space="1" w:color="FFFFFF"/>
                    <w:left w:val="single" w:sz="2" w:space="11" w:color="FFFFFF"/>
                    <w:bottom w:val="single" w:sz="2" w:space="1" w:color="FFFFFF"/>
                    <w:right w:val="single" w:sz="2" w:space="4" w:color="FFFFFF"/>
                  </w:divBdr>
                  <w:divsChild>
                    <w:div w:id="1613978203">
                      <w:marLeft w:val="0"/>
                      <w:marRight w:val="0"/>
                      <w:marTop w:val="0"/>
                      <w:marBottom w:val="0"/>
                      <w:divBdr>
                        <w:top w:val="none" w:sz="0" w:space="0" w:color="auto"/>
                        <w:left w:val="none" w:sz="0" w:space="0" w:color="auto"/>
                        <w:bottom w:val="none" w:sz="0" w:space="0" w:color="auto"/>
                        <w:right w:val="none" w:sz="0" w:space="0" w:color="auto"/>
                      </w:divBdr>
                    </w:div>
                  </w:divsChild>
                </w:div>
                <w:div w:id="1485855220">
                  <w:marLeft w:val="0"/>
                  <w:marRight w:val="0"/>
                  <w:marTop w:val="0"/>
                  <w:marBottom w:val="0"/>
                  <w:divBdr>
                    <w:top w:val="single" w:sz="2" w:space="1" w:color="FFFFFF"/>
                    <w:left w:val="single" w:sz="2" w:space="11" w:color="FFFFFF"/>
                    <w:bottom w:val="single" w:sz="2" w:space="1" w:color="FFFFFF"/>
                    <w:right w:val="single" w:sz="2" w:space="4" w:color="FFFFFF"/>
                  </w:divBdr>
                  <w:divsChild>
                    <w:div w:id="634919303">
                      <w:marLeft w:val="0"/>
                      <w:marRight w:val="0"/>
                      <w:marTop w:val="0"/>
                      <w:marBottom w:val="0"/>
                      <w:divBdr>
                        <w:top w:val="none" w:sz="0" w:space="0" w:color="auto"/>
                        <w:left w:val="none" w:sz="0" w:space="0" w:color="auto"/>
                        <w:bottom w:val="none" w:sz="0" w:space="0" w:color="auto"/>
                        <w:right w:val="none" w:sz="0" w:space="0" w:color="auto"/>
                      </w:divBdr>
                    </w:div>
                  </w:divsChild>
                </w:div>
                <w:div w:id="1369912907">
                  <w:marLeft w:val="0"/>
                  <w:marRight w:val="0"/>
                  <w:marTop w:val="0"/>
                  <w:marBottom w:val="0"/>
                  <w:divBdr>
                    <w:top w:val="single" w:sz="2" w:space="1" w:color="FFFFFF"/>
                    <w:left w:val="single" w:sz="2" w:space="11" w:color="FFFFFF"/>
                    <w:bottom w:val="single" w:sz="2" w:space="1" w:color="FFFFFF"/>
                    <w:right w:val="single" w:sz="2" w:space="4" w:color="FFFFFF"/>
                  </w:divBdr>
                  <w:divsChild>
                    <w:div w:id="387146180">
                      <w:marLeft w:val="0"/>
                      <w:marRight w:val="0"/>
                      <w:marTop w:val="0"/>
                      <w:marBottom w:val="0"/>
                      <w:divBdr>
                        <w:top w:val="none" w:sz="0" w:space="0" w:color="auto"/>
                        <w:left w:val="none" w:sz="0" w:space="0" w:color="auto"/>
                        <w:bottom w:val="none" w:sz="0" w:space="0" w:color="auto"/>
                        <w:right w:val="none" w:sz="0" w:space="0" w:color="auto"/>
                      </w:divBdr>
                    </w:div>
                  </w:divsChild>
                </w:div>
                <w:div w:id="39944187">
                  <w:marLeft w:val="0"/>
                  <w:marRight w:val="0"/>
                  <w:marTop w:val="0"/>
                  <w:marBottom w:val="0"/>
                  <w:divBdr>
                    <w:top w:val="single" w:sz="2" w:space="1" w:color="FFFFFF"/>
                    <w:left w:val="single" w:sz="2" w:space="11" w:color="FFFFFF"/>
                    <w:bottom w:val="single" w:sz="2" w:space="1" w:color="FFFFFF"/>
                    <w:right w:val="single" w:sz="2" w:space="4" w:color="FFFFFF"/>
                  </w:divBdr>
                  <w:divsChild>
                    <w:div w:id="2101169731">
                      <w:marLeft w:val="0"/>
                      <w:marRight w:val="0"/>
                      <w:marTop w:val="0"/>
                      <w:marBottom w:val="0"/>
                      <w:divBdr>
                        <w:top w:val="none" w:sz="0" w:space="0" w:color="auto"/>
                        <w:left w:val="none" w:sz="0" w:space="0" w:color="auto"/>
                        <w:bottom w:val="none" w:sz="0" w:space="0" w:color="auto"/>
                        <w:right w:val="none" w:sz="0" w:space="0" w:color="auto"/>
                      </w:divBdr>
                    </w:div>
                  </w:divsChild>
                </w:div>
                <w:div w:id="1233278284">
                  <w:marLeft w:val="0"/>
                  <w:marRight w:val="0"/>
                  <w:marTop w:val="0"/>
                  <w:marBottom w:val="0"/>
                  <w:divBdr>
                    <w:top w:val="single" w:sz="2" w:space="1" w:color="FFFFFF"/>
                    <w:left w:val="single" w:sz="2" w:space="11" w:color="FFFFFF"/>
                    <w:bottom w:val="single" w:sz="2" w:space="1" w:color="FFFFFF"/>
                    <w:right w:val="single" w:sz="2" w:space="4" w:color="FFFFFF"/>
                  </w:divBdr>
                  <w:divsChild>
                    <w:div w:id="1718160520">
                      <w:marLeft w:val="0"/>
                      <w:marRight w:val="0"/>
                      <w:marTop w:val="0"/>
                      <w:marBottom w:val="0"/>
                      <w:divBdr>
                        <w:top w:val="none" w:sz="0" w:space="0" w:color="auto"/>
                        <w:left w:val="none" w:sz="0" w:space="0" w:color="auto"/>
                        <w:bottom w:val="none" w:sz="0" w:space="0" w:color="auto"/>
                        <w:right w:val="none" w:sz="0" w:space="0" w:color="auto"/>
                      </w:divBdr>
                    </w:div>
                  </w:divsChild>
                </w:div>
                <w:div w:id="271983059">
                  <w:marLeft w:val="0"/>
                  <w:marRight w:val="0"/>
                  <w:marTop w:val="0"/>
                  <w:marBottom w:val="0"/>
                  <w:divBdr>
                    <w:top w:val="single" w:sz="2" w:space="1" w:color="FFFFFF"/>
                    <w:left w:val="single" w:sz="2" w:space="11" w:color="FFFFFF"/>
                    <w:bottom w:val="single" w:sz="2" w:space="1" w:color="FFFFFF"/>
                    <w:right w:val="single" w:sz="2" w:space="4" w:color="FFFFFF"/>
                  </w:divBdr>
                  <w:divsChild>
                    <w:div w:id="1612319748">
                      <w:marLeft w:val="0"/>
                      <w:marRight w:val="0"/>
                      <w:marTop w:val="0"/>
                      <w:marBottom w:val="0"/>
                      <w:divBdr>
                        <w:top w:val="none" w:sz="0" w:space="0" w:color="auto"/>
                        <w:left w:val="none" w:sz="0" w:space="0" w:color="auto"/>
                        <w:bottom w:val="none" w:sz="0" w:space="0" w:color="auto"/>
                        <w:right w:val="none" w:sz="0" w:space="0" w:color="auto"/>
                      </w:divBdr>
                    </w:div>
                  </w:divsChild>
                </w:div>
                <w:div w:id="631204955">
                  <w:marLeft w:val="0"/>
                  <w:marRight w:val="0"/>
                  <w:marTop w:val="0"/>
                  <w:marBottom w:val="0"/>
                  <w:divBdr>
                    <w:top w:val="single" w:sz="2" w:space="1" w:color="FFFFFF"/>
                    <w:left w:val="single" w:sz="2" w:space="11" w:color="FFFFFF"/>
                    <w:bottom w:val="single" w:sz="2" w:space="1" w:color="FFFFFF"/>
                    <w:right w:val="single" w:sz="2" w:space="4" w:color="FFFFFF"/>
                  </w:divBdr>
                  <w:divsChild>
                    <w:div w:id="779878584">
                      <w:marLeft w:val="0"/>
                      <w:marRight w:val="0"/>
                      <w:marTop w:val="0"/>
                      <w:marBottom w:val="0"/>
                      <w:divBdr>
                        <w:top w:val="none" w:sz="0" w:space="0" w:color="auto"/>
                        <w:left w:val="none" w:sz="0" w:space="0" w:color="auto"/>
                        <w:bottom w:val="none" w:sz="0" w:space="0" w:color="auto"/>
                        <w:right w:val="none" w:sz="0" w:space="0" w:color="auto"/>
                      </w:divBdr>
                    </w:div>
                  </w:divsChild>
                </w:div>
                <w:div w:id="1073701831">
                  <w:marLeft w:val="0"/>
                  <w:marRight w:val="0"/>
                  <w:marTop w:val="0"/>
                  <w:marBottom w:val="0"/>
                  <w:divBdr>
                    <w:top w:val="single" w:sz="2" w:space="1" w:color="FFFFFF"/>
                    <w:left w:val="single" w:sz="2" w:space="11" w:color="FFFFFF"/>
                    <w:bottom w:val="single" w:sz="2" w:space="1" w:color="FFFFFF"/>
                    <w:right w:val="single" w:sz="2" w:space="4" w:color="FFFFFF"/>
                  </w:divBdr>
                  <w:divsChild>
                    <w:div w:id="114567056">
                      <w:marLeft w:val="0"/>
                      <w:marRight w:val="0"/>
                      <w:marTop w:val="0"/>
                      <w:marBottom w:val="0"/>
                      <w:divBdr>
                        <w:top w:val="none" w:sz="0" w:space="0" w:color="auto"/>
                        <w:left w:val="none" w:sz="0" w:space="0" w:color="auto"/>
                        <w:bottom w:val="none" w:sz="0" w:space="0" w:color="auto"/>
                        <w:right w:val="none" w:sz="0" w:space="0" w:color="auto"/>
                      </w:divBdr>
                    </w:div>
                  </w:divsChild>
                </w:div>
                <w:div w:id="442114161">
                  <w:marLeft w:val="0"/>
                  <w:marRight w:val="0"/>
                  <w:marTop w:val="0"/>
                  <w:marBottom w:val="0"/>
                  <w:divBdr>
                    <w:top w:val="single" w:sz="2" w:space="1" w:color="FFFFFF"/>
                    <w:left w:val="single" w:sz="2" w:space="11" w:color="FFFFFF"/>
                    <w:bottom w:val="single" w:sz="2" w:space="1" w:color="FFFFFF"/>
                    <w:right w:val="single" w:sz="2" w:space="4" w:color="FFFFFF"/>
                  </w:divBdr>
                  <w:divsChild>
                    <w:div w:id="2061589858">
                      <w:marLeft w:val="0"/>
                      <w:marRight w:val="0"/>
                      <w:marTop w:val="0"/>
                      <w:marBottom w:val="0"/>
                      <w:divBdr>
                        <w:top w:val="none" w:sz="0" w:space="0" w:color="auto"/>
                        <w:left w:val="none" w:sz="0" w:space="0" w:color="auto"/>
                        <w:bottom w:val="none" w:sz="0" w:space="0" w:color="auto"/>
                        <w:right w:val="none" w:sz="0" w:space="0" w:color="auto"/>
                      </w:divBdr>
                    </w:div>
                  </w:divsChild>
                </w:div>
                <w:div w:id="28260133">
                  <w:marLeft w:val="0"/>
                  <w:marRight w:val="0"/>
                  <w:marTop w:val="0"/>
                  <w:marBottom w:val="0"/>
                  <w:divBdr>
                    <w:top w:val="single" w:sz="2" w:space="1" w:color="FFFFFF"/>
                    <w:left w:val="single" w:sz="2" w:space="11" w:color="FFFFFF"/>
                    <w:bottom w:val="single" w:sz="2" w:space="1" w:color="FFFFFF"/>
                    <w:right w:val="single" w:sz="2" w:space="4" w:color="FFFFFF"/>
                  </w:divBdr>
                  <w:divsChild>
                    <w:div w:id="390857211">
                      <w:marLeft w:val="0"/>
                      <w:marRight w:val="0"/>
                      <w:marTop w:val="0"/>
                      <w:marBottom w:val="0"/>
                      <w:divBdr>
                        <w:top w:val="none" w:sz="0" w:space="0" w:color="auto"/>
                        <w:left w:val="none" w:sz="0" w:space="0" w:color="auto"/>
                        <w:bottom w:val="none" w:sz="0" w:space="0" w:color="auto"/>
                        <w:right w:val="none" w:sz="0" w:space="0" w:color="auto"/>
                      </w:divBdr>
                    </w:div>
                  </w:divsChild>
                </w:div>
                <w:div w:id="2030834581">
                  <w:marLeft w:val="0"/>
                  <w:marRight w:val="0"/>
                  <w:marTop w:val="0"/>
                  <w:marBottom w:val="0"/>
                  <w:divBdr>
                    <w:top w:val="single" w:sz="2" w:space="1" w:color="FFFFFF"/>
                    <w:left w:val="single" w:sz="2" w:space="11" w:color="FFFFFF"/>
                    <w:bottom w:val="single" w:sz="2" w:space="1" w:color="FFFFFF"/>
                    <w:right w:val="single" w:sz="2" w:space="4" w:color="FFFFFF"/>
                  </w:divBdr>
                  <w:divsChild>
                    <w:div w:id="221528529">
                      <w:marLeft w:val="0"/>
                      <w:marRight w:val="0"/>
                      <w:marTop w:val="0"/>
                      <w:marBottom w:val="0"/>
                      <w:divBdr>
                        <w:top w:val="none" w:sz="0" w:space="0" w:color="auto"/>
                        <w:left w:val="none" w:sz="0" w:space="0" w:color="auto"/>
                        <w:bottom w:val="none" w:sz="0" w:space="0" w:color="auto"/>
                        <w:right w:val="none" w:sz="0" w:space="0" w:color="auto"/>
                      </w:divBdr>
                    </w:div>
                  </w:divsChild>
                </w:div>
                <w:div w:id="1140074378">
                  <w:marLeft w:val="0"/>
                  <w:marRight w:val="0"/>
                  <w:marTop w:val="0"/>
                  <w:marBottom w:val="0"/>
                  <w:divBdr>
                    <w:top w:val="single" w:sz="2" w:space="1" w:color="FFFFFF"/>
                    <w:left w:val="single" w:sz="2" w:space="11" w:color="FFFFFF"/>
                    <w:bottom w:val="single" w:sz="2" w:space="1" w:color="FFFFFF"/>
                    <w:right w:val="single" w:sz="2" w:space="4" w:color="FFFFFF"/>
                  </w:divBdr>
                  <w:divsChild>
                    <w:div w:id="1426074215">
                      <w:marLeft w:val="0"/>
                      <w:marRight w:val="0"/>
                      <w:marTop w:val="0"/>
                      <w:marBottom w:val="0"/>
                      <w:divBdr>
                        <w:top w:val="none" w:sz="0" w:space="0" w:color="auto"/>
                        <w:left w:val="none" w:sz="0" w:space="0" w:color="auto"/>
                        <w:bottom w:val="none" w:sz="0" w:space="0" w:color="auto"/>
                        <w:right w:val="none" w:sz="0" w:space="0" w:color="auto"/>
                      </w:divBdr>
                    </w:div>
                  </w:divsChild>
                </w:div>
                <w:div w:id="606356487">
                  <w:marLeft w:val="0"/>
                  <w:marRight w:val="0"/>
                  <w:marTop w:val="0"/>
                  <w:marBottom w:val="0"/>
                  <w:divBdr>
                    <w:top w:val="single" w:sz="2" w:space="1" w:color="FFFFFF"/>
                    <w:left w:val="single" w:sz="2" w:space="11" w:color="FFFFFF"/>
                    <w:bottom w:val="single" w:sz="2" w:space="4" w:color="FFFFFF"/>
                    <w:right w:val="single" w:sz="2" w:space="4" w:color="FFFFFF"/>
                  </w:divBdr>
                  <w:divsChild>
                    <w:div w:id="154694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419221">
      <w:bodyDiv w:val="1"/>
      <w:marLeft w:val="0"/>
      <w:marRight w:val="0"/>
      <w:marTop w:val="0"/>
      <w:marBottom w:val="0"/>
      <w:divBdr>
        <w:top w:val="none" w:sz="0" w:space="0" w:color="auto"/>
        <w:left w:val="none" w:sz="0" w:space="0" w:color="auto"/>
        <w:bottom w:val="none" w:sz="0" w:space="0" w:color="auto"/>
        <w:right w:val="none" w:sz="0" w:space="0" w:color="auto"/>
      </w:divBdr>
      <w:divsChild>
        <w:div w:id="1747262318">
          <w:marLeft w:val="0"/>
          <w:marRight w:val="0"/>
          <w:marTop w:val="0"/>
          <w:marBottom w:val="0"/>
          <w:divBdr>
            <w:top w:val="none" w:sz="0" w:space="0" w:color="auto"/>
            <w:left w:val="none" w:sz="0" w:space="0" w:color="auto"/>
            <w:bottom w:val="none" w:sz="0" w:space="0" w:color="auto"/>
            <w:right w:val="none" w:sz="0" w:space="0" w:color="auto"/>
          </w:divBdr>
        </w:div>
        <w:div w:id="1859195268">
          <w:marLeft w:val="0"/>
          <w:marRight w:val="0"/>
          <w:marTop w:val="0"/>
          <w:marBottom w:val="300"/>
          <w:divBdr>
            <w:top w:val="none" w:sz="0" w:space="0" w:color="auto"/>
            <w:left w:val="none" w:sz="0" w:space="0" w:color="auto"/>
            <w:bottom w:val="none" w:sz="0" w:space="0" w:color="auto"/>
            <w:right w:val="none" w:sz="0" w:space="0" w:color="auto"/>
          </w:divBdr>
          <w:divsChild>
            <w:div w:id="1901287026">
              <w:marLeft w:val="0"/>
              <w:marRight w:val="0"/>
              <w:marTop w:val="0"/>
              <w:marBottom w:val="0"/>
              <w:divBdr>
                <w:top w:val="none" w:sz="0" w:space="0" w:color="auto"/>
                <w:left w:val="none" w:sz="0" w:space="0" w:color="auto"/>
                <w:bottom w:val="none" w:sz="0" w:space="0" w:color="auto"/>
                <w:right w:val="none" w:sz="0" w:space="0" w:color="auto"/>
              </w:divBdr>
              <w:divsChild>
                <w:div w:id="2083916164">
                  <w:marLeft w:val="0"/>
                  <w:marRight w:val="0"/>
                  <w:marTop w:val="0"/>
                  <w:marBottom w:val="0"/>
                  <w:divBdr>
                    <w:top w:val="single" w:sz="2" w:space="4" w:color="FFFFFF"/>
                    <w:left w:val="single" w:sz="2" w:space="11" w:color="FFFFFF"/>
                    <w:bottom w:val="single" w:sz="2" w:space="1" w:color="FFFFFF"/>
                    <w:right w:val="single" w:sz="2" w:space="4" w:color="FFFFFF"/>
                  </w:divBdr>
                  <w:divsChild>
                    <w:div w:id="1600328478">
                      <w:marLeft w:val="0"/>
                      <w:marRight w:val="0"/>
                      <w:marTop w:val="0"/>
                      <w:marBottom w:val="0"/>
                      <w:divBdr>
                        <w:top w:val="none" w:sz="0" w:space="0" w:color="auto"/>
                        <w:left w:val="none" w:sz="0" w:space="0" w:color="auto"/>
                        <w:bottom w:val="none" w:sz="0" w:space="0" w:color="auto"/>
                        <w:right w:val="none" w:sz="0" w:space="0" w:color="auto"/>
                      </w:divBdr>
                    </w:div>
                  </w:divsChild>
                </w:div>
                <w:div w:id="158279893">
                  <w:marLeft w:val="0"/>
                  <w:marRight w:val="0"/>
                  <w:marTop w:val="0"/>
                  <w:marBottom w:val="0"/>
                  <w:divBdr>
                    <w:top w:val="single" w:sz="2" w:space="1" w:color="FFFFFF"/>
                    <w:left w:val="single" w:sz="2" w:space="11" w:color="FFFFFF"/>
                    <w:bottom w:val="single" w:sz="2" w:space="1" w:color="FFFFFF"/>
                    <w:right w:val="single" w:sz="2" w:space="4" w:color="FFFFFF"/>
                  </w:divBdr>
                  <w:divsChild>
                    <w:div w:id="672880539">
                      <w:marLeft w:val="0"/>
                      <w:marRight w:val="0"/>
                      <w:marTop w:val="0"/>
                      <w:marBottom w:val="0"/>
                      <w:divBdr>
                        <w:top w:val="none" w:sz="0" w:space="0" w:color="auto"/>
                        <w:left w:val="none" w:sz="0" w:space="0" w:color="auto"/>
                        <w:bottom w:val="none" w:sz="0" w:space="0" w:color="auto"/>
                        <w:right w:val="none" w:sz="0" w:space="0" w:color="auto"/>
                      </w:divBdr>
                    </w:div>
                  </w:divsChild>
                </w:div>
                <w:div w:id="1668827777">
                  <w:marLeft w:val="0"/>
                  <w:marRight w:val="0"/>
                  <w:marTop w:val="0"/>
                  <w:marBottom w:val="0"/>
                  <w:divBdr>
                    <w:top w:val="single" w:sz="2" w:space="1" w:color="FFFFFF"/>
                    <w:left w:val="single" w:sz="2" w:space="11" w:color="FFFFFF"/>
                    <w:bottom w:val="single" w:sz="2" w:space="1" w:color="FFFFFF"/>
                    <w:right w:val="single" w:sz="2" w:space="4" w:color="FFFFFF"/>
                  </w:divBdr>
                  <w:divsChild>
                    <w:div w:id="382799592">
                      <w:marLeft w:val="0"/>
                      <w:marRight w:val="0"/>
                      <w:marTop w:val="0"/>
                      <w:marBottom w:val="0"/>
                      <w:divBdr>
                        <w:top w:val="none" w:sz="0" w:space="0" w:color="auto"/>
                        <w:left w:val="none" w:sz="0" w:space="0" w:color="auto"/>
                        <w:bottom w:val="none" w:sz="0" w:space="0" w:color="auto"/>
                        <w:right w:val="none" w:sz="0" w:space="0" w:color="auto"/>
                      </w:divBdr>
                    </w:div>
                  </w:divsChild>
                </w:div>
                <w:div w:id="1510757646">
                  <w:marLeft w:val="0"/>
                  <w:marRight w:val="0"/>
                  <w:marTop w:val="0"/>
                  <w:marBottom w:val="0"/>
                  <w:divBdr>
                    <w:top w:val="single" w:sz="2" w:space="1" w:color="FFFFFF"/>
                    <w:left w:val="single" w:sz="2" w:space="11" w:color="FFFFFF"/>
                    <w:bottom w:val="single" w:sz="2" w:space="1" w:color="FFFFFF"/>
                    <w:right w:val="single" w:sz="2" w:space="4" w:color="FFFFFF"/>
                  </w:divBdr>
                  <w:divsChild>
                    <w:div w:id="1278566749">
                      <w:marLeft w:val="0"/>
                      <w:marRight w:val="0"/>
                      <w:marTop w:val="0"/>
                      <w:marBottom w:val="0"/>
                      <w:divBdr>
                        <w:top w:val="none" w:sz="0" w:space="0" w:color="auto"/>
                        <w:left w:val="none" w:sz="0" w:space="0" w:color="auto"/>
                        <w:bottom w:val="none" w:sz="0" w:space="0" w:color="auto"/>
                        <w:right w:val="none" w:sz="0" w:space="0" w:color="auto"/>
                      </w:divBdr>
                    </w:div>
                  </w:divsChild>
                </w:div>
                <w:div w:id="2011635857">
                  <w:marLeft w:val="0"/>
                  <w:marRight w:val="0"/>
                  <w:marTop w:val="0"/>
                  <w:marBottom w:val="0"/>
                  <w:divBdr>
                    <w:top w:val="single" w:sz="2" w:space="1" w:color="FFFFFF"/>
                    <w:left w:val="single" w:sz="2" w:space="11" w:color="FFFFFF"/>
                    <w:bottom w:val="single" w:sz="2" w:space="4" w:color="FFFFFF"/>
                    <w:right w:val="single" w:sz="2" w:space="4" w:color="FFFFFF"/>
                  </w:divBdr>
                  <w:divsChild>
                    <w:div w:id="25116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083772">
          <w:marLeft w:val="0"/>
          <w:marRight w:val="0"/>
          <w:marTop w:val="0"/>
          <w:marBottom w:val="300"/>
          <w:divBdr>
            <w:top w:val="none" w:sz="0" w:space="0" w:color="auto"/>
            <w:left w:val="none" w:sz="0" w:space="0" w:color="auto"/>
            <w:bottom w:val="none" w:sz="0" w:space="0" w:color="auto"/>
            <w:right w:val="none" w:sz="0" w:space="0" w:color="auto"/>
          </w:divBdr>
          <w:divsChild>
            <w:div w:id="124203136">
              <w:marLeft w:val="0"/>
              <w:marRight w:val="0"/>
              <w:marTop w:val="0"/>
              <w:marBottom w:val="0"/>
              <w:divBdr>
                <w:top w:val="none" w:sz="0" w:space="0" w:color="auto"/>
                <w:left w:val="none" w:sz="0" w:space="0" w:color="auto"/>
                <w:bottom w:val="none" w:sz="0" w:space="0" w:color="auto"/>
                <w:right w:val="none" w:sz="0" w:space="0" w:color="auto"/>
              </w:divBdr>
              <w:divsChild>
                <w:div w:id="1513834813">
                  <w:marLeft w:val="0"/>
                  <w:marRight w:val="0"/>
                  <w:marTop w:val="0"/>
                  <w:marBottom w:val="0"/>
                  <w:divBdr>
                    <w:top w:val="single" w:sz="2" w:space="4" w:color="FFFFFF"/>
                    <w:left w:val="single" w:sz="2" w:space="11" w:color="FFFFFF"/>
                    <w:bottom w:val="single" w:sz="2" w:space="1" w:color="FFFFFF"/>
                    <w:right w:val="single" w:sz="2" w:space="4" w:color="FFFFFF"/>
                  </w:divBdr>
                  <w:divsChild>
                    <w:div w:id="62222299">
                      <w:marLeft w:val="0"/>
                      <w:marRight w:val="0"/>
                      <w:marTop w:val="0"/>
                      <w:marBottom w:val="0"/>
                      <w:divBdr>
                        <w:top w:val="none" w:sz="0" w:space="0" w:color="auto"/>
                        <w:left w:val="none" w:sz="0" w:space="0" w:color="auto"/>
                        <w:bottom w:val="none" w:sz="0" w:space="0" w:color="auto"/>
                        <w:right w:val="none" w:sz="0" w:space="0" w:color="auto"/>
                      </w:divBdr>
                    </w:div>
                  </w:divsChild>
                </w:div>
                <w:div w:id="1166166914">
                  <w:marLeft w:val="0"/>
                  <w:marRight w:val="0"/>
                  <w:marTop w:val="0"/>
                  <w:marBottom w:val="0"/>
                  <w:divBdr>
                    <w:top w:val="single" w:sz="2" w:space="1" w:color="FFFFFF"/>
                    <w:left w:val="single" w:sz="2" w:space="11" w:color="FFFFFF"/>
                    <w:bottom w:val="single" w:sz="2" w:space="1" w:color="FFFFFF"/>
                    <w:right w:val="single" w:sz="2" w:space="4" w:color="FFFFFF"/>
                  </w:divBdr>
                  <w:divsChild>
                    <w:div w:id="1177499146">
                      <w:marLeft w:val="0"/>
                      <w:marRight w:val="0"/>
                      <w:marTop w:val="0"/>
                      <w:marBottom w:val="0"/>
                      <w:divBdr>
                        <w:top w:val="none" w:sz="0" w:space="0" w:color="auto"/>
                        <w:left w:val="none" w:sz="0" w:space="0" w:color="auto"/>
                        <w:bottom w:val="none" w:sz="0" w:space="0" w:color="auto"/>
                        <w:right w:val="none" w:sz="0" w:space="0" w:color="auto"/>
                      </w:divBdr>
                    </w:div>
                  </w:divsChild>
                </w:div>
                <w:div w:id="777678715">
                  <w:marLeft w:val="0"/>
                  <w:marRight w:val="0"/>
                  <w:marTop w:val="0"/>
                  <w:marBottom w:val="0"/>
                  <w:divBdr>
                    <w:top w:val="single" w:sz="2" w:space="1" w:color="FFFFFF"/>
                    <w:left w:val="single" w:sz="2" w:space="11" w:color="FFFFFF"/>
                    <w:bottom w:val="single" w:sz="2" w:space="1" w:color="FFFFFF"/>
                    <w:right w:val="single" w:sz="2" w:space="4" w:color="FFFFFF"/>
                  </w:divBdr>
                  <w:divsChild>
                    <w:div w:id="1536967466">
                      <w:marLeft w:val="0"/>
                      <w:marRight w:val="0"/>
                      <w:marTop w:val="0"/>
                      <w:marBottom w:val="0"/>
                      <w:divBdr>
                        <w:top w:val="none" w:sz="0" w:space="0" w:color="auto"/>
                        <w:left w:val="none" w:sz="0" w:space="0" w:color="auto"/>
                        <w:bottom w:val="none" w:sz="0" w:space="0" w:color="auto"/>
                        <w:right w:val="none" w:sz="0" w:space="0" w:color="auto"/>
                      </w:divBdr>
                    </w:div>
                  </w:divsChild>
                </w:div>
                <w:div w:id="807431709">
                  <w:marLeft w:val="0"/>
                  <w:marRight w:val="0"/>
                  <w:marTop w:val="0"/>
                  <w:marBottom w:val="0"/>
                  <w:divBdr>
                    <w:top w:val="single" w:sz="2" w:space="1" w:color="FFFFFF"/>
                    <w:left w:val="single" w:sz="2" w:space="11" w:color="FFFFFF"/>
                    <w:bottom w:val="single" w:sz="2" w:space="1" w:color="FFFFFF"/>
                    <w:right w:val="single" w:sz="2" w:space="4" w:color="FFFFFF"/>
                  </w:divBdr>
                  <w:divsChild>
                    <w:div w:id="1591963283">
                      <w:marLeft w:val="0"/>
                      <w:marRight w:val="0"/>
                      <w:marTop w:val="0"/>
                      <w:marBottom w:val="0"/>
                      <w:divBdr>
                        <w:top w:val="none" w:sz="0" w:space="0" w:color="auto"/>
                        <w:left w:val="none" w:sz="0" w:space="0" w:color="auto"/>
                        <w:bottom w:val="none" w:sz="0" w:space="0" w:color="auto"/>
                        <w:right w:val="none" w:sz="0" w:space="0" w:color="auto"/>
                      </w:divBdr>
                    </w:div>
                  </w:divsChild>
                </w:div>
                <w:div w:id="1759210686">
                  <w:marLeft w:val="0"/>
                  <w:marRight w:val="0"/>
                  <w:marTop w:val="0"/>
                  <w:marBottom w:val="0"/>
                  <w:divBdr>
                    <w:top w:val="single" w:sz="2" w:space="1" w:color="FFFFFF"/>
                    <w:left w:val="single" w:sz="2" w:space="11" w:color="FFFFFF"/>
                    <w:bottom w:val="single" w:sz="2" w:space="1" w:color="FFFFFF"/>
                    <w:right w:val="single" w:sz="2" w:space="4" w:color="FFFFFF"/>
                  </w:divBdr>
                  <w:divsChild>
                    <w:div w:id="43726414">
                      <w:marLeft w:val="0"/>
                      <w:marRight w:val="0"/>
                      <w:marTop w:val="0"/>
                      <w:marBottom w:val="0"/>
                      <w:divBdr>
                        <w:top w:val="none" w:sz="0" w:space="0" w:color="auto"/>
                        <w:left w:val="none" w:sz="0" w:space="0" w:color="auto"/>
                        <w:bottom w:val="none" w:sz="0" w:space="0" w:color="auto"/>
                        <w:right w:val="none" w:sz="0" w:space="0" w:color="auto"/>
                      </w:divBdr>
                    </w:div>
                  </w:divsChild>
                </w:div>
                <w:div w:id="126972726">
                  <w:marLeft w:val="0"/>
                  <w:marRight w:val="0"/>
                  <w:marTop w:val="0"/>
                  <w:marBottom w:val="0"/>
                  <w:divBdr>
                    <w:top w:val="single" w:sz="2" w:space="1" w:color="FFFFFF"/>
                    <w:left w:val="single" w:sz="2" w:space="11" w:color="FFFFFF"/>
                    <w:bottom w:val="single" w:sz="2" w:space="1" w:color="FFFFFF"/>
                    <w:right w:val="single" w:sz="2" w:space="4" w:color="FFFFFF"/>
                  </w:divBdr>
                  <w:divsChild>
                    <w:div w:id="1689333550">
                      <w:marLeft w:val="0"/>
                      <w:marRight w:val="0"/>
                      <w:marTop w:val="0"/>
                      <w:marBottom w:val="0"/>
                      <w:divBdr>
                        <w:top w:val="none" w:sz="0" w:space="0" w:color="auto"/>
                        <w:left w:val="none" w:sz="0" w:space="0" w:color="auto"/>
                        <w:bottom w:val="none" w:sz="0" w:space="0" w:color="auto"/>
                        <w:right w:val="none" w:sz="0" w:space="0" w:color="auto"/>
                      </w:divBdr>
                    </w:div>
                  </w:divsChild>
                </w:div>
                <w:div w:id="491679878">
                  <w:marLeft w:val="0"/>
                  <w:marRight w:val="0"/>
                  <w:marTop w:val="0"/>
                  <w:marBottom w:val="0"/>
                  <w:divBdr>
                    <w:top w:val="single" w:sz="2" w:space="1" w:color="FFFFFF"/>
                    <w:left w:val="single" w:sz="2" w:space="11" w:color="FFFFFF"/>
                    <w:bottom w:val="single" w:sz="2" w:space="1" w:color="FFFFFF"/>
                    <w:right w:val="single" w:sz="2" w:space="4" w:color="FFFFFF"/>
                  </w:divBdr>
                  <w:divsChild>
                    <w:div w:id="2111199619">
                      <w:marLeft w:val="0"/>
                      <w:marRight w:val="0"/>
                      <w:marTop w:val="0"/>
                      <w:marBottom w:val="0"/>
                      <w:divBdr>
                        <w:top w:val="none" w:sz="0" w:space="0" w:color="auto"/>
                        <w:left w:val="none" w:sz="0" w:space="0" w:color="auto"/>
                        <w:bottom w:val="none" w:sz="0" w:space="0" w:color="auto"/>
                        <w:right w:val="none" w:sz="0" w:space="0" w:color="auto"/>
                      </w:divBdr>
                    </w:div>
                  </w:divsChild>
                </w:div>
                <w:div w:id="360058404">
                  <w:marLeft w:val="0"/>
                  <w:marRight w:val="0"/>
                  <w:marTop w:val="0"/>
                  <w:marBottom w:val="0"/>
                  <w:divBdr>
                    <w:top w:val="single" w:sz="2" w:space="1" w:color="FFFFFF"/>
                    <w:left w:val="single" w:sz="2" w:space="11" w:color="FFFFFF"/>
                    <w:bottom w:val="single" w:sz="2" w:space="1" w:color="FFFFFF"/>
                    <w:right w:val="single" w:sz="2" w:space="4" w:color="FFFFFF"/>
                  </w:divBdr>
                  <w:divsChild>
                    <w:div w:id="1943873082">
                      <w:marLeft w:val="0"/>
                      <w:marRight w:val="0"/>
                      <w:marTop w:val="0"/>
                      <w:marBottom w:val="0"/>
                      <w:divBdr>
                        <w:top w:val="none" w:sz="0" w:space="0" w:color="auto"/>
                        <w:left w:val="none" w:sz="0" w:space="0" w:color="auto"/>
                        <w:bottom w:val="none" w:sz="0" w:space="0" w:color="auto"/>
                        <w:right w:val="none" w:sz="0" w:space="0" w:color="auto"/>
                      </w:divBdr>
                    </w:div>
                  </w:divsChild>
                </w:div>
                <w:div w:id="954874207">
                  <w:marLeft w:val="0"/>
                  <w:marRight w:val="0"/>
                  <w:marTop w:val="0"/>
                  <w:marBottom w:val="0"/>
                  <w:divBdr>
                    <w:top w:val="single" w:sz="2" w:space="1" w:color="FFFFFF"/>
                    <w:left w:val="single" w:sz="2" w:space="11" w:color="FFFFFF"/>
                    <w:bottom w:val="single" w:sz="2" w:space="1" w:color="FFFFFF"/>
                    <w:right w:val="single" w:sz="2" w:space="4" w:color="FFFFFF"/>
                  </w:divBdr>
                  <w:divsChild>
                    <w:div w:id="300815399">
                      <w:marLeft w:val="0"/>
                      <w:marRight w:val="0"/>
                      <w:marTop w:val="0"/>
                      <w:marBottom w:val="0"/>
                      <w:divBdr>
                        <w:top w:val="none" w:sz="0" w:space="0" w:color="auto"/>
                        <w:left w:val="none" w:sz="0" w:space="0" w:color="auto"/>
                        <w:bottom w:val="none" w:sz="0" w:space="0" w:color="auto"/>
                        <w:right w:val="none" w:sz="0" w:space="0" w:color="auto"/>
                      </w:divBdr>
                    </w:div>
                  </w:divsChild>
                </w:div>
                <w:div w:id="14617103">
                  <w:marLeft w:val="0"/>
                  <w:marRight w:val="0"/>
                  <w:marTop w:val="0"/>
                  <w:marBottom w:val="0"/>
                  <w:divBdr>
                    <w:top w:val="single" w:sz="2" w:space="1" w:color="FFFFFF"/>
                    <w:left w:val="single" w:sz="2" w:space="11" w:color="FFFFFF"/>
                    <w:bottom w:val="single" w:sz="2" w:space="1" w:color="FFFFFF"/>
                    <w:right w:val="single" w:sz="2" w:space="4" w:color="FFFFFF"/>
                  </w:divBdr>
                  <w:divsChild>
                    <w:div w:id="456797224">
                      <w:marLeft w:val="0"/>
                      <w:marRight w:val="0"/>
                      <w:marTop w:val="0"/>
                      <w:marBottom w:val="0"/>
                      <w:divBdr>
                        <w:top w:val="none" w:sz="0" w:space="0" w:color="auto"/>
                        <w:left w:val="none" w:sz="0" w:space="0" w:color="auto"/>
                        <w:bottom w:val="none" w:sz="0" w:space="0" w:color="auto"/>
                        <w:right w:val="none" w:sz="0" w:space="0" w:color="auto"/>
                      </w:divBdr>
                    </w:div>
                  </w:divsChild>
                </w:div>
                <w:div w:id="881018060">
                  <w:marLeft w:val="0"/>
                  <w:marRight w:val="0"/>
                  <w:marTop w:val="0"/>
                  <w:marBottom w:val="0"/>
                  <w:divBdr>
                    <w:top w:val="single" w:sz="2" w:space="1" w:color="FFFFFF"/>
                    <w:left w:val="single" w:sz="2" w:space="11" w:color="FFFFFF"/>
                    <w:bottom w:val="single" w:sz="2" w:space="1" w:color="FFFFFF"/>
                    <w:right w:val="single" w:sz="2" w:space="4" w:color="FFFFFF"/>
                  </w:divBdr>
                  <w:divsChild>
                    <w:div w:id="1709182918">
                      <w:marLeft w:val="0"/>
                      <w:marRight w:val="0"/>
                      <w:marTop w:val="0"/>
                      <w:marBottom w:val="0"/>
                      <w:divBdr>
                        <w:top w:val="none" w:sz="0" w:space="0" w:color="auto"/>
                        <w:left w:val="none" w:sz="0" w:space="0" w:color="auto"/>
                        <w:bottom w:val="none" w:sz="0" w:space="0" w:color="auto"/>
                        <w:right w:val="none" w:sz="0" w:space="0" w:color="auto"/>
                      </w:divBdr>
                    </w:div>
                  </w:divsChild>
                </w:div>
                <w:div w:id="1392579032">
                  <w:marLeft w:val="0"/>
                  <w:marRight w:val="0"/>
                  <w:marTop w:val="0"/>
                  <w:marBottom w:val="0"/>
                  <w:divBdr>
                    <w:top w:val="single" w:sz="2" w:space="1" w:color="FFFFFF"/>
                    <w:left w:val="single" w:sz="2" w:space="11" w:color="FFFFFF"/>
                    <w:bottom w:val="single" w:sz="2" w:space="1" w:color="FFFFFF"/>
                    <w:right w:val="single" w:sz="2" w:space="4" w:color="FFFFFF"/>
                  </w:divBdr>
                  <w:divsChild>
                    <w:div w:id="1793863422">
                      <w:marLeft w:val="0"/>
                      <w:marRight w:val="0"/>
                      <w:marTop w:val="0"/>
                      <w:marBottom w:val="0"/>
                      <w:divBdr>
                        <w:top w:val="none" w:sz="0" w:space="0" w:color="auto"/>
                        <w:left w:val="none" w:sz="0" w:space="0" w:color="auto"/>
                        <w:bottom w:val="none" w:sz="0" w:space="0" w:color="auto"/>
                        <w:right w:val="none" w:sz="0" w:space="0" w:color="auto"/>
                      </w:divBdr>
                    </w:div>
                  </w:divsChild>
                </w:div>
                <w:div w:id="875117628">
                  <w:marLeft w:val="0"/>
                  <w:marRight w:val="0"/>
                  <w:marTop w:val="0"/>
                  <w:marBottom w:val="0"/>
                  <w:divBdr>
                    <w:top w:val="single" w:sz="2" w:space="1" w:color="FFFFFF"/>
                    <w:left w:val="single" w:sz="2" w:space="11" w:color="FFFFFF"/>
                    <w:bottom w:val="single" w:sz="2" w:space="1" w:color="FFFFFF"/>
                    <w:right w:val="single" w:sz="2" w:space="4" w:color="FFFFFF"/>
                  </w:divBdr>
                  <w:divsChild>
                    <w:div w:id="323047644">
                      <w:marLeft w:val="0"/>
                      <w:marRight w:val="0"/>
                      <w:marTop w:val="0"/>
                      <w:marBottom w:val="0"/>
                      <w:divBdr>
                        <w:top w:val="none" w:sz="0" w:space="0" w:color="auto"/>
                        <w:left w:val="none" w:sz="0" w:space="0" w:color="auto"/>
                        <w:bottom w:val="none" w:sz="0" w:space="0" w:color="auto"/>
                        <w:right w:val="none" w:sz="0" w:space="0" w:color="auto"/>
                      </w:divBdr>
                    </w:div>
                  </w:divsChild>
                </w:div>
                <w:div w:id="1949119303">
                  <w:marLeft w:val="0"/>
                  <w:marRight w:val="0"/>
                  <w:marTop w:val="0"/>
                  <w:marBottom w:val="0"/>
                  <w:divBdr>
                    <w:top w:val="single" w:sz="2" w:space="1" w:color="FFFFFF"/>
                    <w:left w:val="single" w:sz="2" w:space="11" w:color="FFFFFF"/>
                    <w:bottom w:val="single" w:sz="2" w:space="1" w:color="FFFFFF"/>
                    <w:right w:val="single" w:sz="2" w:space="4" w:color="FFFFFF"/>
                  </w:divBdr>
                  <w:divsChild>
                    <w:div w:id="1621566896">
                      <w:marLeft w:val="0"/>
                      <w:marRight w:val="0"/>
                      <w:marTop w:val="0"/>
                      <w:marBottom w:val="0"/>
                      <w:divBdr>
                        <w:top w:val="none" w:sz="0" w:space="0" w:color="auto"/>
                        <w:left w:val="none" w:sz="0" w:space="0" w:color="auto"/>
                        <w:bottom w:val="none" w:sz="0" w:space="0" w:color="auto"/>
                        <w:right w:val="none" w:sz="0" w:space="0" w:color="auto"/>
                      </w:divBdr>
                    </w:div>
                  </w:divsChild>
                </w:div>
                <w:div w:id="244800782">
                  <w:marLeft w:val="0"/>
                  <w:marRight w:val="0"/>
                  <w:marTop w:val="0"/>
                  <w:marBottom w:val="0"/>
                  <w:divBdr>
                    <w:top w:val="single" w:sz="2" w:space="1" w:color="FFFFFF"/>
                    <w:left w:val="single" w:sz="2" w:space="11" w:color="FFFFFF"/>
                    <w:bottom w:val="single" w:sz="2" w:space="1" w:color="FFFFFF"/>
                    <w:right w:val="single" w:sz="2" w:space="4" w:color="FFFFFF"/>
                  </w:divBdr>
                  <w:divsChild>
                    <w:div w:id="1012536355">
                      <w:marLeft w:val="0"/>
                      <w:marRight w:val="0"/>
                      <w:marTop w:val="0"/>
                      <w:marBottom w:val="0"/>
                      <w:divBdr>
                        <w:top w:val="none" w:sz="0" w:space="0" w:color="auto"/>
                        <w:left w:val="none" w:sz="0" w:space="0" w:color="auto"/>
                        <w:bottom w:val="none" w:sz="0" w:space="0" w:color="auto"/>
                        <w:right w:val="none" w:sz="0" w:space="0" w:color="auto"/>
                      </w:divBdr>
                    </w:div>
                  </w:divsChild>
                </w:div>
                <w:div w:id="321277630">
                  <w:marLeft w:val="0"/>
                  <w:marRight w:val="0"/>
                  <w:marTop w:val="0"/>
                  <w:marBottom w:val="0"/>
                  <w:divBdr>
                    <w:top w:val="single" w:sz="2" w:space="1" w:color="FFFFFF"/>
                    <w:left w:val="single" w:sz="2" w:space="11" w:color="FFFFFF"/>
                    <w:bottom w:val="single" w:sz="2" w:space="1" w:color="FFFFFF"/>
                    <w:right w:val="single" w:sz="2" w:space="4" w:color="FFFFFF"/>
                  </w:divBdr>
                  <w:divsChild>
                    <w:div w:id="179199780">
                      <w:marLeft w:val="0"/>
                      <w:marRight w:val="0"/>
                      <w:marTop w:val="0"/>
                      <w:marBottom w:val="0"/>
                      <w:divBdr>
                        <w:top w:val="none" w:sz="0" w:space="0" w:color="auto"/>
                        <w:left w:val="none" w:sz="0" w:space="0" w:color="auto"/>
                        <w:bottom w:val="none" w:sz="0" w:space="0" w:color="auto"/>
                        <w:right w:val="none" w:sz="0" w:space="0" w:color="auto"/>
                      </w:divBdr>
                    </w:div>
                  </w:divsChild>
                </w:div>
                <w:div w:id="2079739052">
                  <w:marLeft w:val="0"/>
                  <w:marRight w:val="0"/>
                  <w:marTop w:val="0"/>
                  <w:marBottom w:val="0"/>
                  <w:divBdr>
                    <w:top w:val="single" w:sz="2" w:space="1" w:color="FFFFFF"/>
                    <w:left w:val="single" w:sz="2" w:space="11" w:color="FFFFFF"/>
                    <w:bottom w:val="single" w:sz="2" w:space="1" w:color="FFFFFF"/>
                    <w:right w:val="single" w:sz="2" w:space="4" w:color="FFFFFF"/>
                  </w:divBdr>
                  <w:divsChild>
                    <w:div w:id="2002469025">
                      <w:marLeft w:val="0"/>
                      <w:marRight w:val="0"/>
                      <w:marTop w:val="0"/>
                      <w:marBottom w:val="0"/>
                      <w:divBdr>
                        <w:top w:val="none" w:sz="0" w:space="0" w:color="auto"/>
                        <w:left w:val="none" w:sz="0" w:space="0" w:color="auto"/>
                        <w:bottom w:val="none" w:sz="0" w:space="0" w:color="auto"/>
                        <w:right w:val="none" w:sz="0" w:space="0" w:color="auto"/>
                      </w:divBdr>
                    </w:div>
                  </w:divsChild>
                </w:div>
                <w:div w:id="320930763">
                  <w:marLeft w:val="0"/>
                  <w:marRight w:val="0"/>
                  <w:marTop w:val="0"/>
                  <w:marBottom w:val="0"/>
                  <w:divBdr>
                    <w:top w:val="single" w:sz="2" w:space="1" w:color="FFFFFF"/>
                    <w:left w:val="single" w:sz="2" w:space="11" w:color="FFFFFF"/>
                    <w:bottom w:val="single" w:sz="2" w:space="1" w:color="FFFFFF"/>
                    <w:right w:val="single" w:sz="2" w:space="4" w:color="FFFFFF"/>
                  </w:divBdr>
                  <w:divsChild>
                    <w:div w:id="2124885883">
                      <w:marLeft w:val="0"/>
                      <w:marRight w:val="0"/>
                      <w:marTop w:val="0"/>
                      <w:marBottom w:val="0"/>
                      <w:divBdr>
                        <w:top w:val="none" w:sz="0" w:space="0" w:color="auto"/>
                        <w:left w:val="none" w:sz="0" w:space="0" w:color="auto"/>
                        <w:bottom w:val="none" w:sz="0" w:space="0" w:color="auto"/>
                        <w:right w:val="none" w:sz="0" w:space="0" w:color="auto"/>
                      </w:divBdr>
                    </w:div>
                  </w:divsChild>
                </w:div>
                <w:div w:id="287931457">
                  <w:marLeft w:val="0"/>
                  <w:marRight w:val="0"/>
                  <w:marTop w:val="0"/>
                  <w:marBottom w:val="0"/>
                  <w:divBdr>
                    <w:top w:val="single" w:sz="2" w:space="1" w:color="FFFFFF"/>
                    <w:left w:val="single" w:sz="2" w:space="11" w:color="FFFFFF"/>
                    <w:bottom w:val="single" w:sz="2" w:space="1" w:color="FFFFFF"/>
                    <w:right w:val="single" w:sz="2" w:space="4" w:color="FFFFFF"/>
                  </w:divBdr>
                  <w:divsChild>
                    <w:div w:id="259604738">
                      <w:marLeft w:val="0"/>
                      <w:marRight w:val="0"/>
                      <w:marTop w:val="0"/>
                      <w:marBottom w:val="0"/>
                      <w:divBdr>
                        <w:top w:val="none" w:sz="0" w:space="0" w:color="auto"/>
                        <w:left w:val="none" w:sz="0" w:space="0" w:color="auto"/>
                        <w:bottom w:val="none" w:sz="0" w:space="0" w:color="auto"/>
                        <w:right w:val="none" w:sz="0" w:space="0" w:color="auto"/>
                      </w:divBdr>
                    </w:div>
                  </w:divsChild>
                </w:div>
                <w:div w:id="188105341">
                  <w:marLeft w:val="0"/>
                  <w:marRight w:val="0"/>
                  <w:marTop w:val="0"/>
                  <w:marBottom w:val="0"/>
                  <w:divBdr>
                    <w:top w:val="single" w:sz="2" w:space="1" w:color="FFFFFF"/>
                    <w:left w:val="single" w:sz="2" w:space="11" w:color="FFFFFF"/>
                    <w:bottom w:val="single" w:sz="2" w:space="1" w:color="FFFFFF"/>
                    <w:right w:val="single" w:sz="2" w:space="4" w:color="FFFFFF"/>
                  </w:divBdr>
                  <w:divsChild>
                    <w:div w:id="2022775420">
                      <w:marLeft w:val="0"/>
                      <w:marRight w:val="0"/>
                      <w:marTop w:val="0"/>
                      <w:marBottom w:val="0"/>
                      <w:divBdr>
                        <w:top w:val="none" w:sz="0" w:space="0" w:color="auto"/>
                        <w:left w:val="none" w:sz="0" w:space="0" w:color="auto"/>
                        <w:bottom w:val="none" w:sz="0" w:space="0" w:color="auto"/>
                        <w:right w:val="none" w:sz="0" w:space="0" w:color="auto"/>
                      </w:divBdr>
                    </w:div>
                  </w:divsChild>
                </w:div>
                <w:div w:id="1784838204">
                  <w:marLeft w:val="0"/>
                  <w:marRight w:val="0"/>
                  <w:marTop w:val="0"/>
                  <w:marBottom w:val="0"/>
                  <w:divBdr>
                    <w:top w:val="single" w:sz="2" w:space="1" w:color="FFFFFF"/>
                    <w:left w:val="single" w:sz="2" w:space="11" w:color="FFFFFF"/>
                    <w:bottom w:val="single" w:sz="2" w:space="1" w:color="FFFFFF"/>
                    <w:right w:val="single" w:sz="2" w:space="4" w:color="FFFFFF"/>
                  </w:divBdr>
                  <w:divsChild>
                    <w:div w:id="1486705422">
                      <w:marLeft w:val="0"/>
                      <w:marRight w:val="0"/>
                      <w:marTop w:val="0"/>
                      <w:marBottom w:val="0"/>
                      <w:divBdr>
                        <w:top w:val="none" w:sz="0" w:space="0" w:color="auto"/>
                        <w:left w:val="none" w:sz="0" w:space="0" w:color="auto"/>
                        <w:bottom w:val="none" w:sz="0" w:space="0" w:color="auto"/>
                        <w:right w:val="none" w:sz="0" w:space="0" w:color="auto"/>
                      </w:divBdr>
                    </w:div>
                  </w:divsChild>
                </w:div>
                <w:div w:id="912206425">
                  <w:marLeft w:val="0"/>
                  <w:marRight w:val="0"/>
                  <w:marTop w:val="0"/>
                  <w:marBottom w:val="0"/>
                  <w:divBdr>
                    <w:top w:val="single" w:sz="2" w:space="1" w:color="FFFFFF"/>
                    <w:left w:val="single" w:sz="2" w:space="11" w:color="FFFFFF"/>
                    <w:bottom w:val="single" w:sz="2" w:space="1" w:color="FFFFFF"/>
                    <w:right w:val="single" w:sz="2" w:space="4" w:color="FFFFFF"/>
                  </w:divBdr>
                  <w:divsChild>
                    <w:div w:id="1039818747">
                      <w:marLeft w:val="0"/>
                      <w:marRight w:val="0"/>
                      <w:marTop w:val="0"/>
                      <w:marBottom w:val="0"/>
                      <w:divBdr>
                        <w:top w:val="none" w:sz="0" w:space="0" w:color="auto"/>
                        <w:left w:val="none" w:sz="0" w:space="0" w:color="auto"/>
                        <w:bottom w:val="none" w:sz="0" w:space="0" w:color="auto"/>
                        <w:right w:val="none" w:sz="0" w:space="0" w:color="auto"/>
                      </w:divBdr>
                    </w:div>
                  </w:divsChild>
                </w:div>
                <w:div w:id="1778519295">
                  <w:marLeft w:val="0"/>
                  <w:marRight w:val="0"/>
                  <w:marTop w:val="0"/>
                  <w:marBottom w:val="0"/>
                  <w:divBdr>
                    <w:top w:val="single" w:sz="2" w:space="1" w:color="FFFFFF"/>
                    <w:left w:val="single" w:sz="2" w:space="11" w:color="FFFFFF"/>
                    <w:bottom w:val="single" w:sz="2" w:space="1" w:color="FFFFFF"/>
                    <w:right w:val="single" w:sz="2" w:space="4" w:color="FFFFFF"/>
                  </w:divBdr>
                  <w:divsChild>
                    <w:div w:id="1008216530">
                      <w:marLeft w:val="0"/>
                      <w:marRight w:val="0"/>
                      <w:marTop w:val="0"/>
                      <w:marBottom w:val="0"/>
                      <w:divBdr>
                        <w:top w:val="none" w:sz="0" w:space="0" w:color="auto"/>
                        <w:left w:val="none" w:sz="0" w:space="0" w:color="auto"/>
                        <w:bottom w:val="none" w:sz="0" w:space="0" w:color="auto"/>
                        <w:right w:val="none" w:sz="0" w:space="0" w:color="auto"/>
                      </w:divBdr>
                    </w:div>
                  </w:divsChild>
                </w:div>
                <w:div w:id="1695303574">
                  <w:marLeft w:val="0"/>
                  <w:marRight w:val="0"/>
                  <w:marTop w:val="0"/>
                  <w:marBottom w:val="0"/>
                  <w:divBdr>
                    <w:top w:val="single" w:sz="2" w:space="1" w:color="FFFFFF"/>
                    <w:left w:val="single" w:sz="2" w:space="11" w:color="FFFFFF"/>
                    <w:bottom w:val="single" w:sz="2" w:space="1" w:color="FFFFFF"/>
                    <w:right w:val="single" w:sz="2" w:space="4" w:color="FFFFFF"/>
                  </w:divBdr>
                  <w:divsChild>
                    <w:div w:id="335427220">
                      <w:marLeft w:val="0"/>
                      <w:marRight w:val="0"/>
                      <w:marTop w:val="0"/>
                      <w:marBottom w:val="0"/>
                      <w:divBdr>
                        <w:top w:val="none" w:sz="0" w:space="0" w:color="auto"/>
                        <w:left w:val="none" w:sz="0" w:space="0" w:color="auto"/>
                        <w:bottom w:val="none" w:sz="0" w:space="0" w:color="auto"/>
                        <w:right w:val="none" w:sz="0" w:space="0" w:color="auto"/>
                      </w:divBdr>
                    </w:div>
                  </w:divsChild>
                </w:div>
                <w:div w:id="897326056">
                  <w:marLeft w:val="0"/>
                  <w:marRight w:val="0"/>
                  <w:marTop w:val="0"/>
                  <w:marBottom w:val="0"/>
                  <w:divBdr>
                    <w:top w:val="single" w:sz="2" w:space="1" w:color="FFFFFF"/>
                    <w:left w:val="single" w:sz="2" w:space="11" w:color="FFFFFF"/>
                    <w:bottom w:val="single" w:sz="2" w:space="1" w:color="FFFFFF"/>
                    <w:right w:val="single" w:sz="2" w:space="4" w:color="FFFFFF"/>
                  </w:divBdr>
                  <w:divsChild>
                    <w:div w:id="1935818374">
                      <w:marLeft w:val="0"/>
                      <w:marRight w:val="0"/>
                      <w:marTop w:val="0"/>
                      <w:marBottom w:val="0"/>
                      <w:divBdr>
                        <w:top w:val="none" w:sz="0" w:space="0" w:color="auto"/>
                        <w:left w:val="none" w:sz="0" w:space="0" w:color="auto"/>
                        <w:bottom w:val="none" w:sz="0" w:space="0" w:color="auto"/>
                        <w:right w:val="none" w:sz="0" w:space="0" w:color="auto"/>
                      </w:divBdr>
                    </w:div>
                  </w:divsChild>
                </w:div>
                <w:div w:id="1228765973">
                  <w:marLeft w:val="0"/>
                  <w:marRight w:val="0"/>
                  <w:marTop w:val="0"/>
                  <w:marBottom w:val="0"/>
                  <w:divBdr>
                    <w:top w:val="single" w:sz="2" w:space="1" w:color="FFFFFF"/>
                    <w:left w:val="single" w:sz="2" w:space="11" w:color="FFFFFF"/>
                    <w:bottom w:val="single" w:sz="2" w:space="1" w:color="FFFFFF"/>
                    <w:right w:val="single" w:sz="2" w:space="4" w:color="FFFFFF"/>
                  </w:divBdr>
                  <w:divsChild>
                    <w:div w:id="728767752">
                      <w:marLeft w:val="0"/>
                      <w:marRight w:val="0"/>
                      <w:marTop w:val="0"/>
                      <w:marBottom w:val="0"/>
                      <w:divBdr>
                        <w:top w:val="none" w:sz="0" w:space="0" w:color="auto"/>
                        <w:left w:val="none" w:sz="0" w:space="0" w:color="auto"/>
                        <w:bottom w:val="none" w:sz="0" w:space="0" w:color="auto"/>
                        <w:right w:val="none" w:sz="0" w:space="0" w:color="auto"/>
                      </w:divBdr>
                    </w:div>
                  </w:divsChild>
                </w:div>
                <w:div w:id="146094458">
                  <w:marLeft w:val="0"/>
                  <w:marRight w:val="0"/>
                  <w:marTop w:val="0"/>
                  <w:marBottom w:val="0"/>
                  <w:divBdr>
                    <w:top w:val="single" w:sz="2" w:space="1" w:color="FFFFFF"/>
                    <w:left w:val="single" w:sz="2" w:space="11" w:color="FFFFFF"/>
                    <w:bottom w:val="single" w:sz="2" w:space="1" w:color="FFFFFF"/>
                    <w:right w:val="single" w:sz="2" w:space="4" w:color="FFFFFF"/>
                  </w:divBdr>
                  <w:divsChild>
                    <w:div w:id="266546846">
                      <w:marLeft w:val="0"/>
                      <w:marRight w:val="0"/>
                      <w:marTop w:val="0"/>
                      <w:marBottom w:val="0"/>
                      <w:divBdr>
                        <w:top w:val="none" w:sz="0" w:space="0" w:color="auto"/>
                        <w:left w:val="none" w:sz="0" w:space="0" w:color="auto"/>
                        <w:bottom w:val="none" w:sz="0" w:space="0" w:color="auto"/>
                        <w:right w:val="none" w:sz="0" w:space="0" w:color="auto"/>
                      </w:divBdr>
                    </w:div>
                  </w:divsChild>
                </w:div>
                <w:div w:id="1584408754">
                  <w:marLeft w:val="0"/>
                  <w:marRight w:val="0"/>
                  <w:marTop w:val="0"/>
                  <w:marBottom w:val="0"/>
                  <w:divBdr>
                    <w:top w:val="single" w:sz="2" w:space="1" w:color="FFFFFF"/>
                    <w:left w:val="single" w:sz="2" w:space="11" w:color="FFFFFF"/>
                    <w:bottom w:val="single" w:sz="2" w:space="1" w:color="FFFFFF"/>
                    <w:right w:val="single" w:sz="2" w:space="4" w:color="FFFFFF"/>
                  </w:divBdr>
                  <w:divsChild>
                    <w:div w:id="411513275">
                      <w:marLeft w:val="0"/>
                      <w:marRight w:val="0"/>
                      <w:marTop w:val="0"/>
                      <w:marBottom w:val="0"/>
                      <w:divBdr>
                        <w:top w:val="none" w:sz="0" w:space="0" w:color="auto"/>
                        <w:left w:val="none" w:sz="0" w:space="0" w:color="auto"/>
                        <w:bottom w:val="none" w:sz="0" w:space="0" w:color="auto"/>
                        <w:right w:val="none" w:sz="0" w:space="0" w:color="auto"/>
                      </w:divBdr>
                    </w:div>
                  </w:divsChild>
                </w:div>
                <w:div w:id="1743017016">
                  <w:marLeft w:val="0"/>
                  <w:marRight w:val="0"/>
                  <w:marTop w:val="0"/>
                  <w:marBottom w:val="0"/>
                  <w:divBdr>
                    <w:top w:val="single" w:sz="2" w:space="1" w:color="FFFFFF"/>
                    <w:left w:val="single" w:sz="2" w:space="11" w:color="FFFFFF"/>
                    <w:bottom w:val="single" w:sz="2" w:space="1" w:color="FFFFFF"/>
                    <w:right w:val="single" w:sz="2" w:space="4" w:color="FFFFFF"/>
                  </w:divBdr>
                  <w:divsChild>
                    <w:div w:id="1373655826">
                      <w:marLeft w:val="0"/>
                      <w:marRight w:val="0"/>
                      <w:marTop w:val="0"/>
                      <w:marBottom w:val="0"/>
                      <w:divBdr>
                        <w:top w:val="none" w:sz="0" w:space="0" w:color="auto"/>
                        <w:left w:val="none" w:sz="0" w:space="0" w:color="auto"/>
                        <w:bottom w:val="none" w:sz="0" w:space="0" w:color="auto"/>
                        <w:right w:val="none" w:sz="0" w:space="0" w:color="auto"/>
                      </w:divBdr>
                    </w:div>
                  </w:divsChild>
                </w:div>
                <w:div w:id="1616213342">
                  <w:marLeft w:val="0"/>
                  <w:marRight w:val="0"/>
                  <w:marTop w:val="0"/>
                  <w:marBottom w:val="0"/>
                  <w:divBdr>
                    <w:top w:val="single" w:sz="2" w:space="1" w:color="FFFFFF"/>
                    <w:left w:val="single" w:sz="2" w:space="11" w:color="FFFFFF"/>
                    <w:bottom w:val="single" w:sz="2" w:space="1" w:color="FFFFFF"/>
                    <w:right w:val="single" w:sz="2" w:space="4" w:color="FFFFFF"/>
                  </w:divBdr>
                  <w:divsChild>
                    <w:div w:id="126896032">
                      <w:marLeft w:val="0"/>
                      <w:marRight w:val="0"/>
                      <w:marTop w:val="0"/>
                      <w:marBottom w:val="0"/>
                      <w:divBdr>
                        <w:top w:val="none" w:sz="0" w:space="0" w:color="auto"/>
                        <w:left w:val="none" w:sz="0" w:space="0" w:color="auto"/>
                        <w:bottom w:val="none" w:sz="0" w:space="0" w:color="auto"/>
                        <w:right w:val="none" w:sz="0" w:space="0" w:color="auto"/>
                      </w:divBdr>
                    </w:div>
                  </w:divsChild>
                </w:div>
                <w:div w:id="1390499657">
                  <w:marLeft w:val="0"/>
                  <w:marRight w:val="0"/>
                  <w:marTop w:val="0"/>
                  <w:marBottom w:val="0"/>
                  <w:divBdr>
                    <w:top w:val="single" w:sz="2" w:space="1" w:color="FFFFFF"/>
                    <w:left w:val="single" w:sz="2" w:space="11" w:color="FFFFFF"/>
                    <w:bottom w:val="single" w:sz="2" w:space="1" w:color="FFFFFF"/>
                    <w:right w:val="single" w:sz="2" w:space="4" w:color="FFFFFF"/>
                  </w:divBdr>
                  <w:divsChild>
                    <w:div w:id="960502464">
                      <w:marLeft w:val="0"/>
                      <w:marRight w:val="0"/>
                      <w:marTop w:val="0"/>
                      <w:marBottom w:val="0"/>
                      <w:divBdr>
                        <w:top w:val="none" w:sz="0" w:space="0" w:color="auto"/>
                        <w:left w:val="none" w:sz="0" w:space="0" w:color="auto"/>
                        <w:bottom w:val="none" w:sz="0" w:space="0" w:color="auto"/>
                        <w:right w:val="none" w:sz="0" w:space="0" w:color="auto"/>
                      </w:divBdr>
                    </w:div>
                  </w:divsChild>
                </w:div>
                <w:div w:id="1120993385">
                  <w:marLeft w:val="0"/>
                  <w:marRight w:val="0"/>
                  <w:marTop w:val="0"/>
                  <w:marBottom w:val="0"/>
                  <w:divBdr>
                    <w:top w:val="single" w:sz="2" w:space="1" w:color="FFFFFF"/>
                    <w:left w:val="single" w:sz="2" w:space="11" w:color="FFFFFF"/>
                    <w:bottom w:val="single" w:sz="2" w:space="1" w:color="FFFFFF"/>
                    <w:right w:val="single" w:sz="2" w:space="4" w:color="FFFFFF"/>
                  </w:divBdr>
                  <w:divsChild>
                    <w:div w:id="702554646">
                      <w:marLeft w:val="0"/>
                      <w:marRight w:val="0"/>
                      <w:marTop w:val="0"/>
                      <w:marBottom w:val="0"/>
                      <w:divBdr>
                        <w:top w:val="none" w:sz="0" w:space="0" w:color="auto"/>
                        <w:left w:val="none" w:sz="0" w:space="0" w:color="auto"/>
                        <w:bottom w:val="none" w:sz="0" w:space="0" w:color="auto"/>
                        <w:right w:val="none" w:sz="0" w:space="0" w:color="auto"/>
                      </w:divBdr>
                    </w:div>
                  </w:divsChild>
                </w:div>
                <w:div w:id="1562861693">
                  <w:marLeft w:val="0"/>
                  <w:marRight w:val="0"/>
                  <w:marTop w:val="0"/>
                  <w:marBottom w:val="0"/>
                  <w:divBdr>
                    <w:top w:val="single" w:sz="2" w:space="1" w:color="FFFFFF"/>
                    <w:left w:val="single" w:sz="2" w:space="11" w:color="FFFFFF"/>
                    <w:bottom w:val="single" w:sz="2" w:space="1" w:color="FFFFFF"/>
                    <w:right w:val="single" w:sz="2" w:space="4" w:color="FFFFFF"/>
                  </w:divBdr>
                  <w:divsChild>
                    <w:div w:id="1457524169">
                      <w:marLeft w:val="0"/>
                      <w:marRight w:val="0"/>
                      <w:marTop w:val="0"/>
                      <w:marBottom w:val="0"/>
                      <w:divBdr>
                        <w:top w:val="none" w:sz="0" w:space="0" w:color="auto"/>
                        <w:left w:val="none" w:sz="0" w:space="0" w:color="auto"/>
                        <w:bottom w:val="none" w:sz="0" w:space="0" w:color="auto"/>
                        <w:right w:val="none" w:sz="0" w:space="0" w:color="auto"/>
                      </w:divBdr>
                    </w:div>
                  </w:divsChild>
                </w:div>
                <w:div w:id="276834949">
                  <w:marLeft w:val="0"/>
                  <w:marRight w:val="0"/>
                  <w:marTop w:val="0"/>
                  <w:marBottom w:val="0"/>
                  <w:divBdr>
                    <w:top w:val="single" w:sz="2" w:space="1" w:color="FFFFFF"/>
                    <w:left w:val="single" w:sz="2" w:space="11" w:color="FFFFFF"/>
                    <w:bottom w:val="single" w:sz="2" w:space="1" w:color="FFFFFF"/>
                    <w:right w:val="single" w:sz="2" w:space="4" w:color="FFFFFF"/>
                  </w:divBdr>
                  <w:divsChild>
                    <w:div w:id="1020356455">
                      <w:marLeft w:val="0"/>
                      <w:marRight w:val="0"/>
                      <w:marTop w:val="0"/>
                      <w:marBottom w:val="0"/>
                      <w:divBdr>
                        <w:top w:val="none" w:sz="0" w:space="0" w:color="auto"/>
                        <w:left w:val="none" w:sz="0" w:space="0" w:color="auto"/>
                        <w:bottom w:val="none" w:sz="0" w:space="0" w:color="auto"/>
                        <w:right w:val="none" w:sz="0" w:space="0" w:color="auto"/>
                      </w:divBdr>
                    </w:div>
                  </w:divsChild>
                </w:div>
                <w:div w:id="454369438">
                  <w:marLeft w:val="0"/>
                  <w:marRight w:val="0"/>
                  <w:marTop w:val="0"/>
                  <w:marBottom w:val="0"/>
                  <w:divBdr>
                    <w:top w:val="single" w:sz="2" w:space="1" w:color="FFFFFF"/>
                    <w:left w:val="single" w:sz="2" w:space="11" w:color="FFFFFF"/>
                    <w:bottom w:val="single" w:sz="2" w:space="1" w:color="FFFFFF"/>
                    <w:right w:val="single" w:sz="2" w:space="4" w:color="FFFFFF"/>
                  </w:divBdr>
                  <w:divsChild>
                    <w:div w:id="1320305579">
                      <w:marLeft w:val="0"/>
                      <w:marRight w:val="0"/>
                      <w:marTop w:val="0"/>
                      <w:marBottom w:val="0"/>
                      <w:divBdr>
                        <w:top w:val="none" w:sz="0" w:space="0" w:color="auto"/>
                        <w:left w:val="none" w:sz="0" w:space="0" w:color="auto"/>
                        <w:bottom w:val="none" w:sz="0" w:space="0" w:color="auto"/>
                        <w:right w:val="none" w:sz="0" w:space="0" w:color="auto"/>
                      </w:divBdr>
                    </w:div>
                  </w:divsChild>
                </w:div>
                <w:div w:id="1617757806">
                  <w:marLeft w:val="0"/>
                  <w:marRight w:val="0"/>
                  <w:marTop w:val="0"/>
                  <w:marBottom w:val="0"/>
                  <w:divBdr>
                    <w:top w:val="single" w:sz="2" w:space="1" w:color="FFFFFF"/>
                    <w:left w:val="single" w:sz="2" w:space="11" w:color="FFFFFF"/>
                    <w:bottom w:val="single" w:sz="2" w:space="1" w:color="FFFFFF"/>
                    <w:right w:val="single" w:sz="2" w:space="4" w:color="FFFFFF"/>
                  </w:divBdr>
                  <w:divsChild>
                    <w:div w:id="1418019050">
                      <w:marLeft w:val="0"/>
                      <w:marRight w:val="0"/>
                      <w:marTop w:val="0"/>
                      <w:marBottom w:val="0"/>
                      <w:divBdr>
                        <w:top w:val="none" w:sz="0" w:space="0" w:color="auto"/>
                        <w:left w:val="none" w:sz="0" w:space="0" w:color="auto"/>
                        <w:bottom w:val="none" w:sz="0" w:space="0" w:color="auto"/>
                        <w:right w:val="none" w:sz="0" w:space="0" w:color="auto"/>
                      </w:divBdr>
                    </w:div>
                  </w:divsChild>
                </w:div>
                <w:div w:id="1135172356">
                  <w:marLeft w:val="0"/>
                  <w:marRight w:val="0"/>
                  <w:marTop w:val="0"/>
                  <w:marBottom w:val="0"/>
                  <w:divBdr>
                    <w:top w:val="single" w:sz="2" w:space="1" w:color="FFFFFF"/>
                    <w:left w:val="single" w:sz="2" w:space="11" w:color="FFFFFF"/>
                    <w:bottom w:val="single" w:sz="2" w:space="1" w:color="FFFFFF"/>
                    <w:right w:val="single" w:sz="2" w:space="4" w:color="FFFFFF"/>
                  </w:divBdr>
                  <w:divsChild>
                    <w:div w:id="728110780">
                      <w:marLeft w:val="0"/>
                      <w:marRight w:val="0"/>
                      <w:marTop w:val="0"/>
                      <w:marBottom w:val="0"/>
                      <w:divBdr>
                        <w:top w:val="none" w:sz="0" w:space="0" w:color="auto"/>
                        <w:left w:val="none" w:sz="0" w:space="0" w:color="auto"/>
                        <w:bottom w:val="none" w:sz="0" w:space="0" w:color="auto"/>
                        <w:right w:val="none" w:sz="0" w:space="0" w:color="auto"/>
                      </w:divBdr>
                    </w:div>
                  </w:divsChild>
                </w:div>
                <w:div w:id="1078936929">
                  <w:marLeft w:val="0"/>
                  <w:marRight w:val="0"/>
                  <w:marTop w:val="0"/>
                  <w:marBottom w:val="0"/>
                  <w:divBdr>
                    <w:top w:val="single" w:sz="2" w:space="1" w:color="FFFFFF"/>
                    <w:left w:val="single" w:sz="2" w:space="11" w:color="FFFFFF"/>
                    <w:bottom w:val="single" w:sz="2" w:space="1" w:color="FFFFFF"/>
                    <w:right w:val="single" w:sz="2" w:space="4" w:color="FFFFFF"/>
                  </w:divBdr>
                  <w:divsChild>
                    <w:div w:id="1066487682">
                      <w:marLeft w:val="0"/>
                      <w:marRight w:val="0"/>
                      <w:marTop w:val="0"/>
                      <w:marBottom w:val="0"/>
                      <w:divBdr>
                        <w:top w:val="none" w:sz="0" w:space="0" w:color="auto"/>
                        <w:left w:val="none" w:sz="0" w:space="0" w:color="auto"/>
                        <w:bottom w:val="none" w:sz="0" w:space="0" w:color="auto"/>
                        <w:right w:val="none" w:sz="0" w:space="0" w:color="auto"/>
                      </w:divBdr>
                    </w:div>
                  </w:divsChild>
                </w:div>
                <w:div w:id="248195978">
                  <w:marLeft w:val="0"/>
                  <w:marRight w:val="0"/>
                  <w:marTop w:val="0"/>
                  <w:marBottom w:val="0"/>
                  <w:divBdr>
                    <w:top w:val="single" w:sz="2" w:space="1" w:color="FFFFFF"/>
                    <w:left w:val="single" w:sz="2" w:space="11" w:color="FFFFFF"/>
                    <w:bottom w:val="single" w:sz="2" w:space="1" w:color="FFFFFF"/>
                    <w:right w:val="single" w:sz="2" w:space="4" w:color="FFFFFF"/>
                  </w:divBdr>
                  <w:divsChild>
                    <w:div w:id="726688915">
                      <w:marLeft w:val="0"/>
                      <w:marRight w:val="0"/>
                      <w:marTop w:val="0"/>
                      <w:marBottom w:val="0"/>
                      <w:divBdr>
                        <w:top w:val="none" w:sz="0" w:space="0" w:color="auto"/>
                        <w:left w:val="none" w:sz="0" w:space="0" w:color="auto"/>
                        <w:bottom w:val="none" w:sz="0" w:space="0" w:color="auto"/>
                        <w:right w:val="none" w:sz="0" w:space="0" w:color="auto"/>
                      </w:divBdr>
                    </w:div>
                  </w:divsChild>
                </w:div>
                <w:div w:id="111752842">
                  <w:marLeft w:val="0"/>
                  <w:marRight w:val="0"/>
                  <w:marTop w:val="0"/>
                  <w:marBottom w:val="0"/>
                  <w:divBdr>
                    <w:top w:val="single" w:sz="2" w:space="1" w:color="FFFFFF"/>
                    <w:left w:val="single" w:sz="2" w:space="11" w:color="FFFFFF"/>
                    <w:bottom w:val="single" w:sz="2" w:space="1" w:color="FFFFFF"/>
                    <w:right w:val="single" w:sz="2" w:space="4" w:color="FFFFFF"/>
                  </w:divBdr>
                  <w:divsChild>
                    <w:div w:id="1682051500">
                      <w:marLeft w:val="0"/>
                      <w:marRight w:val="0"/>
                      <w:marTop w:val="0"/>
                      <w:marBottom w:val="0"/>
                      <w:divBdr>
                        <w:top w:val="none" w:sz="0" w:space="0" w:color="auto"/>
                        <w:left w:val="none" w:sz="0" w:space="0" w:color="auto"/>
                        <w:bottom w:val="none" w:sz="0" w:space="0" w:color="auto"/>
                        <w:right w:val="none" w:sz="0" w:space="0" w:color="auto"/>
                      </w:divBdr>
                    </w:div>
                  </w:divsChild>
                </w:div>
                <w:div w:id="1516184789">
                  <w:marLeft w:val="0"/>
                  <w:marRight w:val="0"/>
                  <w:marTop w:val="0"/>
                  <w:marBottom w:val="0"/>
                  <w:divBdr>
                    <w:top w:val="single" w:sz="2" w:space="1" w:color="FFFFFF"/>
                    <w:left w:val="single" w:sz="2" w:space="11" w:color="FFFFFF"/>
                    <w:bottom w:val="single" w:sz="2" w:space="1" w:color="FFFFFF"/>
                    <w:right w:val="single" w:sz="2" w:space="4" w:color="FFFFFF"/>
                  </w:divBdr>
                  <w:divsChild>
                    <w:div w:id="1840802352">
                      <w:marLeft w:val="0"/>
                      <w:marRight w:val="0"/>
                      <w:marTop w:val="0"/>
                      <w:marBottom w:val="0"/>
                      <w:divBdr>
                        <w:top w:val="none" w:sz="0" w:space="0" w:color="auto"/>
                        <w:left w:val="none" w:sz="0" w:space="0" w:color="auto"/>
                        <w:bottom w:val="none" w:sz="0" w:space="0" w:color="auto"/>
                        <w:right w:val="none" w:sz="0" w:space="0" w:color="auto"/>
                      </w:divBdr>
                    </w:div>
                  </w:divsChild>
                </w:div>
                <w:div w:id="1788698104">
                  <w:marLeft w:val="0"/>
                  <w:marRight w:val="0"/>
                  <w:marTop w:val="0"/>
                  <w:marBottom w:val="0"/>
                  <w:divBdr>
                    <w:top w:val="single" w:sz="2" w:space="1" w:color="FFFFFF"/>
                    <w:left w:val="single" w:sz="2" w:space="11" w:color="FFFFFF"/>
                    <w:bottom w:val="single" w:sz="2" w:space="1" w:color="FFFFFF"/>
                    <w:right w:val="single" w:sz="2" w:space="4" w:color="FFFFFF"/>
                  </w:divBdr>
                  <w:divsChild>
                    <w:div w:id="62606964">
                      <w:marLeft w:val="0"/>
                      <w:marRight w:val="0"/>
                      <w:marTop w:val="0"/>
                      <w:marBottom w:val="0"/>
                      <w:divBdr>
                        <w:top w:val="none" w:sz="0" w:space="0" w:color="auto"/>
                        <w:left w:val="none" w:sz="0" w:space="0" w:color="auto"/>
                        <w:bottom w:val="none" w:sz="0" w:space="0" w:color="auto"/>
                        <w:right w:val="none" w:sz="0" w:space="0" w:color="auto"/>
                      </w:divBdr>
                    </w:div>
                  </w:divsChild>
                </w:div>
                <w:div w:id="1076440749">
                  <w:marLeft w:val="0"/>
                  <w:marRight w:val="0"/>
                  <w:marTop w:val="0"/>
                  <w:marBottom w:val="0"/>
                  <w:divBdr>
                    <w:top w:val="single" w:sz="2" w:space="1" w:color="FFFFFF"/>
                    <w:left w:val="single" w:sz="2" w:space="11" w:color="FFFFFF"/>
                    <w:bottom w:val="single" w:sz="2" w:space="1" w:color="FFFFFF"/>
                    <w:right w:val="single" w:sz="2" w:space="4" w:color="FFFFFF"/>
                  </w:divBdr>
                  <w:divsChild>
                    <w:div w:id="199170518">
                      <w:marLeft w:val="0"/>
                      <w:marRight w:val="0"/>
                      <w:marTop w:val="0"/>
                      <w:marBottom w:val="0"/>
                      <w:divBdr>
                        <w:top w:val="none" w:sz="0" w:space="0" w:color="auto"/>
                        <w:left w:val="none" w:sz="0" w:space="0" w:color="auto"/>
                        <w:bottom w:val="none" w:sz="0" w:space="0" w:color="auto"/>
                        <w:right w:val="none" w:sz="0" w:space="0" w:color="auto"/>
                      </w:divBdr>
                    </w:div>
                  </w:divsChild>
                </w:div>
                <w:div w:id="831413503">
                  <w:marLeft w:val="0"/>
                  <w:marRight w:val="0"/>
                  <w:marTop w:val="0"/>
                  <w:marBottom w:val="0"/>
                  <w:divBdr>
                    <w:top w:val="single" w:sz="2" w:space="1" w:color="FFFFFF"/>
                    <w:left w:val="single" w:sz="2" w:space="11" w:color="FFFFFF"/>
                    <w:bottom w:val="single" w:sz="2" w:space="1" w:color="FFFFFF"/>
                    <w:right w:val="single" w:sz="2" w:space="4" w:color="FFFFFF"/>
                  </w:divBdr>
                  <w:divsChild>
                    <w:div w:id="701589359">
                      <w:marLeft w:val="0"/>
                      <w:marRight w:val="0"/>
                      <w:marTop w:val="0"/>
                      <w:marBottom w:val="0"/>
                      <w:divBdr>
                        <w:top w:val="none" w:sz="0" w:space="0" w:color="auto"/>
                        <w:left w:val="none" w:sz="0" w:space="0" w:color="auto"/>
                        <w:bottom w:val="none" w:sz="0" w:space="0" w:color="auto"/>
                        <w:right w:val="none" w:sz="0" w:space="0" w:color="auto"/>
                      </w:divBdr>
                    </w:div>
                  </w:divsChild>
                </w:div>
                <w:div w:id="1426881105">
                  <w:marLeft w:val="0"/>
                  <w:marRight w:val="0"/>
                  <w:marTop w:val="0"/>
                  <w:marBottom w:val="0"/>
                  <w:divBdr>
                    <w:top w:val="single" w:sz="2" w:space="1" w:color="FFFFFF"/>
                    <w:left w:val="single" w:sz="2" w:space="11" w:color="FFFFFF"/>
                    <w:bottom w:val="single" w:sz="2" w:space="1" w:color="FFFFFF"/>
                    <w:right w:val="single" w:sz="2" w:space="4" w:color="FFFFFF"/>
                  </w:divBdr>
                  <w:divsChild>
                    <w:div w:id="1345787140">
                      <w:marLeft w:val="0"/>
                      <w:marRight w:val="0"/>
                      <w:marTop w:val="0"/>
                      <w:marBottom w:val="0"/>
                      <w:divBdr>
                        <w:top w:val="none" w:sz="0" w:space="0" w:color="auto"/>
                        <w:left w:val="none" w:sz="0" w:space="0" w:color="auto"/>
                        <w:bottom w:val="none" w:sz="0" w:space="0" w:color="auto"/>
                        <w:right w:val="none" w:sz="0" w:space="0" w:color="auto"/>
                      </w:divBdr>
                    </w:div>
                  </w:divsChild>
                </w:div>
                <w:div w:id="1420563877">
                  <w:marLeft w:val="0"/>
                  <w:marRight w:val="0"/>
                  <w:marTop w:val="0"/>
                  <w:marBottom w:val="0"/>
                  <w:divBdr>
                    <w:top w:val="single" w:sz="2" w:space="1" w:color="FFFFFF"/>
                    <w:left w:val="single" w:sz="2" w:space="11" w:color="FFFFFF"/>
                    <w:bottom w:val="single" w:sz="2" w:space="1" w:color="FFFFFF"/>
                    <w:right w:val="single" w:sz="2" w:space="4" w:color="FFFFFF"/>
                  </w:divBdr>
                  <w:divsChild>
                    <w:div w:id="796994115">
                      <w:marLeft w:val="0"/>
                      <w:marRight w:val="0"/>
                      <w:marTop w:val="0"/>
                      <w:marBottom w:val="0"/>
                      <w:divBdr>
                        <w:top w:val="none" w:sz="0" w:space="0" w:color="auto"/>
                        <w:left w:val="none" w:sz="0" w:space="0" w:color="auto"/>
                        <w:bottom w:val="none" w:sz="0" w:space="0" w:color="auto"/>
                        <w:right w:val="none" w:sz="0" w:space="0" w:color="auto"/>
                      </w:divBdr>
                    </w:div>
                  </w:divsChild>
                </w:div>
                <w:div w:id="2076707432">
                  <w:marLeft w:val="0"/>
                  <w:marRight w:val="0"/>
                  <w:marTop w:val="0"/>
                  <w:marBottom w:val="0"/>
                  <w:divBdr>
                    <w:top w:val="single" w:sz="2" w:space="1" w:color="FFFFFF"/>
                    <w:left w:val="single" w:sz="2" w:space="11" w:color="FFFFFF"/>
                    <w:bottom w:val="single" w:sz="2" w:space="1" w:color="FFFFFF"/>
                    <w:right w:val="single" w:sz="2" w:space="4" w:color="FFFFFF"/>
                  </w:divBdr>
                  <w:divsChild>
                    <w:div w:id="1846282257">
                      <w:marLeft w:val="0"/>
                      <w:marRight w:val="0"/>
                      <w:marTop w:val="0"/>
                      <w:marBottom w:val="0"/>
                      <w:divBdr>
                        <w:top w:val="none" w:sz="0" w:space="0" w:color="auto"/>
                        <w:left w:val="none" w:sz="0" w:space="0" w:color="auto"/>
                        <w:bottom w:val="none" w:sz="0" w:space="0" w:color="auto"/>
                        <w:right w:val="none" w:sz="0" w:space="0" w:color="auto"/>
                      </w:divBdr>
                    </w:div>
                  </w:divsChild>
                </w:div>
                <w:div w:id="488908735">
                  <w:marLeft w:val="0"/>
                  <w:marRight w:val="0"/>
                  <w:marTop w:val="0"/>
                  <w:marBottom w:val="0"/>
                  <w:divBdr>
                    <w:top w:val="single" w:sz="2" w:space="1" w:color="FFFFFF"/>
                    <w:left w:val="single" w:sz="2" w:space="11" w:color="FFFFFF"/>
                    <w:bottom w:val="single" w:sz="2" w:space="1" w:color="FFFFFF"/>
                    <w:right w:val="single" w:sz="2" w:space="4" w:color="FFFFFF"/>
                  </w:divBdr>
                  <w:divsChild>
                    <w:div w:id="837382743">
                      <w:marLeft w:val="0"/>
                      <w:marRight w:val="0"/>
                      <w:marTop w:val="0"/>
                      <w:marBottom w:val="0"/>
                      <w:divBdr>
                        <w:top w:val="none" w:sz="0" w:space="0" w:color="auto"/>
                        <w:left w:val="none" w:sz="0" w:space="0" w:color="auto"/>
                        <w:bottom w:val="none" w:sz="0" w:space="0" w:color="auto"/>
                        <w:right w:val="none" w:sz="0" w:space="0" w:color="auto"/>
                      </w:divBdr>
                    </w:div>
                  </w:divsChild>
                </w:div>
                <w:div w:id="1526939004">
                  <w:marLeft w:val="0"/>
                  <w:marRight w:val="0"/>
                  <w:marTop w:val="0"/>
                  <w:marBottom w:val="0"/>
                  <w:divBdr>
                    <w:top w:val="single" w:sz="2" w:space="1" w:color="FFFFFF"/>
                    <w:left w:val="single" w:sz="2" w:space="11" w:color="FFFFFF"/>
                    <w:bottom w:val="single" w:sz="2" w:space="1" w:color="FFFFFF"/>
                    <w:right w:val="single" w:sz="2" w:space="4" w:color="FFFFFF"/>
                  </w:divBdr>
                  <w:divsChild>
                    <w:div w:id="1376850714">
                      <w:marLeft w:val="0"/>
                      <w:marRight w:val="0"/>
                      <w:marTop w:val="0"/>
                      <w:marBottom w:val="0"/>
                      <w:divBdr>
                        <w:top w:val="none" w:sz="0" w:space="0" w:color="auto"/>
                        <w:left w:val="none" w:sz="0" w:space="0" w:color="auto"/>
                        <w:bottom w:val="none" w:sz="0" w:space="0" w:color="auto"/>
                        <w:right w:val="none" w:sz="0" w:space="0" w:color="auto"/>
                      </w:divBdr>
                    </w:div>
                  </w:divsChild>
                </w:div>
                <w:div w:id="52851436">
                  <w:marLeft w:val="0"/>
                  <w:marRight w:val="0"/>
                  <w:marTop w:val="0"/>
                  <w:marBottom w:val="0"/>
                  <w:divBdr>
                    <w:top w:val="single" w:sz="2" w:space="1" w:color="FFFFFF"/>
                    <w:left w:val="single" w:sz="2" w:space="11" w:color="FFFFFF"/>
                    <w:bottom w:val="single" w:sz="2" w:space="1" w:color="FFFFFF"/>
                    <w:right w:val="single" w:sz="2" w:space="4" w:color="FFFFFF"/>
                  </w:divBdr>
                  <w:divsChild>
                    <w:div w:id="1214005556">
                      <w:marLeft w:val="0"/>
                      <w:marRight w:val="0"/>
                      <w:marTop w:val="0"/>
                      <w:marBottom w:val="0"/>
                      <w:divBdr>
                        <w:top w:val="none" w:sz="0" w:space="0" w:color="auto"/>
                        <w:left w:val="none" w:sz="0" w:space="0" w:color="auto"/>
                        <w:bottom w:val="none" w:sz="0" w:space="0" w:color="auto"/>
                        <w:right w:val="none" w:sz="0" w:space="0" w:color="auto"/>
                      </w:divBdr>
                    </w:div>
                  </w:divsChild>
                </w:div>
                <w:div w:id="662246269">
                  <w:marLeft w:val="0"/>
                  <w:marRight w:val="0"/>
                  <w:marTop w:val="0"/>
                  <w:marBottom w:val="0"/>
                  <w:divBdr>
                    <w:top w:val="single" w:sz="2" w:space="1" w:color="FFFFFF"/>
                    <w:left w:val="single" w:sz="2" w:space="11" w:color="FFFFFF"/>
                    <w:bottom w:val="single" w:sz="2" w:space="1" w:color="FFFFFF"/>
                    <w:right w:val="single" w:sz="2" w:space="4" w:color="FFFFFF"/>
                  </w:divBdr>
                  <w:divsChild>
                    <w:div w:id="1710255049">
                      <w:marLeft w:val="0"/>
                      <w:marRight w:val="0"/>
                      <w:marTop w:val="0"/>
                      <w:marBottom w:val="0"/>
                      <w:divBdr>
                        <w:top w:val="none" w:sz="0" w:space="0" w:color="auto"/>
                        <w:left w:val="none" w:sz="0" w:space="0" w:color="auto"/>
                        <w:bottom w:val="none" w:sz="0" w:space="0" w:color="auto"/>
                        <w:right w:val="none" w:sz="0" w:space="0" w:color="auto"/>
                      </w:divBdr>
                    </w:div>
                  </w:divsChild>
                </w:div>
                <w:div w:id="2079554888">
                  <w:marLeft w:val="0"/>
                  <w:marRight w:val="0"/>
                  <w:marTop w:val="0"/>
                  <w:marBottom w:val="0"/>
                  <w:divBdr>
                    <w:top w:val="single" w:sz="2" w:space="1" w:color="FFFFFF"/>
                    <w:left w:val="single" w:sz="2" w:space="11" w:color="FFFFFF"/>
                    <w:bottom w:val="single" w:sz="2" w:space="1" w:color="FFFFFF"/>
                    <w:right w:val="single" w:sz="2" w:space="4" w:color="FFFFFF"/>
                  </w:divBdr>
                  <w:divsChild>
                    <w:div w:id="733507014">
                      <w:marLeft w:val="0"/>
                      <w:marRight w:val="0"/>
                      <w:marTop w:val="0"/>
                      <w:marBottom w:val="0"/>
                      <w:divBdr>
                        <w:top w:val="none" w:sz="0" w:space="0" w:color="auto"/>
                        <w:left w:val="none" w:sz="0" w:space="0" w:color="auto"/>
                        <w:bottom w:val="none" w:sz="0" w:space="0" w:color="auto"/>
                        <w:right w:val="none" w:sz="0" w:space="0" w:color="auto"/>
                      </w:divBdr>
                    </w:div>
                  </w:divsChild>
                </w:div>
                <w:div w:id="480540331">
                  <w:marLeft w:val="0"/>
                  <w:marRight w:val="0"/>
                  <w:marTop w:val="0"/>
                  <w:marBottom w:val="0"/>
                  <w:divBdr>
                    <w:top w:val="single" w:sz="2" w:space="1" w:color="FFFFFF"/>
                    <w:left w:val="single" w:sz="2" w:space="11" w:color="FFFFFF"/>
                    <w:bottom w:val="single" w:sz="2" w:space="1" w:color="FFFFFF"/>
                    <w:right w:val="single" w:sz="2" w:space="4" w:color="FFFFFF"/>
                  </w:divBdr>
                  <w:divsChild>
                    <w:div w:id="1363046605">
                      <w:marLeft w:val="0"/>
                      <w:marRight w:val="0"/>
                      <w:marTop w:val="0"/>
                      <w:marBottom w:val="0"/>
                      <w:divBdr>
                        <w:top w:val="none" w:sz="0" w:space="0" w:color="auto"/>
                        <w:left w:val="none" w:sz="0" w:space="0" w:color="auto"/>
                        <w:bottom w:val="none" w:sz="0" w:space="0" w:color="auto"/>
                        <w:right w:val="none" w:sz="0" w:space="0" w:color="auto"/>
                      </w:divBdr>
                    </w:div>
                  </w:divsChild>
                </w:div>
                <w:div w:id="87503959">
                  <w:marLeft w:val="0"/>
                  <w:marRight w:val="0"/>
                  <w:marTop w:val="0"/>
                  <w:marBottom w:val="0"/>
                  <w:divBdr>
                    <w:top w:val="single" w:sz="2" w:space="1" w:color="FFFFFF"/>
                    <w:left w:val="single" w:sz="2" w:space="11" w:color="FFFFFF"/>
                    <w:bottom w:val="single" w:sz="2" w:space="1" w:color="FFFFFF"/>
                    <w:right w:val="single" w:sz="2" w:space="4" w:color="FFFFFF"/>
                  </w:divBdr>
                  <w:divsChild>
                    <w:div w:id="954554134">
                      <w:marLeft w:val="0"/>
                      <w:marRight w:val="0"/>
                      <w:marTop w:val="0"/>
                      <w:marBottom w:val="0"/>
                      <w:divBdr>
                        <w:top w:val="none" w:sz="0" w:space="0" w:color="auto"/>
                        <w:left w:val="none" w:sz="0" w:space="0" w:color="auto"/>
                        <w:bottom w:val="none" w:sz="0" w:space="0" w:color="auto"/>
                        <w:right w:val="none" w:sz="0" w:space="0" w:color="auto"/>
                      </w:divBdr>
                    </w:div>
                  </w:divsChild>
                </w:div>
                <w:div w:id="1540170758">
                  <w:marLeft w:val="0"/>
                  <w:marRight w:val="0"/>
                  <w:marTop w:val="0"/>
                  <w:marBottom w:val="0"/>
                  <w:divBdr>
                    <w:top w:val="single" w:sz="2" w:space="1" w:color="FFFFFF"/>
                    <w:left w:val="single" w:sz="2" w:space="11" w:color="FFFFFF"/>
                    <w:bottom w:val="single" w:sz="2" w:space="1" w:color="FFFFFF"/>
                    <w:right w:val="single" w:sz="2" w:space="4" w:color="FFFFFF"/>
                  </w:divBdr>
                  <w:divsChild>
                    <w:div w:id="316307123">
                      <w:marLeft w:val="0"/>
                      <w:marRight w:val="0"/>
                      <w:marTop w:val="0"/>
                      <w:marBottom w:val="0"/>
                      <w:divBdr>
                        <w:top w:val="none" w:sz="0" w:space="0" w:color="auto"/>
                        <w:left w:val="none" w:sz="0" w:space="0" w:color="auto"/>
                        <w:bottom w:val="none" w:sz="0" w:space="0" w:color="auto"/>
                        <w:right w:val="none" w:sz="0" w:space="0" w:color="auto"/>
                      </w:divBdr>
                    </w:div>
                  </w:divsChild>
                </w:div>
                <w:div w:id="1183666288">
                  <w:marLeft w:val="0"/>
                  <w:marRight w:val="0"/>
                  <w:marTop w:val="0"/>
                  <w:marBottom w:val="0"/>
                  <w:divBdr>
                    <w:top w:val="single" w:sz="2" w:space="1" w:color="FFFFFF"/>
                    <w:left w:val="single" w:sz="2" w:space="11" w:color="FFFFFF"/>
                    <w:bottom w:val="single" w:sz="2" w:space="1" w:color="FFFFFF"/>
                    <w:right w:val="single" w:sz="2" w:space="4" w:color="FFFFFF"/>
                  </w:divBdr>
                  <w:divsChild>
                    <w:div w:id="137652520">
                      <w:marLeft w:val="0"/>
                      <w:marRight w:val="0"/>
                      <w:marTop w:val="0"/>
                      <w:marBottom w:val="0"/>
                      <w:divBdr>
                        <w:top w:val="none" w:sz="0" w:space="0" w:color="auto"/>
                        <w:left w:val="none" w:sz="0" w:space="0" w:color="auto"/>
                        <w:bottom w:val="none" w:sz="0" w:space="0" w:color="auto"/>
                        <w:right w:val="none" w:sz="0" w:space="0" w:color="auto"/>
                      </w:divBdr>
                    </w:div>
                  </w:divsChild>
                </w:div>
                <w:div w:id="229847185">
                  <w:marLeft w:val="0"/>
                  <w:marRight w:val="0"/>
                  <w:marTop w:val="0"/>
                  <w:marBottom w:val="0"/>
                  <w:divBdr>
                    <w:top w:val="single" w:sz="2" w:space="1" w:color="FFFFFF"/>
                    <w:left w:val="single" w:sz="2" w:space="11" w:color="FFFFFF"/>
                    <w:bottom w:val="single" w:sz="2" w:space="1" w:color="FFFFFF"/>
                    <w:right w:val="single" w:sz="2" w:space="4" w:color="FFFFFF"/>
                  </w:divBdr>
                  <w:divsChild>
                    <w:div w:id="2096396754">
                      <w:marLeft w:val="0"/>
                      <w:marRight w:val="0"/>
                      <w:marTop w:val="0"/>
                      <w:marBottom w:val="0"/>
                      <w:divBdr>
                        <w:top w:val="none" w:sz="0" w:space="0" w:color="auto"/>
                        <w:left w:val="none" w:sz="0" w:space="0" w:color="auto"/>
                        <w:bottom w:val="none" w:sz="0" w:space="0" w:color="auto"/>
                        <w:right w:val="none" w:sz="0" w:space="0" w:color="auto"/>
                      </w:divBdr>
                    </w:div>
                  </w:divsChild>
                </w:div>
                <w:div w:id="1155802120">
                  <w:marLeft w:val="0"/>
                  <w:marRight w:val="0"/>
                  <w:marTop w:val="0"/>
                  <w:marBottom w:val="0"/>
                  <w:divBdr>
                    <w:top w:val="single" w:sz="2" w:space="1" w:color="FFFFFF"/>
                    <w:left w:val="single" w:sz="2" w:space="11" w:color="FFFFFF"/>
                    <w:bottom w:val="single" w:sz="2" w:space="1" w:color="FFFFFF"/>
                    <w:right w:val="single" w:sz="2" w:space="4" w:color="FFFFFF"/>
                  </w:divBdr>
                  <w:divsChild>
                    <w:div w:id="1086608111">
                      <w:marLeft w:val="0"/>
                      <w:marRight w:val="0"/>
                      <w:marTop w:val="0"/>
                      <w:marBottom w:val="0"/>
                      <w:divBdr>
                        <w:top w:val="none" w:sz="0" w:space="0" w:color="auto"/>
                        <w:left w:val="none" w:sz="0" w:space="0" w:color="auto"/>
                        <w:bottom w:val="none" w:sz="0" w:space="0" w:color="auto"/>
                        <w:right w:val="none" w:sz="0" w:space="0" w:color="auto"/>
                      </w:divBdr>
                    </w:div>
                  </w:divsChild>
                </w:div>
                <w:div w:id="1240216445">
                  <w:marLeft w:val="0"/>
                  <w:marRight w:val="0"/>
                  <w:marTop w:val="0"/>
                  <w:marBottom w:val="0"/>
                  <w:divBdr>
                    <w:top w:val="single" w:sz="2" w:space="1" w:color="FFFFFF"/>
                    <w:left w:val="single" w:sz="2" w:space="11" w:color="FFFFFF"/>
                    <w:bottom w:val="single" w:sz="2" w:space="1" w:color="FFFFFF"/>
                    <w:right w:val="single" w:sz="2" w:space="4" w:color="FFFFFF"/>
                  </w:divBdr>
                  <w:divsChild>
                    <w:div w:id="1395928079">
                      <w:marLeft w:val="0"/>
                      <w:marRight w:val="0"/>
                      <w:marTop w:val="0"/>
                      <w:marBottom w:val="0"/>
                      <w:divBdr>
                        <w:top w:val="none" w:sz="0" w:space="0" w:color="auto"/>
                        <w:left w:val="none" w:sz="0" w:space="0" w:color="auto"/>
                        <w:bottom w:val="none" w:sz="0" w:space="0" w:color="auto"/>
                        <w:right w:val="none" w:sz="0" w:space="0" w:color="auto"/>
                      </w:divBdr>
                    </w:div>
                  </w:divsChild>
                </w:div>
                <w:div w:id="918517715">
                  <w:marLeft w:val="0"/>
                  <w:marRight w:val="0"/>
                  <w:marTop w:val="0"/>
                  <w:marBottom w:val="0"/>
                  <w:divBdr>
                    <w:top w:val="single" w:sz="2" w:space="1" w:color="FFFFFF"/>
                    <w:left w:val="single" w:sz="2" w:space="11" w:color="FFFFFF"/>
                    <w:bottom w:val="single" w:sz="2" w:space="1" w:color="FFFFFF"/>
                    <w:right w:val="single" w:sz="2" w:space="4" w:color="FFFFFF"/>
                  </w:divBdr>
                  <w:divsChild>
                    <w:div w:id="1585139635">
                      <w:marLeft w:val="0"/>
                      <w:marRight w:val="0"/>
                      <w:marTop w:val="0"/>
                      <w:marBottom w:val="0"/>
                      <w:divBdr>
                        <w:top w:val="none" w:sz="0" w:space="0" w:color="auto"/>
                        <w:left w:val="none" w:sz="0" w:space="0" w:color="auto"/>
                        <w:bottom w:val="none" w:sz="0" w:space="0" w:color="auto"/>
                        <w:right w:val="none" w:sz="0" w:space="0" w:color="auto"/>
                      </w:divBdr>
                    </w:div>
                  </w:divsChild>
                </w:div>
                <w:div w:id="1112240315">
                  <w:marLeft w:val="0"/>
                  <w:marRight w:val="0"/>
                  <w:marTop w:val="0"/>
                  <w:marBottom w:val="0"/>
                  <w:divBdr>
                    <w:top w:val="single" w:sz="2" w:space="1" w:color="FFFFFF"/>
                    <w:left w:val="single" w:sz="2" w:space="11" w:color="FFFFFF"/>
                    <w:bottom w:val="single" w:sz="2" w:space="1" w:color="FFFFFF"/>
                    <w:right w:val="single" w:sz="2" w:space="4" w:color="FFFFFF"/>
                  </w:divBdr>
                  <w:divsChild>
                    <w:div w:id="280038759">
                      <w:marLeft w:val="0"/>
                      <w:marRight w:val="0"/>
                      <w:marTop w:val="0"/>
                      <w:marBottom w:val="0"/>
                      <w:divBdr>
                        <w:top w:val="none" w:sz="0" w:space="0" w:color="auto"/>
                        <w:left w:val="none" w:sz="0" w:space="0" w:color="auto"/>
                        <w:bottom w:val="none" w:sz="0" w:space="0" w:color="auto"/>
                        <w:right w:val="none" w:sz="0" w:space="0" w:color="auto"/>
                      </w:divBdr>
                    </w:div>
                  </w:divsChild>
                </w:div>
                <w:div w:id="495995609">
                  <w:marLeft w:val="0"/>
                  <w:marRight w:val="0"/>
                  <w:marTop w:val="0"/>
                  <w:marBottom w:val="0"/>
                  <w:divBdr>
                    <w:top w:val="single" w:sz="2" w:space="1" w:color="FFFFFF"/>
                    <w:left w:val="single" w:sz="2" w:space="11" w:color="FFFFFF"/>
                    <w:bottom w:val="single" w:sz="2" w:space="4" w:color="FFFFFF"/>
                    <w:right w:val="single" w:sz="2" w:space="4" w:color="FFFFFF"/>
                  </w:divBdr>
                  <w:divsChild>
                    <w:div w:id="128996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3275">
          <w:marLeft w:val="0"/>
          <w:marRight w:val="0"/>
          <w:marTop w:val="0"/>
          <w:marBottom w:val="300"/>
          <w:divBdr>
            <w:top w:val="none" w:sz="0" w:space="0" w:color="auto"/>
            <w:left w:val="none" w:sz="0" w:space="0" w:color="auto"/>
            <w:bottom w:val="none" w:sz="0" w:space="0" w:color="auto"/>
            <w:right w:val="none" w:sz="0" w:space="0" w:color="auto"/>
          </w:divBdr>
          <w:divsChild>
            <w:div w:id="11028798">
              <w:marLeft w:val="0"/>
              <w:marRight w:val="0"/>
              <w:marTop w:val="0"/>
              <w:marBottom w:val="0"/>
              <w:divBdr>
                <w:top w:val="none" w:sz="0" w:space="0" w:color="auto"/>
                <w:left w:val="none" w:sz="0" w:space="0" w:color="auto"/>
                <w:bottom w:val="none" w:sz="0" w:space="0" w:color="auto"/>
                <w:right w:val="none" w:sz="0" w:space="0" w:color="auto"/>
              </w:divBdr>
              <w:divsChild>
                <w:div w:id="998926467">
                  <w:marLeft w:val="0"/>
                  <w:marRight w:val="0"/>
                  <w:marTop w:val="0"/>
                  <w:marBottom w:val="0"/>
                  <w:divBdr>
                    <w:top w:val="single" w:sz="2" w:space="4" w:color="FFFFFF"/>
                    <w:left w:val="single" w:sz="2" w:space="11" w:color="FFFFFF"/>
                    <w:bottom w:val="single" w:sz="2" w:space="1" w:color="FFFFFF"/>
                    <w:right w:val="single" w:sz="2" w:space="4" w:color="FFFFFF"/>
                  </w:divBdr>
                  <w:divsChild>
                    <w:div w:id="1265456018">
                      <w:marLeft w:val="0"/>
                      <w:marRight w:val="0"/>
                      <w:marTop w:val="0"/>
                      <w:marBottom w:val="0"/>
                      <w:divBdr>
                        <w:top w:val="none" w:sz="0" w:space="0" w:color="auto"/>
                        <w:left w:val="none" w:sz="0" w:space="0" w:color="auto"/>
                        <w:bottom w:val="none" w:sz="0" w:space="0" w:color="auto"/>
                        <w:right w:val="none" w:sz="0" w:space="0" w:color="auto"/>
                      </w:divBdr>
                    </w:div>
                  </w:divsChild>
                </w:div>
                <w:div w:id="1827745385">
                  <w:marLeft w:val="0"/>
                  <w:marRight w:val="0"/>
                  <w:marTop w:val="0"/>
                  <w:marBottom w:val="0"/>
                  <w:divBdr>
                    <w:top w:val="single" w:sz="2" w:space="1" w:color="FFFFFF"/>
                    <w:left w:val="single" w:sz="2" w:space="11" w:color="FFFFFF"/>
                    <w:bottom w:val="single" w:sz="2" w:space="1" w:color="FFFFFF"/>
                    <w:right w:val="single" w:sz="2" w:space="4" w:color="FFFFFF"/>
                  </w:divBdr>
                  <w:divsChild>
                    <w:div w:id="115755543">
                      <w:marLeft w:val="0"/>
                      <w:marRight w:val="0"/>
                      <w:marTop w:val="0"/>
                      <w:marBottom w:val="0"/>
                      <w:divBdr>
                        <w:top w:val="none" w:sz="0" w:space="0" w:color="auto"/>
                        <w:left w:val="none" w:sz="0" w:space="0" w:color="auto"/>
                        <w:bottom w:val="none" w:sz="0" w:space="0" w:color="auto"/>
                        <w:right w:val="none" w:sz="0" w:space="0" w:color="auto"/>
                      </w:divBdr>
                    </w:div>
                  </w:divsChild>
                </w:div>
                <w:div w:id="999701669">
                  <w:marLeft w:val="0"/>
                  <w:marRight w:val="0"/>
                  <w:marTop w:val="0"/>
                  <w:marBottom w:val="0"/>
                  <w:divBdr>
                    <w:top w:val="single" w:sz="2" w:space="1" w:color="FFFFFF"/>
                    <w:left w:val="single" w:sz="2" w:space="11" w:color="FFFFFF"/>
                    <w:bottom w:val="single" w:sz="2" w:space="1" w:color="FFFFFF"/>
                    <w:right w:val="single" w:sz="2" w:space="4" w:color="FFFFFF"/>
                  </w:divBdr>
                  <w:divsChild>
                    <w:div w:id="375855491">
                      <w:marLeft w:val="0"/>
                      <w:marRight w:val="0"/>
                      <w:marTop w:val="0"/>
                      <w:marBottom w:val="0"/>
                      <w:divBdr>
                        <w:top w:val="none" w:sz="0" w:space="0" w:color="auto"/>
                        <w:left w:val="none" w:sz="0" w:space="0" w:color="auto"/>
                        <w:bottom w:val="none" w:sz="0" w:space="0" w:color="auto"/>
                        <w:right w:val="none" w:sz="0" w:space="0" w:color="auto"/>
                      </w:divBdr>
                    </w:div>
                  </w:divsChild>
                </w:div>
                <w:div w:id="338043262">
                  <w:marLeft w:val="0"/>
                  <w:marRight w:val="0"/>
                  <w:marTop w:val="0"/>
                  <w:marBottom w:val="0"/>
                  <w:divBdr>
                    <w:top w:val="single" w:sz="2" w:space="1" w:color="FFFFFF"/>
                    <w:left w:val="single" w:sz="2" w:space="11" w:color="FFFFFF"/>
                    <w:bottom w:val="single" w:sz="2" w:space="1" w:color="FFFFFF"/>
                    <w:right w:val="single" w:sz="2" w:space="4" w:color="FFFFFF"/>
                  </w:divBdr>
                  <w:divsChild>
                    <w:div w:id="269318847">
                      <w:marLeft w:val="0"/>
                      <w:marRight w:val="0"/>
                      <w:marTop w:val="0"/>
                      <w:marBottom w:val="0"/>
                      <w:divBdr>
                        <w:top w:val="none" w:sz="0" w:space="0" w:color="auto"/>
                        <w:left w:val="none" w:sz="0" w:space="0" w:color="auto"/>
                        <w:bottom w:val="none" w:sz="0" w:space="0" w:color="auto"/>
                        <w:right w:val="none" w:sz="0" w:space="0" w:color="auto"/>
                      </w:divBdr>
                    </w:div>
                  </w:divsChild>
                </w:div>
                <w:div w:id="525556967">
                  <w:marLeft w:val="0"/>
                  <w:marRight w:val="0"/>
                  <w:marTop w:val="0"/>
                  <w:marBottom w:val="0"/>
                  <w:divBdr>
                    <w:top w:val="single" w:sz="2" w:space="1" w:color="FFFFFF"/>
                    <w:left w:val="single" w:sz="2" w:space="11" w:color="FFFFFF"/>
                    <w:bottom w:val="single" w:sz="2" w:space="1" w:color="FFFFFF"/>
                    <w:right w:val="single" w:sz="2" w:space="4" w:color="FFFFFF"/>
                  </w:divBdr>
                  <w:divsChild>
                    <w:div w:id="1882863317">
                      <w:marLeft w:val="0"/>
                      <w:marRight w:val="0"/>
                      <w:marTop w:val="0"/>
                      <w:marBottom w:val="0"/>
                      <w:divBdr>
                        <w:top w:val="none" w:sz="0" w:space="0" w:color="auto"/>
                        <w:left w:val="none" w:sz="0" w:space="0" w:color="auto"/>
                        <w:bottom w:val="none" w:sz="0" w:space="0" w:color="auto"/>
                        <w:right w:val="none" w:sz="0" w:space="0" w:color="auto"/>
                      </w:divBdr>
                    </w:div>
                  </w:divsChild>
                </w:div>
                <w:div w:id="2003659889">
                  <w:marLeft w:val="0"/>
                  <w:marRight w:val="0"/>
                  <w:marTop w:val="0"/>
                  <w:marBottom w:val="0"/>
                  <w:divBdr>
                    <w:top w:val="single" w:sz="2" w:space="1" w:color="FFFFFF"/>
                    <w:left w:val="single" w:sz="2" w:space="11" w:color="FFFFFF"/>
                    <w:bottom w:val="single" w:sz="2" w:space="1" w:color="FFFFFF"/>
                    <w:right w:val="single" w:sz="2" w:space="4" w:color="FFFFFF"/>
                  </w:divBdr>
                  <w:divsChild>
                    <w:div w:id="991759277">
                      <w:marLeft w:val="0"/>
                      <w:marRight w:val="0"/>
                      <w:marTop w:val="0"/>
                      <w:marBottom w:val="0"/>
                      <w:divBdr>
                        <w:top w:val="none" w:sz="0" w:space="0" w:color="auto"/>
                        <w:left w:val="none" w:sz="0" w:space="0" w:color="auto"/>
                        <w:bottom w:val="none" w:sz="0" w:space="0" w:color="auto"/>
                        <w:right w:val="none" w:sz="0" w:space="0" w:color="auto"/>
                      </w:divBdr>
                    </w:div>
                  </w:divsChild>
                </w:div>
                <w:div w:id="835531248">
                  <w:marLeft w:val="0"/>
                  <w:marRight w:val="0"/>
                  <w:marTop w:val="0"/>
                  <w:marBottom w:val="0"/>
                  <w:divBdr>
                    <w:top w:val="single" w:sz="2" w:space="1" w:color="FFFFFF"/>
                    <w:left w:val="single" w:sz="2" w:space="11" w:color="FFFFFF"/>
                    <w:bottom w:val="single" w:sz="2" w:space="1" w:color="FFFFFF"/>
                    <w:right w:val="single" w:sz="2" w:space="4" w:color="FFFFFF"/>
                  </w:divBdr>
                  <w:divsChild>
                    <w:div w:id="1571963953">
                      <w:marLeft w:val="0"/>
                      <w:marRight w:val="0"/>
                      <w:marTop w:val="0"/>
                      <w:marBottom w:val="0"/>
                      <w:divBdr>
                        <w:top w:val="none" w:sz="0" w:space="0" w:color="auto"/>
                        <w:left w:val="none" w:sz="0" w:space="0" w:color="auto"/>
                        <w:bottom w:val="none" w:sz="0" w:space="0" w:color="auto"/>
                        <w:right w:val="none" w:sz="0" w:space="0" w:color="auto"/>
                      </w:divBdr>
                    </w:div>
                  </w:divsChild>
                </w:div>
                <w:div w:id="1712457929">
                  <w:marLeft w:val="0"/>
                  <w:marRight w:val="0"/>
                  <w:marTop w:val="0"/>
                  <w:marBottom w:val="0"/>
                  <w:divBdr>
                    <w:top w:val="single" w:sz="2" w:space="1" w:color="FFFFFF"/>
                    <w:left w:val="single" w:sz="2" w:space="11" w:color="FFFFFF"/>
                    <w:bottom w:val="single" w:sz="2" w:space="1" w:color="FFFFFF"/>
                    <w:right w:val="single" w:sz="2" w:space="4" w:color="FFFFFF"/>
                  </w:divBdr>
                  <w:divsChild>
                    <w:div w:id="1591042534">
                      <w:marLeft w:val="0"/>
                      <w:marRight w:val="0"/>
                      <w:marTop w:val="0"/>
                      <w:marBottom w:val="0"/>
                      <w:divBdr>
                        <w:top w:val="none" w:sz="0" w:space="0" w:color="auto"/>
                        <w:left w:val="none" w:sz="0" w:space="0" w:color="auto"/>
                        <w:bottom w:val="none" w:sz="0" w:space="0" w:color="auto"/>
                        <w:right w:val="none" w:sz="0" w:space="0" w:color="auto"/>
                      </w:divBdr>
                    </w:div>
                  </w:divsChild>
                </w:div>
                <w:div w:id="386491383">
                  <w:marLeft w:val="0"/>
                  <w:marRight w:val="0"/>
                  <w:marTop w:val="0"/>
                  <w:marBottom w:val="0"/>
                  <w:divBdr>
                    <w:top w:val="single" w:sz="2" w:space="1" w:color="FFFFFF"/>
                    <w:left w:val="single" w:sz="2" w:space="11" w:color="FFFFFF"/>
                    <w:bottom w:val="single" w:sz="2" w:space="1" w:color="FFFFFF"/>
                    <w:right w:val="single" w:sz="2" w:space="4" w:color="FFFFFF"/>
                  </w:divBdr>
                  <w:divsChild>
                    <w:div w:id="575090532">
                      <w:marLeft w:val="0"/>
                      <w:marRight w:val="0"/>
                      <w:marTop w:val="0"/>
                      <w:marBottom w:val="0"/>
                      <w:divBdr>
                        <w:top w:val="none" w:sz="0" w:space="0" w:color="auto"/>
                        <w:left w:val="none" w:sz="0" w:space="0" w:color="auto"/>
                        <w:bottom w:val="none" w:sz="0" w:space="0" w:color="auto"/>
                        <w:right w:val="none" w:sz="0" w:space="0" w:color="auto"/>
                      </w:divBdr>
                    </w:div>
                  </w:divsChild>
                </w:div>
                <w:div w:id="1108745012">
                  <w:marLeft w:val="0"/>
                  <w:marRight w:val="0"/>
                  <w:marTop w:val="0"/>
                  <w:marBottom w:val="0"/>
                  <w:divBdr>
                    <w:top w:val="single" w:sz="2" w:space="1" w:color="FFFFFF"/>
                    <w:left w:val="single" w:sz="2" w:space="11" w:color="FFFFFF"/>
                    <w:bottom w:val="single" w:sz="2" w:space="1" w:color="FFFFFF"/>
                    <w:right w:val="single" w:sz="2" w:space="4" w:color="FFFFFF"/>
                  </w:divBdr>
                  <w:divsChild>
                    <w:div w:id="325406300">
                      <w:marLeft w:val="0"/>
                      <w:marRight w:val="0"/>
                      <w:marTop w:val="0"/>
                      <w:marBottom w:val="0"/>
                      <w:divBdr>
                        <w:top w:val="none" w:sz="0" w:space="0" w:color="auto"/>
                        <w:left w:val="none" w:sz="0" w:space="0" w:color="auto"/>
                        <w:bottom w:val="none" w:sz="0" w:space="0" w:color="auto"/>
                        <w:right w:val="none" w:sz="0" w:space="0" w:color="auto"/>
                      </w:divBdr>
                    </w:div>
                  </w:divsChild>
                </w:div>
                <w:div w:id="78915086">
                  <w:marLeft w:val="0"/>
                  <w:marRight w:val="0"/>
                  <w:marTop w:val="0"/>
                  <w:marBottom w:val="0"/>
                  <w:divBdr>
                    <w:top w:val="single" w:sz="2" w:space="1" w:color="FFFFFF"/>
                    <w:left w:val="single" w:sz="2" w:space="11" w:color="FFFFFF"/>
                    <w:bottom w:val="single" w:sz="2" w:space="1" w:color="FFFFFF"/>
                    <w:right w:val="single" w:sz="2" w:space="4" w:color="FFFFFF"/>
                  </w:divBdr>
                  <w:divsChild>
                    <w:div w:id="667054078">
                      <w:marLeft w:val="0"/>
                      <w:marRight w:val="0"/>
                      <w:marTop w:val="0"/>
                      <w:marBottom w:val="0"/>
                      <w:divBdr>
                        <w:top w:val="none" w:sz="0" w:space="0" w:color="auto"/>
                        <w:left w:val="none" w:sz="0" w:space="0" w:color="auto"/>
                        <w:bottom w:val="none" w:sz="0" w:space="0" w:color="auto"/>
                        <w:right w:val="none" w:sz="0" w:space="0" w:color="auto"/>
                      </w:divBdr>
                    </w:div>
                  </w:divsChild>
                </w:div>
                <w:div w:id="1785273099">
                  <w:marLeft w:val="0"/>
                  <w:marRight w:val="0"/>
                  <w:marTop w:val="0"/>
                  <w:marBottom w:val="0"/>
                  <w:divBdr>
                    <w:top w:val="single" w:sz="2" w:space="1" w:color="FFFFFF"/>
                    <w:left w:val="single" w:sz="2" w:space="11" w:color="FFFFFF"/>
                    <w:bottom w:val="single" w:sz="2" w:space="1" w:color="FFFFFF"/>
                    <w:right w:val="single" w:sz="2" w:space="4" w:color="FFFFFF"/>
                  </w:divBdr>
                  <w:divsChild>
                    <w:div w:id="2090493148">
                      <w:marLeft w:val="0"/>
                      <w:marRight w:val="0"/>
                      <w:marTop w:val="0"/>
                      <w:marBottom w:val="0"/>
                      <w:divBdr>
                        <w:top w:val="none" w:sz="0" w:space="0" w:color="auto"/>
                        <w:left w:val="none" w:sz="0" w:space="0" w:color="auto"/>
                        <w:bottom w:val="none" w:sz="0" w:space="0" w:color="auto"/>
                        <w:right w:val="none" w:sz="0" w:space="0" w:color="auto"/>
                      </w:divBdr>
                    </w:div>
                  </w:divsChild>
                </w:div>
                <w:div w:id="2059088346">
                  <w:marLeft w:val="0"/>
                  <w:marRight w:val="0"/>
                  <w:marTop w:val="0"/>
                  <w:marBottom w:val="0"/>
                  <w:divBdr>
                    <w:top w:val="single" w:sz="2" w:space="1" w:color="FFFFFF"/>
                    <w:left w:val="single" w:sz="2" w:space="11" w:color="FFFFFF"/>
                    <w:bottom w:val="single" w:sz="2" w:space="1" w:color="FFFFFF"/>
                    <w:right w:val="single" w:sz="2" w:space="4" w:color="FFFFFF"/>
                  </w:divBdr>
                  <w:divsChild>
                    <w:div w:id="284965822">
                      <w:marLeft w:val="0"/>
                      <w:marRight w:val="0"/>
                      <w:marTop w:val="0"/>
                      <w:marBottom w:val="0"/>
                      <w:divBdr>
                        <w:top w:val="none" w:sz="0" w:space="0" w:color="auto"/>
                        <w:left w:val="none" w:sz="0" w:space="0" w:color="auto"/>
                        <w:bottom w:val="none" w:sz="0" w:space="0" w:color="auto"/>
                        <w:right w:val="none" w:sz="0" w:space="0" w:color="auto"/>
                      </w:divBdr>
                    </w:div>
                  </w:divsChild>
                </w:div>
                <w:div w:id="1750275597">
                  <w:marLeft w:val="0"/>
                  <w:marRight w:val="0"/>
                  <w:marTop w:val="0"/>
                  <w:marBottom w:val="0"/>
                  <w:divBdr>
                    <w:top w:val="single" w:sz="2" w:space="1" w:color="FFFFFF"/>
                    <w:left w:val="single" w:sz="2" w:space="11" w:color="FFFFFF"/>
                    <w:bottom w:val="single" w:sz="2" w:space="4" w:color="FFFFFF"/>
                    <w:right w:val="single" w:sz="2" w:space="4" w:color="FFFFFF"/>
                  </w:divBdr>
                  <w:divsChild>
                    <w:div w:id="49048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82281">
          <w:marLeft w:val="0"/>
          <w:marRight w:val="0"/>
          <w:marTop w:val="0"/>
          <w:marBottom w:val="300"/>
          <w:divBdr>
            <w:top w:val="none" w:sz="0" w:space="0" w:color="auto"/>
            <w:left w:val="none" w:sz="0" w:space="0" w:color="auto"/>
            <w:bottom w:val="none" w:sz="0" w:space="0" w:color="auto"/>
            <w:right w:val="none" w:sz="0" w:space="0" w:color="auto"/>
          </w:divBdr>
          <w:divsChild>
            <w:div w:id="1724013912">
              <w:marLeft w:val="0"/>
              <w:marRight w:val="0"/>
              <w:marTop w:val="0"/>
              <w:marBottom w:val="0"/>
              <w:divBdr>
                <w:top w:val="none" w:sz="0" w:space="0" w:color="auto"/>
                <w:left w:val="none" w:sz="0" w:space="0" w:color="auto"/>
                <w:bottom w:val="none" w:sz="0" w:space="0" w:color="auto"/>
                <w:right w:val="none" w:sz="0" w:space="0" w:color="auto"/>
              </w:divBdr>
              <w:divsChild>
                <w:div w:id="1815414630">
                  <w:marLeft w:val="0"/>
                  <w:marRight w:val="0"/>
                  <w:marTop w:val="0"/>
                  <w:marBottom w:val="0"/>
                  <w:divBdr>
                    <w:top w:val="single" w:sz="2" w:space="4" w:color="FFFFFF"/>
                    <w:left w:val="single" w:sz="2" w:space="11" w:color="FFFFFF"/>
                    <w:bottom w:val="single" w:sz="2" w:space="1" w:color="FFFFFF"/>
                    <w:right w:val="single" w:sz="2" w:space="4" w:color="FFFFFF"/>
                  </w:divBdr>
                  <w:divsChild>
                    <w:div w:id="1746219982">
                      <w:marLeft w:val="0"/>
                      <w:marRight w:val="0"/>
                      <w:marTop w:val="0"/>
                      <w:marBottom w:val="0"/>
                      <w:divBdr>
                        <w:top w:val="none" w:sz="0" w:space="0" w:color="auto"/>
                        <w:left w:val="none" w:sz="0" w:space="0" w:color="auto"/>
                        <w:bottom w:val="none" w:sz="0" w:space="0" w:color="auto"/>
                        <w:right w:val="none" w:sz="0" w:space="0" w:color="auto"/>
                      </w:divBdr>
                    </w:div>
                  </w:divsChild>
                </w:div>
                <w:div w:id="655769994">
                  <w:marLeft w:val="0"/>
                  <w:marRight w:val="0"/>
                  <w:marTop w:val="0"/>
                  <w:marBottom w:val="0"/>
                  <w:divBdr>
                    <w:top w:val="single" w:sz="2" w:space="1" w:color="FFFFFF"/>
                    <w:left w:val="single" w:sz="2" w:space="11" w:color="FFFFFF"/>
                    <w:bottom w:val="single" w:sz="2" w:space="1" w:color="FFFFFF"/>
                    <w:right w:val="single" w:sz="2" w:space="4" w:color="FFFFFF"/>
                  </w:divBdr>
                  <w:divsChild>
                    <w:div w:id="1505823008">
                      <w:marLeft w:val="0"/>
                      <w:marRight w:val="0"/>
                      <w:marTop w:val="0"/>
                      <w:marBottom w:val="0"/>
                      <w:divBdr>
                        <w:top w:val="none" w:sz="0" w:space="0" w:color="auto"/>
                        <w:left w:val="none" w:sz="0" w:space="0" w:color="auto"/>
                        <w:bottom w:val="none" w:sz="0" w:space="0" w:color="auto"/>
                        <w:right w:val="none" w:sz="0" w:space="0" w:color="auto"/>
                      </w:divBdr>
                    </w:div>
                  </w:divsChild>
                </w:div>
                <w:div w:id="1300917441">
                  <w:marLeft w:val="0"/>
                  <w:marRight w:val="0"/>
                  <w:marTop w:val="0"/>
                  <w:marBottom w:val="0"/>
                  <w:divBdr>
                    <w:top w:val="single" w:sz="2" w:space="1" w:color="FFFFFF"/>
                    <w:left w:val="single" w:sz="2" w:space="11" w:color="FFFFFF"/>
                    <w:bottom w:val="single" w:sz="2" w:space="1" w:color="FFFFFF"/>
                    <w:right w:val="single" w:sz="2" w:space="4" w:color="FFFFFF"/>
                  </w:divBdr>
                  <w:divsChild>
                    <w:div w:id="1888370311">
                      <w:marLeft w:val="0"/>
                      <w:marRight w:val="0"/>
                      <w:marTop w:val="0"/>
                      <w:marBottom w:val="0"/>
                      <w:divBdr>
                        <w:top w:val="none" w:sz="0" w:space="0" w:color="auto"/>
                        <w:left w:val="none" w:sz="0" w:space="0" w:color="auto"/>
                        <w:bottom w:val="none" w:sz="0" w:space="0" w:color="auto"/>
                        <w:right w:val="none" w:sz="0" w:space="0" w:color="auto"/>
                      </w:divBdr>
                    </w:div>
                  </w:divsChild>
                </w:div>
                <w:div w:id="569006145">
                  <w:marLeft w:val="0"/>
                  <w:marRight w:val="0"/>
                  <w:marTop w:val="0"/>
                  <w:marBottom w:val="0"/>
                  <w:divBdr>
                    <w:top w:val="single" w:sz="2" w:space="1" w:color="FFFFFF"/>
                    <w:left w:val="single" w:sz="2" w:space="11" w:color="FFFFFF"/>
                    <w:bottom w:val="single" w:sz="2" w:space="1" w:color="FFFFFF"/>
                    <w:right w:val="single" w:sz="2" w:space="4" w:color="FFFFFF"/>
                  </w:divBdr>
                  <w:divsChild>
                    <w:div w:id="1613393421">
                      <w:marLeft w:val="0"/>
                      <w:marRight w:val="0"/>
                      <w:marTop w:val="0"/>
                      <w:marBottom w:val="0"/>
                      <w:divBdr>
                        <w:top w:val="none" w:sz="0" w:space="0" w:color="auto"/>
                        <w:left w:val="none" w:sz="0" w:space="0" w:color="auto"/>
                        <w:bottom w:val="none" w:sz="0" w:space="0" w:color="auto"/>
                        <w:right w:val="none" w:sz="0" w:space="0" w:color="auto"/>
                      </w:divBdr>
                    </w:div>
                  </w:divsChild>
                </w:div>
                <w:div w:id="1782451931">
                  <w:marLeft w:val="0"/>
                  <w:marRight w:val="0"/>
                  <w:marTop w:val="0"/>
                  <w:marBottom w:val="0"/>
                  <w:divBdr>
                    <w:top w:val="single" w:sz="2" w:space="1" w:color="FFFFFF"/>
                    <w:left w:val="single" w:sz="2" w:space="11" w:color="FFFFFF"/>
                    <w:bottom w:val="single" w:sz="2" w:space="1" w:color="FFFFFF"/>
                    <w:right w:val="single" w:sz="2" w:space="4" w:color="FFFFFF"/>
                  </w:divBdr>
                  <w:divsChild>
                    <w:div w:id="1729527126">
                      <w:marLeft w:val="0"/>
                      <w:marRight w:val="0"/>
                      <w:marTop w:val="0"/>
                      <w:marBottom w:val="0"/>
                      <w:divBdr>
                        <w:top w:val="none" w:sz="0" w:space="0" w:color="auto"/>
                        <w:left w:val="none" w:sz="0" w:space="0" w:color="auto"/>
                        <w:bottom w:val="none" w:sz="0" w:space="0" w:color="auto"/>
                        <w:right w:val="none" w:sz="0" w:space="0" w:color="auto"/>
                      </w:divBdr>
                    </w:div>
                  </w:divsChild>
                </w:div>
                <w:div w:id="1103844850">
                  <w:marLeft w:val="0"/>
                  <w:marRight w:val="0"/>
                  <w:marTop w:val="0"/>
                  <w:marBottom w:val="0"/>
                  <w:divBdr>
                    <w:top w:val="single" w:sz="2" w:space="1" w:color="FFFFFF"/>
                    <w:left w:val="single" w:sz="2" w:space="11" w:color="FFFFFF"/>
                    <w:bottom w:val="single" w:sz="2" w:space="1" w:color="FFFFFF"/>
                    <w:right w:val="single" w:sz="2" w:space="4" w:color="FFFFFF"/>
                  </w:divBdr>
                  <w:divsChild>
                    <w:div w:id="104348287">
                      <w:marLeft w:val="0"/>
                      <w:marRight w:val="0"/>
                      <w:marTop w:val="0"/>
                      <w:marBottom w:val="0"/>
                      <w:divBdr>
                        <w:top w:val="none" w:sz="0" w:space="0" w:color="auto"/>
                        <w:left w:val="none" w:sz="0" w:space="0" w:color="auto"/>
                        <w:bottom w:val="none" w:sz="0" w:space="0" w:color="auto"/>
                        <w:right w:val="none" w:sz="0" w:space="0" w:color="auto"/>
                      </w:divBdr>
                    </w:div>
                  </w:divsChild>
                </w:div>
                <w:div w:id="2008744412">
                  <w:marLeft w:val="0"/>
                  <w:marRight w:val="0"/>
                  <w:marTop w:val="0"/>
                  <w:marBottom w:val="0"/>
                  <w:divBdr>
                    <w:top w:val="single" w:sz="2" w:space="1" w:color="FFFFFF"/>
                    <w:left w:val="single" w:sz="2" w:space="11" w:color="FFFFFF"/>
                    <w:bottom w:val="single" w:sz="2" w:space="1" w:color="FFFFFF"/>
                    <w:right w:val="single" w:sz="2" w:space="4" w:color="FFFFFF"/>
                  </w:divBdr>
                  <w:divsChild>
                    <w:div w:id="1359282709">
                      <w:marLeft w:val="0"/>
                      <w:marRight w:val="0"/>
                      <w:marTop w:val="0"/>
                      <w:marBottom w:val="0"/>
                      <w:divBdr>
                        <w:top w:val="none" w:sz="0" w:space="0" w:color="auto"/>
                        <w:left w:val="none" w:sz="0" w:space="0" w:color="auto"/>
                        <w:bottom w:val="none" w:sz="0" w:space="0" w:color="auto"/>
                        <w:right w:val="none" w:sz="0" w:space="0" w:color="auto"/>
                      </w:divBdr>
                    </w:div>
                  </w:divsChild>
                </w:div>
                <w:div w:id="797991404">
                  <w:marLeft w:val="0"/>
                  <w:marRight w:val="0"/>
                  <w:marTop w:val="0"/>
                  <w:marBottom w:val="0"/>
                  <w:divBdr>
                    <w:top w:val="single" w:sz="2" w:space="1" w:color="FFFFFF"/>
                    <w:left w:val="single" w:sz="2" w:space="11" w:color="FFFFFF"/>
                    <w:bottom w:val="single" w:sz="2" w:space="1" w:color="FFFFFF"/>
                    <w:right w:val="single" w:sz="2" w:space="4" w:color="FFFFFF"/>
                  </w:divBdr>
                  <w:divsChild>
                    <w:div w:id="1499075059">
                      <w:marLeft w:val="0"/>
                      <w:marRight w:val="0"/>
                      <w:marTop w:val="0"/>
                      <w:marBottom w:val="0"/>
                      <w:divBdr>
                        <w:top w:val="none" w:sz="0" w:space="0" w:color="auto"/>
                        <w:left w:val="none" w:sz="0" w:space="0" w:color="auto"/>
                        <w:bottom w:val="none" w:sz="0" w:space="0" w:color="auto"/>
                        <w:right w:val="none" w:sz="0" w:space="0" w:color="auto"/>
                      </w:divBdr>
                    </w:div>
                  </w:divsChild>
                </w:div>
                <w:div w:id="1321277229">
                  <w:marLeft w:val="0"/>
                  <w:marRight w:val="0"/>
                  <w:marTop w:val="0"/>
                  <w:marBottom w:val="0"/>
                  <w:divBdr>
                    <w:top w:val="single" w:sz="2" w:space="1" w:color="FFFFFF"/>
                    <w:left w:val="single" w:sz="2" w:space="11" w:color="FFFFFF"/>
                    <w:bottom w:val="single" w:sz="2" w:space="1" w:color="FFFFFF"/>
                    <w:right w:val="single" w:sz="2" w:space="4" w:color="FFFFFF"/>
                  </w:divBdr>
                  <w:divsChild>
                    <w:div w:id="1110007787">
                      <w:marLeft w:val="0"/>
                      <w:marRight w:val="0"/>
                      <w:marTop w:val="0"/>
                      <w:marBottom w:val="0"/>
                      <w:divBdr>
                        <w:top w:val="none" w:sz="0" w:space="0" w:color="auto"/>
                        <w:left w:val="none" w:sz="0" w:space="0" w:color="auto"/>
                        <w:bottom w:val="none" w:sz="0" w:space="0" w:color="auto"/>
                        <w:right w:val="none" w:sz="0" w:space="0" w:color="auto"/>
                      </w:divBdr>
                    </w:div>
                  </w:divsChild>
                </w:div>
                <w:div w:id="1425154166">
                  <w:marLeft w:val="0"/>
                  <w:marRight w:val="0"/>
                  <w:marTop w:val="0"/>
                  <w:marBottom w:val="0"/>
                  <w:divBdr>
                    <w:top w:val="single" w:sz="2" w:space="1" w:color="FFFFFF"/>
                    <w:left w:val="single" w:sz="2" w:space="11" w:color="FFFFFF"/>
                    <w:bottom w:val="single" w:sz="2" w:space="1" w:color="FFFFFF"/>
                    <w:right w:val="single" w:sz="2" w:space="4" w:color="FFFFFF"/>
                  </w:divBdr>
                  <w:divsChild>
                    <w:div w:id="815951785">
                      <w:marLeft w:val="0"/>
                      <w:marRight w:val="0"/>
                      <w:marTop w:val="0"/>
                      <w:marBottom w:val="0"/>
                      <w:divBdr>
                        <w:top w:val="none" w:sz="0" w:space="0" w:color="auto"/>
                        <w:left w:val="none" w:sz="0" w:space="0" w:color="auto"/>
                        <w:bottom w:val="none" w:sz="0" w:space="0" w:color="auto"/>
                        <w:right w:val="none" w:sz="0" w:space="0" w:color="auto"/>
                      </w:divBdr>
                    </w:div>
                  </w:divsChild>
                </w:div>
                <w:div w:id="796490169">
                  <w:marLeft w:val="0"/>
                  <w:marRight w:val="0"/>
                  <w:marTop w:val="0"/>
                  <w:marBottom w:val="0"/>
                  <w:divBdr>
                    <w:top w:val="single" w:sz="2" w:space="1" w:color="FFFFFF"/>
                    <w:left w:val="single" w:sz="2" w:space="11" w:color="FFFFFF"/>
                    <w:bottom w:val="single" w:sz="2" w:space="4" w:color="FFFFFF"/>
                    <w:right w:val="single" w:sz="2" w:space="4" w:color="FFFFFF"/>
                  </w:divBdr>
                  <w:divsChild>
                    <w:div w:id="165021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085214">
          <w:marLeft w:val="0"/>
          <w:marRight w:val="0"/>
          <w:marTop w:val="0"/>
          <w:marBottom w:val="300"/>
          <w:divBdr>
            <w:top w:val="none" w:sz="0" w:space="0" w:color="auto"/>
            <w:left w:val="none" w:sz="0" w:space="0" w:color="auto"/>
            <w:bottom w:val="none" w:sz="0" w:space="0" w:color="auto"/>
            <w:right w:val="none" w:sz="0" w:space="0" w:color="auto"/>
          </w:divBdr>
          <w:divsChild>
            <w:div w:id="1924336015">
              <w:marLeft w:val="0"/>
              <w:marRight w:val="0"/>
              <w:marTop w:val="0"/>
              <w:marBottom w:val="0"/>
              <w:divBdr>
                <w:top w:val="none" w:sz="0" w:space="0" w:color="auto"/>
                <w:left w:val="none" w:sz="0" w:space="0" w:color="auto"/>
                <w:bottom w:val="none" w:sz="0" w:space="0" w:color="auto"/>
                <w:right w:val="none" w:sz="0" w:space="0" w:color="auto"/>
              </w:divBdr>
              <w:divsChild>
                <w:div w:id="1735740166">
                  <w:marLeft w:val="0"/>
                  <w:marRight w:val="0"/>
                  <w:marTop w:val="0"/>
                  <w:marBottom w:val="0"/>
                  <w:divBdr>
                    <w:top w:val="single" w:sz="2" w:space="4" w:color="FFFFFF"/>
                    <w:left w:val="single" w:sz="2" w:space="11" w:color="FFFFFF"/>
                    <w:bottom w:val="single" w:sz="2" w:space="1" w:color="FFFFFF"/>
                    <w:right w:val="single" w:sz="2" w:space="4" w:color="FFFFFF"/>
                  </w:divBdr>
                  <w:divsChild>
                    <w:div w:id="2072576620">
                      <w:marLeft w:val="0"/>
                      <w:marRight w:val="0"/>
                      <w:marTop w:val="0"/>
                      <w:marBottom w:val="0"/>
                      <w:divBdr>
                        <w:top w:val="none" w:sz="0" w:space="0" w:color="auto"/>
                        <w:left w:val="none" w:sz="0" w:space="0" w:color="auto"/>
                        <w:bottom w:val="none" w:sz="0" w:space="0" w:color="auto"/>
                        <w:right w:val="none" w:sz="0" w:space="0" w:color="auto"/>
                      </w:divBdr>
                    </w:div>
                  </w:divsChild>
                </w:div>
                <w:div w:id="2029063868">
                  <w:marLeft w:val="0"/>
                  <w:marRight w:val="0"/>
                  <w:marTop w:val="0"/>
                  <w:marBottom w:val="0"/>
                  <w:divBdr>
                    <w:top w:val="single" w:sz="2" w:space="1" w:color="FFFFFF"/>
                    <w:left w:val="single" w:sz="2" w:space="11" w:color="FFFFFF"/>
                    <w:bottom w:val="single" w:sz="2" w:space="1" w:color="FFFFFF"/>
                    <w:right w:val="single" w:sz="2" w:space="4" w:color="FFFFFF"/>
                  </w:divBdr>
                  <w:divsChild>
                    <w:div w:id="908812118">
                      <w:marLeft w:val="0"/>
                      <w:marRight w:val="0"/>
                      <w:marTop w:val="0"/>
                      <w:marBottom w:val="0"/>
                      <w:divBdr>
                        <w:top w:val="none" w:sz="0" w:space="0" w:color="auto"/>
                        <w:left w:val="none" w:sz="0" w:space="0" w:color="auto"/>
                        <w:bottom w:val="none" w:sz="0" w:space="0" w:color="auto"/>
                        <w:right w:val="none" w:sz="0" w:space="0" w:color="auto"/>
                      </w:divBdr>
                    </w:div>
                  </w:divsChild>
                </w:div>
                <w:div w:id="1237743444">
                  <w:marLeft w:val="0"/>
                  <w:marRight w:val="0"/>
                  <w:marTop w:val="0"/>
                  <w:marBottom w:val="0"/>
                  <w:divBdr>
                    <w:top w:val="single" w:sz="2" w:space="1" w:color="FFFFFF"/>
                    <w:left w:val="single" w:sz="2" w:space="11" w:color="FFFFFF"/>
                    <w:bottom w:val="single" w:sz="2" w:space="1" w:color="FFFFFF"/>
                    <w:right w:val="single" w:sz="2" w:space="4" w:color="FFFFFF"/>
                  </w:divBdr>
                  <w:divsChild>
                    <w:div w:id="1000080783">
                      <w:marLeft w:val="0"/>
                      <w:marRight w:val="0"/>
                      <w:marTop w:val="0"/>
                      <w:marBottom w:val="0"/>
                      <w:divBdr>
                        <w:top w:val="none" w:sz="0" w:space="0" w:color="auto"/>
                        <w:left w:val="none" w:sz="0" w:space="0" w:color="auto"/>
                        <w:bottom w:val="none" w:sz="0" w:space="0" w:color="auto"/>
                        <w:right w:val="none" w:sz="0" w:space="0" w:color="auto"/>
                      </w:divBdr>
                    </w:div>
                  </w:divsChild>
                </w:div>
                <w:div w:id="1837384081">
                  <w:marLeft w:val="0"/>
                  <w:marRight w:val="0"/>
                  <w:marTop w:val="0"/>
                  <w:marBottom w:val="0"/>
                  <w:divBdr>
                    <w:top w:val="single" w:sz="2" w:space="1" w:color="FFFFFF"/>
                    <w:left w:val="single" w:sz="2" w:space="11" w:color="FFFFFF"/>
                    <w:bottom w:val="single" w:sz="2" w:space="1" w:color="FFFFFF"/>
                    <w:right w:val="single" w:sz="2" w:space="4" w:color="FFFFFF"/>
                  </w:divBdr>
                  <w:divsChild>
                    <w:div w:id="1787387083">
                      <w:marLeft w:val="0"/>
                      <w:marRight w:val="0"/>
                      <w:marTop w:val="0"/>
                      <w:marBottom w:val="0"/>
                      <w:divBdr>
                        <w:top w:val="none" w:sz="0" w:space="0" w:color="auto"/>
                        <w:left w:val="none" w:sz="0" w:space="0" w:color="auto"/>
                        <w:bottom w:val="none" w:sz="0" w:space="0" w:color="auto"/>
                        <w:right w:val="none" w:sz="0" w:space="0" w:color="auto"/>
                      </w:divBdr>
                    </w:div>
                  </w:divsChild>
                </w:div>
                <w:div w:id="1830753533">
                  <w:marLeft w:val="0"/>
                  <w:marRight w:val="0"/>
                  <w:marTop w:val="0"/>
                  <w:marBottom w:val="0"/>
                  <w:divBdr>
                    <w:top w:val="single" w:sz="2" w:space="1" w:color="FFFFFF"/>
                    <w:left w:val="single" w:sz="2" w:space="11" w:color="FFFFFF"/>
                    <w:bottom w:val="single" w:sz="2" w:space="1" w:color="FFFFFF"/>
                    <w:right w:val="single" w:sz="2" w:space="4" w:color="FFFFFF"/>
                  </w:divBdr>
                  <w:divsChild>
                    <w:div w:id="37172541">
                      <w:marLeft w:val="0"/>
                      <w:marRight w:val="0"/>
                      <w:marTop w:val="0"/>
                      <w:marBottom w:val="0"/>
                      <w:divBdr>
                        <w:top w:val="none" w:sz="0" w:space="0" w:color="auto"/>
                        <w:left w:val="none" w:sz="0" w:space="0" w:color="auto"/>
                        <w:bottom w:val="none" w:sz="0" w:space="0" w:color="auto"/>
                        <w:right w:val="none" w:sz="0" w:space="0" w:color="auto"/>
                      </w:divBdr>
                    </w:div>
                  </w:divsChild>
                </w:div>
                <w:div w:id="1843543915">
                  <w:marLeft w:val="0"/>
                  <w:marRight w:val="0"/>
                  <w:marTop w:val="0"/>
                  <w:marBottom w:val="0"/>
                  <w:divBdr>
                    <w:top w:val="single" w:sz="2" w:space="1" w:color="FFFFFF"/>
                    <w:left w:val="single" w:sz="2" w:space="11" w:color="FFFFFF"/>
                    <w:bottom w:val="single" w:sz="2" w:space="1" w:color="FFFFFF"/>
                    <w:right w:val="single" w:sz="2" w:space="4" w:color="FFFFFF"/>
                  </w:divBdr>
                  <w:divsChild>
                    <w:div w:id="1035468966">
                      <w:marLeft w:val="0"/>
                      <w:marRight w:val="0"/>
                      <w:marTop w:val="0"/>
                      <w:marBottom w:val="0"/>
                      <w:divBdr>
                        <w:top w:val="none" w:sz="0" w:space="0" w:color="auto"/>
                        <w:left w:val="none" w:sz="0" w:space="0" w:color="auto"/>
                        <w:bottom w:val="none" w:sz="0" w:space="0" w:color="auto"/>
                        <w:right w:val="none" w:sz="0" w:space="0" w:color="auto"/>
                      </w:divBdr>
                    </w:div>
                  </w:divsChild>
                </w:div>
                <w:div w:id="245307758">
                  <w:marLeft w:val="0"/>
                  <w:marRight w:val="0"/>
                  <w:marTop w:val="0"/>
                  <w:marBottom w:val="0"/>
                  <w:divBdr>
                    <w:top w:val="single" w:sz="2" w:space="1" w:color="FFFFFF"/>
                    <w:left w:val="single" w:sz="2" w:space="11" w:color="FFFFFF"/>
                    <w:bottom w:val="single" w:sz="2" w:space="1" w:color="FFFFFF"/>
                    <w:right w:val="single" w:sz="2" w:space="4" w:color="FFFFFF"/>
                  </w:divBdr>
                  <w:divsChild>
                    <w:div w:id="2124684734">
                      <w:marLeft w:val="0"/>
                      <w:marRight w:val="0"/>
                      <w:marTop w:val="0"/>
                      <w:marBottom w:val="0"/>
                      <w:divBdr>
                        <w:top w:val="none" w:sz="0" w:space="0" w:color="auto"/>
                        <w:left w:val="none" w:sz="0" w:space="0" w:color="auto"/>
                        <w:bottom w:val="none" w:sz="0" w:space="0" w:color="auto"/>
                        <w:right w:val="none" w:sz="0" w:space="0" w:color="auto"/>
                      </w:divBdr>
                    </w:div>
                  </w:divsChild>
                </w:div>
                <w:div w:id="181556659">
                  <w:marLeft w:val="0"/>
                  <w:marRight w:val="0"/>
                  <w:marTop w:val="0"/>
                  <w:marBottom w:val="0"/>
                  <w:divBdr>
                    <w:top w:val="single" w:sz="2" w:space="1" w:color="FFFFFF"/>
                    <w:left w:val="single" w:sz="2" w:space="11" w:color="FFFFFF"/>
                    <w:bottom w:val="single" w:sz="2" w:space="1" w:color="FFFFFF"/>
                    <w:right w:val="single" w:sz="2" w:space="4" w:color="FFFFFF"/>
                  </w:divBdr>
                  <w:divsChild>
                    <w:div w:id="331614359">
                      <w:marLeft w:val="0"/>
                      <w:marRight w:val="0"/>
                      <w:marTop w:val="0"/>
                      <w:marBottom w:val="0"/>
                      <w:divBdr>
                        <w:top w:val="none" w:sz="0" w:space="0" w:color="auto"/>
                        <w:left w:val="none" w:sz="0" w:space="0" w:color="auto"/>
                        <w:bottom w:val="none" w:sz="0" w:space="0" w:color="auto"/>
                        <w:right w:val="none" w:sz="0" w:space="0" w:color="auto"/>
                      </w:divBdr>
                    </w:div>
                  </w:divsChild>
                </w:div>
                <w:div w:id="224610584">
                  <w:marLeft w:val="0"/>
                  <w:marRight w:val="0"/>
                  <w:marTop w:val="0"/>
                  <w:marBottom w:val="0"/>
                  <w:divBdr>
                    <w:top w:val="single" w:sz="2" w:space="1" w:color="FFFFFF"/>
                    <w:left w:val="single" w:sz="2" w:space="11" w:color="FFFFFF"/>
                    <w:bottom w:val="single" w:sz="2" w:space="1" w:color="FFFFFF"/>
                    <w:right w:val="single" w:sz="2" w:space="4" w:color="FFFFFF"/>
                  </w:divBdr>
                  <w:divsChild>
                    <w:div w:id="1647737835">
                      <w:marLeft w:val="0"/>
                      <w:marRight w:val="0"/>
                      <w:marTop w:val="0"/>
                      <w:marBottom w:val="0"/>
                      <w:divBdr>
                        <w:top w:val="none" w:sz="0" w:space="0" w:color="auto"/>
                        <w:left w:val="none" w:sz="0" w:space="0" w:color="auto"/>
                        <w:bottom w:val="none" w:sz="0" w:space="0" w:color="auto"/>
                        <w:right w:val="none" w:sz="0" w:space="0" w:color="auto"/>
                      </w:divBdr>
                    </w:div>
                  </w:divsChild>
                </w:div>
                <w:div w:id="670059524">
                  <w:marLeft w:val="0"/>
                  <w:marRight w:val="0"/>
                  <w:marTop w:val="0"/>
                  <w:marBottom w:val="0"/>
                  <w:divBdr>
                    <w:top w:val="single" w:sz="2" w:space="1" w:color="FFFFFF"/>
                    <w:left w:val="single" w:sz="2" w:space="11" w:color="FFFFFF"/>
                    <w:bottom w:val="single" w:sz="2" w:space="1" w:color="FFFFFF"/>
                    <w:right w:val="single" w:sz="2" w:space="4" w:color="FFFFFF"/>
                  </w:divBdr>
                  <w:divsChild>
                    <w:div w:id="946810047">
                      <w:marLeft w:val="0"/>
                      <w:marRight w:val="0"/>
                      <w:marTop w:val="0"/>
                      <w:marBottom w:val="0"/>
                      <w:divBdr>
                        <w:top w:val="none" w:sz="0" w:space="0" w:color="auto"/>
                        <w:left w:val="none" w:sz="0" w:space="0" w:color="auto"/>
                        <w:bottom w:val="none" w:sz="0" w:space="0" w:color="auto"/>
                        <w:right w:val="none" w:sz="0" w:space="0" w:color="auto"/>
                      </w:divBdr>
                    </w:div>
                  </w:divsChild>
                </w:div>
                <w:div w:id="720247728">
                  <w:marLeft w:val="0"/>
                  <w:marRight w:val="0"/>
                  <w:marTop w:val="0"/>
                  <w:marBottom w:val="0"/>
                  <w:divBdr>
                    <w:top w:val="single" w:sz="2" w:space="1" w:color="FFFFFF"/>
                    <w:left w:val="single" w:sz="2" w:space="11" w:color="FFFFFF"/>
                    <w:bottom w:val="single" w:sz="2" w:space="1" w:color="FFFFFF"/>
                    <w:right w:val="single" w:sz="2" w:space="4" w:color="FFFFFF"/>
                  </w:divBdr>
                  <w:divsChild>
                    <w:div w:id="1490635172">
                      <w:marLeft w:val="0"/>
                      <w:marRight w:val="0"/>
                      <w:marTop w:val="0"/>
                      <w:marBottom w:val="0"/>
                      <w:divBdr>
                        <w:top w:val="none" w:sz="0" w:space="0" w:color="auto"/>
                        <w:left w:val="none" w:sz="0" w:space="0" w:color="auto"/>
                        <w:bottom w:val="none" w:sz="0" w:space="0" w:color="auto"/>
                        <w:right w:val="none" w:sz="0" w:space="0" w:color="auto"/>
                      </w:divBdr>
                    </w:div>
                  </w:divsChild>
                </w:div>
                <w:div w:id="912668354">
                  <w:marLeft w:val="0"/>
                  <w:marRight w:val="0"/>
                  <w:marTop w:val="0"/>
                  <w:marBottom w:val="0"/>
                  <w:divBdr>
                    <w:top w:val="single" w:sz="2" w:space="1" w:color="FFFFFF"/>
                    <w:left w:val="single" w:sz="2" w:space="11" w:color="FFFFFF"/>
                    <w:bottom w:val="single" w:sz="2" w:space="1" w:color="FFFFFF"/>
                    <w:right w:val="single" w:sz="2" w:space="4" w:color="FFFFFF"/>
                  </w:divBdr>
                  <w:divsChild>
                    <w:div w:id="836964414">
                      <w:marLeft w:val="0"/>
                      <w:marRight w:val="0"/>
                      <w:marTop w:val="0"/>
                      <w:marBottom w:val="0"/>
                      <w:divBdr>
                        <w:top w:val="none" w:sz="0" w:space="0" w:color="auto"/>
                        <w:left w:val="none" w:sz="0" w:space="0" w:color="auto"/>
                        <w:bottom w:val="none" w:sz="0" w:space="0" w:color="auto"/>
                        <w:right w:val="none" w:sz="0" w:space="0" w:color="auto"/>
                      </w:divBdr>
                    </w:div>
                  </w:divsChild>
                </w:div>
                <w:div w:id="1183276178">
                  <w:marLeft w:val="0"/>
                  <w:marRight w:val="0"/>
                  <w:marTop w:val="0"/>
                  <w:marBottom w:val="0"/>
                  <w:divBdr>
                    <w:top w:val="single" w:sz="2" w:space="1" w:color="FFFFFF"/>
                    <w:left w:val="single" w:sz="2" w:space="11" w:color="FFFFFF"/>
                    <w:bottom w:val="single" w:sz="2" w:space="1" w:color="FFFFFF"/>
                    <w:right w:val="single" w:sz="2" w:space="4" w:color="FFFFFF"/>
                  </w:divBdr>
                  <w:divsChild>
                    <w:div w:id="902839622">
                      <w:marLeft w:val="0"/>
                      <w:marRight w:val="0"/>
                      <w:marTop w:val="0"/>
                      <w:marBottom w:val="0"/>
                      <w:divBdr>
                        <w:top w:val="none" w:sz="0" w:space="0" w:color="auto"/>
                        <w:left w:val="none" w:sz="0" w:space="0" w:color="auto"/>
                        <w:bottom w:val="none" w:sz="0" w:space="0" w:color="auto"/>
                        <w:right w:val="none" w:sz="0" w:space="0" w:color="auto"/>
                      </w:divBdr>
                    </w:div>
                  </w:divsChild>
                </w:div>
                <w:div w:id="75825626">
                  <w:marLeft w:val="0"/>
                  <w:marRight w:val="0"/>
                  <w:marTop w:val="0"/>
                  <w:marBottom w:val="0"/>
                  <w:divBdr>
                    <w:top w:val="single" w:sz="2" w:space="1" w:color="FFFFFF"/>
                    <w:left w:val="single" w:sz="2" w:space="11" w:color="FFFFFF"/>
                    <w:bottom w:val="single" w:sz="2" w:space="1" w:color="FFFFFF"/>
                    <w:right w:val="single" w:sz="2" w:space="4" w:color="FFFFFF"/>
                  </w:divBdr>
                  <w:divsChild>
                    <w:div w:id="2004123283">
                      <w:marLeft w:val="0"/>
                      <w:marRight w:val="0"/>
                      <w:marTop w:val="0"/>
                      <w:marBottom w:val="0"/>
                      <w:divBdr>
                        <w:top w:val="none" w:sz="0" w:space="0" w:color="auto"/>
                        <w:left w:val="none" w:sz="0" w:space="0" w:color="auto"/>
                        <w:bottom w:val="none" w:sz="0" w:space="0" w:color="auto"/>
                        <w:right w:val="none" w:sz="0" w:space="0" w:color="auto"/>
                      </w:divBdr>
                    </w:div>
                  </w:divsChild>
                </w:div>
                <w:div w:id="1933078280">
                  <w:marLeft w:val="0"/>
                  <w:marRight w:val="0"/>
                  <w:marTop w:val="0"/>
                  <w:marBottom w:val="0"/>
                  <w:divBdr>
                    <w:top w:val="single" w:sz="2" w:space="1" w:color="FFFFFF"/>
                    <w:left w:val="single" w:sz="2" w:space="11" w:color="FFFFFF"/>
                    <w:bottom w:val="single" w:sz="2" w:space="1" w:color="FFFFFF"/>
                    <w:right w:val="single" w:sz="2" w:space="4" w:color="FFFFFF"/>
                  </w:divBdr>
                  <w:divsChild>
                    <w:div w:id="195587259">
                      <w:marLeft w:val="0"/>
                      <w:marRight w:val="0"/>
                      <w:marTop w:val="0"/>
                      <w:marBottom w:val="0"/>
                      <w:divBdr>
                        <w:top w:val="none" w:sz="0" w:space="0" w:color="auto"/>
                        <w:left w:val="none" w:sz="0" w:space="0" w:color="auto"/>
                        <w:bottom w:val="none" w:sz="0" w:space="0" w:color="auto"/>
                        <w:right w:val="none" w:sz="0" w:space="0" w:color="auto"/>
                      </w:divBdr>
                    </w:div>
                  </w:divsChild>
                </w:div>
                <w:div w:id="1800878803">
                  <w:marLeft w:val="0"/>
                  <w:marRight w:val="0"/>
                  <w:marTop w:val="0"/>
                  <w:marBottom w:val="0"/>
                  <w:divBdr>
                    <w:top w:val="single" w:sz="2" w:space="1" w:color="FFFFFF"/>
                    <w:left w:val="single" w:sz="2" w:space="11" w:color="FFFFFF"/>
                    <w:bottom w:val="single" w:sz="2" w:space="1" w:color="FFFFFF"/>
                    <w:right w:val="single" w:sz="2" w:space="4" w:color="FFFFFF"/>
                  </w:divBdr>
                  <w:divsChild>
                    <w:div w:id="1074165841">
                      <w:marLeft w:val="0"/>
                      <w:marRight w:val="0"/>
                      <w:marTop w:val="0"/>
                      <w:marBottom w:val="0"/>
                      <w:divBdr>
                        <w:top w:val="none" w:sz="0" w:space="0" w:color="auto"/>
                        <w:left w:val="none" w:sz="0" w:space="0" w:color="auto"/>
                        <w:bottom w:val="none" w:sz="0" w:space="0" w:color="auto"/>
                        <w:right w:val="none" w:sz="0" w:space="0" w:color="auto"/>
                      </w:divBdr>
                    </w:div>
                  </w:divsChild>
                </w:div>
                <w:div w:id="152841905">
                  <w:marLeft w:val="0"/>
                  <w:marRight w:val="0"/>
                  <w:marTop w:val="0"/>
                  <w:marBottom w:val="0"/>
                  <w:divBdr>
                    <w:top w:val="single" w:sz="2" w:space="1" w:color="FFFFFF"/>
                    <w:left w:val="single" w:sz="2" w:space="11" w:color="FFFFFF"/>
                    <w:bottom w:val="single" w:sz="2" w:space="1" w:color="FFFFFF"/>
                    <w:right w:val="single" w:sz="2" w:space="4" w:color="FFFFFF"/>
                  </w:divBdr>
                  <w:divsChild>
                    <w:div w:id="1247419874">
                      <w:marLeft w:val="0"/>
                      <w:marRight w:val="0"/>
                      <w:marTop w:val="0"/>
                      <w:marBottom w:val="0"/>
                      <w:divBdr>
                        <w:top w:val="none" w:sz="0" w:space="0" w:color="auto"/>
                        <w:left w:val="none" w:sz="0" w:space="0" w:color="auto"/>
                        <w:bottom w:val="none" w:sz="0" w:space="0" w:color="auto"/>
                        <w:right w:val="none" w:sz="0" w:space="0" w:color="auto"/>
                      </w:divBdr>
                    </w:div>
                  </w:divsChild>
                </w:div>
                <w:div w:id="53050684">
                  <w:marLeft w:val="0"/>
                  <w:marRight w:val="0"/>
                  <w:marTop w:val="0"/>
                  <w:marBottom w:val="0"/>
                  <w:divBdr>
                    <w:top w:val="single" w:sz="2" w:space="1" w:color="FFFFFF"/>
                    <w:left w:val="single" w:sz="2" w:space="11" w:color="FFFFFF"/>
                    <w:bottom w:val="single" w:sz="2" w:space="1" w:color="FFFFFF"/>
                    <w:right w:val="single" w:sz="2" w:space="4" w:color="FFFFFF"/>
                  </w:divBdr>
                  <w:divsChild>
                    <w:div w:id="1519805897">
                      <w:marLeft w:val="0"/>
                      <w:marRight w:val="0"/>
                      <w:marTop w:val="0"/>
                      <w:marBottom w:val="0"/>
                      <w:divBdr>
                        <w:top w:val="none" w:sz="0" w:space="0" w:color="auto"/>
                        <w:left w:val="none" w:sz="0" w:space="0" w:color="auto"/>
                        <w:bottom w:val="none" w:sz="0" w:space="0" w:color="auto"/>
                        <w:right w:val="none" w:sz="0" w:space="0" w:color="auto"/>
                      </w:divBdr>
                    </w:div>
                  </w:divsChild>
                </w:div>
                <w:div w:id="306781835">
                  <w:marLeft w:val="0"/>
                  <w:marRight w:val="0"/>
                  <w:marTop w:val="0"/>
                  <w:marBottom w:val="0"/>
                  <w:divBdr>
                    <w:top w:val="single" w:sz="2" w:space="1" w:color="FFFFFF"/>
                    <w:left w:val="single" w:sz="2" w:space="11" w:color="FFFFFF"/>
                    <w:bottom w:val="single" w:sz="2" w:space="1" w:color="FFFFFF"/>
                    <w:right w:val="single" w:sz="2" w:space="4" w:color="FFFFFF"/>
                  </w:divBdr>
                  <w:divsChild>
                    <w:div w:id="627588094">
                      <w:marLeft w:val="0"/>
                      <w:marRight w:val="0"/>
                      <w:marTop w:val="0"/>
                      <w:marBottom w:val="0"/>
                      <w:divBdr>
                        <w:top w:val="none" w:sz="0" w:space="0" w:color="auto"/>
                        <w:left w:val="none" w:sz="0" w:space="0" w:color="auto"/>
                        <w:bottom w:val="none" w:sz="0" w:space="0" w:color="auto"/>
                        <w:right w:val="none" w:sz="0" w:space="0" w:color="auto"/>
                      </w:divBdr>
                    </w:div>
                  </w:divsChild>
                </w:div>
                <w:div w:id="1626614930">
                  <w:marLeft w:val="0"/>
                  <w:marRight w:val="0"/>
                  <w:marTop w:val="0"/>
                  <w:marBottom w:val="0"/>
                  <w:divBdr>
                    <w:top w:val="single" w:sz="2" w:space="1" w:color="FFFFFF"/>
                    <w:left w:val="single" w:sz="2" w:space="11" w:color="FFFFFF"/>
                    <w:bottom w:val="single" w:sz="2" w:space="1" w:color="FFFFFF"/>
                    <w:right w:val="single" w:sz="2" w:space="4" w:color="FFFFFF"/>
                  </w:divBdr>
                  <w:divsChild>
                    <w:div w:id="1552620608">
                      <w:marLeft w:val="0"/>
                      <w:marRight w:val="0"/>
                      <w:marTop w:val="0"/>
                      <w:marBottom w:val="0"/>
                      <w:divBdr>
                        <w:top w:val="none" w:sz="0" w:space="0" w:color="auto"/>
                        <w:left w:val="none" w:sz="0" w:space="0" w:color="auto"/>
                        <w:bottom w:val="none" w:sz="0" w:space="0" w:color="auto"/>
                        <w:right w:val="none" w:sz="0" w:space="0" w:color="auto"/>
                      </w:divBdr>
                    </w:div>
                  </w:divsChild>
                </w:div>
                <w:div w:id="1547447024">
                  <w:marLeft w:val="0"/>
                  <w:marRight w:val="0"/>
                  <w:marTop w:val="0"/>
                  <w:marBottom w:val="0"/>
                  <w:divBdr>
                    <w:top w:val="single" w:sz="2" w:space="1" w:color="FFFFFF"/>
                    <w:left w:val="single" w:sz="2" w:space="11" w:color="FFFFFF"/>
                    <w:bottom w:val="single" w:sz="2" w:space="1" w:color="FFFFFF"/>
                    <w:right w:val="single" w:sz="2" w:space="4" w:color="FFFFFF"/>
                  </w:divBdr>
                  <w:divsChild>
                    <w:div w:id="1730182832">
                      <w:marLeft w:val="0"/>
                      <w:marRight w:val="0"/>
                      <w:marTop w:val="0"/>
                      <w:marBottom w:val="0"/>
                      <w:divBdr>
                        <w:top w:val="none" w:sz="0" w:space="0" w:color="auto"/>
                        <w:left w:val="none" w:sz="0" w:space="0" w:color="auto"/>
                        <w:bottom w:val="none" w:sz="0" w:space="0" w:color="auto"/>
                        <w:right w:val="none" w:sz="0" w:space="0" w:color="auto"/>
                      </w:divBdr>
                    </w:div>
                  </w:divsChild>
                </w:div>
                <w:div w:id="1587572109">
                  <w:marLeft w:val="0"/>
                  <w:marRight w:val="0"/>
                  <w:marTop w:val="0"/>
                  <w:marBottom w:val="0"/>
                  <w:divBdr>
                    <w:top w:val="single" w:sz="2" w:space="1" w:color="FFFFFF"/>
                    <w:left w:val="single" w:sz="2" w:space="11" w:color="FFFFFF"/>
                    <w:bottom w:val="single" w:sz="2" w:space="1" w:color="FFFFFF"/>
                    <w:right w:val="single" w:sz="2" w:space="4" w:color="FFFFFF"/>
                  </w:divBdr>
                  <w:divsChild>
                    <w:div w:id="1385450657">
                      <w:marLeft w:val="0"/>
                      <w:marRight w:val="0"/>
                      <w:marTop w:val="0"/>
                      <w:marBottom w:val="0"/>
                      <w:divBdr>
                        <w:top w:val="none" w:sz="0" w:space="0" w:color="auto"/>
                        <w:left w:val="none" w:sz="0" w:space="0" w:color="auto"/>
                        <w:bottom w:val="none" w:sz="0" w:space="0" w:color="auto"/>
                        <w:right w:val="none" w:sz="0" w:space="0" w:color="auto"/>
                      </w:divBdr>
                    </w:div>
                  </w:divsChild>
                </w:div>
                <w:div w:id="1339042799">
                  <w:marLeft w:val="0"/>
                  <w:marRight w:val="0"/>
                  <w:marTop w:val="0"/>
                  <w:marBottom w:val="0"/>
                  <w:divBdr>
                    <w:top w:val="single" w:sz="2" w:space="1" w:color="FFFFFF"/>
                    <w:left w:val="single" w:sz="2" w:space="11" w:color="FFFFFF"/>
                    <w:bottom w:val="single" w:sz="2" w:space="1" w:color="FFFFFF"/>
                    <w:right w:val="single" w:sz="2" w:space="4" w:color="FFFFFF"/>
                  </w:divBdr>
                  <w:divsChild>
                    <w:div w:id="1923488091">
                      <w:marLeft w:val="0"/>
                      <w:marRight w:val="0"/>
                      <w:marTop w:val="0"/>
                      <w:marBottom w:val="0"/>
                      <w:divBdr>
                        <w:top w:val="none" w:sz="0" w:space="0" w:color="auto"/>
                        <w:left w:val="none" w:sz="0" w:space="0" w:color="auto"/>
                        <w:bottom w:val="none" w:sz="0" w:space="0" w:color="auto"/>
                        <w:right w:val="none" w:sz="0" w:space="0" w:color="auto"/>
                      </w:divBdr>
                    </w:div>
                  </w:divsChild>
                </w:div>
                <w:div w:id="2141800520">
                  <w:marLeft w:val="0"/>
                  <w:marRight w:val="0"/>
                  <w:marTop w:val="0"/>
                  <w:marBottom w:val="0"/>
                  <w:divBdr>
                    <w:top w:val="single" w:sz="2" w:space="1" w:color="FFFFFF"/>
                    <w:left w:val="single" w:sz="2" w:space="11" w:color="FFFFFF"/>
                    <w:bottom w:val="single" w:sz="2" w:space="1" w:color="FFFFFF"/>
                    <w:right w:val="single" w:sz="2" w:space="4" w:color="FFFFFF"/>
                  </w:divBdr>
                  <w:divsChild>
                    <w:div w:id="2065367797">
                      <w:marLeft w:val="0"/>
                      <w:marRight w:val="0"/>
                      <w:marTop w:val="0"/>
                      <w:marBottom w:val="0"/>
                      <w:divBdr>
                        <w:top w:val="none" w:sz="0" w:space="0" w:color="auto"/>
                        <w:left w:val="none" w:sz="0" w:space="0" w:color="auto"/>
                        <w:bottom w:val="none" w:sz="0" w:space="0" w:color="auto"/>
                        <w:right w:val="none" w:sz="0" w:space="0" w:color="auto"/>
                      </w:divBdr>
                    </w:div>
                  </w:divsChild>
                </w:div>
                <w:div w:id="235867515">
                  <w:marLeft w:val="0"/>
                  <w:marRight w:val="0"/>
                  <w:marTop w:val="0"/>
                  <w:marBottom w:val="0"/>
                  <w:divBdr>
                    <w:top w:val="single" w:sz="2" w:space="1" w:color="FFFFFF"/>
                    <w:left w:val="single" w:sz="2" w:space="11" w:color="FFFFFF"/>
                    <w:bottom w:val="single" w:sz="2" w:space="1" w:color="FFFFFF"/>
                    <w:right w:val="single" w:sz="2" w:space="4" w:color="FFFFFF"/>
                  </w:divBdr>
                  <w:divsChild>
                    <w:div w:id="47146175">
                      <w:marLeft w:val="0"/>
                      <w:marRight w:val="0"/>
                      <w:marTop w:val="0"/>
                      <w:marBottom w:val="0"/>
                      <w:divBdr>
                        <w:top w:val="none" w:sz="0" w:space="0" w:color="auto"/>
                        <w:left w:val="none" w:sz="0" w:space="0" w:color="auto"/>
                        <w:bottom w:val="none" w:sz="0" w:space="0" w:color="auto"/>
                        <w:right w:val="none" w:sz="0" w:space="0" w:color="auto"/>
                      </w:divBdr>
                    </w:div>
                  </w:divsChild>
                </w:div>
                <w:div w:id="1715153591">
                  <w:marLeft w:val="0"/>
                  <w:marRight w:val="0"/>
                  <w:marTop w:val="0"/>
                  <w:marBottom w:val="0"/>
                  <w:divBdr>
                    <w:top w:val="single" w:sz="2" w:space="1" w:color="FFFFFF"/>
                    <w:left w:val="single" w:sz="2" w:space="11" w:color="FFFFFF"/>
                    <w:bottom w:val="single" w:sz="2" w:space="1" w:color="FFFFFF"/>
                    <w:right w:val="single" w:sz="2" w:space="4" w:color="FFFFFF"/>
                  </w:divBdr>
                  <w:divsChild>
                    <w:div w:id="1004015463">
                      <w:marLeft w:val="0"/>
                      <w:marRight w:val="0"/>
                      <w:marTop w:val="0"/>
                      <w:marBottom w:val="0"/>
                      <w:divBdr>
                        <w:top w:val="none" w:sz="0" w:space="0" w:color="auto"/>
                        <w:left w:val="none" w:sz="0" w:space="0" w:color="auto"/>
                        <w:bottom w:val="none" w:sz="0" w:space="0" w:color="auto"/>
                        <w:right w:val="none" w:sz="0" w:space="0" w:color="auto"/>
                      </w:divBdr>
                    </w:div>
                  </w:divsChild>
                </w:div>
                <w:div w:id="1165972504">
                  <w:marLeft w:val="0"/>
                  <w:marRight w:val="0"/>
                  <w:marTop w:val="0"/>
                  <w:marBottom w:val="0"/>
                  <w:divBdr>
                    <w:top w:val="single" w:sz="2" w:space="1" w:color="FFFFFF"/>
                    <w:left w:val="single" w:sz="2" w:space="11" w:color="FFFFFF"/>
                    <w:bottom w:val="single" w:sz="2" w:space="1" w:color="FFFFFF"/>
                    <w:right w:val="single" w:sz="2" w:space="4" w:color="FFFFFF"/>
                  </w:divBdr>
                  <w:divsChild>
                    <w:div w:id="1416395242">
                      <w:marLeft w:val="0"/>
                      <w:marRight w:val="0"/>
                      <w:marTop w:val="0"/>
                      <w:marBottom w:val="0"/>
                      <w:divBdr>
                        <w:top w:val="none" w:sz="0" w:space="0" w:color="auto"/>
                        <w:left w:val="none" w:sz="0" w:space="0" w:color="auto"/>
                        <w:bottom w:val="none" w:sz="0" w:space="0" w:color="auto"/>
                        <w:right w:val="none" w:sz="0" w:space="0" w:color="auto"/>
                      </w:divBdr>
                    </w:div>
                  </w:divsChild>
                </w:div>
                <w:div w:id="1225412045">
                  <w:marLeft w:val="0"/>
                  <w:marRight w:val="0"/>
                  <w:marTop w:val="0"/>
                  <w:marBottom w:val="0"/>
                  <w:divBdr>
                    <w:top w:val="single" w:sz="2" w:space="1" w:color="FFFFFF"/>
                    <w:left w:val="single" w:sz="2" w:space="11" w:color="FFFFFF"/>
                    <w:bottom w:val="single" w:sz="2" w:space="1" w:color="FFFFFF"/>
                    <w:right w:val="single" w:sz="2" w:space="4" w:color="FFFFFF"/>
                  </w:divBdr>
                  <w:divsChild>
                    <w:div w:id="1076323664">
                      <w:marLeft w:val="0"/>
                      <w:marRight w:val="0"/>
                      <w:marTop w:val="0"/>
                      <w:marBottom w:val="0"/>
                      <w:divBdr>
                        <w:top w:val="none" w:sz="0" w:space="0" w:color="auto"/>
                        <w:left w:val="none" w:sz="0" w:space="0" w:color="auto"/>
                        <w:bottom w:val="none" w:sz="0" w:space="0" w:color="auto"/>
                        <w:right w:val="none" w:sz="0" w:space="0" w:color="auto"/>
                      </w:divBdr>
                    </w:div>
                  </w:divsChild>
                </w:div>
                <w:div w:id="2078160188">
                  <w:marLeft w:val="0"/>
                  <w:marRight w:val="0"/>
                  <w:marTop w:val="0"/>
                  <w:marBottom w:val="0"/>
                  <w:divBdr>
                    <w:top w:val="single" w:sz="2" w:space="1" w:color="FFFFFF"/>
                    <w:left w:val="single" w:sz="2" w:space="11" w:color="FFFFFF"/>
                    <w:bottom w:val="single" w:sz="2" w:space="1" w:color="FFFFFF"/>
                    <w:right w:val="single" w:sz="2" w:space="4" w:color="FFFFFF"/>
                  </w:divBdr>
                  <w:divsChild>
                    <w:div w:id="1095243284">
                      <w:marLeft w:val="0"/>
                      <w:marRight w:val="0"/>
                      <w:marTop w:val="0"/>
                      <w:marBottom w:val="0"/>
                      <w:divBdr>
                        <w:top w:val="none" w:sz="0" w:space="0" w:color="auto"/>
                        <w:left w:val="none" w:sz="0" w:space="0" w:color="auto"/>
                        <w:bottom w:val="none" w:sz="0" w:space="0" w:color="auto"/>
                        <w:right w:val="none" w:sz="0" w:space="0" w:color="auto"/>
                      </w:divBdr>
                    </w:div>
                  </w:divsChild>
                </w:div>
                <w:div w:id="1922983242">
                  <w:marLeft w:val="0"/>
                  <w:marRight w:val="0"/>
                  <w:marTop w:val="0"/>
                  <w:marBottom w:val="0"/>
                  <w:divBdr>
                    <w:top w:val="single" w:sz="2" w:space="1" w:color="FFFFFF"/>
                    <w:left w:val="single" w:sz="2" w:space="11" w:color="FFFFFF"/>
                    <w:bottom w:val="single" w:sz="2" w:space="1" w:color="FFFFFF"/>
                    <w:right w:val="single" w:sz="2" w:space="4" w:color="FFFFFF"/>
                  </w:divBdr>
                  <w:divsChild>
                    <w:div w:id="1621915082">
                      <w:marLeft w:val="0"/>
                      <w:marRight w:val="0"/>
                      <w:marTop w:val="0"/>
                      <w:marBottom w:val="0"/>
                      <w:divBdr>
                        <w:top w:val="none" w:sz="0" w:space="0" w:color="auto"/>
                        <w:left w:val="none" w:sz="0" w:space="0" w:color="auto"/>
                        <w:bottom w:val="none" w:sz="0" w:space="0" w:color="auto"/>
                        <w:right w:val="none" w:sz="0" w:space="0" w:color="auto"/>
                      </w:divBdr>
                    </w:div>
                  </w:divsChild>
                </w:div>
                <w:div w:id="555824183">
                  <w:marLeft w:val="0"/>
                  <w:marRight w:val="0"/>
                  <w:marTop w:val="0"/>
                  <w:marBottom w:val="0"/>
                  <w:divBdr>
                    <w:top w:val="single" w:sz="2" w:space="1" w:color="FFFFFF"/>
                    <w:left w:val="single" w:sz="2" w:space="11" w:color="FFFFFF"/>
                    <w:bottom w:val="single" w:sz="2" w:space="1" w:color="FFFFFF"/>
                    <w:right w:val="single" w:sz="2" w:space="4" w:color="FFFFFF"/>
                  </w:divBdr>
                  <w:divsChild>
                    <w:div w:id="1609854638">
                      <w:marLeft w:val="0"/>
                      <w:marRight w:val="0"/>
                      <w:marTop w:val="0"/>
                      <w:marBottom w:val="0"/>
                      <w:divBdr>
                        <w:top w:val="none" w:sz="0" w:space="0" w:color="auto"/>
                        <w:left w:val="none" w:sz="0" w:space="0" w:color="auto"/>
                        <w:bottom w:val="none" w:sz="0" w:space="0" w:color="auto"/>
                        <w:right w:val="none" w:sz="0" w:space="0" w:color="auto"/>
                      </w:divBdr>
                    </w:div>
                  </w:divsChild>
                </w:div>
                <w:div w:id="310213501">
                  <w:marLeft w:val="0"/>
                  <w:marRight w:val="0"/>
                  <w:marTop w:val="0"/>
                  <w:marBottom w:val="0"/>
                  <w:divBdr>
                    <w:top w:val="single" w:sz="2" w:space="1" w:color="FFFFFF"/>
                    <w:left w:val="single" w:sz="2" w:space="11" w:color="FFFFFF"/>
                    <w:bottom w:val="single" w:sz="2" w:space="1" w:color="FFFFFF"/>
                    <w:right w:val="single" w:sz="2" w:space="4" w:color="FFFFFF"/>
                  </w:divBdr>
                  <w:divsChild>
                    <w:div w:id="1000692519">
                      <w:marLeft w:val="0"/>
                      <w:marRight w:val="0"/>
                      <w:marTop w:val="0"/>
                      <w:marBottom w:val="0"/>
                      <w:divBdr>
                        <w:top w:val="none" w:sz="0" w:space="0" w:color="auto"/>
                        <w:left w:val="none" w:sz="0" w:space="0" w:color="auto"/>
                        <w:bottom w:val="none" w:sz="0" w:space="0" w:color="auto"/>
                        <w:right w:val="none" w:sz="0" w:space="0" w:color="auto"/>
                      </w:divBdr>
                    </w:div>
                  </w:divsChild>
                </w:div>
                <w:div w:id="1598244111">
                  <w:marLeft w:val="0"/>
                  <w:marRight w:val="0"/>
                  <w:marTop w:val="0"/>
                  <w:marBottom w:val="0"/>
                  <w:divBdr>
                    <w:top w:val="single" w:sz="2" w:space="1" w:color="FFFFFF"/>
                    <w:left w:val="single" w:sz="2" w:space="11" w:color="FFFFFF"/>
                    <w:bottom w:val="single" w:sz="2" w:space="1" w:color="FFFFFF"/>
                    <w:right w:val="single" w:sz="2" w:space="4" w:color="FFFFFF"/>
                  </w:divBdr>
                  <w:divsChild>
                    <w:div w:id="414281685">
                      <w:marLeft w:val="0"/>
                      <w:marRight w:val="0"/>
                      <w:marTop w:val="0"/>
                      <w:marBottom w:val="0"/>
                      <w:divBdr>
                        <w:top w:val="none" w:sz="0" w:space="0" w:color="auto"/>
                        <w:left w:val="none" w:sz="0" w:space="0" w:color="auto"/>
                        <w:bottom w:val="none" w:sz="0" w:space="0" w:color="auto"/>
                        <w:right w:val="none" w:sz="0" w:space="0" w:color="auto"/>
                      </w:divBdr>
                    </w:div>
                  </w:divsChild>
                </w:div>
                <w:div w:id="1464272622">
                  <w:marLeft w:val="0"/>
                  <w:marRight w:val="0"/>
                  <w:marTop w:val="0"/>
                  <w:marBottom w:val="0"/>
                  <w:divBdr>
                    <w:top w:val="single" w:sz="2" w:space="1" w:color="FFFFFF"/>
                    <w:left w:val="single" w:sz="2" w:space="11" w:color="FFFFFF"/>
                    <w:bottom w:val="single" w:sz="2" w:space="1" w:color="FFFFFF"/>
                    <w:right w:val="single" w:sz="2" w:space="4" w:color="FFFFFF"/>
                  </w:divBdr>
                  <w:divsChild>
                    <w:div w:id="2054025">
                      <w:marLeft w:val="0"/>
                      <w:marRight w:val="0"/>
                      <w:marTop w:val="0"/>
                      <w:marBottom w:val="0"/>
                      <w:divBdr>
                        <w:top w:val="none" w:sz="0" w:space="0" w:color="auto"/>
                        <w:left w:val="none" w:sz="0" w:space="0" w:color="auto"/>
                        <w:bottom w:val="none" w:sz="0" w:space="0" w:color="auto"/>
                        <w:right w:val="none" w:sz="0" w:space="0" w:color="auto"/>
                      </w:divBdr>
                    </w:div>
                  </w:divsChild>
                </w:div>
                <w:div w:id="468716165">
                  <w:marLeft w:val="0"/>
                  <w:marRight w:val="0"/>
                  <w:marTop w:val="0"/>
                  <w:marBottom w:val="0"/>
                  <w:divBdr>
                    <w:top w:val="single" w:sz="2" w:space="1" w:color="FFFFFF"/>
                    <w:left w:val="single" w:sz="2" w:space="11" w:color="FFFFFF"/>
                    <w:bottom w:val="single" w:sz="2" w:space="1" w:color="FFFFFF"/>
                    <w:right w:val="single" w:sz="2" w:space="4" w:color="FFFFFF"/>
                  </w:divBdr>
                  <w:divsChild>
                    <w:div w:id="1747531117">
                      <w:marLeft w:val="0"/>
                      <w:marRight w:val="0"/>
                      <w:marTop w:val="0"/>
                      <w:marBottom w:val="0"/>
                      <w:divBdr>
                        <w:top w:val="none" w:sz="0" w:space="0" w:color="auto"/>
                        <w:left w:val="none" w:sz="0" w:space="0" w:color="auto"/>
                        <w:bottom w:val="none" w:sz="0" w:space="0" w:color="auto"/>
                        <w:right w:val="none" w:sz="0" w:space="0" w:color="auto"/>
                      </w:divBdr>
                    </w:div>
                  </w:divsChild>
                </w:div>
                <w:div w:id="966736288">
                  <w:marLeft w:val="0"/>
                  <w:marRight w:val="0"/>
                  <w:marTop w:val="0"/>
                  <w:marBottom w:val="0"/>
                  <w:divBdr>
                    <w:top w:val="single" w:sz="2" w:space="1" w:color="FFFFFF"/>
                    <w:left w:val="single" w:sz="2" w:space="11" w:color="FFFFFF"/>
                    <w:bottom w:val="single" w:sz="2" w:space="1" w:color="FFFFFF"/>
                    <w:right w:val="single" w:sz="2" w:space="4" w:color="FFFFFF"/>
                  </w:divBdr>
                  <w:divsChild>
                    <w:div w:id="542597882">
                      <w:marLeft w:val="0"/>
                      <w:marRight w:val="0"/>
                      <w:marTop w:val="0"/>
                      <w:marBottom w:val="0"/>
                      <w:divBdr>
                        <w:top w:val="none" w:sz="0" w:space="0" w:color="auto"/>
                        <w:left w:val="none" w:sz="0" w:space="0" w:color="auto"/>
                        <w:bottom w:val="none" w:sz="0" w:space="0" w:color="auto"/>
                        <w:right w:val="none" w:sz="0" w:space="0" w:color="auto"/>
                      </w:divBdr>
                    </w:div>
                  </w:divsChild>
                </w:div>
                <w:div w:id="915628306">
                  <w:marLeft w:val="0"/>
                  <w:marRight w:val="0"/>
                  <w:marTop w:val="0"/>
                  <w:marBottom w:val="0"/>
                  <w:divBdr>
                    <w:top w:val="single" w:sz="2" w:space="1" w:color="FFFFFF"/>
                    <w:left w:val="single" w:sz="2" w:space="11" w:color="FFFFFF"/>
                    <w:bottom w:val="single" w:sz="2" w:space="1" w:color="FFFFFF"/>
                    <w:right w:val="single" w:sz="2" w:space="4" w:color="FFFFFF"/>
                  </w:divBdr>
                  <w:divsChild>
                    <w:div w:id="924610322">
                      <w:marLeft w:val="0"/>
                      <w:marRight w:val="0"/>
                      <w:marTop w:val="0"/>
                      <w:marBottom w:val="0"/>
                      <w:divBdr>
                        <w:top w:val="none" w:sz="0" w:space="0" w:color="auto"/>
                        <w:left w:val="none" w:sz="0" w:space="0" w:color="auto"/>
                        <w:bottom w:val="none" w:sz="0" w:space="0" w:color="auto"/>
                        <w:right w:val="none" w:sz="0" w:space="0" w:color="auto"/>
                      </w:divBdr>
                    </w:div>
                  </w:divsChild>
                </w:div>
                <w:div w:id="1288659114">
                  <w:marLeft w:val="0"/>
                  <w:marRight w:val="0"/>
                  <w:marTop w:val="0"/>
                  <w:marBottom w:val="0"/>
                  <w:divBdr>
                    <w:top w:val="single" w:sz="2" w:space="1" w:color="FFFFFF"/>
                    <w:left w:val="single" w:sz="2" w:space="11" w:color="FFFFFF"/>
                    <w:bottom w:val="single" w:sz="2" w:space="1" w:color="FFFFFF"/>
                    <w:right w:val="single" w:sz="2" w:space="4" w:color="FFFFFF"/>
                  </w:divBdr>
                  <w:divsChild>
                    <w:div w:id="254093006">
                      <w:marLeft w:val="0"/>
                      <w:marRight w:val="0"/>
                      <w:marTop w:val="0"/>
                      <w:marBottom w:val="0"/>
                      <w:divBdr>
                        <w:top w:val="none" w:sz="0" w:space="0" w:color="auto"/>
                        <w:left w:val="none" w:sz="0" w:space="0" w:color="auto"/>
                        <w:bottom w:val="none" w:sz="0" w:space="0" w:color="auto"/>
                        <w:right w:val="none" w:sz="0" w:space="0" w:color="auto"/>
                      </w:divBdr>
                    </w:div>
                  </w:divsChild>
                </w:div>
                <w:div w:id="1478524814">
                  <w:marLeft w:val="0"/>
                  <w:marRight w:val="0"/>
                  <w:marTop w:val="0"/>
                  <w:marBottom w:val="0"/>
                  <w:divBdr>
                    <w:top w:val="single" w:sz="2" w:space="1" w:color="FFFFFF"/>
                    <w:left w:val="single" w:sz="2" w:space="11" w:color="FFFFFF"/>
                    <w:bottom w:val="single" w:sz="2" w:space="1" w:color="FFFFFF"/>
                    <w:right w:val="single" w:sz="2" w:space="4" w:color="FFFFFF"/>
                  </w:divBdr>
                  <w:divsChild>
                    <w:div w:id="195430413">
                      <w:marLeft w:val="0"/>
                      <w:marRight w:val="0"/>
                      <w:marTop w:val="0"/>
                      <w:marBottom w:val="0"/>
                      <w:divBdr>
                        <w:top w:val="none" w:sz="0" w:space="0" w:color="auto"/>
                        <w:left w:val="none" w:sz="0" w:space="0" w:color="auto"/>
                        <w:bottom w:val="none" w:sz="0" w:space="0" w:color="auto"/>
                        <w:right w:val="none" w:sz="0" w:space="0" w:color="auto"/>
                      </w:divBdr>
                    </w:div>
                  </w:divsChild>
                </w:div>
                <w:div w:id="407271475">
                  <w:marLeft w:val="0"/>
                  <w:marRight w:val="0"/>
                  <w:marTop w:val="0"/>
                  <w:marBottom w:val="0"/>
                  <w:divBdr>
                    <w:top w:val="single" w:sz="2" w:space="1" w:color="FFFFFF"/>
                    <w:left w:val="single" w:sz="2" w:space="11" w:color="FFFFFF"/>
                    <w:bottom w:val="single" w:sz="2" w:space="1" w:color="FFFFFF"/>
                    <w:right w:val="single" w:sz="2" w:space="4" w:color="FFFFFF"/>
                  </w:divBdr>
                  <w:divsChild>
                    <w:div w:id="296030256">
                      <w:marLeft w:val="0"/>
                      <w:marRight w:val="0"/>
                      <w:marTop w:val="0"/>
                      <w:marBottom w:val="0"/>
                      <w:divBdr>
                        <w:top w:val="none" w:sz="0" w:space="0" w:color="auto"/>
                        <w:left w:val="none" w:sz="0" w:space="0" w:color="auto"/>
                        <w:bottom w:val="none" w:sz="0" w:space="0" w:color="auto"/>
                        <w:right w:val="none" w:sz="0" w:space="0" w:color="auto"/>
                      </w:divBdr>
                    </w:div>
                  </w:divsChild>
                </w:div>
                <w:div w:id="2081635439">
                  <w:marLeft w:val="0"/>
                  <w:marRight w:val="0"/>
                  <w:marTop w:val="0"/>
                  <w:marBottom w:val="0"/>
                  <w:divBdr>
                    <w:top w:val="single" w:sz="2" w:space="1" w:color="FFFFFF"/>
                    <w:left w:val="single" w:sz="2" w:space="11" w:color="FFFFFF"/>
                    <w:bottom w:val="single" w:sz="2" w:space="1" w:color="FFFFFF"/>
                    <w:right w:val="single" w:sz="2" w:space="4" w:color="FFFFFF"/>
                  </w:divBdr>
                  <w:divsChild>
                    <w:div w:id="1662198176">
                      <w:marLeft w:val="0"/>
                      <w:marRight w:val="0"/>
                      <w:marTop w:val="0"/>
                      <w:marBottom w:val="0"/>
                      <w:divBdr>
                        <w:top w:val="none" w:sz="0" w:space="0" w:color="auto"/>
                        <w:left w:val="none" w:sz="0" w:space="0" w:color="auto"/>
                        <w:bottom w:val="none" w:sz="0" w:space="0" w:color="auto"/>
                        <w:right w:val="none" w:sz="0" w:space="0" w:color="auto"/>
                      </w:divBdr>
                    </w:div>
                  </w:divsChild>
                </w:div>
                <w:div w:id="1630624260">
                  <w:marLeft w:val="0"/>
                  <w:marRight w:val="0"/>
                  <w:marTop w:val="0"/>
                  <w:marBottom w:val="0"/>
                  <w:divBdr>
                    <w:top w:val="single" w:sz="2" w:space="1" w:color="FFFFFF"/>
                    <w:left w:val="single" w:sz="2" w:space="11" w:color="FFFFFF"/>
                    <w:bottom w:val="single" w:sz="2" w:space="1" w:color="FFFFFF"/>
                    <w:right w:val="single" w:sz="2" w:space="4" w:color="FFFFFF"/>
                  </w:divBdr>
                  <w:divsChild>
                    <w:div w:id="284891377">
                      <w:marLeft w:val="0"/>
                      <w:marRight w:val="0"/>
                      <w:marTop w:val="0"/>
                      <w:marBottom w:val="0"/>
                      <w:divBdr>
                        <w:top w:val="none" w:sz="0" w:space="0" w:color="auto"/>
                        <w:left w:val="none" w:sz="0" w:space="0" w:color="auto"/>
                        <w:bottom w:val="none" w:sz="0" w:space="0" w:color="auto"/>
                        <w:right w:val="none" w:sz="0" w:space="0" w:color="auto"/>
                      </w:divBdr>
                    </w:div>
                  </w:divsChild>
                </w:div>
                <w:div w:id="486819530">
                  <w:marLeft w:val="0"/>
                  <w:marRight w:val="0"/>
                  <w:marTop w:val="0"/>
                  <w:marBottom w:val="0"/>
                  <w:divBdr>
                    <w:top w:val="single" w:sz="2" w:space="1" w:color="FFFFFF"/>
                    <w:left w:val="single" w:sz="2" w:space="11" w:color="FFFFFF"/>
                    <w:bottom w:val="single" w:sz="2" w:space="1" w:color="FFFFFF"/>
                    <w:right w:val="single" w:sz="2" w:space="4" w:color="FFFFFF"/>
                  </w:divBdr>
                  <w:divsChild>
                    <w:div w:id="1569997212">
                      <w:marLeft w:val="0"/>
                      <w:marRight w:val="0"/>
                      <w:marTop w:val="0"/>
                      <w:marBottom w:val="0"/>
                      <w:divBdr>
                        <w:top w:val="none" w:sz="0" w:space="0" w:color="auto"/>
                        <w:left w:val="none" w:sz="0" w:space="0" w:color="auto"/>
                        <w:bottom w:val="none" w:sz="0" w:space="0" w:color="auto"/>
                        <w:right w:val="none" w:sz="0" w:space="0" w:color="auto"/>
                      </w:divBdr>
                    </w:div>
                  </w:divsChild>
                </w:div>
                <w:div w:id="160783691">
                  <w:marLeft w:val="0"/>
                  <w:marRight w:val="0"/>
                  <w:marTop w:val="0"/>
                  <w:marBottom w:val="0"/>
                  <w:divBdr>
                    <w:top w:val="single" w:sz="2" w:space="1" w:color="FFFFFF"/>
                    <w:left w:val="single" w:sz="2" w:space="11" w:color="FFFFFF"/>
                    <w:bottom w:val="single" w:sz="2" w:space="1" w:color="FFFFFF"/>
                    <w:right w:val="single" w:sz="2" w:space="4" w:color="FFFFFF"/>
                  </w:divBdr>
                  <w:divsChild>
                    <w:div w:id="1204058347">
                      <w:marLeft w:val="0"/>
                      <w:marRight w:val="0"/>
                      <w:marTop w:val="0"/>
                      <w:marBottom w:val="0"/>
                      <w:divBdr>
                        <w:top w:val="none" w:sz="0" w:space="0" w:color="auto"/>
                        <w:left w:val="none" w:sz="0" w:space="0" w:color="auto"/>
                        <w:bottom w:val="none" w:sz="0" w:space="0" w:color="auto"/>
                        <w:right w:val="none" w:sz="0" w:space="0" w:color="auto"/>
                      </w:divBdr>
                    </w:div>
                  </w:divsChild>
                </w:div>
                <w:div w:id="35854056">
                  <w:marLeft w:val="0"/>
                  <w:marRight w:val="0"/>
                  <w:marTop w:val="0"/>
                  <w:marBottom w:val="0"/>
                  <w:divBdr>
                    <w:top w:val="single" w:sz="2" w:space="1" w:color="FFFFFF"/>
                    <w:left w:val="single" w:sz="2" w:space="11" w:color="FFFFFF"/>
                    <w:bottom w:val="single" w:sz="2" w:space="1" w:color="FFFFFF"/>
                    <w:right w:val="single" w:sz="2" w:space="4" w:color="FFFFFF"/>
                  </w:divBdr>
                  <w:divsChild>
                    <w:div w:id="879558866">
                      <w:marLeft w:val="0"/>
                      <w:marRight w:val="0"/>
                      <w:marTop w:val="0"/>
                      <w:marBottom w:val="0"/>
                      <w:divBdr>
                        <w:top w:val="none" w:sz="0" w:space="0" w:color="auto"/>
                        <w:left w:val="none" w:sz="0" w:space="0" w:color="auto"/>
                        <w:bottom w:val="none" w:sz="0" w:space="0" w:color="auto"/>
                        <w:right w:val="none" w:sz="0" w:space="0" w:color="auto"/>
                      </w:divBdr>
                    </w:div>
                  </w:divsChild>
                </w:div>
                <w:div w:id="867372233">
                  <w:marLeft w:val="0"/>
                  <w:marRight w:val="0"/>
                  <w:marTop w:val="0"/>
                  <w:marBottom w:val="0"/>
                  <w:divBdr>
                    <w:top w:val="single" w:sz="2" w:space="1" w:color="FFFFFF"/>
                    <w:left w:val="single" w:sz="2" w:space="11" w:color="FFFFFF"/>
                    <w:bottom w:val="single" w:sz="2" w:space="1" w:color="FFFFFF"/>
                    <w:right w:val="single" w:sz="2" w:space="4" w:color="FFFFFF"/>
                  </w:divBdr>
                  <w:divsChild>
                    <w:div w:id="1327637411">
                      <w:marLeft w:val="0"/>
                      <w:marRight w:val="0"/>
                      <w:marTop w:val="0"/>
                      <w:marBottom w:val="0"/>
                      <w:divBdr>
                        <w:top w:val="none" w:sz="0" w:space="0" w:color="auto"/>
                        <w:left w:val="none" w:sz="0" w:space="0" w:color="auto"/>
                        <w:bottom w:val="none" w:sz="0" w:space="0" w:color="auto"/>
                        <w:right w:val="none" w:sz="0" w:space="0" w:color="auto"/>
                      </w:divBdr>
                    </w:div>
                  </w:divsChild>
                </w:div>
                <w:div w:id="109126317">
                  <w:marLeft w:val="0"/>
                  <w:marRight w:val="0"/>
                  <w:marTop w:val="0"/>
                  <w:marBottom w:val="0"/>
                  <w:divBdr>
                    <w:top w:val="single" w:sz="2" w:space="1" w:color="FFFFFF"/>
                    <w:left w:val="single" w:sz="2" w:space="11" w:color="FFFFFF"/>
                    <w:bottom w:val="single" w:sz="2" w:space="1" w:color="FFFFFF"/>
                    <w:right w:val="single" w:sz="2" w:space="4" w:color="FFFFFF"/>
                  </w:divBdr>
                  <w:divsChild>
                    <w:div w:id="269510306">
                      <w:marLeft w:val="0"/>
                      <w:marRight w:val="0"/>
                      <w:marTop w:val="0"/>
                      <w:marBottom w:val="0"/>
                      <w:divBdr>
                        <w:top w:val="none" w:sz="0" w:space="0" w:color="auto"/>
                        <w:left w:val="none" w:sz="0" w:space="0" w:color="auto"/>
                        <w:bottom w:val="none" w:sz="0" w:space="0" w:color="auto"/>
                        <w:right w:val="none" w:sz="0" w:space="0" w:color="auto"/>
                      </w:divBdr>
                    </w:div>
                  </w:divsChild>
                </w:div>
                <w:div w:id="1975022466">
                  <w:marLeft w:val="0"/>
                  <w:marRight w:val="0"/>
                  <w:marTop w:val="0"/>
                  <w:marBottom w:val="0"/>
                  <w:divBdr>
                    <w:top w:val="single" w:sz="2" w:space="1" w:color="FFFFFF"/>
                    <w:left w:val="single" w:sz="2" w:space="11" w:color="FFFFFF"/>
                    <w:bottom w:val="single" w:sz="2" w:space="1" w:color="FFFFFF"/>
                    <w:right w:val="single" w:sz="2" w:space="4" w:color="FFFFFF"/>
                  </w:divBdr>
                  <w:divsChild>
                    <w:div w:id="1587569247">
                      <w:marLeft w:val="0"/>
                      <w:marRight w:val="0"/>
                      <w:marTop w:val="0"/>
                      <w:marBottom w:val="0"/>
                      <w:divBdr>
                        <w:top w:val="none" w:sz="0" w:space="0" w:color="auto"/>
                        <w:left w:val="none" w:sz="0" w:space="0" w:color="auto"/>
                        <w:bottom w:val="none" w:sz="0" w:space="0" w:color="auto"/>
                        <w:right w:val="none" w:sz="0" w:space="0" w:color="auto"/>
                      </w:divBdr>
                    </w:div>
                  </w:divsChild>
                </w:div>
                <w:div w:id="657002759">
                  <w:marLeft w:val="0"/>
                  <w:marRight w:val="0"/>
                  <w:marTop w:val="0"/>
                  <w:marBottom w:val="0"/>
                  <w:divBdr>
                    <w:top w:val="single" w:sz="2" w:space="1" w:color="FFFFFF"/>
                    <w:left w:val="single" w:sz="2" w:space="11" w:color="FFFFFF"/>
                    <w:bottom w:val="single" w:sz="2" w:space="1" w:color="FFFFFF"/>
                    <w:right w:val="single" w:sz="2" w:space="4" w:color="FFFFFF"/>
                  </w:divBdr>
                  <w:divsChild>
                    <w:div w:id="2010131030">
                      <w:marLeft w:val="0"/>
                      <w:marRight w:val="0"/>
                      <w:marTop w:val="0"/>
                      <w:marBottom w:val="0"/>
                      <w:divBdr>
                        <w:top w:val="none" w:sz="0" w:space="0" w:color="auto"/>
                        <w:left w:val="none" w:sz="0" w:space="0" w:color="auto"/>
                        <w:bottom w:val="none" w:sz="0" w:space="0" w:color="auto"/>
                        <w:right w:val="none" w:sz="0" w:space="0" w:color="auto"/>
                      </w:divBdr>
                    </w:div>
                  </w:divsChild>
                </w:div>
                <w:div w:id="870729389">
                  <w:marLeft w:val="0"/>
                  <w:marRight w:val="0"/>
                  <w:marTop w:val="0"/>
                  <w:marBottom w:val="0"/>
                  <w:divBdr>
                    <w:top w:val="single" w:sz="2" w:space="1" w:color="FFFFFF"/>
                    <w:left w:val="single" w:sz="2" w:space="11" w:color="FFFFFF"/>
                    <w:bottom w:val="single" w:sz="2" w:space="1" w:color="FFFFFF"/>
                    <w:right w:val="single" w:sz="2" w:space="4" w:color="FFFFFF"/>
                  </w:divBdr>
                  <w:divsChild>
                    <w:div w:id="906575317">
                      <w:marLeft w:val="0"/>
                      <w:marRight w:val="0"/>
                      <w:marTop w:val="0"/>
                      <w:marBottom w:val="0"/>
                      <w:divBdr>
                        <w:top w:val="none" w:sz="0" w:space="0" w:color="auto"/>
                        <w:left w:val="none" w:sz="0" w:space="0" w:color="auto"/>
                        <w:bottom w:val="none" w:sz="0" w:space="0" w:color="auto"/>
                        <w:right w:val="none" w:sz="0" w:space="0" w:color="auto"/>
                      </w:divBdr>
                    </w:div>
                  </w:divsChild>
                </w:div>
                <w:div w:id="836001661">
                  <w:marLeft w:val="0"/>
                  <w:marRight w:val="0"/>
                  <w:marTop w:val="0"/>
                  <w:marBottom w:val="0"/>
                  <w:divBdr>
                    <w:top w:val="single" w:sz="2" w:space="1" w:color="FFFFFF"/>
                    <w:left w:val="single" w:sz="2" w:space="11" w:color="FFFFFF"/>
                    <w:bottom w:val="single" w:sz="2" w:space="1" w:color="FFFFFF"/>
                    <w:right w:val="single" w:sz="2" w:space="4" w:color="FFFFFF"/>
                  </w:divBdr>
                  <w:divsChild>
                    <w:div w:id="1846944331">
                      <w:marLeft w:val="0"/>
                      <w:marRight w:val="0"/>
                      <w:marTop w:val="0"/>
                      <w:marBottom w:val="0"/>
                      <w:divBdr>
                        <w:top w:val="none" w:sz="0" w:space="0" w:color="auto"/>
                        <w:left w:val="none" w:sz="0" w:space="0" w:color="auto"/>
                        <w:bottom w:val="none" w:sz="0" w:space="0" w:color="auto"/>
                        <w:right w:val="none" w:sz="0" w:space="0" w:color="auto"/>
                      </w:divBdr>
                    </w:div>
                  </w:divsChild>
                </w:div>
                <w:div w:id="274487098">
                  <w:marLeft w:val="0"/>
                  <w:marRight w:val="0"/>
                  <w:marTop w:val="0"/>
                  <w:marBottom w:val="0"/>
                  <w:divBdr>
                    <w:top w:val="single" w:sz="2" w:space="1" w:color="FFFFFF"/>
                    <w:left w:val="single" w:sz="2" w:space="11" w:color="FFFFFF"/>
                    <w:bottom w:val="single" w:sz="2" w:space="1" w:color="FFFFFF"/>
                    <w:right w:val="single" w:sz="2" w:space="4" w:color="FFFFFF"/>
                  </w:divBdr>
                  <w:divsChild>
                    <w:div w:id="1799298157">
                      <w:marLeft w:val="0"/>
                      <w:marRight w:val="0"/>
                      <w:marTop w:val="0"/>
                      <w:marBottom w:val="0"/>
                      <w:divBdr>
                        <w:top w:val="none" w:sz="0" w:space="0" w:color="auto"/>
                        <w:left w:val="none" w:sz="0" w:space="0" w:color="auto"/>
                        <w:bottom w:val="none" w:sz="0" w:space="0" w:color="auto"/>
                        <w:right w:val="none" w:sz="0" w:space="0" w:color="auto"/>
                      </w:divBdr>
                    </w:div>
                  </w:divsChild>
                </w:div>
                <w:div w:id="1077287269">
                  <w:marLeft w:val="0"/>
                  <w:marRight w:val="0"/>
                  <w:marTop w:val="0"/>
                  <w:marBottom w:val="0"/>
                  <w:divBdr>
                    <w:top w:val="single" w:sz="2" w:space="1" w:color="FFFFFF"/>
                    <w:left w:val="single" w:sz="2" w:space="11" w:color="FFFFFF"/>
                    <w:bottom w:val="single" w:sz="2" w:space="1" w:color="FFFFFF"/>
                    <w:right w:val="single" w:sz="2" w:space="4" w:color="FFFFFF"/>
                  </w:divBdr>
                  <w:divsChild>
                    <w:div w:id="2071420486">
                      <w:marLeft w:val="0"/>
                      <w:marRight w:val="0"/>
                      <w:marTop w:val="0"/>
                      <w:marBottom w:val="0"/>
                      <w:divBdr>
                        <w:top w:val="none" w:sz="0" w:space="0" w:color="auto"/>
                        <w:left w:val="none" w:sz="0" w:space="0" w:color="auto"/>
                        <w:bottom w:val="none" w:sz="0" w:space="0" w:color="auto"/>
                        <w:right w:val="none" w:sz="0" w:space="0" w:color="auto"/>
                      </w:divBdr>
                    </w:div>
                  </w:divsChild>
                </w:div>
                <w:div w:id="1721318178">
                  <w:marLeft w:val="0"/>
                  <w:marRight w:val="0"/>
                  <w:marTop w:val="0"/>
                  <w:marBottom w:val="0"/>
                  <w:divBdr>
                    <w:top w:val="single" w:sz="2" w:space="1" w:color="FFFFFF"/>
                    <w:left w:val="single" w:sz="2" w:space="11" w:color="FFFFFF"/>
                    <w:bottom w:val="single" w:sz="2" w:space="1" w:color="FFFFFF"/>
                    <w:right w:val="single" w:sz="2" w:space="4" w:color="FFFFFF"/>
                  </w:divBdr>
                  <w:divsChild>
                    <w:div w:id="908464505">
                      <w:marLeft w:val="0"/>
                      <w:marRight w:val="0"/>
                      <w:marTop w:val="0"/>
                      <w:marBottom w:val="0"/>
                      <w:divBdr>
                        <w:top w:val="none" w:sz="0" w:space="0" w:color="auto"/>
                        <w:left w:val="none" w:sz="0" w:space="0" w:color="auto"/>
                        <w:bottom w:val="none" w:sz="0" w:space="0" w:color="auto"/>
                        <w:right w:val="none" w:sz="0" w:space="0" w:color="auto"/>
                      </w:divBdr>
                    </w:div>
                  </w:divsChild>
                </w:div>
                <w:div w:id="2059934909">
                  <w:marLeft w:val="0"/>
                  <w:marRight w:val="0"/>
                  <w:marTop w:val="0"/>
                  <w:marBottom w:val="0"/>
                  <w:divBdr>
                    <w:top w:val="single" w:sz="2" w:space="1" w:color="FFFFFF"/>
                    <w:left w:val="single" w:sz="2" w:space="11" w:color="FFFFFF"/>
                    <w:bottom w:val="single" w:sz="2" w:space="1" w:color="FFFFFF"/>
                    <w:right w:val="single" w:sz="2" w:space="4" w:color="FFFFFF"/>
                  </w:divBdr>
                  <w:divsChild>
                    <w:div w:id="747458192">
                      <w:marLeft w:val="0"/>
                      <w:marRight w:val="0"/>
                      <w:marTop w:val="0"/>
                      <w:marBottom w:val="0"/>
                      <w:divBdr>
                        <w:top w:val="none" w:sz="0" w:space="0" w:color="auto"/>
                        <w:left w:val="none" w:sz="0" w:space="0" w:color="auto"/>
                        <w:bottom w:val="none" w:sz="0" w:space="0" w:color="auto"/>
                        <w:right w:val="none" w:sz="0" w:space="0" w:color="auto"/>
                      </w:divBdr>
                    </w:div>
                  </w:divsChild>
                </w:div>
                <w:div w:id="1127048142">
                  <w:marLeft w:val="0"/>
                  <w:marRight w:val="0"/>
                  <w:marTop w:val="0"/>
                  <w:marBottom w:val="0"/>
                  <w:divBdr>
                    <w:top w:val="single" w:sz="2" w:space="1" w:color="FFFFFF"/>
                    <w:left w:val="single" w:sz="2" w:space="11" w:color="FFFFFF"/>
                    <w:bottom w:val="single" w:sz="2" w:space="1" w:color="FFFFFF"/>
                    <w:right w:val="single" w:sz="2" w:space="4" w:color="FFFFFF"/>
                  </w:divBdr>
                  <w:divsChild>
                    <w:div w:id="340162006">
                      <w:marLeft w:val="0"/>
                      <w:marRight w:val="0"/>
                      <w:marTop w:val="0"/>
                      <w:marBottom w:val="0"/>
                      <w:divBdr>
                        <w:top w:val="none" w:sz="0" w:space="0" w:color="auto"/>
                        <w:left w:val="none" w:sz="0" w:space="0" w:color="auto"/>
                        <w:bottom w:val="none" w:sz="0" w:space="0" w:color="auto"/>
                        <w:right w:val="none" w:sz="0" w:space="0" w:color="auto"/>
                      </w:divBdr>
                    </w:div>
                  </w:divsChild>
                </w:div>
                <w:div w:id="1008210763">
                  <w:marLeft w:val="0"/>
                  <w:marRight w:val="0"/>
                  <w:marTop w:val="0"/>
                  <w:marBottom w:val="0"/>
                  <w:divBdr>
                    <w:top w:val="single" w:sz="2" w:space="1" w:color="FFFFFF"/>
                    <w:left w:val="single" w:sz="2" w:space="11" w:color="FFFFFF"/>
                    <w:bottom w:val="single" w:sz="2" w:space="1" w:color="FFFFFF"/>
                    <w:right w:val="single" w:sz="2" w:space="4" w:color="FFFFFF"/>
                  </w:divBdr>
                  <w:divsChild>
                    <w:div w:id="37319256">
                      <w:marLeft w:val="0"/>
                      <w:marRight w:val="0"/>
                      <w:marTop w:val="0"/>
                      <w:marBottom w:val="0"/>
                      <w:divBdr>
                        <w:top w:val="none" w:sz="0" w:space="0" w:color="auto"/>
                        <w:left w:val="none" w:sz="0" w:space="0" w:color="auto"/>
                        <w:bottom w:val="none" w:sz="0" w:space="0" w:color="auto"/>
                        <w:right w:val="none" w:sz="0" w:space="0" w:color="auto"/>
                      </w:divBdr>
                    </w:div>
                  </w:divsChild>
                </w:div>
                <w:div w:id="193933208">
                  <w:marLeft w:val="0"/>
                  <w:marRight w:val="0"/>
                  <w:marTop w:val="0"/>
                  <w:marBottom w:val="0"/>
                  <w:divBdr>
                    <w:top w:val="single" w:sz="2" w:space="1" w:color="FFFFFF"/>
                    <w:left w:val="single" w:sz="2" w:space="11" w:color="FFFFFF"/>
                    <w:bottom w:val="single" w:sz="2" w:space="4" w:color="FFFFFF"/>
                    <w:right w:val="single" w:sz="2" w:space="4" w:color="FFFFFF"/>
                  </w:divBdr>
                  <w:divsChild>
                    <w:div w:id="52921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636631">
          <w:marLeft w:val="0"/>
          <w:marRight w:val="0"/>
          <w:marTop w:val="0"/>
          <w:marBottom w:val="300"/>
          <w:divBdr>
            <w:top w:val="none" w:sz="0" w:space="0" w:color="auto"/>
            <w:left w:val="none" w:sz="0" w:space="0" w:color="auto"/>
            <w:bottom w:val="none" w:sz="0" w:space="0" w:color="auto"/>
            <w:right w:val="none" w:sz="0" w:space="0" w:color="auto"/>
          </w:divBdr>
          <w:divsChild>
            <w:div w:id="58796876">
              <w:marLeft w:val="0"/>
              <w:marRight w:val="0"/>
              <w:marTop w:val="0"/>
              <w:marBottom w:val="0"/>
              <w:divBdr>
                <w:top w:val="none" w:sz="0" w:space="0" w:color="auto"/>
                <w:left w:val="none" w:sz="0" w:space="0" w:color="auto"/>
                <w:bottom w:val="none" w:sz="0" w:space="0" w:color="auto"/>
                <w:right w:val="none" w:sz="0" w:space="0" w:color="auto"/>
              </w:divBdr>
              <w:divsChild>
                <w:div w:id="1998799073">
                  <w:marLeft w:val="0"/>
                  <w:marRight w:val="0"/>
                  <w:marTop w:val="0"/>
                  <w:marBottom w:val="0"/>
                  <w:divBdr>
                    <w:top w:val="single" w:sz="2" w:space="4" w:color="FFFFFF"/>
                    <w:left w:val="single" w:sz="2" w:space="11" w:color="FFFFFF"/>
                    <w:bottom w:val="single" w:sz="2" w:space="1" w:color="FFFFFF"/>
                    <w:right w:val="single" w:sz="2" w:space="4" w:color="FFFFFF"/>
                  </w:divBdr>
                  <w:divsChild>
                    <w:div w:id="1135373466">
                      <w:marLeft w:val="0"/>
                      <w:marRight w:val="0"/>
                      <w:marTop w:val="0"/>
                      <w:marBottom w:val="0"/>
                      <w:divBdr>
                        <w:top w:val="none" w:sz="0" w:space="0" w:color="auto"/>
                        <w:left w:val="none" w:sz="0" w:space="0" w:color="auto"/>
                        <w:bottom w:val="none" w:sz="0" w:space="0" w:color="auto"/>
                        <w:right w:val="none" w:sz="0" w:space="0" w:color="auto"/>
                      </w:divBdr>
                    </w:div>
                  </w:divsChild>
                </w:div>
                <w:div w:id="1120606134">
                  <w:marLeft w:val="0"/>
                  <w:marRight w:val="0"/>
                  <w:marTop w:val="0"/>
                  <w:marBottom w:val="0"/>
                  <w:divBdr>
                    <w:top w:val="single" w:sz="2" w:space="1" w:color="FFFFFF"/>
                    <w:left w:val="single" w:sz="2" w:space="11" w:color="FFFFFF"/>
                    <w:bottom w:val="single" w:sz="2" w:space="1" w:color="FFFFFF"/>
                    <w:right w:val="single" w:sz="2" w:space="4" w:color="FFFFFF"/>
                  </w:divBdr>
                  <w:divsChild>
                    <w:div w:id="466438788">
                      <w:marLeft w:val="0"/>
                      <w:marRight w:val="0"/>
                      <w:marTop w:val="0"/>
                      <w:marBottom w:val="0"/>
                      <w:divBdr>
                        <w:top w:val="none" w:sz="0" w:space="0" w:color="auto"/>
                        <w:left w:val="none" w:sz="0" w:space="0" w:color="auto"/>
                        <w:bottom w:val="none" w:sz="0" w:space="0" w:color="auto"/>
                        <w:right w:val="none" w:sz="0" w:space="0" w:color="auto"/>
                      </w:divBdr>
                    </w:div>
                  </w:divsChild>
                </w:div>
                <w:div w:id="1219631564">
                  <w:marLeft w:val="0"/>
                  <w:marRight w:val="0"/>
                  <w:marTop w:val="0"/>
                  <w:marBottom w:val="0"/>
                  <w:divBdr>
                    <w:top w:val="single" w:sz="2" w:space="1" w:color="FFFFFF"/>
                    <w:left w:val="single" w:sz="2" w:space="11" w:color="FFFFFF"/>
                    <w:bottom w:val="single" w:sz="2" w:space="1" w:color="FFFFFF"/>
                    <w:right w:val="single" w:sz="2" w:space="4" w:color="FFFFFF"/>
                  </w:divBdr>
                  <w:divsChild>
                    <w:div w:id="523786618">
                      <w:marLeft w:val="0"/>
                      <w:marRight w:val="0"/>
                      <w:marTop w:val="0"/>
                      <w:marBottom w:val="0"/>
                      <w:divBdr>
                        <w:top w:val="none" w:sz="0" w:space="0" w:color="auto"/>
                        <w:left w:val="none" w:sz="0" w:space="0" w:color="auto"/>
                        <w:bottom w:val="none" w:sz="0" w:space="0" w:color="auto"/>
                        <w:right w:val="none" w:sz="0" w:space="0" w:color="auto"/>
                      </w:divBdr>
                    </w:div>
                  </w:divsChild>
                </w:div>
                <w:div w:id="1925992751">
                  <w:marLeft w:val="0"/>
                  <w:marRight w:val="0"/>
                  <w:marTop w:val="0"/>
                  <w:marBottom w:val="0"/>
                  <w:divBdr>
                    <w:top w:val="single" w:sz="2" w:space="1" w:color="FFFFFF"/>
                    <w:left w:val="single" w:sz="2" w:space="11" w:color="FFFFFF"/>
                    <w:bottom w:val="single" w:sz="2" w:space="1" w:color="FFFFFF"/>
                    <w:right w:val="single" w:sz="2" w:space="4" w:color="FFFFFF"/>
                  </w:divBdr>
                  <w:divsChild>
                    <w:div w:id="1132558337">
                      <w:marLeft w:val="0"/>
                      <w:marRight w:val="0"/>
                      <w:marTop w:val="0"/>
                      <w:marBottom w:val="0"/>
                      <w:divBdr>
                        <w:top w:val="none" w:sz="0" w:space="0" w:color="auto"/>
                        <w:left w:val="none" w:sz="0" w:space="0" w:color="auto"/>
                        <w:bottom w:val="none" w:sz="0" w:space="0" w:color="auto"/>
                        <w:right w:val="none" w:sz="0" w:space="0" w:color="auto"/>
                      </w:divBdr>
                    </w:div>
                  </w:divsChild>
                </w:div>
                <w:div w:id="1408528605">
                  <w:marLeft w:val="0"/>
                  <w:marRight w:val="0"/>
                  <w:marTop w:val="0"/>
                  <w:marBottom w:val="0"/>
                  <w:divBdr>
                    <w:top w:val="single" w:sz="2" w:space="1" w:color="FFFFFF"/>
                    <w:left w:val="single" w:sz="2" w:space="11" w:color="FFFFFF"/>
                    <w:bottom w:val="single" w:sz="2" w:space="1" w:color="FFFFFF"/>
                    <w:right w:val="single" w:sz="2" w:space="4" w:color="FFFFFF"/>
                  </w:divBdr>
                  <w:divsChild>
                    <w:div w:id="472137778">
                      <w:marLeft w:val="0"/>
                      <w:marRight w:val="0"/>
                      <w:marTop w:val="0"/>
                      <w:marBottom w:val="0"/>
                      <w:divBdr>
                        <w:top w:val="none" w:sz="0" w:space="0" w:color="auto"/>
                        <w:left w:val="none" w:sz="0" w:space="0" w:color="auto"/>
                        <w:bottom w:val="none" w:sz="0" w:space="0" w:color="auto"/>
                        <w:right w:val="none" w:sz="0" w:space="0" w:color="auto"/>
                      </w:divBdr>
                    </w:div>
                  </w:divsChild>
                </w:div>
                <w:div w:id="607390636">
                  <w:marLeft w:val="0"/>
                  <w:marRight w:val="0"/>
                  <w:marTop w:val="0"/>
                  <w:marBottom w:val="0"/>
                  <w:divBdr>
                    <w:top w:val="single" w:sz="2" w:space="1" w:color="FFFFFF"/>
                    <w:left w:val="single" w:sz="2" w:space="11" w:color="FFFFFF"/>
                    <w:bottom w:val="single" w:sz="2" w:space="1" w:color="FFFFFF"/>
                    <w:right w:val="single" w:sz="2" w:space="4" w:color="FFFFFF"/>
                  </w:divBdr>
                  <w:divsChild>
                    <w:div w:id="51589378">
                      <w:marLeft w:val="0"/>
                      <w:marRight w:val="0"/>
                      <w:marTop w:val="0"/>
                      <w:marBottom w:val="0"/>
                      <w:divBdr>
                        <w:top w:val="none" w:sz="0" w:space="0" w:color="auto"/>
                        <w:left w:val="none" w:sz="0" w:space="0" w:color="auto"/>
                        <w:bottom w:val="none" w:sz="0" w:space="0" w:color="auto"/>
                        <w:right w:val="none" w:sz="0" w:space="0" w:color="auto"/>
                      </w:divBdr>
                    </w:div>
                  </w:divsChild>
                </w:div>
                <w:div w:id="1683387066">
                  <w:marLeft w:val="0"/>
                  <w:marRight w:val="0"/>
                  <w:marTop w:val="0"/>
                  <w:marBottom w:val="0"/>
                  <w:divBdr>
                    <w:top w:val="single" w:sz="2" w:space="1" w:color="FFFFFF"/>
                    <w:left w:val="single" w:sz="2" w:space="11" w:color="FFFFFF"/>
                    <w:bottom w:val="single" w:sz="2" w:space="1" w:color="FFFFFF"/>
                    <w:right w:val="single" w:sz="2" w:space="4" w:color="FFFFFF"/>
                  </w:divBdr>
                  <w:divsChild>
                    <w:div w:id="1412462303">
                      <w:marLeft w:val="0"/>
                      <w:marRight w:val="0"/>
                      <w:marTop w:val="0"/>
                      <w:marBottom w:val="0"/>
                      <w:divBdr>
                        <w:top w:val="none" w:sz="0" w:space="0" w:color="auto"/>
                        <w:left w:val="none" w:sz="0" w:space="0" w:color="auto"/>
                        <w:bottom w:val="none" w:sz="0" w:space="0" w:color="auto"/>
                        <w:right w:val="none" w:sz="0" w:space="0" w:color="auto"/>
                      </w:divBdr>
                    </w:div>
                  </w:divsChild>
                </w:div>
                <w:div w:id="1354377975">
                  <w:marLeft w:val="0"/>
                  <w:marRight w:val="0"/>
                  <w:marTop w:val="0"/>
                  <w:marBottom w:val="0"/>
                  <w:divBdr>
                    <w:top w:val="single" w:sz="2" w:space="1" w:color="FFFFFF"/>
                    <w:left w:val="single" w:sz="2" w:space="11" w:color="FFFFFF"/>
                    <w:bottom w:val="single" w:sz="2" w:space="1" w:color="FFFFFF"/>
                    <w:right w:val="single" w:sz="2" w:space="4" w:color="FFFFFF"/>
                  </w:divBdr>
                  <w:divsChild>
                    <w:div w:id="1903177216">
                      <w:marLeft w:val="0"/>
                      <w:marRight w:val="0"/>
                      <w:marTop w:val="0"/>
                      <w:marBottom w:val="0"/>
                      <w:divBdr>
                        <w:top w:val="none" w:sz="0" w:space="0" w:color="auto"/>
                        <w:left w:val="none" w:sz="0" w:space="0" w:color="auto"/>
                        <w:bottom w:val="none" w:sz="0" w:space="0" w:color="auto"/>
                        <w:right w:val="none" w:sz="0" w:space="0" w:color="auto"/>
                      </w:divBdr>
                    </w:div>
                  </w:divsChild>
                </w:div>
                <w:div w:id="932276713">
                  <w:marLeft w:val="0"/>
                  <w:marRight w:val="0"/>
                  <w:marTop w:val="0"/>
                  <w:marBottom w:val="0"/>
                  <w:divBdr>
                    <w:top w:val="single" w:sz="2" w:space="1" w:color="FFFFFF"/>
                    <w:left w:val="single" w:sz="2" w:space="11" w:color="FFFFFF"/>
                    <w:bottom w:val="single" w:sz="2" w:space="1" w:color="FFFFFF"/>
                    <w:right w:val="single" w:sz="2" w:space="4" w:color="FFFFFF"/>
                  </w:divBdr>
                  <w:divsChild>
                    <w:div w:id="1569152542">
                      <w:marLeft w:val="0"/>
                      <w:marRight w:val="0"/>
                      <w:marTop w:val="0"/>
                      <w:marBottom w:val="0"/>
                      <w:divBdr>
                        <w:top w:val="none" w:sz="0" w:space="0" w:color="auto"/>
                        <w:left w:val="none" w:sz="0" w:space="0" w:color="auto"/>
                        <w:bottom w:val="none" w:sz="0" w:space="0" w:color="auto"/>
                        <w:right w:val="none" w:sz="0" w:space="0" w:color="auto"/>
                      </w:divBdr>
                    </w:div>
                  </w:divsChild>
                </w:div>
                <w:div w:id="950359282">
                  <w:marLeft w:val="0"/>
                  <w:marRight w:val="0"/>
                  <w:marTop w:val="0"/>
                  <w:marBottom w:val="0"/>
                  <w:divBdr>
                    <w:top w:val="single" w:sz="2" w:space="1" w:color="FFFFFF"/>
                    <w:left w:val="single" w:sz="2" w:space="11" w:color="FFFFFF"/>
                    <w:bottom w:val="single" w:sz="2" w:space="1" w:color="FFFFFF"/>
                    <w:right w:val="single" w:sz="2" w:space="4" w:color="FFFFFF"/>
                  </w:divBdr>
                  <w:divsChild>
                    <w:div w:id="1016035621">
                      <w:marLeft w:val="0"/>
                      <w:marRight w:val="0"/>
                      <w:marTop w:val="0"/>
                      <w:marBottom w:val="0"/>
                      <w:divBdr>
                        <w:top w:val="none" w:sz="0" w:space="0" w:color="auto"/>
                        <w:left w:val="none" w:sz="0" w:space="0" w:color="auto"/>
                        <w:bottom w:val="none" w:sz="0" w:space="0" w:color="auto"/>
                        <w:right w:val="none" w:sz="0" w:space="0" w:color="auto"/>
                      </w:divBdr>
                    </w:div>
                  </w:divsChild>
                </w:div>
                <w:div w:id="1289581910">
                  <w:marLeft w:val="0"/>
                  <w:marRight w:val="0"/>
                  <w:marTop w:val="0"/>
                  <w:marBottom w:val="0"/>
                  <w:divBdr>
                    <w:top w:val="single" w:sz="2" w:space="1" w:color="FFFFFF"/>
                    <w:left w:val="single" w:sz="2" w:space="11" w:color="FFFFFF"/>
                    <w:bottom w:val="single" w:sz="2" w:space="1" w:color="FFFFFF"/>
                    <w:right w:val="single" w:sz="2" w:space="4" w:color="FFFFFF"/>
                  </w:divBdr>
                  <w:divsChild>
                    <w:div w:id="1797068373">
                      <w:marLeft w:val="0"/>
                      <w:marRight w:val="0"/>
                      <w:marTop w:val="0"/>
                      <w:marBottom w:val="0"/>
                      <w:divBdr>
                        <w:top w:val="none" w:sz="0" w:space="0" w:color="auto"/>
                        <w:left w:val="none" w:sz="0" w:space="0" w:color="auto"/>
                        <w:bottom w:val="none" w:sz="0" w:space="0" w:color="auto"/>
                        <w:right w:val="none" w:sz="0" w:space="0" w:color="auto"/>
                      </w:divBdr>
                    </w:div>
                  </w:divsChild>
                </w:div>
                <w:div w:id="292642018">
                  <w:marLeft w:val="0"/>
                  <w:marRight w:val="0"/>
                  <w:marTop w:val="0"/>
                  <w:marBottom w:val="0"/>
                  <w:divBdr>
                    <w:top w:val="single" w:sz="2" w:space="1" w:color="FFFFFF"/>
                    <w:left w:val="single" w:sz="2" w:space="11" w:color="FFFFFF"/>
                    <w:bottom w:val="single" w:sz="2" w:space="1" w:color="FFFFFF"/>
                    <w:right w:val="single" w:sz="2" w:space="4" w:color="FFFFFF"/>
                  </w:divBdr>
                  <w:divsChild>
                    <w:div w:id="283075388">
                      <w:marLeft w:val="0"/>
                      <w:marRight w:val="0"/>
                      <w:marTop w:val="0"/>
                      <w:marBottom w:val="0"/>
                      <w:divBdr>
                        <w:top w:val="none" w:sz="0" w:space="0" w:color="auto"/>
                        <w:left w:val="none" w:sz="0" w:space="0" w:color="auto"/>
                        <w:bottom w:val="none" w:sz="0" w:space="0" w:color="auto"/>
                        <w:right w:val="none" w:sz="0" w:space="0" w:color="auto"/>
                      </w:divBdr>
                    </w:div>
                  </w:divsChild>
                </w:div>
                <w:div w:id="1349916152">
                  <w:marLeft w:val="0"/>
                  <w:marRight w:val="0"/>
                  <w:marTop w:val="0"/>
                  <w:marBottom w:val="0"/>
                  <w:divBdr>
                    <w:top w:val="single" w:sz="2" w:space="1" w:color="FFFFFF"/>
                    <w:left w:val="single" w:sz="2" w:space="11" w:color="FFFFFF"/>
                    <w:bottom w:val="single" w:sz="2" w:space="1" w:color="FFFFFF"/>
                    <w:right w:val="single" w:sz="2" w:space="4" w:color="FFFFFF"/>
                  </w:divBdr>
                  <w:divsChild>
                    <w:div w:id="1588882768">
                      <w:marLeft w:val="0"/>
                      <w:marRight w:val="0"/>
                      <w:marTop w:val="0"/>
                      <w:marBottom w:val="0"/>
                      <w:divBdr>
                        <w:top w:val="none" w:sz="0" w:space="0" w:color="auto"/>
                        <w:left w:val="none" w:sz="0" w:space="0" w:color="auto"/>
                        <w:bottom w:val="none" w:sz="0" w:space="0" w:color="auto"/>
                        <w:right w:val="none" w:sz="0" w:space="0" w:color="auto"/>
                      </w:divBdr>
                    </w:div>
                  </w:divsChild>
                </w:div>
                <w:div w:id="1162504925">
                  <w:marLeft w:val="0"/>
                  <w:marRight w:val="0"/>
                  <w:marTop w:val="0"/>
                  <w:marBottom w:val="0"/>
                  <w:divBdr>
                    <w:top w:val="single" w:sz="2" w:space="1" w:color="FFFFFF"/>
                    <w:left w:val="single" w:sz="2" w:space="11" w:color="FFFFFF"/>
                    <w:bottom w:val="single" w:sz="2" w:space="1" w:color="FFFFFF"/>
                    <w:right w:val="single" w:sz="2" w:space="4" w:color="FFFFFF"/>
                  </w:divBdr>
                  <w:divsChild>
                    <w:div w:id="1343168372">
                      <w:marLeft w:val="0"/>
                      <w:marRight w:val="0"/>
                      <w:marTop w:val="0"/>
                      <w:marBottom w:val="0"/>
                      <w:divBdr>
                        <w:top w:val="none" w:sz="0" w:space="0" w:color="auto"/>
                        <w:left w:val="none" w:sz="0" w:space="0" w:color="auto"/>
                        <w:bottom w:val="none" w:sz="0" w:space="0" w:color="auto"/>
                        <w:right w:val="none" w:sz="0" w:space="0" w:color="auto"/>
                      </w:divBdr>
                    </w:div>
                  </w:divsChild>
                </w:div>
                <w:div w:id="1402751201">
                  <w:marLeft w:val="0"/>
                  <w:marRight w:val="0"/>
                  <w:marTop w:val="0"/>
                  <w:marBottom w:val="0"/>
                  <w:divBdr>
                    <w:top w:val="single" w:sz="2" w:space="1" w:color="FFFFFF"/>
                    <w:left w:val="single" w:sz="2" w:space="11" w:color="FFFFFF"/>
                    <w:bottom w:val="single" w:sz="2" w:space="4" w:color="FFFFFF"/>
                    <w:right w:val="single" w:sz="2" w:space="4" w:color="FFFFFF"/>
                  </w:divBdr>
                  <w:divsChild>
                    <w:div w:id="11675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762468">
      <w:bodyDiv w:val="1"/>
      <w:marLeft w:val="0"/>
      <w:marRight w:val="0"/>
      <w:marTop w:val="0"/>
      <w:marBottom w:val="0"/>
      <w:divBdr>
        <w:top w:val="none" w:sz="0" w:space="0" w:color="auto"/>
        <w:left w:val="none" w:sz="0" w:space="0" w:color="auto"/>
        <w:bottom w:val="none" w:sz="0" w:space="0" w:color="auto"/>
        <w:right w:val="none" w:sz="0" w:space="0" w:color="auto"/>
      </w:divBdr>
      <w:divsChild>
        <w:div w:id="1233082741">
          <w:marLeft w:val="0"/>
          <w:marRight w:val="0"/>
          <w:marTop w:val="0"/>
          <w:marBottom w:val="0"/>
          <w:divBdr>
            <w:top w:val="none" w:sz="0" w:space="0" w:color="auto"/>
            <w:left w:val="none" w:sz="0" w:space="0" w:color="auto"/>
            <w:bottom w:val="none" w:sz="0" w:space="0" w:color="auto"/>
            <w:right w:val="none" w:sz="0" w:space="0" w:color="auto"/>
          </w:divBdr>
        </w:div>
        <w:div w:id="435562650">
          <w:marLeft w:val="0"/>
          <w:marRight w:val="0"/>
          <w:marTop w:val="0"/>
          <w:marBottom w:val="300"/>
          <w:divBdr>
            <w:top w:val="none" w:sz="0" w:space="0" w:color="auto"/>
            <w:left w:val="none" w:sz="0" w:space="0" w:color="auto"/>
            <w:bottom w:val="none" w:sz="0" w:space="0" w:color="auto"/>
            <w:right w:val="none" w:sz="0" w:space="0" w:color="auto"/>
          </w:divBdr>
          <w:divsChild>
            <w:div w:id="375660226">
              <w:marLeft w:val="0"/>
              <w:marRight w:val="0"/>
              <w:marTop w:val="0"/>
              <w:marBottom w:val="0"/>
              <w:divBdr>
                <w:top w:val="none" w:sz="0" w:space="0" w:color="auto"/>
                <w:left w:val="none" w:sz="0" w:space="0" w:color="auto"/>
                <w:bottom w:val="none" w:sz="0" w:space="0" w:color="auto"/>
                <w:right w:val="none" w:sz="0" w:space="0" w:color="auto"/>
              </w:divBdr>
              <w:divsChild>
                <w:div w:id="744768211">
                  <w:marLeft w:val="0"/>
                  <w:marRight w:val="0"/>
                  <w:marTop w:val="0"/>
                  <w:marBottom w:val="0"/>
                  <w:divBdr>
                    <w:top w:val="single" w:sz="2" w:space="4" w:color="FFFFFF"/>
                    <w:left w:val="single" w:sz="2" w:space="11" w:color="FFFFFF"/>
                    <w:bottom w:val="single" w:sz="2" w:space="1" w:color="FFFFFF"/>
                    <w:right w:val="single" w:sz="2" w:space="4" w:color="FFFFFF"/>
                  </w:divBdr>
                  <w:divsChild>
                    <w:div w:id="2012760427">
                      <w:marLeft w:val="0"/>
                      <w:marRight w:val="0"/>
                      <w:marTop w:val="0"/>
                      <w:marBottom w:val="0"/>
                      <w:divBdr>
                        <w:top w:val="none" w:sz="0" w:space="0" w:color="auto"/>
                        <w:left w:val="none" w:sz="0" w:space="0" w:color="auto"/>
                        <w:bottom w:val="none" w:sz="0" w:space="0" w:color="auto"/>
                        <w:right w:val="none" w:sz="0" w:space="0" w:color="auto"/>
                      </w:divBdr>
                    </w:div>
                  </w:divsChild>
                </w:div>
                <w:div w:id="1515076481">
                  <w:marLeft w:val="0"/>
                  <w:marRight w:val="0"/>
                  <w:marTop w:val="0"/>
                  <w:marBottom w:val="0"/>
                  <w:divBdr>
                    <w:top w:val="single" w:sz="2" w:space="1" w:color="FFFFFF"/>
                    <w:left w:val="single" w:sz="2" w:space="11" w:color="FFFFFF"/>
                    <w:bottom w:val="single" w:sz="2" w:space="1" w:color="FFFFFF"/>
                    <w:right w:val="single" w:sz="2" w:space="4" w:color="FFFFFF"/>
                  </w:divBdr>
                  <w:divsChild>
                    <w:div w:id="1056858838">
                      <w:marLeft w:val="0"/>
                      <w:marRight w:val="0"/>
                      <w:marTop w:val="0"/>
                      <w:marBottom w:val="0"/>
                      <w:divBdr>
                        <w:top w:val="none" w:sz="0" w:space="0" w:color="auto"/>
                        <w:left w:val="none" w:sz="0" w:space="0" w:color="auto"/>
                        <w:bottom w:val="none" w:sz="0" w:space="0" w:color="auto"/>
                        <w:right w:val="none" w:sz="0" w:space="0" w:color="auto"/>
                      </w:divBdr>
                    </w:div>
                  </w:divsChild>
                </w:div>
                <w:div w:id="637999177">
                  <w:marLeft w:val="0"/>
                  <w:marRight w:val="0"/>
                  <w:marTop w:val="0"/>
                  <w:marBottom w:val="0"/>
                  <w:divBdr>
                    <w:top w:val="single" w:sz="2" w:space="1" w:color="FFFFFF"/>
                    <w:left w:val="single" w:sz="2" w:space="11" w:color="FFFFFF"/>
                    <w:bottom w:val="single" w:sz="2" w:space="1" w:color="FFFFFF"/>
                    <w:right w:val="single" w:sz="2" w:space="4" w:color="FFFFFF"/>
                  </w:divBdr>
                  <w:divsChild>
                    <w:div w:id="1252279622">
                      <w:marLeft w:val="0"/>
                      <w:marRight w:val="0"/>
                      <w:marTop w:val="0"/>
                      <w:marBottom w:val="0"/>
                      <w:divBdr>
                        <w:top w:val="none" w:sz="0" w:space="0" w:color="auto"/>
                        <w:left w:val="none" w:sz="0" w:space="0" w:color="auto"/>
                        <w:bottom w:val="none" w:sz="0" w:space="0" w:color="auto"/>
                        <w:right w:val="none" w:sz="0" w:space="0" w:color="auto"/>
                      </w:divBdr>
                    </w:div>
                  </w:divsChild>
                </w:div>
                <w:div w:id="965236377">
                  <w:marLeft w:val="0"/>
                  <w:marRight w:val="0"/>
                  <w:marTop w:val="0"/>
                  <w:marBottom w:val="0"/>
                  <w:divBdr>
                    <w:top w:val="single" w:sz="2" w:space="1" w:color="FFFFFF"/>
                    <w:left w:val="single" w:sz="2" w:space="11" w:color="FFFFFF"/>
                    <w:bottom w:val="single" w:sz="2" w:space="1" w:color="FFFFFF"/>
                    <w:right w:val="single" w:sz="2" w:space="4" w:color="FFFFFF"/>
                  </w:divBdr>
                  <w:divsChild>
                    <w:div w:id="703680636">
                      <w:marLeft w:val="0"/>
                      <w:marRight w:val="0"/>
                      <w:marTop w:val="0"/>
                      <w:marBottom w:val="0"/>
                      <w:divBdr>
                        <w:top w:val="none" w:sz="0" w:space="0" w:color="auto"/>
                        <w:left w:val="none" w:sz="0" w:space="0" w:color="auto"/>
                        <w:bottom w:val="none" w:sz="0" w:space="0" w:color="auto"/>
                        <w:right w:val="none" w:sz="0" w:space="0" w:color="auto"/>
                      </w:divBdr>
                    </w:div>
                  </w:divsChild>
                </w:div>
                <w:div w:id="1763724471">
                  <w:marLeft w:val="0"/>
                  <w:marRight w:val="0"/>
                  <w:marTop w:val="0"/>
                  <w:marBottom w:val="0"/>
                  <w:divBdr>
                    <w:top w:val="single" w:sz="2" w:space="1" w:color="FFFFFF"/>
                    <w:left w:val="single" w:sz="2" w:space="11" w:color="FFFFFF"/>
                    <w:bottom w:val="single" w:sz="2" w:space="1" w:color="FFFFFF"/>
                    <w:right w:val="single" w:sz="2" w:space="4" w:color="FFFFFF"/>
                  </w:divBdr>
                  <w:divsChild>
                    <w:div w:id="1403792023">
                      <w:marLeft w:val="0"/>
                      <w:marRight w:val="0"/>
                      <w:marTop w:val="0"/>
                      <w:marBottom w:val="0"/>
                      <w:divBdr>
                        <w:top w:val="none" w:sz="0" w:space="0" w:color="auto"/>
                        <w:left w:val="none" w:sz="0" w:space="0" w:color="auto"/>
                        <w:bottom w:val="none" w:sz="0" w:space="0" w:color="auto"/>
                        <w:right w:val="none" w:sz="0" w:space="0" w:color="auto"/>
                      </w:divBdr>
                    </w:div>
                  </w:divsChild>
                </w:div>
                <w:div w:id="949044220">
                  <w:marLeft w:val="0"/>
                  <w:marRight w:val="0"/>
                  <w:marTop w:val="0"/>
                  <w:marBottom w:val="0"/>
                  <w:divBdr>
                    <w:top w:val="single" w:sz="2" w:space="1" w:color="FFFFFF"/>
                    <w:left w:val="single" w:sz="2" w:space="11" w:color="FFFFFF"/>
                    <w:bottom w:val="single" w:sz="2" w:space="1" w:color="FFFFFF"/>
                    <w:right w:val="single" w:sz="2" w:space="4" w:color="FFFFFF"/>
                  </w:divBdr>
                  <w:divsChild>
                    <w:div w:id="906112865">
                      <w:marLeft w:val="0"/>
                      <w:marRight w:val="0"/>
                      <w:marTop w:val="0"/>
                      <w:marBottom w:val="0"/>
                      <w:divBdr>
                        <w:top w:val="none" w:sz="0" w:space="0" w:color="auto"/>
                        <w:left w:val="none" w:sz="0" w:space="0" w:color="auto"/>
                        <w:bottom w:val="none" w:sz="0" w:space="0" w:color="auto"/>
                        <w:right w:val="none" w:sz="0" w:space="0" w:color="auto"/>
                      </w:divBdr>
                    </w:div>
                  </w:divsChild>
                </w:div>
                <w:div w:id="1230463337">
                  <w:marLeft w:val="0"/>
                  <w:marRight w:val="0"/>
                  <w:marTop w:val="0"/>
                  <w:marBottom w:val="0"/>
                  <w:divBdr>
                    <w:top w:val="single" w:sz="2" w:space="1" w:color="FFFFFF"/>
                    <w:left w:val="single" w:sz="2" w:space="11" w:color="FFFFFF"/>
                    <w:bottom w:val="single" w:sz="2" w:space="1" w:color="FFFFFF"/>
                    <w:right w:val="single" w:sz="2" w:space="4" w:color="FFFFFF"/>
                  </w:divBdr>
                  <w:divsChild>
                    <w:div w:id="1034965043">
                      <w:marLeft w:val="0"/>
                      <w:marRight w:val="0"/>
                      <w:marTop w:val="0"/>
                      <w:marBottom w:val="0"/>
                      <w:divBdr>
                        <w:top w:val="none" w:sz="0" w:space="0" w:color="auto"/>
                        <w:left w:val="none" w:sz="0" w:space="0" w:color="auto"/>
                        <w:bottom w:val="none" w:sz="0" w:space="0" w:color="auto"/>
                        <w:right w:val="none" w:sz="0" w:space="0" w:color="auto"/>
                      </w:divBdr>
                    </w:div>
                  </w:divsChild>
                </w:div>
                <w:div w:id="1034042895">
                  <w:marLeft w:val="0"/>
                  <w:marRight w:val="0"/>
                  <w:marTop w:val="0"/>
                  <w:marBottom w:val="0"/>
                  <w:divBdr>
                    <w:top w:val="single" w:sz="2" w:space="1" w:color="FFFFFF"/>
                    <w:left w:val="single" w:sz="2" w:space="11" w:color="FFFFFF"/>
                    <w:bottom w:val="single" w:sz="2" w:space="1" w:color="FFFFFF"/>
                    <w:right w:val="single" w:sz="2" w:space="4" w:color="FFFFFF"/>
                  </w:divBdr>
                  <w:divsChild>
                    <w:div w:id="351032014">
                      <w:marLeft w:val="0"/>
                      <w:marRight w:val="0"/>
                      <w:marTop w:val="0"/>
                      <w:marBottom w:val="0"/>
                      <w:divBdr>
                        <w:top w:val="none" w:sz="0" w:space="0" w:color="auto"/>
                        <w:left w:val="none" w:sz="0" w:space="0" w:color="auto"/>
                        <w:bottom w:val="none" w:sz="0" w:space="0" w:color="auto"/>
                        <w:right w:val="none" w:sz="0" w:space="0" w:color="auto"/>
                      </w:divBdr>
                    </w:div>
                  </w:divsChild>
                </w:div>
                <w:div w:id="123738219">
                  <w:marLeft w:val="0"/>
                  <w:marRight w:val="0"/>
                  <w:marTop w:val="0"/>
                  <w:marBottom w:val="0"/>
                  <w:divBdr>
                    <w:top w:val="single" w:sz="2" w:space="1" w:color="FFFFFF"/>
                    <w:left w:val="single" w:sz="2" w:space="11" w:color="FFFFFF"/>
                    <w:bottom w:val="single" w:sz="2" w:space="1" w:color="FFFFFF"/>
                    <w:right w:val="single" w:sz="2" w:space="4" w:color="FFFFFF"/>
                  </w:divBdr>
                  <w:divsChild>
                    <w:div w:id="1380743246">
                      <w:marLeft w:val="0"/>
                      <w:marRight w:val="0"/>
                      <w:marTop w:val="0"/>
                      <w:marBottom w:val="0"/>
                      <w:divBdr>
                        <w:top w:val="none" w:sz="0" w:space="0" w:color="auto"/>
                        <w:left w:val="none" w:sz="0" w:space="0" w:color="auto"/>
                        <w:bottom w:val="none" w:sz="0" w:space="0" w:color="auto"/>
                        <w:right w:val="none" w:sz="0" w:space="0" w:color="auto"/>
                      </w:divBdr>
                    </w:div>
                  </w:divsChild>
                </w:div>
                <w:div w:id="1148135456">
                  <w:marLeft w:val="0"/>
                  <w:marRight w:val="0"/>
                  <w:marTop w:val="0"/>
                  <w:marBottom w:val="0"/>
                  <w:divBdr>
                    <w:top w:val="single" w:sz="2" w:space="1" w:color="FFFFFF"/>
                    <w:left w:val="single" w:sz="2" w:space="11" w:color="FFFFFF"/>
                    <w:bottom w:val="single" w:sz="2" w:space="1" w:color="FFFFFF"/>
                    <w:right w:val="single" w:sz="2" w:space="4" w:color="FFFFFF"/>
                  </w:divBdr>
                  <w:divsChild>
                    <w:div w:id="1427120169">
                      <w:marLeft w:val="0"/>
                      <w:marRight w:val="0"/>
                      <w:marTop w:val="0"/>
                      <w:marBottom w:val="0"/>
                      <w:divBdr>
                        <w:top w:val="none" w:sz="0" w:space="0" w:color="auto"/>
                        <w:left w:val="none" w:sz="0" w:space="0" w:color="auto"/>
                        <w:bottom w:val="none" w:sz="0" w:space="0" w:color="auto"/>
                        <w:right w:val="none" w:sz="0" w:space="0" w:color="auto"/>
                      </w:divBdr>
                    </w:div>
                  </w:divsChild>
                </w:div>
                <w:div w:id="2042121309">
                  <w:marLeft w:val="0"/>
                  <w:marRight w:val="0"/>
                  <w:marTop w:val="0"/>
                  <w:marBottom w:val="0"/>
                  <w:divBdr>
                    <w:top w:val="single" w:sz="2" w:space="1" w:color="FFFFFF"/>
                    <w:left w:val="single" w:sz="2" w:space="11" w:color="FFFFFF"/>
                    <w:bottom w:val="single" w:sz="2" w:space="1" w:color="FFFFFF"/>
                    <w:right w:val="single" w:sz="2" w:space="4" w:color="FFFFFF"/>
                  </w:divBdr>
                  <w:divsChild>
                    <w:div w:id="1669939871">
                      <w:marLeft w:val="0"/>
                      <w:marRight w:val="0"/>
                      <w:marTop w:val="0"/>
                      <w:marBottom w:val="0"/>
                      <w:divBdr>
                        <w:top w:val="none" w:sz="0" w:space="0" w:color="auto"/>
                        <w:left w:val="none" w:sz="0" w:space="0" w:color="auto"/>
                        <w:bottom w:val="none" w:sz="0" w:space="0" w:color="auto"/>
                        <w:right w:val="none" w:sz="0" w:space="0" w:color="auto"/>
                      </w:divBdr>
                    </w:div>
                  </w:divsChild>
                </w:div>
                <w:div w:id="1207567621">
                  <w:marLeft w:val="0"/>
                  <w:marRight w:val="0"/>
                  <w:marTop w:val="0"/>
                  <w:marBottom w:val="0"/>
                  <w:divBdr>
                    <w:top w:val="single" w:sz="2" w:space="1" w:color="FFFFFF"/>
                    <w:left w:val="single" w:sz="2" w:space="11" w:color="FFFFFF"/>
                    <w:bottom w:val="single" w:sz="2" w:space="1" w:color="FFFFFF"/>
                    <w:right w:val="single" w:sz="2" w:space="4" w:color="FFFFFF"/>
                  </w:divBdr>
                  <w:divsChild>
                    <w:div w:id="982613293">
                      <w:marLeft w:val="0"/>
                      <w:marRight w:val="0"/>
                      <w:marTop w:val="0"/>
                      <w:marBottom w:val="0"/>
                      <w:divBdr>
                        <w:top w:val="none" w:sz="0" w:space="0" w:color="auto"/>
                        <w:left w:val="none" w:sz="0" w:space="0" w:color="auto"/>
                        <w:bottom w:val="none" w:sz="0" w:space="0" w:color="auto"/>
                        <w:right w:val="none" w:sz="0" w:space="0" w:color="auto"/>
                      </w:divBdr>
                    </w:div>
                  </w:divsChild>
                </w:div>
                <w:div w:id="1096750801">
                  <w:marLeft w:val="0"/>
                  <w:marRight w:val="0"/>
                  <w:marTop w:val="0"/>
                  <w:marBottom w:val="0"/>
                  <w:divBdr>
                    <w:top w:val="single" w:sz="2" w:space="1" w:color="FFFFFF"/>
                    <w:left w:val="single" w:sz="2" w:space="11" w:color="FFFFFF"/>
                    <w:bottom w:val="single" w:sz="2" w:space="1" w:color="FFFFFF"/>
                    <w:right w:val="single" w:sz="2" w:space="4" w:color="FFFFFF"/>
                  </w:divBdr>
                  <w:divsChild>
                    <w:div w:id="308365896">
                      <w:marLeft w:val="0"/>
                      <w:marRight w:val="0"/>
                      <w:marTop w:val="0"/>
                      <w:marBottom w:val="0"/>
                      <w:divBdr>
                        <w:top w:val="none" w:sz="0" w:space="0" w:color="auto"/>
                        <w:left w:val="none" w:sz="0" w:space="0" w:color="auto"/>
                        <w:bottom w:val="none" w:sz="0" w:space="0" w:color="auto"/>
                        <w:right w:val="none" w:sz="0" w:space="0" w:color="auto"/>
                      </w:divBdr>
                    </w:div>
                  </w:divsChild>
                </w:div>
                <w:div w:id="706835086">
                  <w:marLeft w:val="0"/>
                  <w:marRight w:val="0"/>
                  <w:marTop w:val="0"/>
                  <w:marBottom w:val="0"/>
                  <w:divBdr>
                    <w:top w:val="single" w:sz="2" w:space="1" w:color="FFFFFF"/>
                    <w:left w:val="single" w:sz="2" w:space="11" w:color="FFFFFF"/>
                    <w:bottom w:val="single" w:sz="2" w:space="1" w:color="FFFFFF"/>
                    <w:right w:val="single" w:sz="2" w:space="4" w:color="FFFFFF"/>
                  </w:divBdr>
                  <w:divsChild>
                    <w:div w:id="1687781129">
                      <w:marLeft w:val="0"/>
                      <w:marRight w:val="0"/>
                      <w:marTop w:val="0"/>
                      <w:marBottom w:val="0"/>
                      <w:divBdr>
                        <w:top w:val="none" w:sz="0" w:space="0" w:color="auto"/>
                        <w:left w:val="none" w:sz="0" w:space="0" w:color="auto"/>
                        <w:bottom w:val="none" w:sz="0" w:space="0" w:color="auto"/>
                        <w:right w:val="none" w:sz="0" w:space="0" w:color="auto"/>
                      </w:divBdr>
                    </w:div>
                  </w:divsChild>
                </w:div>
                <w:div w:id="1223637664">
                  <w:marLeft w:val="0"/>
                  <w:marRight w:val="0"/>
                  <w:marTop w:val="0"/>
                  <w:marBottom w:val="0"/>
                  <w:divBdr>
                    <w:top w:val="single" w:sz="2" w:space="1" w:color="FFFFFF"/>
                    <w:left w:val="single" w:sz="2" w:space="11" w:color="FFFFFF"/>
                    <w:bottom w:val="single" w:sz="2" w:space="4" w:color="FFFFFF"/>
                    <w:right w:val="single" w:sz="2" w:space="4" w:color="FFFFFF"/>
                  </w:divBdr>
                  <w:divsChild>
                    <w:div w:id="126839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88627">
          <w:marLeft w:val="0"/>
          <w:marRight w:val="0"/>
          <w:marTop w:val="0"/>
          <w:marBottom w:val="300"/>
          <w:divBdr>
            <w:top w:val="none" w:sz="0" w:space="0" w:color="auto"/>
            <w:left w:val="none" w:sz="0" w:space="0" w:color="auto"/>
            <w:bottom w:val="none" w:sz="0" w:space="0" w:color="auto"/>
            <w:right w:val="none" w:sz="0" w:space="0" w:color="auto"/>
          </w:divBdr>
          <w:divsChild>
            <w:div w:id="2028409277">
              <w:marLeft w:val="0"/>
              <w:marRight w:val="0"/>
              <w:marTop w:val="0"/>
              <w:marBottom w:val="0"/>
              <w:divBdr>
                <w:top w:val="none" w:sz="0" w:space="0" w:color="auto"/>
                <w:left w:val="none" w:sz="0" w:space="0" w:color="auto"/>
                <w:bottom w:val="none" w:sz="0" w:space="0" w:color="auto"/>
                <w:right w:val="none" w:sz="0" w:space="0" w:color="auto"/>
              </w:divBdr>
              <w:divsChild>
                <w:div w:id="2076126087">
                  <w:marLeft w:val="0"/>
                  <w:marRight w:val="0"/>
                  <w:marTop w:val="0"/>
                  <w:marBottom w:val="0"/>
                  <w:divBdr>
                    <w:top w:val="single" w:sz="2" w:space="4" w:color="FFFFFF"/>
                    <w:left w:val="single" w:sz="2" w:space="11" w:color="FFFFFF"/>
                    <w:bottom w:val="single" w:sz="2" w:space="1" w:color="FFFFFF"/>
                    <w:right w:val="single" w:sz="2" w:space="4" w:color="FFFFFF"/>
                  </w:divBdr>
                  <w:divsChild>
                    <w:div w:id="794297497">
                      <w:marLeft w:val="0"/>
                      <w:marRight w:val="0"/>
                      <w:marTop w:val="0"/>
                      <w:marBottom w:val="0"/>
                      <w:divBdr>
                        <w:top w:val="none" w:sz="0" w:space="0" w:color="auto"/>
                        <w:left w:val="none" w:sz="0" w:space="0" w:color="auto"/>
                        <w:bottom w:val="none" w:sz="0" w:space="0" w:color="auto"/>
                        <w:right w:val="none" w:sz="0" w:space="0" w:color="auto"/>
                      </w:divBdr>
                    </w:div>
                  </w:divsChild>
                </w:div>
                <w:div w:id="15542523">
                  <w:marLeft w:val="0"/>
                  <w:marRight w:val="0"/>
                  <w:marTop w:val="0"/>
                  <w:marBottom w:val="0"/>
                  <w:divBdr>
                    <w:top w:val="single" w:sz="2" w:space="1" w:color="FFFFFF"/>
                    <w:left w:val="single" w:sz="2" w:space="11" w:color="FFFFFF"/>
                    <w:bottom w:val="single" w:sz="2" w:space="1" w:color="FFFFFF"/>
                    <w:right w:val="single" w:sz="2" w:space="4" w:color="FFFFFF"/>
                  </w:divBdr>
                  <w:divsChild>
                    <w:div w:id="2006544178">
                      <w:marLeft w:val="0"/>
                      <w:marRight w:val="0"/>
                      <w:marTop w:val="0"/>
                      <w:marBottom w:val="0"/>
                      <w:divBdr>
                        <w:top w:val="none" w:sz="0" w:space="0" w:color="auto"/>
                        <w:left w:val="none" w:sz="0" w:space="0" w:color="auto"/>
                        <w:bottom w:val="none" w:sz="0" w:space="0" w:color="auto"/>
                        <w:right w:val="none" w:sz="0" w:space="0" w:color="auto"/>
                      </w:divBdr>
                    </w:div>
                  </w:divsChild>
                </w:div>
                <w:div w:id="1574968723">
                  <w:marLeft w:val="0"/>
                  <w:marRight w:val="0"/>
                  <w:marTop w:val="0"/>
                  <w:marBottom w:val="0"/>
                  <w:divBdr>
                    <w:top w:val="single" w:sz="2" w:space="1" w:color="FFFFFF"/>
                    <w:left w:val="single" w:sz="2" w:space="11" w:color="FFFFFF"/>
                    <w:bottom w:val="single" w:sz="2" w:space="1" w:color="FFFFFF"/>
                    <w:right w:val="single" w:sz="2" w:space="4" w:color="FFFFFF"/>
                  </w:divBdr>
                  <w:divsChild>
                    <w:div w:id="1041397080">
                      <w:marLeft w:val="0"/>
                      <w:marRight w:val="0"/>
                      <w:marTop w:val="0"/>
                      <w:marBottom w:val="0"/>
                      <w:divBdr>
                        <w:top w:val="none" w:sz="0" w:space="0" w:color="auto"/>
                        <w:left w:val="none" w:sz="0" w:space="0" w:color="auto"/>
                        <w:bottom w:val="none" w:sz="0" w:space="0" w:color="auto"/>
                        <w:right w:val="none" w:sz="0" w:space="0" w:color="auto"/>
                      </w:divBdr>
                    </w:div>
                  </w:divsChild>
                </w:div>
                <w:div w:id="1366635163">
                  <w:marLeft w:val="0"/>
                  <w:marRight w:val="0"/>
                  <w:marTop w:val="0"/>
                  <w:marBottom w:val="0"/>
                  <w:divBdr>
                    <w:top w:val="single" w:sz="2" w:space="1" w:color="FFFFFF"/>
                    <w:left w:val="single" w:sz="2" w:space="11" w:color="FFFFFF"/>
                    <w:bottom w:val="single" w:sz="2" w:space="1" w:color="FFFFFF"/>
                    <w:right w:val="single" w:sz="2" w:space="4" w:color="FFFFFF"/>
                  </w:divBdr>
                  <w:divsChild>
                    <w:div w:id="508256712">
                      <w:marLeft w:val="0"/>
                      <w:marRight w:val="0"/>
                      <w:marTop w:val="0"/>
                      <w:marBottom w:val="0"/>
                      <w:divBdr>
                        <w:top w:val="none" w:sz="0" w:space="0" w:color="auto"/>
                        <w:left w:val="none" w:sz="0" w:space="0" w:color="auto"/>
                        <w:bottom w:val="none" w:sz="0" w:space="0" w:color="auto"/>
                        <w:right w:val="none" w:sz="0" w:space="0" w:color="auto"/>
                      </w:divBdr>
                    </w:div>
                  </w:divsChild>
                </w:div>
                <w:div w:id="1895969361">
                  <w:marLeft w:val="0"/>
                  <w:marRight w:val="0"/>
                  <w:marTop w:val="0"/>
                  <w:marBottom w:val="0"/>
                  <w:divBdr>
                    <w:top w:val="single" w:sz="2" w:space="1" w:color="FFFFFF"/>
                    <w:left w:val="single" w:sz="2" w:space="11" w:color="FFFFFF"/>
                    <w:bottom w:val="single" w:sz="2" w:space="1" w:color="FFFFFF"/>
                    <w:right w:val="single" w:sz="2" w:space="4" w:color="FFFFFF"/>
                  </w:divBdr>
                  <w:divsChild>
                    <w:div w:id="1856580584">
                      <w:marLeft w:val="0"/>
                      <w:marRight w:val="0"/>
                      <w:marTop w:val="0"/>
                      <w:marBottom w:val="0"/>
                      <w:divBdr>
                        <w:top w:val="none" w:sz="0" w:space="0" w:color="auto"/>
                        <w:left w:val="none" w:sz="0" w:space="0" w:color="auto"/>
                        <w:bottom w:val="none" w:sz="0" w:space="0" w:color="auto"/>
                        <w:right w:val="none" w:sz="0" w:space="0" w:color="auto"/>
                      </w:divBdr>
                    </w:div>
                  </w:divsChild>
                </w:div>
                <w:div w:id="1305038813">
                  <w:marLeft w:val="0"/>
                  <w:marRight w:val="0"/>
                  <w:marTop w:val="0"/>
                  <w:marBottom w:val="0"/>
                  <w:divBdr>
                    <w:top w:val="single" w:sz="2" w:space="1" w:color="FFFFFF"/>
                    <w:left w:val="single" w:sz="2" w:space="11" w:color="FFFFFF"/>
                    <w:bottom w:val="single" w:sz="2" w:space="1" w:color="FFFFFF"/>
                    <w:right w:val="single" w:sz="2" w:space="4" w:color="FFFFFF"/>
                  </w:divBdr>
                  <w:divsChild>
                    <w:div w:id="1407994190">
                      <w:marLeft w:val="0"/>
                      <w:marRight w:val="0"/>
                      <w:marTop w:val="0"/>
                      <w:marBottom w:val="0"/>
                      <w:divBdr>
                        <w:top w:val="none" w:sz="0" w:space="0" w:color="auto"/>
                        <w:left w:val="none" w:sz="0" w:space="0" w:color="auto"/>
                        <w:bottom w:val="none" w:sz="0" w:space="0" w:color="auto"/>
                        <w:right w:val="none" w:sz="0" w:space="0" w:color="auto"/>
                      </w:divBdr>
                    </w:div>
                  </w:divsChild>
                </w:div>
                <w:div w:id="1721978337">
                  <w:marLeft w:val="0"/>
                  <w:marRight w:val="0"/>
                  <w:marTop w:val="0"/>
                  <w:marBottom w:val="0"/>
                  <w:divBdr>
                    <w:top w:val="single" w:sz="2" w:space="1" w:color="FFFFFF"/>
                    <w:left w:val="single" w:sz="2" w:space="11" w:color="FFFFFF"/>
                    <w:bottom w:val="single" w:sz="2" w:space="1" w:color="FFFFFF"/>
                    <w:right w:val="single" w:sz="2" w:space="4" w:color="FFFFFF"/>
                  </w:divBdr>
                  <w:divsChild>
                    <w:div w:id="43529769">
                      <w:marLeft w:val="0"/>
                      <w:marRight w:val="0"/>
                      <w:marTop w:val="0"/>
                      <w:marBottom w:val="0"/>
                      <w:divBdr>
                        <w:top w:val="none" w:sz="0" w:space="0" w:color="auto"/>
                        <w:left w:val="none" w:sz="0" w:space="0" w:color="auto"/>
                        <w:bottom w:val="none" w:sz="0" w:space="0" w:color="auto"/>
                        <w:right w:val="none" w:sz="0" w:space="0" w:color="auto"/>
                      </w:divBdr>
                    </w:div>
                  </w:divsChild>
                </w:div>
                <w:div w:id="805778271">
                  <w:marLeft w:val="0"/>
                  <w:marRight w:val="0"/>
                  <w:marTop w:val="0"/>
                  <w:marBottom w:val="0"/>
                  <w:divBdr>
                    <w:top w:val="single" w:sz="2" w:space="1" w:color="FFFFFF"/>
                    <w:left w:val="single" w:sz="2" w:space="11" w:color="FFFFFF"/>
                    <w:bottom w:val="single" w:sz="2" w:space="1" w:color="FFFFFF"/>
                    <w:right w:val="single" w:sz="2" w:space="4" w:color="FFFFFF"/>
                  </w:divBdr>
                  <w:divsChild>
                    <w:div w:id="1342970606">
                      <w:marLeft w:val="0"/>
                      <w:marRight w:val="0"/>
                      <w:marTop w:val="0"/>
                      <w:marBottom w:val="0"/>
                      <w:divBdr>
                        <w:top w:val="none" w:sz="0" w:space="0" w:color="auto"/>
                        <w:left w:val="none" w:sz="0" w:space="0" w:color="auto"/>
                        <w:bottom w:val="none" w:sz="0" w:space="0" w:color="auto"/>
                        <w:right w:val="none" w:sz="0" w:space="0" w:color="auto"/>
                      </w:divBdr>
                    </w:div>
                  </w:divsChild>
                </w:div>
                <w:div w:id="1929385765">
                  <w:marLeft w:val="0"/>
                  <w:marRight w:val="0"/>
                  <w:marTop w:val="0"/>
                  <w:marBottom w:val="0"/>
                  <w:divBdr>
                    <w:top w:val="single" w:sz="2" w:space="1" w:color="FFFFFF"/>
                    <w:left w:val="single" w:sz="2" w:space="11" w:color="FFFFFF"/>
                    <w:bottom w:val="single" w:sz="2" w:space="1" w:color="FFFFFF"/>
                    <w:right w:val="single" w:sz="2" w:space="4" w:color="FFFFFF"/>
                  </w:divBdr>
                  <w:divsChild>
                    <w:div w:id="1744183865">
                      <w:marLeft w:val="0"/>
                      <w:marRight w:val="0"/>
                      <w:marTop w:val="0"/>
                      <w:marBottom w:val="0"/>
                      <w:divBdr>
                        <w:top w:val="none" w:sz="0" w:space="0" w:color="auto"/>
                        <w:left w:val="none" w:sz="0" w:space="0" w:color="auto"/>
                        <w:bottom w:val="none" w:sz="0" w:space="0" w:color="auto"/>
                        <w:right w:val="none" w:sz="0" w:space="0" w:color="auto"/>
                      </w:divBdr>
                    </w:div>
                  </w:divsChild>
                </w:div>
                <w:div w:id="1006519090">
                  <w:marLeft w:val="0"/>
                  <w:marRight w:val="0"/>
                  <w:marTop w:val="0"/>
                  <w:marBottom w:val="0"/>
                  <w:divBdr>
                    <w:top w:val="single" w:sz="2" w:space="1" w:color="FFFFFF"/>
                    <w:left w:val="single" w:sz="2" w:space="11" w:color="FFFFFF"/>
                    <w:bottom w:val="single" w:sz="2" w:space="1" w:color="FFFFFF"/>
                    <w:right w:val="single" w:sz="2" w:space="4" w:color="FFFFFF"/>
                  </w:divBdr>
                  <w:divsChild>
                    <w:div w:id="1979266433">
                      <w:marLeft w:val="0"/>
                      <w:marRight w:val="0"/>
                      <w:marTop w:val="0"/>
                      <w:marBottom w:val="0"/>
                      <w:divBdr>
                        <w:top w:val="none" w:sz="0" w:space="0" w:color="auto"/>
                        <w:left w:val="none" w:sz="0" w:space="0" w:color="auto"/>
                        <w:bottom w:val="none" w:sz="0" w:space="0" w:color="auto"/>
                        <w:right w:val="none" w:sz="0" w:space="0" w:color="auto"/>
                      </w:divBdr>
                    </w:div>
                  </w:divsChild>
                </w:div>
                <w:div w:id="1638216244">
                  <w:marLeft w:val="0"/>
                  <w:marRight w:val="0"/>
                  <w:marTop w:val="0"/>
                  <w:marBottom w:val="0"/>
                  <w:divBdr>
                    <w:top w:val="single" w:sz="2" w:space="1" w:color="FFFFFF"/>
                    <w:left w:val="single" w:sz="2" w:space="11" w:color="FFFFFF"/>
                    <w:bottom w:val="single" w:sz="2" w:space="1" w:color="FFFFFF"/>
                    <w:right w:val="single" w:sz="2" w:space="4" w:color="FFFFFF"/>
                  </w:divBdr>
                  <w:divsChild>
                    <w:div w:id="2108689405">
                      <w:marLeft w:val="0"/>
                      <w:marRight w:val="0"/>
                      <w:marTop w:val="0"/>
                      <w:marBottom w:val="0"/>
                      <w:divBdr>
                        <w:top w:val="none" w:sz="0" w:space="0" w:color="auto"/>
                        <w:left w:val="none" w:sz="0" w:space="0" w:color="auto"/>
                        <w:bottom w:val="none" w:sz="0" w:space="0" w:color="auto"/>
                        <w:right w:val="none" w:sz="0" w:space="0" w:color="auto"/>
                      </w:divBdr>
                    </w:div>
                  </w:divsChild>
                </w:div>
                <w:div w:id="726684298">
                  <w:marLeft w:val="0"/>
                  <w:marRight w:val="0"/>
                  <w:marTop w:val="0"/>
                  <w:marBottom w:val="0"/>
                  <w:divBdr>
                    <w:top w:val="single" w:sz="2" w:space="1" w:color="FFFFFF"/>
                    <w:left w:val="single" w:sz="2" w:space="11" w:color="FFFFFF"/>
                    <w:bottom w:val="single" w:sz="2" w:space="1" w:color="FFFFFF"/>
                    <w:right w:val="single" w:sz="2" w:space="4" w:color="FFFFFF"/>
                  </w:divBdr>
                  <w:divsChild>
                    <w:div w:id="288362865">
                      <w:marLeft w:val="0"/>
                      <w:marRight w:val="0"/>
                      <w:marTop w:val="0"/>
                      <w:marBottom w:val="0"/>
                      <w:divBdr>
                        <w:top w:val="none" w:sz="0" w:space="0" w:color="auto"/>
                        <w:left w:val="none" w:sz="0" w:space="0" w:color="auto"/>
                        <w:bottom w:val="none" w:sz="0" w:space="0" w:color="auto"/>
                        <w:right w:val="none" w:sz="0" w:space="0" w:color="auto"/>
                      </w:divBdr>
                    </w:div>
                  </w:divsChild>
                </w:div>
                <w:div w:id="938485526">
                  <w:marLeft w:val="0"/>
                  <w:marRight w:val="0"/>
                  <w:marTop w:val="0"/>
                  <w:marBottom w:val="0"/>
                  <w:divBdr>
                    <w:top w:val="single" w:sz="2" w:space="1" w:color="FFFFFF"/>
                    <w:left w:val="single" w:sz="2" w:space="11" w:color="FFFFFF"/>
                    <w:bottom w:val="single" w:sz="2" w:space="1" w:color="FFFFFF"/>
                    <w:right w:val="single" w:sz="2" w:space="4" w:color="FFFFFF"/>
                  </w:divBdr>
                  <w:divsChild>
                    <w:div w:id="278609392">
                      <w:marLeft w:val="0"/>
                      <w:marRight w:val="0"/>
                      <w:marTop w:val="0"/>
                      <w:marBottom w:val="0"/>
                      <w:divBdr>
                        <w:top w:val="none" w:sz="0" w:space="0" w:color="auto"/>
                        <w:left w:val="none" w:sz="0" w:space="0" w:color="auto"/>
                        <w:bottom w:val="none" w:sz="0" w:space="0" w:color="auto"/>
                        <w:right w:val="none" w:sz="0" w:space="0" w:color="auto"/>
                      </w:divBdr>
                    </w:div>
                  </w:divsChild>
                </w:div>
                <w:div w:id="1706446710">
                  <w:marLeft w:val="0"/>
                  <w:marRight w:val="0"/>
                  <w:marTop w:val="0"/>
                  <w:marBottom w:val="0"/>
                  <w:divBdr>
                    <w:top w:val="single" w:sz="2" w:space="1" w:color="FFFFFF"/>
                    <w:left w:val="single" w:sz="2" w:space="11" w:color="FFFFFF"/>
                    <w:bottom w:val="single" w:sz="2" w:space="1" w:color="FFFFFF"/>
                    <w:right w:val="single" w:sz="2" w:space="4" w:color="FFFFFF"/>
                  </w:divBdr>
                  <w:divsChild>
                    <w:div w:id="248658801">
                      <w:marLeft w:val="0"/>
                      <w:marRight w:val="0"/>
                      <w:marTop w:val="0"/>
                      <w:marBottom w:val="0"/>
                      <w:divBdr>
                        <w:top w:val="none" w:sz="0" w:space="0" w:color="auto"/>
                        <w:left w:val="none" w:sz="0" w:space="0" w:color="auto"/>
                        <w:bottom w:val="none" w:sz="0" w:space="0" w:color="auto"/>
                        <w:right w:val="none" w:sz="0" w:space="0" w:color="auto"/>
                      </w:divBdr>
                    </w:div>
                  </w:divsChild>
                </w:div>
                <w:div w:id="661204254">
                  <w:marLeft w:val="0"/>
                  <w:marRight w:val="0"/>
                  <w:marTop w:val="0"/>
                  <w:marBottom w:val="0"/>
                  <w:divBdr>
                    <w:top w:val="single" w:sz="2" w:space="1" w:color="FFFFFF"/>
                    <w:left w:val="single" w:sz="2" w:space="11" w:color="FFFFFF"/>
                    <w:bottom w:val="single" w:sz="2" w:space="1" w:color="FFFFFF"/>
                    <w:right w:val="single" w:sz="2" w:space="4" w:color="FFFFFF"/>
                  </w:divBdr>
                  <w:divsChild>
                    <w:div w:id="74403927">
                      <w:marLeft w:val="0"/>
                      <w:marRight w:val="0"/>
                      <w:marTop w:val="0"/>
                      <w:marBottom w:val="0"/>
                      <w:divBdr>
                        <w:top w:val="none" w:sz="0" w:space="0" w:color="auto"/>
                        <w:left w:val="none" w:sz="0" w:space="0" w:color="auto"/>
                        <w:bottom w:val="none" w:sz="0" w:space="0" w:color="auto"/>
                        <w:right w:val="none" w:sz="0" w:space="0" w:color="auto"/>
                      </w:divBdr>
                    </w:div>
                  </w:divsChild>
                </w:div>
                <w:div w:id="1525098546">
                  <w:marLeft w:val="0"/>
                  <w:marRight w:val="0"/>
                  <w:marTop w:val="0"/>
                  <w:marBottom w:val="0"/>
                  <w:divBdr>
                    <w:top w:val="single" w:sz="2" w:space="1" w:color="FFFFFF"/>
                    <w:left w:val="single" w:sz="2" w:space="11" w:color="FFFFFF"/>
                    <w:bottom w:val="single" w:sz="2" w:space="1" w:color="FFFFFF"/>
                    <w:right w:val="single" w:sz="2" w:space="4" w:color="FFFFFF"/>
                  </w:divBdr>
                  <w:divsChild>
                    <w:div w:id="1627269726">
                      <w:marLeft w:val="0"/>
                      <w:marRight w:val="0"/>
                      <w:marTop w:val="0"/>
                      <w:marBottom w:val="0"/>
                      <w:divBdr>
                        <w:top w:val="none" w:sz="0" w:space="0" w:color="auto"/>
                        <w:left w:val="none" w:sz="0" w:space="0" w:color="auto"/>
                        <w:bottom w:val="none" w:sz="0" w:space="0" w:color="auto"/>
                        <w:right w:val="none" w:sz="0" w:space="0" w:color="auto"/>
                      </w:divBdr>
                    </w:div>
                  </w:divsChild>
                </w:div>
                <w:div w:id="1268273141">
                  <w:marLeft w:val="0"/>
                  <w:marRight w:val="0"/>
                  <w:marTop w:val="0"/>
                  <w:marBottom w:val="0"/>
                  <w:divBdr>
                    <w:top w:val="single" w:sz="2" w:space="1" w:color="FFFFFF"/>
                    <w:left w:val="single" w:sz="2" w:space="11" w:color="FFFFFF"/>
                    <w:bottom w:val="single" w:sz="2" w:space="4" w:color="FFFFFF"/>
                    <w:right w:val="single" w:sz="2" w:space="4" w:color="FFFFFF"/>
                  </w:divBdr>
                  <w:divsChild>
                    <w:div w:id="58884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91424">
          <w:marLeft w:val="0"/>
          <w:marRight w:val="0"/>
          <w:marTop w:val="0"/>
          <w:marBottom w:val="300"/>
          <w:divBdr>
            <w:top w:val="none" w:sz="0" w:space="0" w:color="auto"/>
            <w:left w:val="none" w:sz="0" w:space="0" w:color="auto"/>
            <w:bottom w:val="none" w:sz="0" w:space="0" w:color="auto"/>
            <w:right w:val="none" w:sz="0" w:space="0" w:color="auto"/>
          </w:divBdr>
          <w:divsChild>
            <w:div w:id="946543729">
              <w:marLeft w:val="0"/>
              <w:marRight w:val="0"/>
              <w:marTop w:val="0"/>
              <w:marBottom w:val="0"/>
              <w:divBdr>
                <w:top w:val="none" w:sz="0" w:space="0" w:color="auto"/>
                <w:left w:val="none" w:sz="0" w:space="0" w:color="auto"/>
                <w:bottom w:val="none" w:sz="0" w:space="0" w:color="auto"/>
                <w:right w:val="none" w:sz="0" w:space="0" w:color="auto"/>
              </w:divBdr>
              <w:divsChild>
                <w:div w:id="1473909224">
                  <w:marLeft w:val="0"/>
                  <w:marRight w:val="0"/>
                  <w:marTop w:val="0"/>
                  <w:marBottom w:val="0"/>
                  <w:divBdr>
                    <w:top w:val="single" w:sz="2" w:space="4" w:color="FFFFFF"/>
                    <w:left w:val="single" w:sz="2" w:space="11" w:color="FFFFFF"/>
                    <w:bottom w:val="single" w:sz="2" w:space="1" w:color="FFFFFF"/>
                    <w:right w:val="single" w:sz="2" w:space="4" w:color="FFFFFF"/>
                  </w:divBdr>
                  <w:divsChild>
                    <w:div w:id="866211088">
                      <w:marLeft w:val="0"/>
                      <w:marRight w:val="0"/>
                      <w:marTop w:val="0"/>
                      <w:marBottom w:val="0"/>
                      <w:divBdr>
                        <w:top w:val="none" w:sz="0" w:space="0" w:color="auto"/>
                        <w:left w:val="none" w:sz="0" w:space="0" w:color="auto"/>
                        <w:bottom w:val="none" w:sz="0" w:space="0" w:color="auto"/>
                        <w:right w:val="none" w:sz="0" w:space="0" w:color="auto"/>
                      </w:divBdr>
                    </w:div>
                  </w:divsChild>
                </w:div>
                <w:div w:id="579369026">
                  <w:marLeft w:val="0"/>
                  <w:marRight w:val="0"/>
                  <w:marTop w:val="0"/>
                  <w:marBottom w:val="0"/>
                  <w:divBdr>
                    <w:top w:val="single" w:sz="2" w:space="1" w:color="FFFFFF"/>
                    <w:left w:val="single" w:sz="2" w:space="11" w:color="FFFFFF"/>
                    <w:bottom w:val="single" w:sz="2" w:space="1" w:color="FFFFFF"/>
                    <w:right w:val="single" w:sz="2" w:space="4" w:color="FFFFFF"/>
                  </w:divBdr>
                  <w:divsChild>
                    <w:div w:id="1807115732">
                      <w:marLeft w:val="0"/>
                      <w:marRight w:val="0"/>
                      <w:marTop w:val="0"/>
                      <w:marBottom w:val="0"/>
                      <w:divBdr>
                        <w:top w:val="none" w:sz="0" w:space="0" w:color="auto"/>
                        <w:left w:val="none" w:sz="0" w:space="0" w:color="auto"/>
                        <w:bottom w:val="none" w:sz="0" w:space="0" w:color="auto"/>
                        <w:right w:val="none" w:sz="0" w:space="0" w:color="auto"/>
                      </w:divBdr>
                    </w:div>
                  </w:divsChild>
                </w:div>
                <w:div w:id="922686550">
                  <w:marLeft w:val="0"/>
                  <w:marRight w:val="0"/>
                  <w:marTop w:val="0"/>
                  <w:marBottom w:val="0"/>
                  <w:divBdr>
                    <w:top w:val="single" w:sz="2" w:space="1" w:color="FFFFFF"/>
                    <w:left w:val="single" w:sz="2" w:space="11" w:color="FFFFFF"/>
                    <w:bottom w:val="single" w:sz="2" w:space="1" w:color="FFFFFF"/>
                    <w:right w:val="single" w:sz="2" w:space="4" w:color="FFFFFF"/>
                  </w:divBdr>
                  <w:divsChild>
                    <w:div w:id="815605544">
                      <w:marLeft w:val="0"/>
                      <w:marRight w:val="0"/>
                      <w:marTop w:val="0"/>
                      <w:marBottom w:val="0"/>
                      <w:divBdr>
                        <w:top w:val="none" w:sz="0" w:space="0" w:color="auto"/>
                        <w:left w:val="none" w:sz="0" w:space="0" w:color="auto"/>
                        <w:bottom w:val="none" w:sz="0" w:space="0" w:color="auto"/>
                        <w:right w:val="none" w:sz="0" w:space="0" w:color="auto"/>
                      </w:divBdr>
                    </w:div>
                  </w:divsChild>
                </w:div>
                <w:div w:id="316418737">
                  <w:marLeft w:val="0"/>
                  <w:marRight w:val="0"/>
                  <w:marTop w:val="0"/>
                  <w:marBottom w:val="0"/>
                  <w:divBdr>
                    <w:top w:val="single" w:sz="2" w:space="1" w:color="FFFFFF"/>
                    <w:left w:val="single" w:sz="2" w:space="11" w:color="FFFFFF"/>
                    <w:bottom w:val="single" w:sz="2" w:space="1" w:color="FFFFFF"/>
                    <w:right w:val="single" w:sz="2" w:space="4" w:color="FFFFFF"/>
                  </w:divBdr>
                  <w:divsChild>
                    <w:div w:id="694385223">
                      <w:marLeft w:val="0"/>
                      <w:marRight w:val="0"/>
                      <w:marTop w:val="0"/>
                      <w:marBottom w:val="0"/>
                      <w:divBdr>
                        <w:top w:val="none" w:sz="0" w:space="0" w:color="auto"/>
                        <w:left w:val="none" w:sz="0" w:space="0" w:color="auto"/>
                        <w:bottom w:val="none" w:sz="0" w:space="0" w:color="auto"/>
                        <w:right w:val="none" w:sz="0" w:space="0" w:color="auto"/>
                      </w:divBdr>
                    </w:div>
                  </w:divsChild>
                </w:div>
                <w:div w:id="477578079">
                  <w:marLeft w:val="0"/>
                  <w:marRight w:val="0"/>
                  <w:marTop w:val="0"/>
                  <w:marBottom w:val="0"/>
                  <w:divBdr>
                    <w:top w:val="single" w:sz="2" w:space="1" w:color="FFFFFF"/>
                    <w:left w:val="single" w:sz="2" w:space="11" w:color="FFFFFF"/>
                    <w:bottom w:val="single" w:sz="2" w:space="1" w:color="FFFFFF"/>
                    <w:right w:val="single" w:sz="2" w:space="4" w:color="FFFFFF"/>
                  </w:divBdr>
                  <w:divsChild>
                    <w:div w:id="1832213975">
                      <w:marLeft w:val="0"/>
                      <w:marRight w:val="0"/>
                      <w:marTop w:val="0"/>
                      <w:marBottom w:val="0"/>
                      <w:divBdr>
                        <w:top w:val="none" w:sz="0" w:space="0" w:color="auto"/>
                        <w:left w:val="none" w:sz="0" w:space="0" w:color="auto"/>
                        <w:bottom w:val="none" w:sz="0" w:space="0" w:color="auto"/>
                        <w:right w:val="none" w:sz="0" w:space="0" w:color="auto"/>
                      </w:divBdr>
                    </w:div>
                  </w:divsChild>
                </w:div>
                <w:div w:id="1086270930">
                  <w:marLeft w:val="0"/>
                  <w:marRight w:val="0"/>
                  <w:marTop w:val="0"/>
                  <w:marBottom w:val="0"/>
                  <w:divBdr>
                    <w:top w:val="single" w:sz="2" w:space="1" w:color="FFFFFF"/>
                    <w:left w:val="single" w:sz="2" w:space="11" w:color="FFFFFF"/>
                    <w:bottom w:val="single" w:sz="2" w:space="1" w:color="FFFFFF"/>
                    <w:right w:val="single" w:sz="2" w:space="4" w:color="FFFFFF"/>
                  </w:divBdr>
                  <w:divsChild>
                    <w:div w:id="620650805">
                      <w:marLeft w:val="0"/>
                      <w:marRight w:val="0"/>
                      <w:marTop w:val="0"/>
                      <w:marBottom w:val="0"/>
                      <w:divBdr>
                        <w:top w:val="none" w:sz="0" w:space="0" w:color="auto"/>
                        <w:left w:val="none" w:sz="0" w:space="0" w:color="auto"/>
                        <w:bottom w:val="none" w:sz="0" w:space="0" w:color="auto"/>
                        <w:right w:val="none" w:sz="0" w:space="0" w:color="auto"/>
                      </w:divBdr>
                    </w:div>
                  </w:divsChild>
                </w:div>
                <w:div w:id="429547160">
                  <w:marLeft w:val="0"/>
                  <w:marRight w:val="0"/>
                  <w:marTop w:val="0"/>
                  <w:marBottom w:val="0"/>
                  <w:divBdr>
                    <w:top w:val="single" w:sz="2" w:space="1" w:color="FFFFFF"/>
                    <w:left w:val="single" w:sz="2" w:space="11" w:color="FFFFFF"/>
                    <w:bottom w:val="single" w:sz="2" w:space="1" w:color="FFFFFF"/>
                    <w:right w:val="single" w:sz="2" w:space="4" w:color="FFFFFF"/>
                  </w:divBdr>
                  <w:divsChild>
                    <w:div w:id="1628900760">
                      <w:marLeft w:val="0"/>
                      <w:marRight w:val="0"/>
                      <w:marTop w:val="0"/>
                      <w:marBottom w:val="0"/>
                      <w:divBdr>
                        <w:top w:val="none" w:sz="0" w:space="0" w:color="auto"/>
                        <w:left w:val="none" w:sz="0" w:space="0" w:color="auto"/>
                        <w:bottom w:val="none" w:sz="0" w:space="0" w:color="auto"/>
                        <w:right w:val="none" w:sz="0" w:space="0" w:color="auto"/>
                      </w:divBdr>
                    </w:div>
                  </w:divsChild>
                </w:div>
                <w:div w:id="1115100101">
                  <w:marLeft w:val="0"/>
                  <w:marRight w:val="0"/>
                  <w:marTop w:val="0"/>
                  <w:marBottom w:val="0"/>
                  <w:divBdr>
                    <w:top w:val="single" w:sz="2" w:space="1" w:color="FFFFFF"/>
                    <w:left w:val="single" w:sz="2" w:space="11" w:color="FFFFFF"/>
                    <w:bottom w:val="single" w:sz="2" w:space="1" w:color="FFFFFF"/>
                    <w:right w:val="single" w:sz="2" w:space="4" w:color="FFFFFF"/>
                  </w:divBdr>
                  <w:divsChild>
                    <w:div w:id="567425046">
                      <w:marLeft w:val="0"/>
                      <w:marRight w:val="0"/>
                      <w:marTop w:val="0"/>
                      <w:marBottom w:val="0"/>
                      <w:divBdr>
                        <w:top w:val="none" w:sz="0" w:space="0" w:color="auto"/>
                        <w:left w:val="none" w:sz="0" w:space="0" w:color="auto"/>
                        <w:bottom w:val="none" w:sz="0" w:space="0" w:color="auto"/>
                        <w:right w:val="none" w:sz="0" w:space="0" w:color="auto"/>
                      </w:divBdr>
                    </w:div>
                  </w:divsChild>
                </w:div>
                <w:div w:id="434330807">
                  <w:marLeft w:val="0"/>
                  <w:marRight w:val="0"/>
                  <w:marTop w:val="0"/>
                  <w:marBottom w:val="0"/>
                  <w:divBdr>
                    <w:top w:val="single" w:sz="2" w:space="1" w:color="FFFFFF"/>
                    <w:left w:val="single" w:sz="2" w:space="11" w:color="FFFFFF"/>
                    <w:bottom w:val="single" w:sz="2" w:space="1" w:color="FFFFFF"/>
                    <w:right w:val="single" w:sz="2" w:space="4" w:color="FFFFFF"/>
                  </w:divBdr>
                  <w:divsChild>
                    <w:div w:id="1969192806">
                      <w:marLeft w:val="0"/>
                      <w:marRight w:val="0"/>
                      <w:marTop w:val="0"/>
                      <w:marBottom w:val="0"/>
                      <w:divBdr>
                        <w:top w:val="none" w:sz="0" w:space="0" w:color="auto"/>
                        <w:left w:val="none" w:sz="0" w:space="0" w:color="auto"/>
                        <w:bottom w:val="none" w:sz="0" w:space="0" w:color="auto"/>
                        <w:right w:val="none" w:sz="0" w:space="0" w:color="auto"/>
                      </w:divBdr>
                    </w:div>
                  </w:divsChild>
                </w:div>
                <w:div w:id="2040278442">
                  <w:marLeft w:val="0"/>
                  <w:marRight w:val="0"/>
                  <w:marTop w:val="0"/>
                  <w:marBottom w:val="0"/>
                  <w:divBdr>
                    <w:top w:val="single" w:sz="2" w:space="1" w:color="FFFFFF"/>
                    <w:left w:val="single" w:sz="2" w:space="11" w:color="FFFFFF"/>
                    <w:bottom w:val="single" w:sz="2" w:space="1" w:color="FFFFFF"/>
                    <w:right w:val="single" w:sz="2" w:space="4" w:color="FFFFFF"/>
                  </w:divBdr>
                  <w:divsChild>
                    <w:div w:id="2079207093">
                      <w:marLeft w:val="0"/>
                      <w:marRight w:val="0"/>
                      <w:marTop w:val="0"/>
                      <w:marBottom w:val="0"/>
                      <w:divBdr>
                        <w:top w:val="none" w:sz="0" w:space="0" w:color="auto"/>
                        <w:left w:val="none" w:sz="0" w:space="0" w:color="auto"/>
                        <w:bottom w:val="none" w:sz="0" w:space="0" w:color="auto"/>
                        <w:right w:val="none" w:sz="0" w:space="0" w:color="auto"/>
                      </w:divBdr>
                    </w:div>
                  </w:divsChild>
                </w:div>
                <w:div w:id="1388920490">
                  <w:marLeft w:val="0"/>
                  <w:marRight w:val="0"/>
                  <w:marTop w:val="0"/>
                  <w:marBottom w:val="0"/>
                  <w:divBdr>
                    <w:top w:val="single" w:sz="2" w:space="1" w:color="FFFFFF"/>
                    <w:left w:val="single" w:sz="2" w:space="11" w:color="FFFFFF"/>
                    <w:bottom w:val="single" w:sz="2" w:space="1" w:color="FFFFFF"/>
                    <w:right w:val="single" w:sz="2" w:space="4" w:color="FFFFFF"/>
                  </w:divBdr>
                  <w:divsChild>
                    <w:div w:id="1988703311">
                      <w:marLeft w:val="0"/>
                      <w:marRight w:val="0"/>
                      <w:marTop w:val="0"/>
                      <w:marBottom w:val="0"/>
                      <w:divBdr>
                        <w:top w:val="none" w:sz="0" w:space="0" w:color="auto"/>
                        <w:left w:val="none" w:sz="0" w:space="0" w:color="auto"/>
                        <w:bottom w:val="none" w:sz="0" w:space="0" w:color="auto"/>
                        <w:right w:val="none" w:sz="0" w:space="0" w:color="auto"/>
                      </w:divBdr>
                    </w:div>
                  </w:divsChild>
                </w:div>
                <w:div w:id="2010601376">
                  <w:marLeft w:val="0"/>
                  <w:marRight w:val="0"/>
                  <w:marTop w:val="0"/>
                  <w:marBottom w:val="0"/>
                  <w:divBdr>
                    <w:top w:val="single" w:sz="2" w:space="1" w:color="FFFFFF"/>
                    <w:left w:val="single" w:sz="2" w:space="11" w:color="FFFFFF"/>
                    <w:bottom w:val="single" w:sz="2" w:space="4" w:color="FFFFFF"/>
                    <w:right w:val="single" w:sz="2" w:space="4" w:color="FFFFFF"/>
                  </w:divBdr>
                  <w:divsChild>
                    <w:div w:id="45436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606417">
          <w:marLeft w:val="0"/>
          <w:marRight w:val="0"/>
          <w:marTop w:val="0"/>
          <w:marBottom w:val="300"/>
          <w:divBdr>
            <w:top w:val="none" w:sz="0" w:space="0" w:color="auto"/>
            <w:left w:val="none" w:sz="0" w:space="0" w:color="auto"/>
            <w:bottom w:val="none" w:sz="0" w:space="0" w:color="auto"/>
            <w:right w:val="none" w:sz="0" w:space="0" w:color="auto"/>
          </w:divBdr>
          <w:divsChild>
            <w:div w:id="16467782">
              <w:marLeft w:val="0"/>
              <w:marRight w:val="0"/>
              <w:marTop w:val="0"/>
              <w:marBottom w:val="0"/>
              <w:divBdr>
                <w:top w:val="none" w:sz="0" w:space="0" w:color="auto"/>
                <w:left w:val="none" w:sz="0" w:space="0" w:color="auto"/>
                <w:bottom w:val="none" w:sz="0" w:space="0" w:color="auto"/>
                <w:right w:val="none" w:sz="0" w:space="0" w:color="auto"/>
              </w:divBdr>
              <w:divsChild>
                <w:div w:id="743526779">
                  <w:marLeft w:val="0"/>
                  <w:marRight w:val="0"/>
                  <w:marTop w:val="0"/>
                  <w:marBottom w:val="0"/>
                  <w:divBdr>
                    <w:top w:val="single" w:sz="2" w:space="4" w:color="FFFFFF"/>
                    <w:left w:val="single" w:sz="2" w:space="11" w:color="FFFFFF"/>
                    <w:bottom w:val="single" w:sz="2" w:space="1" w:color="FFFFFF"/>
                    <w:right w:val="single" w:sz="2" w:space="4" w:color="FFFFFF"/>
                  </w:divBdr>
                  <w:divsChild>
                    <w:div w:id="1056389278">
                      <w:marLeft w:val="0"/>
                      <w:marRight w:val="0"/>
                      <w:marTop w:val="0"/>
                      <w:marBottom w:val="0"/>
                      <w:divBdr>
                        <w:top w:val="none" w:sz="0" w:space="0" w:color="auto"/>
                        <w:left w:val="none" w:sz="0" w:space="0" w:color="auto"/>
                        <w:bottom w:val="none" w:sz="0" w:space="0" w:color="auto"/>
                        <w:right w:val="none" w:sz="0" w:space="0" w:color="auto"/>
                      </w:divBdr>
                    </w:div>
                  </w:divsChild>
                </w:div>
                <w:div w:id="562760683">
                  <w:marLeft w:val="0"/>
                  <w:marRight w:val="0"/>
                  <w:marTop w:val="0"/>
                  <w:marBottom w:val="0"/>
                  <w:divBdr>
                    <w:top w:val="single" w:sz="2" w:space="1" w:color="FFFFFF"/>
                    <w:left w:val="single" w:sz="2" w:space="11" w:color="FFFFFF"/>
                    <w:bottom w:val="single" w:sz="2" w:space="1" w:color="FFFFFF"/>
                    <w:right w:val="single" w:sz="2" w:space="4" w:color="FFFFFF"/>
                  </w:divBdr>
                  <w:divsChild>
                    <w:div w:id="8069930">
                      <w:marLeft w:val="0"/>
                      <w:marRight w:val="0"/>
                      <w:marTop w:val="0"/>
                      <w:marBottom w:val="0"/>
                      <w:divBdr>
                        <w:top w:val="none" w:sz="0" w:space="0" w:color="auto"/>
                        <w:left w:val="none" w:sz="0" w:space="0" w:color="auto"/>
                        <w:bottom w:val="none" w:sz="0" w:space="0" w:color="auto"/>
                        <w:right w:val="none" w:sz="0" w:space="0" w:color="auto"/>
                      </w:divBdr>
                    </w:div>
                  </w:divsChild>
                </w:div>
                <w:div w:id="1561937789">
                  <w:marLeft w:val="0"/>
                  <w:marRight w:val="0"/>
                  <w:marTop w:val="0"/>
                  <w:marBottom w:val="0"/>
                  <w:divBdr>
                    <w:top w:val="single" w:sz="2" w:space="1" w:color="FFFFFF"/>
                    <w:left w:val="single" w:sz="2" w:space="11" w:color="FFFFFF"/>
                    <w:bottom w:val="single" w:sz="2" w:space="1" w:color="FFFFFF"/>
                    <w:right w:val="single" w:sz="2" w:space="4" w:color="FFFFFF"/>
                  </w:divBdr>
                  <w:divsChild>
                    <w:div w:id="1377269290">
                      <w:marLeft w:val="0"/>
                      <w:marRight w:val="0"/>
                      <w:marTop w:val="0"/>
                      <w:marBottom w:val="0"/>
                      <w:divBdr>
                        <w:top w:val="none" w:sz="0" w:space="0" w:color="auto"/>
                        <w:left w:val="none" w:sz="0" w:space="0" w:color="auto"/>
                        <w:bottom w:val="none" w:sz="0" w:space="0" w:color="auto"/>
                        <w:right w:val="none" w:sz="0" w:space="0" w:color="auto"/>
                      </w:divBdr>
                    </w:div>
                  </w:divsChild>
                </w:div>
                <w:div w:id="607929868">
                  <w:marLeft w:val="0"/>
                  <w:marRight w:val="0"/>
                  <w:marTop w:val="0"/>
                  <w:marBottom w:val="0"/>
                  <w:divBdr>
                    <w:top w:val="single" w:sz="2" w:space="1" w:color="FFFFFF"/>
                    <w:left w:val="single" w:sz="2" w:space="11" w:color="FFFFFF"/>
                    <w:bottom w:val="single" w:sz="2" w:space="1" w:color="FFFFFF"/>
                    <w:right w:val="single" w:sz="2" w:space="4" w:color="FFFFFF"/>
                  </w:divBdr>
                  <w:divsChild>
                    <w:div w:id="681011325">
                      <w:marLeft w:val="0"/>
                      <w:marRight w:val="0"/>
                      <w:marTop w:val="0"/>
                      <w:marBottom w:val="0"/>
                      <w:divBdr>
                        <w:top w:val="none" w:sz="0" w:space="0" w:color="auto"/>
                        <w:left w:val="none" w:sz="0" w:space="0" w:color="auto"/>
                        <w:bottom w:val="none" w:sz="0" w:space="0" w:color="auto"/>
                        <w:right w:val="none" w:sz="0" w:space="0" w:color="auto"/>
                      </w:divBdr>
                    </w:div>
                  </w:divsChild>
                </w:div>
                <w:div w:id="1996955341">
                  <w:marLeft w:val="0"/>
                  <w:marRight w:val="0"/>
                  <w:marTop w:val="0"/>
                  <w:marBottom w:val="0"/>
                  <w:divBdr>
                    <w:top w:val="single" w:sz="2" w:space="1" w:color="FFFFFF"/>
                    <w:left w:val="single" w:sz="2" w:space="11" w:color="FFFFFF"/>
                    <w:bottom w:val="single" w:sz="2" w:space="1" w:color="FFFFFF"/>
                    <w:right w:val="single" w:sz="2" w:space="4" w:color="FFFFFF"/>
                  </w:divBdr>
                  <w:divsChild>
                    <w:div w:id="1647204548">
                      <w:marLeft w:val="0"/>
                      <w:marRight w:val="0"/>
                      <w:marTop w:val="0"/>
                      <w:marBottom w:val="0"/>
                      <w:divBdr>
                        <w:top w:val="none" w:sz="0" w:space="0" w:color="auto"/>
                        <w:left w:val="none" w:sz="0" w:space="0" w:color="auto"/>
                        <w:bottom w:val="none" w:sz="0" w:space="0" w:color="auto"/>
                        <w:right w:val="none" w:sz="0" w:space="0" w:color="auto"/>
                      </w:divBdr>
                    </w:div>
                  </w:divsChild>
                </w:div>
                <w:div w:id="2138209342">
                  <w:marLeft w:val="0"/>
                  <w:marRight w:val="0"/>
                  <w:marTop w:val="0"/>
                  <w:marBottom w:val="0"/>
                  <w:divBdr>
                    <w:top w:val="single" w:sz="2" w:space="1" w:color="FFFFFF"/>
                    <w:left w:val="single" w:sz="2" w:space="11" w:color="FFFFFF"/>
                    <w:bottom w:val="single" w:sz="2" w:space="1" w:color="FFFFFF"/>
                    <w:right w:val="single" w:sz="2" w:space="4" w:color="FFFFFF"/>
                  </w:divBdr>
                  <w:divsChild>
                    <w:div w:id="1037661466">
                      <w:marLeft w:val="0"/>
                      <w:marRight w:val="0"/>
                      <w:marTop w:val="0"/>
                      <w:marBottom w:val="0"/>
                      <w:divBdr>
                        <w:top w:val="none" w:sz="0" w:space="0" w:color="auto"/>
                        <w:left w:val="none" w:sz="0" w:space="0" w:color="auto"/>
                        <w:bottom w:val="none" w:sz="0" w:space="0" w:color="auto"/>
                        <w:right w:val="none" w:sz="0" w:space="0" w:color="auto"/>
                      </w:divBdr>
                    </w:div>
                  </w:divsChild>
                </w:div>
                <w:div w:id="1907911352">
                  <w:marLeft w:val="0"/>
                  <w:marRight w:val="0"/>
                  <w:marTop w:val="0"/>
                  <w:marBottom w:val="0"/>
                  <w:divBdr>
                    <w:top w:val="single" w:sz="2" w:space="1" w:color="FFFFFF"/>
                    <w:left w:val="single" w:sz="2" w:space="11" w:color="FFFFFF"/>
                    <w:bottom w:val="single" w:sz="2" w:space="1" w:color="FFFFFF"/>
                    <w:right w:val="single" w:sz="2" w:space="4" w:color="FFFFFF"/>
                  </w:divBdr>
                  <w:divsChild>
                    <w:div w:id="193009275">
                      <w:marLeft w:val="0"/>
                      <w:marRight w:val="0"/>
                      <w:marTop w:val="0"/>
                      <w:marBottom w:val="0"/>
                      <w:divBdr>
                        <w:top w:val="none" w:sz="0" w:space="0" w:color="auto"/>
                        <w:left w:val="none" w:sz="0" w:space="0" w:color="auto"/>
                        <w:bottom w:val="none" w:sz="0" w:space="0" w:color="auto"/>
                        <w:right w:val="none" w:sz="0" w:space="0" w:color="auto"/>
                      </w:divBdr>
                    </w:div>
                  </w:divsChild>
                </w:div>
                <w:div w:id="1560242817">
                  <w:marLeft w:val="0"/>
                  <w:marRight w:val="0"/>
                  <w:marTop w:val="0"/>
                  <w:marBottom w:val="0"/>
                  <w:divBdr>
                    <w:top w:val="single" w:sz="2" w:space="1" w:color="FFFFFF"/>
                    <w:left w:val="single" w:sz="2" w:space="11" w:color="FFFFFF"/>
                    <w:bottom w:val="single" w:sz="2" w:space="1" w:color="FFFFFF"/>
                    <w:right w:val="single" w:sz="2" w:space="4" w:color="FFFFFF"/>
                  </w:divBdr>
                  <w:divsChild>
                    <w:div w:id="832992607">
                      <w:marLeft w:val="0"/>
                      <w:marRight w:val="0"/>
                      <w:marTop w:val="0"/>
                      <w:marBottom w:val="0"/>
                      <w:divBdr>
                        <w:top w:val="none" w:sz="0" w:space="0" w:color="auto"/>
                        <w:left w:val="none" w:sz="0" w:space="0" w:color="auto"/>
                        <w:bottom w:val="none" w:sz="0" w:space="0" w:color="auto"/>
                        <w:right w:val="none" w:sz="0" w:space="0" w:color="auto"/>
                      </w:divBdr>
                    </w:div>
                  </w:divsChild>
                </w:div>
                <w:div w:id="977489523">
                  <w:marLeft w:val="0"/>
                  <w:marRight w:val="0"/>
                  <w:marTop w:val="0"/>
                  <w:marBottom w:val="0"/>
                  <w:divBdr>
                    <w:top w:val="single" w:sz="2" w:space="1" w:color="FFFFFF"/>
                    <w:left w:val="single" w:sz="2" w:space="11" w:color="FFFFFF"/>
                    <w:bottom w:val="single" w:sz="2" w:space="1" w:color="FFFFFF"/>
                    <w:right w:val="single" w:sz="2" w:space="4" w:color="FFFFFF"/>
                  </w:divBdr>
                  <w:divsChild>
                    <w:div w:id="1809546530">
                      <w:marLeft w:val="0"/>
                      <w:marRight w:val="0"/>
                      <w:marTop w:val="0"/>
                      <w:marBottom w:val="0"/>
                      <w:divBdr>
                        <w:top w:val="none" w:sz="0" w:space="0" w:color="auto"/>
                        <w:left w:val="none" w:sz="0" w:space="0" w:color="auto"/>
                        <w:bottom w:val="none" w:sz="0" w:space="0" w:color="auto"/>
                        <w:right w:val="none" w:sz="0" w:space="0" w:color="auto"/>
                      </w:divBdr>
                    </w:div>
                  </w:divsChild>
                </w:div>
                <w:div w:id="1742873326">
                  <w:marLeft w:val="0"/>
                  <w:marRight w:val="0"/>
                  <w:marTop w:val="0"/>
                  <w:marBottom w:val="0"/>
                  <w:divBdr>
                    <w:top w:val="single" w:sz="2" w:space="1" w:color="FFFFFF"/>
                    <w:left w:val="single" w:sz="2" w:space="11" w:color="FFFFFF"/>
                    <w:bottom w:val="single" w:sz="2" w:space="1" w:color="FFFFFF"/>
                    <w:right w:val="single" w:sz="2" w:space="4" w:color="FFFFFF"/>
                  </w:divBdr>
                  <w:divsChild>
                    <w:div w:id="795559944">
                      <w:marLeft w:val="0"/>
                      <w:marRight w:val="0"/>
                      <w:marTop w:val="0"/>
                      <w:marBottom w:val="0"/>
                      <w:divBdr>
                        <w:top w:val="none" w:sz="0" w:space="0" w:color="auto"/>
                        <w:left w:val="none" w:sz="0" w:space="0" w:color="auto"/>
                        <w:bottom w:val="none" w:sz="0" w:space="0" w:color="auto"/>
                        <w:right w:val="none" w:sz="0" w:space="0" w:color="auto"/>
                      </w:divBdr>
                    </w:div>
                  </w:divsChild>
                </w:div>
                <w:div w:id="182860648">
                  <w:marLeft w:val="0"/>
                  <w:marRight w:val="0"/>
                  <w:marTop w:val="0"/>
                  <w:marBottom w:val="0"/>
                  <w:divBdr>
                    <w:top w:val="single" w:sz="2" w:space="1" w:color="FFFFFF"/>
                    <w:left w:val="single" w:sz="2" w:space="11" w:color="FFFFFF"/>
                    <w:bottom w:val="single" w:sz="2" w:space="1" w:color="FFFFFF"/>
                    <w:right w:val="single" w:sz="2" w:space="4" w:color="FFFFFF"/>
                  </w:divBdr>
                  <w:divsChild>
                    <w:div w:id="158422089">
                      <w:marLeft w:val="0"/>
                      <w:marRight w:val="0"/>
                      <w:marTop w:val="0"/>
                      <w:marBottom w:val="0"/>
                      <w:divBdr>
                        <w:top w:val="none" w:sz="0" w:space="0" w:color="auto"/>
                        <w:left w:val="none" w:sz="0" w:space="0" w:color="auto"/>
                        <w:bottom w:val="none" w:sz="0" w:space="0" w:color="auto"/>
                        <w:right w:val="none" w:sz="0" w:space="0" w:color="auto"/>
                      </w:divBdr>
                    </w:div>
                  </w:divsChild>
                </w:div>
                <w:div w:id="1957515100">
                  <w:marLeft w:val="0"/>
                  <w:marRight w:val="0"/>
                  <w:marTop w:val="0"/>
                  <w:marBottom w:val="0"/>
                  <w:divBdr>
                    <w:top w:val="single" w:sz="2" w:space="1" w:color="FFFFFF"/>
                    <w:left w:val="single" w:sz="2" w:space="11" w:color="FFFFFF"/>
                    <w:bottom w:val="single" w:sz="2" w:space="1" w:color="FFFFFF"/>
                    <w:right w:val="single" w:sz="2" w:space="4" w:color="FFFFFF"/>
                  </w:divBdr>
                  <w:divsChild>
                    <w:div w:id="516165222">
                      <w:marLeft w:val="0"/>
                      <w:marRight w:val="0"/>
                      <w:marTop w:val="0"/>
                      <w:marBottom w:val="0"/>
                      <w:divBdr>
                        <w:top w:val="none" w:sz="0" w:space="0" w:color="auto"/>
                        <w:left w:val="none" w:sz="0" w:space="0" w:color="auto"/>
                        <w:bottom w:val="none" w:sz="0" w:space="0" w:color="auto"/>
                        <w:right w:val="none" w:sz="0" w:space="0" w:color="auto"/>
                      </w:divBdr>
                    </w:div>
                  </w:divsChild>
                </w:div>
                <w:div w:id="2121951714">
                  <w:marLeft w:val="0"/>
                  <w:marRight w:val="0"/>
                  <w:marTop w:val="0"/>
                  <w:marBottom w:val="0"/>
                  <w:divBdr>
                    <w:top w:val="single" w:sz="2" w:space="1" w:color="FFFFFF"/>
                    <w:left w:val="single" w:sz="2" w:space="11" w:color="FFFFFF"/>
                    <w:bottom w:val="single" w:sz="2" w:space="1" w:color="FFFFFF"/>
                    <w:right w:val="single" w:sz="2" w:space="4" w:color="FFFFFF"/>
                  </w:divBdr>
                  <w:divsChild>
                    <w:div w:id="410471933">
                      <w:marLeft w:val="0"/>
                      <w:marRight w:val="0"/>
                      <w:marTop w:val="0"/>
                      <w:marBottom w:val="0"/>
                      <w:divBdr>
                        <w:top w:val="none" w:sz="0" w:space="0" w:color="auto"/>
                        <w:left w:val="none" w:sz="0" w:space="0" w:color="auto"/>
                        <w:bottom w:val="none" w:sz="0" w:space="0" w:color="auto"/>
                        <w:right w:val="none" w:sz="0" w:space="0" w:color="auto"/>
                      </w:divBdr>
                    </w:div>
                  </w:divsChild>
                </w:div>
                <w:div w:id="343021526">
                  <w:marLeft w:val="0"/>
                  <w:marRight w:val="0"/>
                  <w:marTop w:val="0"/>
                  <w:marBottom w:val="0"/>
                  <w:divBdr>
                    <w:top w:val="single" w:sz="2" w:space="1" w:color="FFFFFF"/>
                    <w:left w:val="single" w:sz="2" w:space="11" w:color="FFFFFF"/>
                    <w:bottom w:val="single" w:sz="2" w:space="1" w:color="FFFFFF"/>
                    <w:right w:val="single" w:sz="2" w:space="4" w:color="FFFFFF"/>
                  </w:divBdr>
                  <w:divsChild>
                    <w:div w:id="588925147">
                      <w:marLeft w:val="0"/>
                      <w:marRight w:val="0"/>
                      <w:marTop w:val="0"/>
                      <w:marBottom w:val="0"/>
                      <w:divBdr>
                        <w:top w:val="none" w:sz="0" w:space="0" w:color="auto"/>
                        <w:left w:val="none" w:sz="0" w:space="0" w:color="auto"/>
                        <w:bottom w:val="none" w:sz="0" w:space="0" w:color="auto"/>
                        <w:right w:val="none" w:sz="0" w:space="0" w:color="auto"/>
                      </w:divBdr>
                    </w:div>
                  </w:divsChild>
                </w:div>
                <w:div w:id="1347053903">
                  <w:marLeft w:val="0"/>
                  <w:marRight w:val="0"/>
                  <w:marTop w:val="0"/>
                  <w:marBottom w:val="0"/>
                  <w:divBdr>
                    <w:top w:val="single" w:sz="2" w:space="1" w:color="FFFFFF"/>
                    <w:left w:val="single" w:sz="2" w:space="11" w:color="FFFFFF"/>
                    <w:bottom w:val="single" w:sz="2" w:space="1" w:color="FFFFFF"/>
                    <w:right w:val="single" w:sz="2" w:space="4" w:color="FFFFFF"/>
                  </w:divBdr>
                  <w:divsChild>
                    <w:div w:id="1804079124">
                      <w:marLeft w:val="0"/>
                      <w:marRight w:val="0"/>
                      <w:marTop w:val="0"/>
                      <w:marBottom w:val="0"/>
                      <w:divBdr>
                        <w:top w:val="none" w:sz="0" w:space="0" w:color="auto"/>
                        <w:left w:val="none" w:sz="0" w:space="0" w:color="auto"/>
                        <w:bottom w:val="none" w:sz="0" w:space="0" w:color="auto"/>
                        <w:right w:val="none" w:sz="0" w:space="0" w:color="auto"/>
                      </w:divBdr>
                    </w:div>
                  </w:divsChild>
                </w:div>
                <w:div w:id="759135105">
                  <w:marLeft w:val="0"/>
                  <w:marRight w:val="0"/>
                  <w:marTop w:val="0"/>
                  <w:marBottom w:val="0"/>
                  <w:divBdr>
                    <w:top w:val="single" w:sz="2" w:space="1" w:color="FFFFFF"/>
                    <w:left w:val="single" w:sz="2" w:space="11" w:color="FFFFFF"/>
                    <w:bottom w:val="single" w:sz="2" w:space="1" w:color="FFFFFF"/>
                    <w:right w:val="single" w:sz="2" w:space="4" w:color="FFFFFF"/>
                  </w:divBdr>
                  <w:divsChild>
                    <w:div w:id="476997487">
                      <w:marLeft w:val="0"/>
                      <w:marRight w:val="0"/>
                      <w:marTop w:val="0"/>
                      <w:marBottom w:val="0"/>
                      <w:divBdr>
                        <w:top w:val="none" w:sz="0" w:space="0" w:color="auto"/>
                        <w:left w:val="none" w:sz="0" w:space="0" w:color="auto"/>
                        <w:bottom w:val="none" w:sz="0" w:space="0" w:color="auto"/>
                        <w:right w:val="none" w:sz="0" w:space="0" w:color="auto"/>
                      </w:divBdr>
                    </w:div>
                  </w:divsChild>
                </w:div>
                <w:div w:id="2055932590">
                  <w:marLeft w:val="0"/>
                  <w:marRight w:val="0"/>
                  <w:marTop w:val="0"/>
                  <w:marBottom w:val="0"/>
                  <w:divBdr>
                    <w:top w:val="single" w:sz="2" w:space="1" w:color="FFFFFF"/>
                    <w:left w:val="single" w:sz="2" w:space="11" w:color="FFFFFF"/>
                    <w:bottom w:val="single" w:sz="2" w:space="1" w:color="FFFFFF"/>
                    <w:right w:val="single" w:sz="2" w:space="4" w:color="FFFFFF"/>
                  </w:divBdr>
                  <w:divsChild>
                    <w:div w:id="1021474707">
                      <w:marLeft w:val="0"/>
                      <w:marRight w:val="0"/>
                      <w:marTop w:val="0"/>
                      <w:marBottom w:val="0"/>
                      <w:divBdr>
                        <w:top w:val="none" w:sz="0" w:space="0" w:color="auto"/>
                        <w:left w:val="none" w:sz="0" w:space="0" w:color="auto"/>
                        <w:bottom w:val="none" w:sz="0" w:space="0" w:color="auto"/>
                        <w:right w:val="none" w:sz="0" w:space="0" w:color="auto"/>
                      </w:divBdr>
                    </w:div>
                  </w:divsChild>
                </w:div>
                <w:div w:id="677200472">
                  <w:marLeft w:val="0"/>
                  <w:marRight w:val="0"/>
                  <w:marTop w:val="0"/>
                  <w:marBottom w:val="0"/>
                  <w:divBdr>
                    <w:top w:val="single" w:sz="2" w:space="1" w:color="FFFFFF"/>
                    <w:left w:val="single" w:sz="2" w:space="11" w:color="FFFFFF"/>
                    <w:bottom w:val="single" w:sz="2" w:space="1" w:color="FFFFFF"/>
                    <w:right w:val="single" w:sz="2" w:space="4" w:color="FFFFFF"/>
                  </w:divBdr>
                  <w:divsChild>
                    <w:div w:id="838495714">
                      <w:marLeft w:val="0"/>
                      <w:marRight w:val="0"/>
                      <w:marTop w:val="0"/>
                      <w:marBottom w:val="0"/>
                      <w:divBdr>
                        <w:top w:val="none" w:sz="0" w:space="0" w:color="auto"/>
                        <w:left w:val="none" w:sz="0" w:space="0" w:color="auto"/>
                        <w:bottom w:val="none" w:sz="0" w:space="0" w:color="auto"/>
                        <w:right w:val="none" w:sz="0" w:space="0" w:color="auto"/>
                      </w:divBdr>
                    </w:div>
                  </w:divsChild>
                </w:div>
                <w:div w:id="350181674">
                  <w:marLeft w:val="0"/>
                  <w:marRight w:val="0"/>
                  <w:marTop w:val="0"/>
                  <w:marBottom w:val="0"/>
                  <w:divBdr>
                    <w:top w:val="single" w:sz="2" w:space="1" w:color="FFFFFF"/>
                    <w:left w:val="single" w:sz="2" w:space="11" w:color="FFFFFF"/>
                    <w:bottom w:val="single" w:sz="2" w:space="1" w:color="FFFFFF"/>
                    <w:right w:val="single" w:sz="2" w:space="4" w:color="FFFFFF"/>
                  </w:divBdr>
                  <w:divsChild>
                    <w:div w:id="1297177427">
                      <w:marLeft w:val="0"/>
                      <w:marRight w:val="0"/>
                      <w:marTop w:val="0"/>
                      <w:marBottom w:val="0"/>
                      <w:divBdr>
                        <w:top w:val="none" w:sz="0" w:space="0" w:color="auto"/>
                        <w:left w:val="none" w:sz="0" w:space="0" w:color="auto"/>
                        <w:bottom w:val="none" w:sz="0" w:space="0" w:color="auto"/>
                        <w:right w:val="none" w:sz="0" w:space="0" w:color="auto"/>
                      </w:divBdr>
                    </w:div>
                  </w:divsChild>
                </w:div>
                <w:div w:id="1838841152">
                  <w:marLeft w:val="0"/>
                  <w:marRight w:val="0"/>
                  <w:marTop w:val="0"/>
                  <w:marBottom w:val="0"/>
                  <w:divBdr>
                    <w:top w:val="single" w:sz="2" w:space="1" w:color="FFFFFF"/>
                    <w:left w:val="single" w:sz="2" w:space="11" w:color="FFFFFF"/>
                    <w:bottom w:val="single" w:sz="2" w:space="1" w:color="FFFFFF"/>
                    <w:right w:val="single" w:sz="2" w:space="4" w:color="FFFFFF"/>
                  </w:divBdr>
                  <w:divsChild>
                    <w:div w:id="1343817247">
                      <w:marLeft w:val="0"/>
                      <w:marRight w:val="0"/>
                      <w:marTop w:val="0"/>
                      <w:marBottom w:val="0"/>
                      <w:divBdr>
                        <w:top w:val="none" w:sz="0" w:space="0" w:color="auto"/>
                        <w:left w:val="none" w:sz="0" w:space="0" w:color="auto"/>
                        <w:bottom w:val="none" w:sz="0" w:space="0" w:color="auto"/>
                        <w:right w:val="none" w:sz="0" w:space="0" w:color="auto"/>
                      </w:divBdr>
                    </w:div>
                  </w:divsChild>
                </w:div>
                <w:div w:id="16587851">
                  <w:marLeft w:val="0"/>
                  <w:marRight w:val="0"/>
                  <w:marTop w:val="0"/>
                  <w:marBottom w:val="0"/>
                  <w:divBdr>
                    <w:top w:val="single" w:sz="2" w:space="1" w:color="FFFFFF"/>
                    <w:left w:val="single" w:sz="2" w:space="11" w:color="FFFFFF"/>
                    <w:bottom w:val="single" w:sz="2" w:space="4" w:color="FFFFFF"/>
                    <w:right w:val="single" w:sz="2" w:space="4" w:color="FFFFFF"/>
                  </w:divBdr>
                  <w:divsChild>
                    <w:div w:id="76245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793360">
          <w:marLeft w:val="0"/>
          <w:marRight w:val="0"/>
          <w:marTop w:val="0"/>
          <w:marBottom w:val="300"/>
          <w:divBdr>
            <w:top w:val="none" w:sz="0" w:space="0" w:color="auto"/>
            <w:left w:val="none" w:sz="0" w:space="0" w:color="auto"/>
            <w:bottom w:val="none" w:sz="0" w:space="0" w:color="auto"/>
            <w:right w:val="none" w:sz="0" w:space="0" w:color="auto"/>
          </w:divBdr>
          <w:divsChild>
            <w:div w:id="1983385625">
              <w:marLeft w:val="0"/>
              <w:marRight w:val="0"/>
              <w:marTop w:val="0"/>
              <w:marBottom w:val="0"/>
              <w:divBdr>
                <w:top w:val="none" w:sz="0" w:space="0" w:color="auto"/>
                <w:left w:val="none" w:sz="0" w:space="0" w:color="auto"/>
                <w:bottom w:val="none" w:sz="0" w:space="0" w:color="auto"/>
                <w:right w:val="none" w:sz="0" w:space="0" w:color="auto"/>
              </w:divBdr>
              <w:divsChild>
                <w:div w:id="296836911">
                  <w:marLeft w:val="0"/>
                  <w:marRight w:val="0"/>
                  <w:marTop w:val="0"/>
                  <w:marBottom w:val="0"/>
                  <w:divBdr>
                    <w:top w:val="single" w:sz="2" w:space="4" w:color="FFFFFF"/>
                    <w:left w:val="single" w:sz="2" w:space="11" w:color="FFFFFF"/>
                    <w:bottom w:val="single" w:sz="2" w:space="1" w:color="FFFFFF"/>
                    <w:right w:val="single" w:sz="2" w:space="4" w:color="FFFFFF"/>
                  </w:divBdr>
                  <w:divsChild>
                    <w:div w:id="180245333">
                      <w:marLeft w:val="0"/>
                      <w:marRight w:val="0"/>
                      <w:marTop w:val="0"/>
                      <w:marBottom w:val="0"/>
                      <w:divBdr>
                        <w:top w:val="none" w:sz="0" w:space="0" w:color="auto"/>
                        <w:left w:val="none" w:sz="0" w:space="0" w:color="auto"/>
                        <w:bottom w:val="none" w:sz="0" w:space="0" w:color="auto"/>
                        <w:right w:val="none" w:sz="0" w:space="0" w:color="auto"/>
                      </w:divBdr>
                    </w:div>
                  </w:divsChild>
                </w:div>
                <w:div w:id="2115519013">
                  <w:marLeft w:val="0"/>
                  <w:marRight w:val="0"/>
                  <w:marTop w:val="0"/>
                  <w:marBottom w:val="0"/>
                  <w:divBdr>
                    <w:top w:val="single" w:sz="2" w:space="1" w:color="FFFFFF"/>
                    <w:left w:val="single" w:sz="2" w:space="11" w:color="FFFFFF"/>
                    <w:bottom w:val="single" w:sz="2" w:space="1" w:color="FFFFFF"/>
                    <w:right w:val="single" w:sz="2" w:space="4" w:color="FFFFFF"/>
                  </w:divBdr>
                  <w:divsChild>
                    <w:div w:id="947391178">
                      <w:marLeft w:val="0"/>
                      <w:marRight w:val="0"/>
                      <w:marTop w:val="0"/>
                      <w:marBottom w:val="0"/>
                      <w:divBdr>
                        <w:top w:val="none" w:sz="0" w:space="0" w:color="auto"/>
                        <w:left w:val="none" w:sz="0" w:space="0" w:color="auto"/>
                        <w:bottom w:val="none" w:sz="0" w:space="0" w:color="auto"/>
                        <w:right w:val="none" w:sz="0" w:space="0" w:color="auto"/>
                      </w:divBdr>
                    </w:div>
                  </w:divsChild>
                </w:div>
                <w:div w:id="1997952130">
                  <w:marLeft w:val="0"/>
                  <w:marRight w:val="0"/>
                  <w:marTop w:val="0"/>
                  <w:marBottom w:val="0"/>
                  <w:divBdr>
                    <w:top w:val="single" w:sz="2" w:space="1" w:color="FFFFFF"/>
                    <w:left w:val="single" w:sz="2" w:space="11" w:color="FFFFFF"/>
                    <w:bottom w:val="single" w:sz="2" w:space="1" w:color="FFFFFF"/>
                    <w:right w:val="single" w:sz="2" w:space="4" w:color="FFFFFF"/>
                  </w:divBdr>
                  <w:divsChild>
                    <w:div w:id="504831438">
                      <w:marLeft w:val="0"/>
                      <w:marRight w:val="0"/>
                      <w:marTop w:val="0"/>
                      <w:marBottom w:val="0"/>
                      <w:divBdr>
                        <w:top w:val="none" w:sz="0" w:space="0" w:color="auto"/>
                        <w:left w:val="none" w:sz="0" w:space="0" w:color="auto"/>
                        <w:bottom w:val="none" w:sz="0" w:space="0" w:color="auto"/>
                        <w:right w:val="none" w:sz="0" w:space="0" w:color="auto"/>
                      </w:divBdr>
                    </w:div>
                  </w:divsChild>
                </w:div>
                <w:div w:id="861434216">
                  <w:marLeft w:val="0"/>
                  <w:marRight w:val="0"/>
                  <w:marTop w:val="0"/>
                  <w:marBottom w:val="0"/>
                  <w:divBdr>
                    <w:top w:val="single" w:sz="2" w:space="1" w:color="FFFFFF"/>
                    <w:left w:val="single" w:sz="2" w:space="11" w:color="FFFFFF"/>
                    <w:bottom w:val="single" w:sz="2" w:space="1" w:color="FFFFFF"/>
                    <w:right w:val="single" w:sz="2" w:space="4" w:color="FFFFFF"/>
                  </w:divBdr>
                  <w:divsChild>
                    <w:div w:id="327754509">
                      <w:marLeft w:val="0"/>
                      <w:marRight w:val="0"/>
                      <w:marTop w:val="0"/>
                      <w:marBottom w:val="0"/>
                      <w:divBdr>
                        <w:top w:val="none" w:sz="0" w:space="0" w:color="auto"/>
                        <w:left w:val="none" w:sz="0" w:space="0" w:color="auto"/>
                        <w:bottom w:val="none" w:sz="0" w:space="0" w:color="auto"/>
                        <w:right w:val="none" w:sz="0" w:space="0" w:color="auto"/>
                      </w:divBdr>
                    </w:div>
                  </w:divsChild>
                </w:div>
                <w:div w:id="2017150508">
                  <w:marLeft w:val="0"/>
                  <w:marRight w:val="0"/>
                  <w:marTop w:val="0"/>
                  <w:marBottom w:val="0"/>
                  <w:divBdr>
                    <w:top w:val="single" w:sz="2" w:space="1" w:color="FFFFFF"/>
                    <w:left w:val="single" w:sz="2" w:space="11" w:color="FFFFFF"/>
                    <w:bottom w:val="single" w:sz="2" w:space="1" w:color="FFFFFF"/>
                    <w:right w:val="single" w:sz="2" w:space="4" w:color="FFFFFF"/>
                  </w:divBdr>
                  <w:divsChild>
                    <w:div w:id="1257325042">
                      <w:marLeft w:val="0"/>
                      <w:marRight w:val="0"/>
                      <w:marTop w:val="0"/>
                      <w:marBottom w:val="0"/>
                      <w:divBdr>
                        <w:top w:val="none" w:sz="0" w:space="0" w:color="auto"/>
                        <w:left w:val="none" w:sz="0" w:space="0" w:color="auto"/>
                        <w:bottom w:val="none" w:sz="0" w:space="0" w:color="auto"/>
                        <w:right w:val="none" w:sz="0" w:space="0" w:color="auto"/>
                      </w:divBdr>
                    </w:div>
                  </w:divsChild>
                </w:div>
                <w:div w:id="1213423390">
                  <w:marLeft w:val="0"/>
                  <w:marRight w:val="0"/>
                  <w:marTop w:val="0"/>
                  <w:marBottom w:val="0"/>
                  <w:divBdr>
                    <w:top w:val="single" w:sz="2" w:space="1" w:color="FFFFFF"/>
                    <w:left w:val="single" w:sz="2" w:space="11" w:color="FFFFFF"/>
                    <w:bottom w:val="single" w:sz="2" w:space="1" w:color="FFFFFF"/>
                    <w:right w:val="single" w:sz="2" w:space="4" w:color="FFFFFF"/>
                  </w:divBdr>
                  <w:divsChild>
                    <w:div w:id="299386540">
                      <w:marLeft w:val="0"/>
                      <w:marRight w:val="0"/>
                      <w:marTop w:val="0"/>
                      <w:marBottom w:val="0"/>
                      <w:divBdr>
                        <w:top w:val="none" w:sz="0" w:space="0" w:color="auto"/>
                        <w:left w:val="none" w:sz="0" w:space="0" w:color="auto"/>
                        <w:bottom w:val="none" w:sz="0" w:space="0" w:color="auto"/>
                        <w:right w:val="none" w:sz="0" w:space="0" w:color="auto"/>
                      </w:divBdr>
                    </w:div>
                  </w:divsChild>
                </w:div>
                <w:div w:id="15933950">
                  <w:marLeft w:val="0"/>
                  <w:marRight w:val="0"/>
                  <w:marTop w:val="0"/>
                  <w:marBottom w:val="0"/>
                  <w:divBdr>
                    <w:top w:val="single" w:sz="2" w:space="1" w:color="FFFFFF"/>
                    <w:left w:val="single" w:sz="2" w:space="11" w:color="FFFFFF"/>
                    <w:bottom w:val="single" w:sz="2" w:space="1" w:color="FFFFFF"/>
                    <w:right w:val="single" w:sz="2" w:space="4" w:color="FFFFFF"/>
                  </w:divBdr>
                  <w:divsChild>
                    <w:div w:id="372734364">
                      <w:marLeft w:val="0"/>
                      <w:marRight w:val="0"/>
                      <w:marTop w:val="0"/>
                      <w:marBottom w:val="0"/>
                      <w:divBdr>
                        <w:top w:val="none" w:sz="0" w:space="0" w:color="auto"/>
                        <w:left w:val="none" w:sz="0" w:space="0" w:color="auto"/>
                        <w:bottom w:val="none" w:sz="0" w:space="0" w:color="auto"/>
                        <w:right w:val="none" w:sz="0" w:space="0" w:color="auto"/>
                      </w:divBdr>
                    </w:div>
                  </w:divsChild>
                </w:div>
                <w:div w:id="862717251">
                  <w:marLeft w:val="0"/>
                  <w:marRight w:val="0"/>
                  <w:marTop w:val="0"/>
                  <w:marBottom w:val="0"/>
                  <w:divBdr>
                    <w:top w:val="single" w:sz="2" w:space="1" w:color="FFFFFF"/>
                    <w:left w:val="single" w:sz="2" w:space="11" w:color="FFFFFF"/>
                    <w:bottom w:val="single" w:sz="2" w:space="1" w:color="FFFFFF"/>
                    <w:right w:val="single" w:sz="2" w:space="4" w:color="FFFFFF"/>
                  </w:divBdr>
                  <w:divsChild>
                    <w:div w:id="701595571">
                      <w:marLeft w:val="0"/>
                      <w:marRight w:val="0"/>
                      <w:marTop w:val="0"/>
                      <w:marBottom w:val="0"/>
                      <w:divBdr>
                        <w:top w:val="none" w:sz="0" w:space="0" w:color="auto"/>
                        <w:left w:val="none" w:sz="0" w:space="0" w:color="auto"/>
                        <w:bottom w:val="none" w:sz="0" w:space="0" w:color="auto"/>
                        <w:right w:val="none" w:sz="0" w:space="0" w:color="auto"/>
                      </w:divBdr>
                    </w:div>
                  </w:divsChild>
                </w:div>
                <w:div w:id="1138299684">
                  <w:marLeft w:val="0"/>
                  <w:marRight w:val="0"/>
                  <w:marTop w:val="0"/>
                  <w:marBottom w:val="0"/>
                  <w:divBdr>
                    <w:top w:val="single" w:sz="2" w:space="1" w:color="FFFFFF"/>
                    <w:left w:val="single" w:sz="2" w:space="11" w:color="FFFFFF"/>
                    <w:bottom w:val="single" w:sz="2" w:space="1" w:color="FFFFFF"/>
                    <w:right w:val="single" w:sz="2" w:space="4" w:color="FFFFFF"/>
                  </w:divBdr>
                  <w:divsChild>
                    <w:div w:id="1832527262">
                      <w:marLeft w:val="0"/>
                      <w:marRight w:val="0"/>
                      <w:marTop w:val="0"/>
                      <w:marBottom w:val="0"/>
                      <w:divBdr>
                        <w:top w:val="none" w:sz="0" w:space="0" w:color="auto"/>
                        <w:left w:val="none" w:sz="0" w:space="0" w:color="auto"/>
                        <w:bottom w:val="none" w:sz="0" w:space="0" w:color="auto"/>
                        <w:right w:val="none" w:sz="0" w:space="0" w:color="auto"/>
                      </w:divBdr>
                    </w:div>
                  </w:divsChild>
                </w:div>
                <w:div w:id="161968847">
                  <w:marLeft w:val="0"/>
                  <w:marRight w:val="0"/>
                  <w:marTop w:val="0"/>
                  <w:marBottom w:val="0"/>
                  <w:divBdr>
                    <w:top w:val="single" w:sz="2" w:space="1" w:color="FFFFFF"/>
                    <w:left w:val="single" w:sz="2" w:space="11" w:color="FFFFFF"/>
                    <w:bottom w:val="single" w:sz="2" w:space="1" w:color="FFFFFF"/>
                    <w:right w:val="single" w:sz="2" w:space="4" w:color="FFFFFF"/>
                  </w:divBdr>
                  <w:divsChild>
                    <w:div w:id="1564171120">
                      <w:marLeft w:val="0"/>
                      <w:marRight w:val="0"/>
                      <w:marTop w:val="0"/>
                      <w:marBottom w:val="0"/>
                      <w:divBdr>
                        <w:top w:val="none" w:sz="0" w:space="0" w:color="auto"/>
                        <w:left w:val="none" w:sz="0" w:space="0" w:color="auto"/>
                        <w:bottom w:val="none" w:sz="0" w:space="0" w:color="auto"/>
                        <w:right w:val="none" w:sz="0" w:space="0" w:color="auto"/>
                      </w:divBdr>
                    </w:div>
                  </w:divsChild>
                </w:div>
                <w:div w:id="955405803">
                  <w:marLeft w:val="0"/>
                  <w:marRight w:val="0"/>
                  <w:marTop w:val="0"/>
                  <w:marBottom w:val="0"/>
                  <w:divBdr>
                    <w:top w:val="single" w:sz="2" w:space="1" w:color="FFFFFF"/>
                    <w:left w:val="single" w:sz="2" w:space="11" w:color="FFFFFF"/>
                    <w:bottom w:val="single" w:sz="2" w:space="1" w:color="FFFFFF"/>
                    <w:right w:val="single" w:sz="2" w:space="4" w:color="FFFFFF"/>
                  </w:divBdr>
                  <w:divsChild>
                    <w:div w:id="738484469">
                      <w:marLeft w:val="0"/>
                      <w:marRight w:val="0"/>
                      <w:marTop w:val="0"/>
                      <w:marBottom w:val="0"/>
                      <w:divBdr>
                        <w:top w:val="none" w:sz="0" w:space="0" w:color="auto"/>
                        <w:left w:val="none" w:sz="0" w:space="0" w:color="auto"/>
                        <w:bottom w:val="none" w:sz="0" w:space="0" w:color="auto"/>
                        <w:right w:val="none" w:sz="0" w:space="0" w:color="auto"/>
                      </w:divBdr>
                    </w:div>
                  </w:divsChild>
                </w:div>
                <w:div w:id="1887062280">
                  <w:marLeft w:val="0"/>
                  <w:marRight w:val="0"/>
                  <w:marTop w:val="0"/>
                  <w:marBottom w:val="0"/>
                  <w:divBdr>
                    <w:top w:val="single" w:sz="2" w:space="1" w:color="FFFFFF"/>
                    <w:left w:val="single" w:sz="2" w:space="11" w:color="FFFFFF"/>
                    <w:bottom w:val="single" w:sz="2" w:space="1" w:color="FFFFFF"/>
                    <w:right w:val="single" w:sz="2" w:space="4" w:color="FFFFFF"/>
                  </w:divBdr>
                  <w:divsChild>
                    <w:div w:id="823811585">
                      <w:marLeft w:val="0"/>
                      <w:marRight w:val="0"/>
                      <w:marTop w:val="0"/>
                      <w:marBottom w:val="0"/>
                      <w:divBdr>
                        <w:top w:val="none" w:sz="0" w:space="0" w:color="auto"/>
                        <w:left w:val="none" w:sz="0" w:space="0" w:color="auto"/>
                        <w:bottom w:val="none" w:sz="0" w:space="0" w:color="auto"/>
                        <w:right w:val="none" w:sz="0" w:space="0" w:color="auto"/>
                      </w:divBdr>
                    </w:div>
                  </w:divsChild>
                </w:div>
                <w:div w:id="146092387">
                  <w:marLeft w:val="0"/>
                  <w:marRight w:val="0"/>
                  <w:marTop w:val="0"/>
                  <w:marBottom w:val="0"/>
                  <w:divBdr>
                    <w:top w:val="single" w:sz="2" w:space="1" w:color="FFFFFF"/>
                    <w:left w:val="single" w:sz="2" w:space="11" w:color="FFFFFF"/>
                    <w:bottom w:val="single" w:sz="2" w:space="1" w:color="FFFFFF"/>
                    <w:right w:val="single" w:sz="2" w:space="4" w:color="FFFFFF"/>
                  </w:divBdr>
                  <w:divsChild>
                    <w:div w:id="1240212733">
                      <w:marLeft w:val="0"/>
                      <w:marRight w:val="0"/>
                      <w:marTop w:val="0"/>
                      <w:marBottom w:val="0"/>
                      <w:divBdr>
                        <w:top w:val="none" w:sz="0" w:space="0" w:color="auto"/>
                        <w:left w:val="none" w:sz="0" w:space="0" w:color="auto"/>
                        <w:bottom w:val="none" w:sz="0" w:space="0" w:color="auto"/>
                        <w:right w:val="none" w:sz="0" w:space="0" w:color="auto"/>
                      </w:divBdr>
                    </w:div>
                  </w:divsChild>
                </w:div>
                <w:div w:id="1049887789">
                  <w:marLeft w:val="0"/>
                  <w:marRight w:val="0"/>
                  <w:marTop w:val="0"/>
                  <w:marBottom w:val="0"/>
                  <w:divBdr>
                    <w:top w:val="single" w:sz="2" w:space="1" w:color="FFFFFF"/>
                    <w:left w:val="single" w:sz="2" w:space="11" w:color="FFFFFF"/>
                    <w:bottom w:val="single" w:sz="2" w:space="1" w:color="FFFFFF"/>
                    <w:right w:val="single" w:sz="2" w:space="4" w:color="FFFFFF"/>
                  </w:divBdr>
                  <w:divsChild>
                    <w:div w:id="1087580298">
                      <w:marLeft w:val="0"/>
                      <w:marRight w:val="0"/>
                      <w:marTop w:val="0"/>
                      <w:marBottom w:val="0"/>
                      <w:divBdr>
                        <w:top w:val="none" w:sz="0" w:space="0" w:color="auto"/>
                        <w:left w:val="none" w:sz="0" w:space="0" w:color="auto"/>
                        <w:bottom w:val="none" w:sz="0" w:space="0" w:color="auto"/>
                        <w:right w:val="none" w:sz="0" w:space="0" w:color="auto"/>
                      </w:divBdr>
                    </w:div>
                  </w:divsChild>
                </w:div>
                <w:div w:id="113839363">
                  <w:marLeft w:val="0"/>
                  <w:marRight w:val="0"/>
                  <w:marTop w:val="0"/>
                  <w:marBottom w:val="0"/>
                  <w:divBdr>
                    <w:top w:val="single" w:sz="2" w:space="1" w:color="FFFFFF"/>
                    <w:left w:val="single" w:sz="2" w:space="11" w:color="FFFFFF"/>
                    <w:bottom w:val="single" w:sz="2" w:space="1" w:color="FFFFFF"/>
                    <w:right w:val="single" w:sz="2" w:space="4" w:color="FFFFFF"/>
                  </w:divBdr>
                  <w:divsChild>
                    <w:div w:id="1219900280">
                      <w:marLeft w:val="0"/>
                      <w:marRight w:val="0"/>
                      <w:marTop w:val="0"/>
                      <w:marBottom w:val="0"/>
                      <w:divBdr>
                        <w:top w:val="none" w:sz="0" w:space="0" w:color="auto"/>
                        <w:left w:val="none" w:sz="0" w:space="0" w:color="auto"/>
                        <w:bottom w:val="none" w:sz="0" w:space="0" w:color="auto"/>
                        <w:right w:val="none" w:sz="0" w:space="0" w:color="auto"/>
                      </w:divBdr>
                    </w:div>
                  </w:divsChild>
                </w:div>
                <w:div w:id="1001006623">
                  <w:marLeft w:val="0"/>
                  <w:marRight w:val="0"/>
                  <w:marTop w:val="0"/>
                  <w:marBottom w:val="0"/>
                  <w:divBdr>
                    <w:top w:val="single" w:sz="2" w:space="1" w:color="FFFFFF"/>
                    <w:left w:val="single" w:sz="2" w:space="11" w:color="FFFFFF"/>
                    <w:bottom w:val="single" w:sz="2" w:space="1" w:color="FFFFFF"/>
                    <w:right w:val="single" w:sz="2" w:space="4" w:color="FFFFFF"/>
                  </w:divBdr>
                  <w:divsChild>
                    <w:div w:id="1016811600">
                      <w:marLeft w:val="0"/>
                      <w:marRight w:val="0"/>
                      <w:marTop w:val="0"/>
                      <w:marBottom w:val="0"/>
                      <w:divBdr>
                        <w:top w:val="none" w:sz="0" w:space="0" w:color="auto"/>
                        <w:left w:val="none" w:sz="0" w:space="0" w:color="auto"/>
                        <w:bottom w:val="none" w:sz="0" w:space="0" w:color="auto"/>
                        <w:right w:val="none" w:sz="0" w:space="0" w:color="auto"/>
                      </w:divBdr>
                    </w:div>
                  </w:divsChild>
                </w:div>
                <w:div w:id="442379273">
                  <w:marLeft w:val="0"/>
                  <w:marRight w:val="0"/>
                  <w:marTop w:val="0"/>
                  <w:marBottom w:val="0"/>
                  <w:divBdr>
                    <w:top w:val="single" w:sz="2" w:space="1" w:color="FFFFFF"/>
                    <w:left w:val="single" w:sz="2" w:space="11" w:color="FFFFFF"/>
                    <w:bottom w:val="single" w:sz="2" w:space="1" w:color="FFFFFF"/>
                    <w:right w:val="single" w:sz="2" w:space="4" w:color="FFFFFF"/>
                  </w:divBdr>
                  <w:divsChild>
                    <w:div w:id="376897697">
                      <w:marLeft w:val="0"/>
                      <w:marRight w:val="0"/>
                      <w:marTop w:val="0"/>
                      <w:marBottom w:val="0"/>
                      <w:divBdr>
                        <w:top w:val="none" w:sz="0" w:space="0" w:color="auto"/>
                        <w:left w:val="none" w:sz="0" w:space="0" w:color="auto"/>
                        <w:bottom w:val="none" w:sz="0" w:space="0" w:color="auto"/>
                        <w:right w:val="none" w:sz="0" w:space="0" w:color="auto"/>
                      </w:divBdr>
                    </w:div>
                  </w:divsChild>
                </w:div>
                <w:div w:id="420031634">
                  <w:marLeft w:val="0"/>
                  <w:marRight w:val="0"/>
                  <w:marTop w:val="0"/>
                  <w:marBottom w:val="0"/>
                  <w:divBdr>
                    <w:top w:val="single" w:sz="2" w:space="1" w:color="FFFFFF"/>
                    <w:left w:val="single" w:sz="2" w:space="11" w:color="FFFFFF"/>
                    <w:bottom w:val="single" w:sz="2" w:space="1" w:color="FFFFFF"/>
                    <w:right w:val="single" w:sz="2" w:space="4" w:color="FFFFFF"/>
                  </w:divBdr>
                  <w:divsChild>
                    <w:div w:id="1638293091">
                      <w:marLeft w:val="0"/>
                      <w:marRight w:val="0"/>
                      <w:marTop w:val="0"/>
                      <w:marBottom w:val="0"/>
                      <w:divBdr>
                        <w:top w:val="none" w:sz="0" w:space="0" w:color="auto"/>
                        <w:left w:val="none" w:sz="0" w:space="0" w:color="auto"/>
                        <w:bottom w:val="none" w:sz="0" w:space="0" w:color="auto"/>
                        <w:right w:val="none" w:sz="0" w:space="0" w:color="auto"/>
                      </w:divBdr>
                    </w:div>
                  </w:divsChild>
                </w:div>
                <w:div w:id="1974095057">
                  <w:marLeft w:val="0"/>
                  <w:marRight w:val="0"/>
                  <w:marTop w:val="0"/>
                  <w:marBottom w:val="0"/>
                  <w:divBdr>
                    <w:top w:val="single" w:sz="2" w:space="1" w:color="FFFFFF"/>
                    <w:left w:val="single" w:sz="2" w:space="11" w:color="FFFFFF"/>
                    <w:bottom w:val="single" w:sz="2" w:space="1" w:color="FFFFFF"/>
                    <w:right w:val="single" w:sz="2" w:space="4" w:color="FFFFFF"/>
                  </w:divBdr>
                  <w:divsChild>
                    <w:div w:id="1893930178">
                      <w:marLeft w:val="0"/>
                      <w:marRight w:val="0"/>
                      <w:marTop w:val="0"/>
                      <w:marBottom w:val="0"/>
                      <w:divBdr>
                        <w:top w:val="none" w:sz="0" w:space="0" w:color="auto"/>
                        <w:left w:val="none" w:sz="0" w:space="0" w:color="auto"/>
                        <w:bottom w:val="none" w:sz="0" w:space="0" w:color="auto"/>
                        <w:right w:val="none" w:sz="0" w:space="0" w:color="auto"/>
                      </w:divBdr>
                    </w:div>
                  </w:divsChild>
                </w:div>
                <w:div w:id="1049918876">
                  <w:marLeft w:val="0"/>
                  <w:marRight w:val="0"/>
                  <w:marTop w:val="0"/>
                  <w:marBottom w:val="0"/>
                  <w:divBdr>
                    <w:top w:val="single" w:sz="2" w:space="1" w:color="FFFFFF"/>
                    <w:left w:val="single" w:sz="2" w:space="11" w:color="FFFFFF"/>
                    <w:bottom w:val="single" w:sz="2" w:space="1" w:color="FFFFFF"/>
                    <w:right w:val="single" w:sz="2" w:space="4" w:color="FFFFFF"/>
                  </w:divBdr>
                  <w:divsChild>
                    <w:div w:id="27684723">
                      <w:marLeft w:val="0"/>
                      <w:marRight w:val="0"/>
                      <w:marTop w:val="0"/>
                      <w:marBottom w:val="0"/>
                      <w:divBdr>
                        <w:top w:val="none" w:sz="0" w:space="0" w:color="auto"/>
                        <w:left w:val="none" w:sz="0" w:space="0" w:color="auto"/>
                        <w:bottom w:val="none" w:sz="0" w:space="0" w:color="auto"/>
                        <w:right w:val="none" w:sz="0" w:space="0" w:color="auto"/>
                      </w:divBdr>
                    </w:div>
                  </w:divsChild>
                </w:div>
                <w:div w:id="714813674">
                  <w:marLeft w:val="0"/>
                  <w:marRight w:val="0"/>
                  <w:marTop w:val="0"/>
                  <w:marBottom w:val="0"/>
                  <w:divBdr>
                    <w:top w:val="single" w:sz="2" w:space="1" w:color="FFFFFF"/>
                    <w:left w:val="single" w:sz="2" w:space="11" w:color="FFFFFF"/>
                    <w:bottom w:val="single" w:sz="2" w:space="1" w:color="FFFFFF"/>
                    <w:right w:val="single" w:sz="2" w:space="4" w:color="FFFFFF"/>
                  </w:divBdr>
                  <w:divsChild>
                    <w:div w:id="67386356">
                      <w:marLeft w:val="0"/>
                      <w:marRight w:val="0"/>
                      <w:marTop w:val="0"/>
                      <w:marBottom w:val="0"/>
                      <w:divBdr>
                        <w:top w:val="none" w:sz="0" w:space="0" w:color="auto"/>
                        <w:left w:val="none" w:sz="0" w:space="0" w:color="auto"/>
                        <w:bottom w:val="none" w:sz="0" w:space="0" w:color="auto"/>
                        <w:right w:val="none" w:sz="0" w:space="0" w:color="auto"/>
                      </w:divBdr>
                    </w:div>
                  </w:divsChild>
                </w:div>
                <w:div w:id="496698416">
                  <w:marLeft w:val="0"/>
                  <w:marRight w:val="0"/>
                  <w:marTop w:val="0"/>
                  <w:marBottom w:val="0"/>
                  <w:divBdr>
                    <w:top w:val="single" w:sz="2" w:space="1" w:color="FFFFFF"/>
                    <w:left w:val="single" w:sz="2" w:space="11" w:color="FFFFFF"/>
                    <w:bottom w:val="single" w:sz="2" w:space="1" w:color="FFFFFF"/>
                    <w:right w:val="single" w:sz="2" w:space="4" w:color="FFFFFF"/>
                  </w:divBdr>
                  <w:divsChild>
                    <w:div w:id="395590387">
                      <w:marLeft w:val="0"/>
                      <w:marRight w:val="0"/>
                      <w:marTop w:val="0"/>
                      <w:marBottom w:val="0"/>
                      <w:divBdr>
                        <w:top w:val="none" w:sz="0" w:space="0" w:color="auto"/>
                        <w:left w:val="none" w:sz="0" w:space="0" w:color="auto"/>
                        <w:bottom w:val="none" w:sz="0" w:space="0" w:color="auto"/>
                        <w:right w:val="none" w:sz="0" w:space="0" w:color="auto"/>
                      </w:divBdr>
                    </w:div>
                  </w:divsChild>
                </w:div>
                <w:div w:id="614291306">
                  <w:marLeft w:val="0"/>
                  <w:marRight w:val="0"/>
                  <w:marTop w:val="0"/>
                  <w:marBottom w:val="0"/>
                  <w:divBdr>
                    <w:top w:val="single" w:sz="2" w:space="1" w:color="FFFFFF"/>
                    <w:left w:val="single" w:sz="2" w:space="11" w:color="FFFFFF"/>
                    <w:bottom w:val="single" w:sz="2" w:space="1" w:color="FFFFFF"/>
                    <w:right w:val="single" w:sz="2" w:space="4" w:color="FFFFFF"/>
                  </w:divBdr>
                  <w:divsChild>
                    <w:div w:id="992758483">
                      <w:marLeft w:val="0"/>
                      <w:marRight w:val="0"/>
                      <w:marTop w:val="0"/>
                      <w:marBottom w:val="0"/>
                      <w:divBdr>
                        <w:top w:val="none" w:sz="0" w:space="0" w:color="auto"/>
                        <w:left w:val="none" w:sz="0" w:space="0" w:color="auto"/>
                        <w:bottom w:val="none" w:sz="0" w:space="0" w:color="auto"/>
                        <w:right w:val="none" w:sz="0" w:space="0" w:color="auto"/>
                      </w:divBdr>
                    </w:div>
                  </w:divsChild>
                </w:div>
                <w:div w:id="767697035">
                  <w:marLeft w:val="0"/>
                  <w:marRight w:val="0"/>
                  <w:marTop w:val="0"/>
                  <w:marBottom w:val="0"/>
                  <w:divBdr>
                    <w:top w:val="single" w:sz="2" w:space="1" w:color="FFFFFF"/>
                    <w:left w:val="single" w:sz="2" w:space="11" w:color="FFFFFF"/>
                    <w:bottom w:val="single" w:sz="2" w:space="1" w:color="FFFFFF"/>
                    <w:right w:val="single" w:sz="2" w:space="4" w:color="FFFFFF"/>
                  </w:divBdr>
                  <w:divsChild>
                    <w:div w:id="568426443">
                      <w:marLeft w:val="0"/>
                      <w:marRight w:val="0"/>
                      <w:marTop w:val="0"/>
                      <w:marBottom w:val="0"/>
                      <w:divBdr>
                        <w:top w:val="none" w:sz="0" w:space="0" w:color="auto"/>
                        <w:left w:val="none" w:sz="0" w:space="0" w:color="auto"/>
                        <w:bottom w:val="none" w:sz="0" w:space="0" w:color="auto"/>
                        <w:right w:val="none" w:sz="0" w:space="0" w:color="auto"/>
                      </w:divBdr>
                    </w:div>
                  </w:divsChild>
                </w:div>
                <w:div w:id="2056737080">
                  <w:marLeft w:val="0"/>
                  <w:marRight w:val="0"/>
                  <w:marTop w:val="0"/>
                  <w:marBottom w:val="0"/>
                  <w:divBdr>
                    <w:top w:val="single" w:sz="2" w:space="1" w:color="FFFFFF"/>
                    <w:left w:val="single" w:sz="2" w:space="11" w:color="FFFFFF"/>
                    <w:bottom w:val="single" w:sz="2" w:space="1" w:color="FFFFFF"/>
                    <w:right w:val="single" w:sz="2" w:space="4" w:color="FFFFFF"/>
                  </w:divBdr>
                  <w:divsChild>
                    <w:div w:id="202131671">
                      <w:marLeft w:val="0"/>
                      <w:marRight w:val="0"/>
                      <w:marTop w:val="0"/>
                      <w:marBottom w:val="0"/>
                      <w:divBdr>
                        <w:top w:val="none" w:sz="0" w:space="0" w:color="auto"/>
                        <w:left w:val="none" w:sz="0" w:space="0" w:color="auto"/>
                        <w:bottom w:val="none" w:sz="0" w:space="0" w:color="auto"/>
                        <w:right w:val="none" w:sz="0" w:space="0" w:color="auto"/>
                      </w:divBdr>
                    </w:div>
                  </w:divsChild>
                </w:div>
                <w:div w:id="1679652670">
                  <w:marLeft w:val="0"/>
                  <w:marRight w:val="0"/>
                  <w:marTop w:val="0"/>
                  <w:marBottom w:val="0"/>
                  <w:divBdr>
                    <w:top w:val="single" w:sz="2" w:space="1" w:color="FFFFFF"/>
                    <w:left w:val="single" w:sz="2" w:space="11" w:color="FFFFFF"/>
                    <w:bottom w:val="single" w:sz="2" w:space="1" w:color="FFFFFF"/>
                    <w:right w:val="single" w:sz="2" w:space="4" w:color="FFFFFF"/>
                  </w:divBdr>
                  <w:divsChild>
                    <w:div w:id="1643929079">
                      <w:marLeft w:val="0"/>
                      <w:marRight w:val="0"/>
                      <w:marTop w:val="0"/>
                      <w:marBottom w:val="0"/>
                      <w:divBdr>
                        <w:top w:val="none" w:sz="0" w:space="0" w:color="auto"/>
                        <w:left w:val="none" w:sz="0" w:space="0" w:color="auto"/>
                        <w:bottom w:val="none" w:sz="0" w:space="0" w:color="auto"/>
                        <w:right w:val="none" w:sz="0" w:space="0" w:color="auto"/>
                      </w:divBdr>
                    </w:div>
                  </w:divsChild>
                </w:div>
                <w:div w:id="334193691">
                  <w:marLeft w:val="0"/>
                  <w:marRight w:val="0"/>
                  <w:marTop w:val="0"/>
                  <w:marBottom w:val="0"/>
                  <w:divBdr>
                    <w:top w:val="single" w:sz="2" w:space="1" w:color="FFFFFF"/>
                    <w:left w:val="single" w:sz="2" w:space="11" w:color="FFFFFF"/>
                    <w:bottom w:val="single" w:sz="2" w:space="1" w:color="FFFFFF"/>
                    <w:right w:val="single" w:sz="2" w:space="4" w:color="FFFFFF"/>
                  </w:divBdr>
                  <w:divsChild>
                    <w:div w:id="822158759">
                      <w:marLeft w:val="0"/>
                      <w:marRight w:val="0"/>
                      <w:marTop w:val="0"/>
                      <w:marBottom w:val="0"/>
                      <w:divBdr>
                        <w:top w:val="none" w:sz="0" w:space="0" w:color="auto"/>
                        <w:left w:val="none" w:sz="0" w:space="0" w:color="auto"/>
                        <w:bottom w:val="none" w:sz="0" w:space="0" w:color="auto"/>
                        <w:right w:val="none" w:sz="0" w:space="0" w:color="auto"/>
                      </w:divBdr>
                    </w:div>
                  </w:divsChild>
                </w:div>
                <w:div w:id="217136405">
                  <w:marLeft w:val="0"/>
                  <w:marRight w:val="0"/>
                  <w:marTop w:val="0"/>
                  <w:marBottom w:val="0"/>
                  <w:divBdr>
                    <w:top w:val="single" w:sz="2" w:space="1" w:color="FFFFFF"/>
                    <w:left w:val="single" w:sz="2" w:space="11" w:color="FFFFFF"/>
                    <w:bottom w:val="single" w:sz="2" w:space="1" w:color="FFFFFF"/>
                    <w:right w:val="single" w:sz="2" w:space="4" w:color="FFFFFF"/>
                  </w:divBdr>
                  <w:divsChild>
                    <w:div w:id="2020614887">
                      <w:marLeft w:val="0"/>
                      <w:marRight w:val="0"/>
                      <w:marTop w:val="0"/>
                      <w:marBottom w:val="0"/>
                      <w:divBdr>
                        <w:top w:val="none" w:sz="0" w:space="0" w:color="auto"/>
                        <w:left w:val="none" w:sz="0" w:space="0" w:color="auto"/>
                        <w:bottom w:val="none" w:sz="0" w:space="0" w:color="auto"/>
                        <w:right w:val="none" w:sz="0" w:space="0" w:color="auto"/>
                      </w:divBdr>
                    </w:div>
                  </w:divsChild>
                </w:div>
                <w:div w:id="874271962">
                  <w:marLeft w:val="0"/>
                  <w:marRight w:val="0"/>
                  <w:marTop w:val="0"/>
                  <w:marBottom w:val="0"/>
                  <w:divBdr>
                    <w:top w:val="single" w:sz="2" w:space="1" w:color="FFFFFF"/>
                    <w:left w:val="single" w:sz="2" w:space="11" w:color="FFFFFF"/>
                    <w:bottom w:val="single" w:sz="2" w:space="1" w:color="FFFFFF"/>
                    <w:right w:val="single" w:sz="2" w:space="4" w:color="FFFFFF"/>
                  </w:divBdr>
                  <w:divsChild>
                    <w:div w:id="1452745825">
                      <w:marLeft w:val="0"/>
                      <w:marRight w:val="0"/>
                      <w:marTop w:val="0"/>
                      <w:marBottom w:val="0"/>
                      <w:divBdr>
                        <w:top w:val="none" w:sz="0" w:space="0" w:color="auto"/>
                        <w:left w:val="none" w:sz="0" w:space="0" w:color="auto"/>
                        <w:bottom w:val="none" w:sz="0" w:space="0" w:color="auto"/>
                        <w:right w:val="none" w:sz="0" w:space="0" w:color="auto"/>
                      </w:divBdr>
                    </w:div>
                  </w:divsChild>
                </w:div>
                <w:div w:id="1642804931">
                  <w:marLeft w:val="0"/>
                  <w:marRight w:val="0"/>
                  <w:marTop w:val="0"/>
                  <w:marBottom w:val="0"/>
                  <w:divBdr>
                    <w:top w:val="single" w:sz="2" w:space="1" w:color="FFFFFF"/>
                    <w:left w:val="single" w:sz="2" w:space="11" w:color="FFFFFF"/>
                    <w:bottom w:val="single" w:sz="2" w:space="1" w:color="FFFFFF"/>
                    <w:right w:val="single" w:sz="2" w:space="4" w:color="FFFFFF"/>
                  </w:divBdr>
                  <w:divsChild>
                    <w:div w:id="1132939612">
                      <w:marLeft w:val="0"/>
                      <w:marRight w:val="0"/>
                      <w:marTop w:val="0"/>
                      <w:marBottom w:val="0"/>
                      <w:divBdr>
                        <w:top w:val="none" w:sz="0" w:space="0" w:color="auto"/>
                        <w:left w:val="none" w:sz="0" w:space="0" w:color="auto"/>
                        <w:bottom w:val="none" w:sz="0" w:space="0" w:color="auto"/>
                        <w:right w:val="none" w:sz="0" w:space="0" w:color="auto"/>
                      </w:divBdr>
                    </w:div>
                  </w:divsChild>
                </w:div>
                <w:div w:id="285162761">
                  <w:marLeft w:val="0"/>
                  <w:marRight w:val="0"/>
                  <w:marTop w:val="0"/>
                  <w:marBottom w:val="0"/>
                  <w:divBdr>
                    <w:top w:val="single" w:sz="2" w:space="1" w:color="FFFFFF"/>
                    <w:left w:val="single" w:sz="2" w:space="11" w:color="FFFFFF"/>
                    <w:bottom w:val="single" w:sz="2" w:space="1" w:color="FFFFFF"/>
                    <w:right w:val="single" w:sz="2" w:space="4" w:color="FFFFFF"/>
                  </w:divBdr>
                  <w:divsChild>
                    <w:div w:id="32195402">
                      <w:marLeft w:val="0"/>
                      <w:marRight w:val="0"/>
                      <w:marTop w:val="0"/>
                      <w:marBottom w:val="0"/>
                      <w:divBdr>
                        <w:top w:val="none" w:sz="0" w:space="0" w:color="auto"/>
                        <w:left w:val="none" w:sz="0" w:space="0" w:color="auto"/>
                        <w:bottom w:val="none" w:sz="0" w:space="0" w:color="auto"/>
                        <w:right w:val="none" w:sz="0" w:space="0" w:color="auto"/>
                      </w:divBdr>
                    </w:div>
                  </w:divsChild>
                </w:div>
                <w:div w:id="249436895">
                  <w:marLeft w:val="0"/>
                  <w:marRight w:val="0"/>
                  <w:marTop w:val="0"/>
                  <w:marBottom w:val="0"/>
                  <w:divBdr>
                    <w:top w:val="single" w:sz="2" w:space="1" w:color="FFFFFF"/>
                    <w:left w:val="single" w:sz="2" w:space="11" w:color="FFFFFF"/>
                    <w:bottom w:val="single" w:sz="2" w:space="1" w:color="FFFFFF"/>
                    <w:right w:val="single" w:sz="2" w:space="4" w:color="FFFFFF"/>
                  </w:divBdr>
                  <w:divsChild>
                    <w:div w:id="503478644">
                      <w:marLeft w:val="0"/>
                      <w:marRight w:val="0"/>
                      <w:marTop w:val="0"/>
                      <w:marBottom w:val="0"/>
                      <w:divBdr>
                        <w:top w:val="none" w:sz="0" w:space="0" w:color="auto"/>
                        <w:left w:val="none" w:sz="0" w:space="0" w:color="auto"/>
                        <w:bottom w:val="none" w:sz="0" w:space="0" w:color="auto"/>
                        <w:right w:val="none" w:sz="0" w:space="0" w:color="auto"/>
                      </w:divBdr>
                    </w:div>
                  </w:divsChild>
                </w:div>
                <w:div w:id="1578049629">
                  <w:marLeft w:val="0"/>
                  <w:marRight w:val="0"/>
                  <w:marTop w:val="0"/>
                  <w:marBottom w:val="0"/>
                  <w:divBdr>
                    <w:top w:val="single" w:sz="2" w:space="1" w:color="FFFFFF"/>
                    <w:left w:val="single" w:sz="2" w:space="11" w:color="FFFFFF"/>
                    <w:bottom w:val="single" w:sz="2" w:space="1" w:color="FFFFFF"/>
                    <w:right w:val="single" w:sz="2" w:space="4" w:color="FFFFFF"/>
                  </w:divBdr>
                  <w:divsChild>
                    <w:div w:id="2036421156">
                      <w:marLeft w:val="0"/>
                      <w:marRight w:val="0"/>
                      <w:marTop w:val="0"/>
                      <w:marBottom w:val="0"/>
                      <w:divBdr>
                        <w:top w:val="none" w:sz="0" w:space="0" w:color="auto"/>
                        <w:left w:val="none" w:sz="0" w:space="0" w:color="auto"/>
                        <w:bottom w:val="none" w:sz="0" w:space="0" w:color="auto"/>
                        <w:right w:val="none" w:sz="0" w:space="0" w:color="auto"/>
                      </w:divBdr>
                    </w:div>
                  </w:divsChild>
                </w:div>
                <w:div w:id="520364843">
                  <w:marLeft w:val="0"/>
                  <w:marRight w:val="0"/>
                  <w:marTop w:val="0"/>
                  <w:marBottom w:val="0"/>
                  <w:divBdr>
                    <w:top w:val="single" w:sz="2" w:space="1" w:color="FFFFFF"/>
                    <w:left w:val="single" w:sz="2" w:space="11" w:color="FFFFFF"/>
                    <w:bottom w:val="single" w:sz="2" w:space="1" w:color="FFFFFF"/>
                    <w:right w:val="single" w:sz="2" w:space="4" w:color="FFFFFF"/>
                  </w:divBdr>
                  <w:divsChild>
                    <w:div w:id="655039140">
                      <w:marLeft w:val="0"/>
                      <w:marRight w:val="0"/>
                      <w:marTop w:val="0"/>
                      <w:marBottom w:val="0"/>
                      <w:divBdr>
                        <w:top w:val="none" w:sz="0" w:space="0" w:color="auto"/>
                        <w:left w:val="none" w:sz="0" w:space="0" w:color="auto"/>
                        <w:bottom w:val="none" w:sz="0" w:space="0" w:color="auto"/>
                        <w:right w:val="none" w:sz="0" w:space="0" w:color="auto"/>
                      </w:divBdr>
                    </w:div>
                  </w:divsChild>
                </w:div>
                <w:div w:id="1975671811">
                  <w:marLeft w:val="0"/>
                  <w:marRight w:val="0"/>
                  <w:marTop w:val="0"/>
                  <w:marBottom w:val="0"/>
                  <w:divBdr>
                    <w:top w:val="single" w:sz="2" w:space="1" w:color="FFFFFF"/>
                    <w:left w:val="single" w:sz="2" w:space="11" w:color="FFFFFF"/>
                    <w:bottom w:val="single" w:sz="2" w:space="1" w:color="FFFFFF"/>
                    <w:right w:val="single" w:sz="2" w:space="4" w:color="FFFFFF"/>
                  </w:divBdr>
                  <w:divsChild>
                    <w:div w:id="964428456">
                      <w:marLeft w:val="0"/>
                      <w:marRight w:val="0"/>
                      <w:marTop w:val="0"/>
                      <w:marBottom w:val="0"/>
                      <w:divBdr>
                        <w:top w:val="none" w:sz="0" w:space="0" w:color="auto"/>
                        <w:left w:val="none" w:sz="0" w:space="0" w:color="auto"/>
                        <w:bottom w:val="none" w:sz="0" w:space="0" w:color="auto"/>
                        <w:right w:val="none" w:sz="0" w:space="0" w:color="auto"/>
                      </w:divBdr>
                    </w:div>
                  </w:divsChild>
                </w:div>
                <w:div w:id="2053336966">
                  <w:marLeft w:val="0"/>
                  <w:marRight w:val="0"/>
                  <w:marTop w:val="0"/>
                  <w:marBottom w:val="0"/>
                  <w:divBdr>
                    <w:top w:val="single" w:sz="2" w:space="1" w:color="FFFFFF"/>
                    <w:left w:val="single" w:sz="2" w:space="11" w:color="FFFFFF"/>
                    <w:bottom w:val="single" w:sz="2" w:space="1" w:color="FFFFFF"/>
                    <w:right w:val="single" w:sz="2" w:space="4" w:color="FFFFFF"/>
                  </w:divBdr>
                  <w:divsChild>
                    <w:div w:id="1940798808">
                      <w:marLeft w:val="0"/>
                      <w:marRight w:val="0"/>
                      <w:marTop w:val="0"/>
                      <w:marBottom w:val="0"/>
                      <w:divBdr>
                        <w:top w:val="none" w:sz="0" w:space="0" w:color="auto"/>
                        <w:left w:val="none" w:sz="0" w:space="0" w:color="auto"/>
                        <w:bottom w:val="none" w:sz="0" w:space="0" w:color="auto"/>
                        <w:right w:val="none" w:sz="0" w:space="0" w:color="auto"/>
                      </w:divBdr>
                    </w:div>
                  </w:divsChild>
                </w:div>
                <w:div w:id="1820339218">
                  <w:marLeft w:val="0"/>
                  <w:marRight w:val="0"/>
                  <w:marTop w:val="0"/>
                  <w:marBottom w:val="0"/>
                  <w:divBdr>
                    <w:top w:val="single" w:sz="2" w:space="1" w:color="FFFFFF"/>
                    <w:left w:val="single" w:sz="2" w:space="11" w:color="FFFFFF"/>
                    <w:bottom w:val="single" w:sz="2" w:space="1" w:color="FFFFFF"/>
                    <w:right w:val="single" w:sz="2" w:space="4" w:color="FFFFFF"/>
                  </w:divBdr>
                  <w:divsChild>
                    <w:div w:id="520777695">
                      <w:marLeft w:val="0"/>
                      <w:marRight w:val="0"/>
                      <w:marTop w:val="0"/>
                      <w:marBottom w:val="0"/>
                      <w:divBdr>
                        <w:top w:val="none" w:sz="0" w:space="0" w:color="auto"/>
                        <w:left w:val="none" w:sz="0" w:space="0" w:color="auto"/>
                        <w:bottom w:val="none" w:sz="0" w:space="0" w:color="auto"/>
                        <w:right w:val="none" w:sz="0" w:space="0" w:color="auto"/>
                      </w:divBdr>
                    </w:div>
                  </w:divsChild>
                </w:div>
                <w:div w:id="408888374">
                  <w:marLeft w:val="0"/>
                  <w:marRight w:val="0"/>
                  <w:marTop w:val="0"/>
                  <w:marBottom w:val="0"/>
                  <w:divBdr>
                    <w:top w:val="single" w:sz="2" w:space="1" w:color="FFFFFF"/>
                    <w:left w:val="single" w:sz="2" w:space="11" w:color="FFFFFF"/>
                    <w:bottom w:val="single" w:sz="2" w:space="1" w:color="FFFFFF"/>
                    <w:right w:val="single" w:sz="2" w:space="4" w:color="FFFFFF"/>
                  </w:divBdr>
                  <w:divsChild>
                    <w:div w:id="882442367">
                      <w:marLeft w:val="0"/>
                      <w:marRight w:val="0"/>
                      <w:marTop w:val="0"/>
                      <w:marBottom w:val="0"/>
                      <w:divBdr>
                        <w:top w:val="none" w:sz="0" w:space="0" w:color="auto"/>
                        <w:left w:val="none" w:sz="0" w:space="0" w:color="auto"/>
                        <w:bottom w:val="none" w:sz="0" w:space="0" w:color="auto"/>
                        <w:right w:val="none" w:sz="0" w:space="0" w:color="auto"/>
                      </w:divBdr>
                    </w:div>
                  </w:divsChild>
                </w:div>
                <w:div w:id="1210069321">
                  <w:marLeft w:val="0"/>
                  <w:marRight w:val="0"/>
                  <w:marTop w:val="0"/>
                  <w:marBottom w:val="0"/>
                  <w:divBdr>
                    <w:top w:val="single" w:sz="2" w:space="1" w:color="FFFFFF"/>
                    <w:left w:val="single" w:sz="2" w:space="11" w:color="FFFFFF"/>
                    <w:bottom w:val="single" w:sz="2" w:space="1" w:color="FFFFFF"/>
                    <w:right w:val="single" w:sz="2" w:space="4" w:color="FFFFFF"/>
                  </w:divBdr>
                  <w:divsChild>
                    <w:div w:id="1323856082">
                      <w:marLeft w:val="0"/>
                      <w:marRight w:val="0"/>
                      <w:marTop w:val="0"/>
                      <w:marBottom w:val="0"/>
                      <w:divBdr>
                        <w:top w:val="none" w:sz="0" w:space="0" w:color="auto"/>
                        <w:left w:val="none" w:sz="0" w:space="0" w:color="auto"/>
                        <w:bottom w:val="none" w:sz="0" w:space="0" w:color="auto"/>
                        <w:right w:val="none" w:sz="0" w:space="0" w:color="auto"/>
                      </w:divBdr>
                    </w:div>
                  </w:divsChild>
                </w:div>
                <w:div w:id="2899777">
                  <w:marLeft w:val="0"/>
                  <w:marRight w:val="0"/>
                  <w:marTop w:val="0"/>
                  <w:marBottom w:val="0"/>
                  <w:divBdr>
                    <w:top w:val="single" w:sz="2" w:space="1" w:color="FFFFFF"/>
                    <w:left w:val="single" w:sz="2" w:space="11" w:color="FFFFFF"/>
                    <w:bottom w:val="single" w:sz="2" w:space="1" w:color="FFFFFF"/>
                    <w:right w:val="single" w:sz="2" w:space="4" w:color="FFFFFF"/>
                  </w:divBdr>
                  <w:divsChild>
                    <w:div w:id="1381057771">
                      <w:marLeft w:val="0"/>
                      <w:marRight w:val="0"/>
                      <w:marTop w:val="0"/>
                      <w:marBottom w:val="0"/>
                      <w:divBdr>
                        <w:top w:val="none" w:sz="0" w:space="0" w:color="auto"/>
                        <w:left w:val="none" w:sz="0" w:space="0" w:color="auto"/>
                        <w:bottom w:val="none" w:sz="0" w:space="0" w:color="auto"/>
                        <w:right w:val="none" w:sz="0" w:space="0" w:color="auto"/>
                      </w:divBdr>
                    </w:div>
                  </w:divsChild>
                </w:div>
                <w:div w:id="676730288">
                  <w:marLeft w:val="0"/>
                  <w:marRight w:val="0"/>
                  <w:marTop w:val="0"/>
                  <w:marBottom w:val="0"/>
                  <w:divBdr>
                    <w:top w:val="single" w:sz="2" w:space="1" w:color="FFFFFF"/>
                    <w:left w:val="single" w:sz="2" w:space="11" w:color="FFFFFF"/>
                    <w:bottom w:val="single" w:sz="2" w:space="1" w:color="FFFFFF"/>
                    <w:right w:val="single" w:sz="2" w:space="4" w:color="FFFFFF"/>
                  </w:divBdr>
                  <w:divsChild>
                    <w:div w:id="1020667080">
                      <w:marLeft w:val="0"/>
                      <w:marRight w:val="0"/>
                      <w:marTop w:val="0"/>
                      <w:marBottom w:val="0"/>
                      <w:divBdr>
                        <w:top w:val="none" w:sz="0" w:space="0" w:color="auto"/>
                        <w:left w:val="none" w:sz="0" w:space="0" w:color="auto"/>
                        <w:bottom w:val="none" w:sz="0" w:space="0" w:color="auto"/>
                        <w:right w:val="none" w:sz="0" w:space="0" w:color="auto"/>
                      </w:divBdr>
                    </w:div>
                  </w:divsChild>
                </w:div>
                <w:div w:id="595403050">
                  <w:marLeft w:val="0"/>
                  <w:marRight w:val="0"/>
                  <w:marTop w:val="0"/>
                  <w:marBottom w:val="0"/>
                  <w:divBdr>
                    <w:top w:val="single" w:sz="2" w:space="1" w:color="FFFFFF"/>
                    <w:left w:val="single" w:sz="2" w:space="11" w:color="FFFFFF"/>
                    <w:bottom w:val="single" w:sz="2" w:space="1" w:color="FFFFFF"/>
                    <w:right w:val="single" w:sz="2" w:space="4" w:color="FFFFFF"/>
                  </w:divBdr>
                  <w:divsChild>
                    <w:div w:id="411660961">
                      <w:marLeft w:val="0"/>
                      <w:marRight w:val="0"/>
                      <w:marTop w:val="0"/>
                      <w:marBottom w:val="0"/>
                      <w:divBdr>
                        <w:top w:val="none" w:sz="0" w:space="0" w:color="auto"/>
                        <w:left w:val="none" w:sz="0" w:space="0" w:color="auto"/>
                        <w:bottom w:val="none" w:sz="0" w:space="0" w:color="auto"/>
                        <w:right w:val="none" w:sz="0" w:space="0" w:color="auto"/>
                      </w:divBdr>
                    </w:div>
                  </w:divsChild>
                </w:div>
                <w:div w:id="1087573742">
                  <w:marLeft w:val="0"/>
                  <w:marRight w:val="0"/>
                  <w:marTop w:val="0"/>
                  <w:marBottom w:val="0"/>
                  <w:divBdr>
                    <w:top w:val="single" w:sz="2" w:space="1" w:color="FFFFFF"/>
                    <w:left w:val="single" w:sz="2" w:space="11" w:color="FFFFFF"/>
                    <w:bottom w:val="single" w:sz="2" w:space="1" w:color="FFFFFF"/>
                    <w:right w:val="single" w:sz="2" w:space="4" w:color="FFFFFF"/>
                  </w:divBdr>
                  <w:divsChild>
                    <w:div w:id="1826244064">
                      <w:marLeft w:val="0"/>
                      <w:marRight w:val="0"/>
                      <w:marTop w:val="0"/>
                      <w:marBottom w:val="0"/>
                      <w:divBdr>
                        <w:top w:val="none" w:sz="0" w:space="0" w:color="auto"/>
                        <w:left w:val="none" w:sz="0" w:space="0" w:color="auto"/>
                        <w:bottom w:val="none" w:sz="0" w:space="0" w:color="auto"/>
                        <w:right w:val="none" w:sz="0" w:space="0" w:color="auto"/>
                      </w:divBdr>
                    </w:div>
                  </w:divsChild>
                </w:div>
                <w:div w:id="949553127">
                  <w:marLeft w:val="0"/>
                  <w:marRight w:val="0"/>
                  <w:marTop w:val="0"/>
                  <w:marBottom w:val="0"/>
                  <w:divBdr>
                    <w:top w:val="single" w:sz="2" w:space="1" w:color="FFFFFF"/>
                    <w:left w:val="single" w:sz="2" w:space="11" w:color="FFFFFF"/>
                    <w:bottom w:val="single" w:sz="2" w:space="1" w:color="FFFFFF"/>
                    <w:right w:val="single" w:sz="2" w:space="4" w:color="FFFFFF"/>
                  </w:divBdr>
                  <w:divsChild>
                    <w:div w:id="1401368197">
                      <w:marLeft w:val="0"/>
                      <w:marRight w:val="0"/>
                      <w:marTop w:val="0"/>
                      <w:marBottom w:val="0"/>
                      <w:divBdr>
                        <w:top w:val="none" w:sz="0" w:space="0" w:color="auto"/>
                        <w:left w:val="none" w:sz="0" w:space="0" w:color="auto"/>
                        <w:bottom w:val="none" w:sz="0" w:space="0" w:color="auto"/>
                        <w:right w:val="none" w:sz="0" w:space="0" w:color="auto"/>
                      </w:divBdr>
                    </w:div>
                  </w:divsChild>
                </w:div>
                <w:div w:id="1996181021">
                  <w:marLeft w:val="0"/>
                  <w:marRight w:val="0"/>
                  <w:marTop w:val="0"/>
                  <w:marBottom w:val="0"/>
                  <w:divBdr>
                    <w:top w:val="single" w:sz="2" w:space="1" w:color="FFFFFF"/>
                    <w:left w:val="single" w:sz="2" w:space="11" w:color="FFFFFF"/>
                    <w:bottom w:val="single" w:sz="2" w:space="1" w:color="FFFFFF"/>
                    <w:right w:val="single" w:sz="2" w:space="4" w:color="FFFFFF"/>
                  </w:divBdr>
                  <w:divsChild>
                    <w:div w:id="655106087">
                      <w:marLeft w:val="0"/>
                      <w:marRight w:val="0"/>
                      <w:marTop w:val="0"/>
                      <w:marBottom w:val="0"/>
                      <w:divBdr>
                        <w:top w:val="none" w:sz="0" w:space="0" w:color="auto"/>
                        <w:left w:val="none" w:sz="0" w:space="0" w:color="auto"/>
                        <w:bottom w:val="none" w:sz="0" w:space="0" w:color="auto"/>
                        <w:right w:val="none" w:sz="0" w:space="0" w:color="auto"/>
                      </w:divBdr>
                    </w:div>
                  </w:divsChild>
                </w:div>
                <w:div w:id="955261309">
                  <w:marLeft w:val="0"/>
                  <w:marRight w:val="0"/>
                  <w:marTop w:val="0"/>
                  <w:marBottom w:val="0"/>
                  <w:divBdr>
                    <w:top w:val="single" w:sz="2" w:space="1" w:color="FFFFFF"/>
                    <w:left w:val="single" w:sz="2" w:space="11" w:color="FFFFFF"/>
                    <w:bottom w:val="single" w:sz="2" w:space="1" w:color="FFFFFF"/>
                    <w:right w:val="single" w:sz="2" w:space="4" w:color="FFFFFF"/>
                  </w:divBdr>
                  <w:divsChild>
                    <w:div w:id="1278878180">
                      <w:marLeft w:val="0"/>
                      <w:marRight w:val="0"/>
                      <w:marTop w:val="0"/>
                      <w:marBottom w:val="0"/>
                      <w:divBdr>
                        <w:top w:val="none" w:sz="0" w:space="0" w:color="auto"/>
                        <w:left w:val="none" w:sz="0" w:space="0" w:color="auto"/>
                        <w:bottom w:val="none" w:sz="0" w:space="0" w:color="auto"/>
                        <w:right w:val="none" w:sz="0" w:space="0" w:color="auto"/>
                      </w:divBdr>
                    </w:div>
                  </w:divsChild>
                </w:div>
                <w:div w:id="1989364157">
                  <w:marLeft w:val="0"/>
                  <w:marRight w:val="0"/>
                  <w:marTop w:val="0"/>
                  <w:marBottom w:val="0"/>
                  <w:divBdr>
                    <w:top w:val="single" w:sz="2" w:space="1" w:color="FFFFFF"/>
                    <w:left w:val="single" w:sz="2" w:space="11" w:color="FFFFFF"/>
                    <w:bottom w:val="single" w:sz="2" w:space="1" w:color="FFFFFF"/>
                    <w:right w:val="single" w:sz="2" w:space="4" w:color="FFFFFF"/>
                  </w:divBdr>
                  <w:divsChild>
                    <w:div w:id="1422870699">
                      <w:marLeft w:val="0"/>
                      <w:marRight w:val="0"/>
                      <w:marTop w:val="0"/>
                      <w:marBottom w:val="0"/>
                      <w:divBdr>
                        <w:top w:val="none" w:sz="0" w:space="0" w:color="auto"/>
                        <w:left w:val="none" w:sz="0" w:space="0" w:color="auto"/>
                        <w:bottom w:val="none" w:sz="0" w:space="0" w:color="auto"/>
                        <w:right w:val="none" w:sz="0" w:space="0" w:color="auto"/>
                      </w:divBdr>
                    </w:div>
                  </w:divsChild>
                </w:div>
                <w:div w:id="744255840">
                  <w:marLeft w:val="0"/>
                  <w:marRight w:val="0"/>
                  <w:marTop w:val="0"/>
                  <w:marBottom w:val="0"/>
                  <w:divBdr>
                    <w:top w:val="single" w:sz="2" w:space="1" w:color="FFFFFF"/>
                    <w:left w:val="single" w:sz="2" w:space="11" w:color="FFFFFF"/>
                    <w:bottom w:val="single" w:sz="2" w:space="1" w:color="FFFFFF"/>
                    <w:right w:val="single" w:sz="2" w:space="4" w:color="FFFFFF"/>
                  </w:divBdr>
                  <w:divsChild>
                    <w:div w:id="1954706471">
                      <w:marLeft w:val="0"/>
                      <w:marRight w:val="0"/>
                      <w:marTop w:val="0"/>
                      <w:marBottom w:val="0"/>
                      <w:divBdr>
                        <w:top w:val="none" w:sz="0" w:space="0" w:color="auto"/>
                        <w:left w:val="none" w:sz="0" w:space="0" w:color="auto"/>
                        <w:bottom w:val="none" w:sz="0" w:space="0" w:color="auto"/>
                        <w:right w:val="none" w:sz="0" w:space="0" w:color="auto"/>
                      </w:divBdr>
                    </w:div>
                  </w:divsChild>
                </w:div>
                <w:div w:id="2032144727">
                  <w:marLeft w:val="0"/>
                  <w:marRight w:val="0"/>
                  <w:marTop w:val="0"/>
                  <w:marBottom w:val="0"/>
                  <w:divBdr>
                    <w:top w:val="single" w:sz="2" w:space="1" w:color="FFFFFF"/>
                    <w:left w:val="single" w:sz="2" w:space="11" w:color="FFFFFF"/>
                    <w:bottom w:val="single" w:sz="2" w:space="1" w:color="FFFFFF"/>
                    <w:right w:val="single" w:sz="2" w:space="4" w:color="FFFFFF"/>
                  </w:divBdr>
                  <w:divsChild>
                    <w:div w:id="676268403">
                      <w:marLeft w:val="0"/>
                      <w:marRight w:val="0"/>
                      <w:marTop w:val="0"/>
                      <w:marBottom w:val="0"/>
                      <w:divBdr>
                        <w:top w:val="none" w:sz="0" w:space="0" w:color="auto"/>
                        <w:left w:val="none" w:sz="0" w:space="0" w:color="auto"/>
                        <w:bottom w:val="none" w:sz="0" w:space="0" w:color="auto"/>
                        <w:right w:val="none" w:sz="0" w:space="0" w:color="auto"/>
                      </w:divBdr>
                    </w:div>
                  </w:divsChild>
                </w:div>
                <w:div w:id="678199120">
                  <w:marLeft w:val="0"/>
                  <w:marRight w:val="0"/>
                  <w:marTop w:val="0"/>
                  <w:marBottom w:val="0"/>
                  <w:divBdr>
                    <w:top w:val="single" w:sz="2" w:space="1" w:color="FFFFFF"/>
                    <w:left w:val="single" w:sz="2" w:space="11" w:color="FFFFFF"/>
                    <w:bottom w:val="single" w:sz="2" w:space="1" w:color="FFFFFF"/>
                    <w:right w:val="single" w:sz="2" w:space="4" w:color="FFFFFF"/>
                  </w:divBdr>
                  <w:divsChild>
                    <w:div w:id="1090547027">
                      <w:marLeft w:val="0"/>
                      <w:marRight w:val="0"/>
                      <w:marTop w:val="0"/>
                      <w:marBottom w:val="0"/>
                      <w:divBdr>
                        <w:top w:val="none" w:sz="0" w:space="0" w:color="auto"/>
                        <w:left w:val="none" w:sz="0" w:space="0" w:color="auto"/>
                        <w:bottom w:val="none" w:sz="0" w:space="0" w:color="auto"/>
                        <w:right w:val="none" w:sz="0" w:space="0" w:color="auto"/>
                      </w:divBdr>
                    </w:div>
                  </w:divsChild>
                </w:div>
                <w:div w:id="267665914">
                  <w:marLeft w:val="0"/>
                  <w:marRight w:val="0"/>
                  <w:marTop w:val="0"/>
                  <w:marBottom w:val="0"/>
                  <w:divBdr>
                    <w:top w:val="single" w:sz="2" w:space="1" w:color="FFFFFF"/>
                    <w:left w:val="single" w:sz="2" w:space="11" w:color="FFFFFF"/>
                    <w:bottom w:val="single" w:sz="2" w:space="1" w:color="FFFFFF"/>
                    <w:right w:val="single" w:sz="2" w:space="4" w:color="FFFFFF"/>
                  </w:divBdr>
                  <w:divsChild>
                    <w:div w:id="1321495133">
                      <w:marLeft w:val="0"/>
                      <w:marRight w:val="0"/>
                      <w:marTop w:val="0"/>
                      <w:marBottom w:val="0"/>
                      <w:divBdr>
                        <w:top w:val="none" w:sz="0" w:space="0" w:color="auto"/>
                        <w:left w:val="none" w:sz="0" w:space="0" w:color="auto"/>
                        <w:bottom w:val="none" w:sz="0" w:space="0" w:color="auto"/>
                        <w:right w:val="none" w:sz="0" w:space="0" w:color="auto"/>
                      </w:divBdr>
                    </w:div>
                  </w:divsChild>
                </w:div>
                <w:div w:id="2041006965">
                  <w:marLeft w:val="0"/>
                  <w:marRight w:val="0"/>
                  <w:marTop w:val="0"/>
                  <w:marBottom w:val="0"/>
                  <w:divBdr>
                    <w:top w:val="single" w:sz="2" w:space="1" w:color="FFFFFF"/>
                    <w:left w:val="single" w:sz="2" w:space="11" w:color="FFFFFF"/>
                    <w:bottom w:val="single" w:sz="2" w:space="1" w:color="FFFFFF"/>
                    <w:right w:val="single" w:sz="2" w:space="4" w:color="FFFFFF"/>
                  </w:divBdr>
                  <w:divsChild>
                    <w:div w:id="983314682">
                      <w:marLeft w:val="0"/>
                      <w:marRight w:val="0"/>
                      <w:marTop w:val="0"/>
                      <w:marBottom w:val="0"/>
                      <w:divBdr>
                        <w:top w:val="none" w:sz="0" w:space="0" w:color="auto"/>
                        <w:left w:val="none" w:sz="0" w:space="0" w:color="auto"/>
                        <w:bottom w:val="none" w:sz="0" w:space="0" w:color="auto"/>
                        <w:right w:val="none" w:sz="0" w:space="0" w:color="auto"/>
                      </w:divBdr>
                    </w:div>
                  </w:divsChild>
                </w:div>
                <w:div w:id="1503274262">
                  <w:marLeft w:val="0"/>
                  <w:marRight w:val="0"/>
                  <w:marTop w:val="0"/>
                  <w:marBottom w:val="0"/>
                  <w:divBdr>
                    <w:top w:val="single" w:sz="2" w:space="1" w:color="FFFFFF"/>
                    <w:left w:val="single" w:sz="2" w:space="11" w:color="FFFFFF"/>
                    <w:bottom w:val="single" w:sz="2" w:space="1" w:color="FFFFFF"/>
                    <w:right w:val="single" w:sz="2" w:space="4" w:color="FFFFFF"/>
                  </w:divBdr>
                  <w:divsChild>
                    <w:div w:id="1562866582">
                      <w:marLeft w:val="0"/>
                      <w:marRight w:val="0"/>
                      <w:marTop w:val="0"/>
                      <w:marBottom w:val="0"/>
                      <w:divBdr>
                        <w:top w:val="none" w:sz="0" w:space="0" w:color="auto"/>
                        <w:left w:val="none" w:sz="0" w:space="0" w:color="auto"/>
                        <w:bottom w:val="none" w:sz="0" w:space="0" w:color="auto"/>
                        <w:right w:val="none" w:sz="0" w:space="0" w:color="auto"/>
                      </w:divBdr>
                    </w:div>
                  </w:divsChild>
                </w:div>
                <w:div w:id="675696004">
                  <w:marLeft w:val="0"/>
                  <w:marRight w:val="0"/>
                  <w:marTop w:val="0"/>
                  <w:marBottom w:val="0"/>
                  <w:divBdr>
                    <w:top w:val="single" w:sz="2" w:space="1" w:color="FFFFFF"/>
                    <w:left w:val="single" w:sz="2" w:space="11" w:color="FFFFFF"/>
                    <w:bottom w:val="single" w:sz="2" w:space="1" w:color="FFFFFF"/>
                    <w:right w:val="single" w:sz="2" w:space="4" w:color="FFFFFF"/>
                  </w:divBdr>
                  <w:divsChild>
                    <w:div w:id="1025906947">
                      <w:marLeft w:val="0"/>
                      <w:marRight w:val="0"/>
                      <w:marTop w:val="0"/>
                      <w:marBottom w:val="0"/>
                      <w:divBdr>
                        <w:top w:val="none" w:sz="0" w:space="0" w:color="auto"/>
                        <w:left w:val="none" w:sz="0" w:space="0" w:color="auto"/>
                        <w:bottom w:val="none" w:sz="0" w:space="0" w:color="auto"/>
                        <w:right w:val="none" w:sz="0" w:space="0" w:color="auto"/>
                      </w:divBdr>
                    </w:div>
                  </w:divsChild>
                </w:div>
                <w:div w:id="1308969983">
                  <w:marLeft w:val="0"/>
                  <w:marRight w:val="0"/>
                  <w:marTop w:val="0"/>
                  <w:marBottom w:val="0"/>
                  <w:divBdr>
                    <w:top w:val="single" w:sz="2" w:space="1" w:color="FFFFFF"/>
                    <w:left w:val="single" w:sz="2" w:space="11" w:color="FFFFFF"/>
                    <w:bottom w:val="single" w:sz="2" w:space="1" w:color="FFFFFF"/>
                    <w:right w:val="single" w:sz="2" w:space="4" w:color="FFFFFF"/>
                  </w:divBdr>
                  <w:divsChild>
                    <w:div w:id="1546019659">
                      <w:marLeft w:val="0"/>
                      <w:marRight w:val="0"/>
                      <w:marTop w:val="0"/>
                      <w:marBottom w:val="0"/>
                      <w:divBdr>
                        <w:top w:val="none" w:sz="0" w:space="0" w:color="auto"/>
                        <w:left w:val="none" w:sz="0" w:space="0" w:color="auto"/>
                        <w:bottom w:val="none" w:sz="0" w:space="0" w:color="auto"/>
                        <w:right w:val="none" w:sz="0" w:space="0" w:color="auto"/>
                      </w:divBdr>
                    </w:div>
                  </w:divsChild>
                </w:div>
                <w:div w:id="1895771132">
                  <w:marLeft w:val="0"/>
                  <w:marRight w:val="0"/>
                  <w:marTop w:val="0"/>
                  <w:marBottom w:val="0"/>
                  <w:divBdr>
                    <w:top w:val="single" w:sz="2" w:space="1" w:color="FFFFFF"/>
                    <w:left w:val="single" w:sz="2" w:space="11" w:color="FFFFFF"/>
                    <w:bottom w:val="single" w:sz="2" w:space="1" w:color="FFFFFF"/>
                    <w:right w:val="single" w:sz="2" w:space="4" w:color="FFFFFF"/>
                  </w:divBdr>
                  <w:divsChild>
                    <w:div w:id="66223019">
                      <w:marLeft w:val="0"/>
                      <w:marRight w:val="0"/>
                      <w:marTop w:val="0"/>
                      <w:marBottom w:val="0"/>
                      <w:divBdr>
                        <w:top w:val="none" w:sz="0" w:space="0" w:color="auto"/>
                        <w:left w:val="none" w:sz="0" w:space="0" w:color="auto"/>
                        <w:bottom w:val="none" w:sz="0" w:space="0" w:color="auto"/>
                        <w:right w:val="none" w:sz="0" w:space="0" w:color="auto"/>
                      </w:divBdr>
                    </w:div>
                  </w:divsChild>
                </w:div>
                <w:div w:id="263273020">
                  <w:marLeft w:val="0"/>
                  <w:marRight w:val="0"/>
                  <w:marTop w:val="0"/>
                  <w:marBottom w:val="0"/>
                  <w:divBdr>
                    <w:top w:val="single" w:sz="2" w:space="1" w:color="FFFFFF"/>
                    <w:left w:val="single" w:sz="2" w:space="11" w:color="FFFFFF"/>
                    <w:bottom w:val="single" w:sz="2" w:space="1" w:color="FFFFFF"/>
                    <w:right w:val="single" w:sz="2" w:space="4" w:color="FFFFFF"/>
                  </w:divBdr>
                  <w:divsChild>
                    <w:div w:id="1959797122">
                      <w:marLeft w:val="0"/>
                      <w:marRight w:val="0"/>
                      <w:marTop w:val="0"/>
                      <w:marBottom w:val="0"/>
                      <w:divBdr>
                        <w:top w:val="none" w:sz="0" w:space="0" w:color="auto"/>
                        <w:left w:val="none" w:sz="0" w:space="0" w:color="auto"/>
                        <w:bottom w:val="none" w:sz="0" w:space="0" w:color="auto"/>
                        <w:right w:val="none" w:sz="0" w:space="0" w:color="auto"/>
                      </w:divBdr>
                    </w:div>
                  </w:divsChild>
                </w:div>
                <w:div w:id="1464076088">
                  <w:marLeft w:val="0"/>
                  <w:marRight w:val="0"/>
                  <w:marTop w:val="0"/>
                  <w:marBottom w:val="0"/>
                  <w:divBdr>
                    <w:top w:val="single" w:sz="2" w:space="1" w:color="FFFFFF"/>
                    <w:left w:val="single" w:sz="2" w:space="11" w:color="FFFFFF"/>
                    <w:bottom w:val="single" w:sz="2" w:space="1" w:color="FFFFFF"/>
                    <w:right w:val="single" w:sz="2" w:space="4" w:color="FFFFFF"/>
                  </w:divBdr>
                  <w:divsChild>
                    <w:div w:id="636574151">
                      <w:marLeft w:val="0"/>
                      <w:marRight w:val="0"/>
                      <w:marTop w:val="0"/>
                      <w:marBottom w:val="0"/>
                      <w:divBdr>
                        <w:top w:val="none" w:sz="0" w:space="0" w:color="auto"/>
                        <w:left w:val="none" w:sz="0" w:space="0" w:color="auto"/>
                        <w:bottom w:val="none" w:sz="0" w:space="0" w:color="auto"/>
                        <w:right w:val="none" w:sz="0" w:space="0" w:color="auto"/>
                      </w:divBdr>
                    </w:div>
                  </w:divsChild>
                </w:div>
                <w:div w:id="263878670">
                  <w:marLeft w:val="0"/>
                  <w:marRight w:val="0"/>
                  <w:marTop w:val="0"/>
                  <w:marBottom w:val="0"/>
                  <w:divBdr>
                    <w:top w:val="single" w:sz="2" w:space="1" w:color="FFFFFF"/>
                    <w:left w:val="single" w:sz="2" w:space="11" w:color="FFFFFF"/>
                    <w:bottom w:val="single" w:sz="2" w:space="1" w:color="FFFFFF"/>
                    <w:right w:val="single" w:sz="2" w:space="4" w:color="FFFFFF"/>
                  </w:divBdr>
                  <w:divsChild>
                    <w:div w:id="2142461112">
                      <w:marLeft w:val="0"/>
                      <w:marRight w:val="0"/>
                      <w:marTop w:val="0"/>
                      <w:marBottom w:val="0"/>
                      <w:divBdr>
                        <w:top w:val="none" w:sz="0" w:space="0" w:color="auto"/>
                        <w:left w:val="none" w:sz="0" w:space="0" w:color="auto"/>
                        <w:bottom w:val="none" w:sz="0" w:space="0" w:color="auto"/>
                        <w:right w:val="none" w:sz="0" w:space="0" w:color="auto"/>
                      </w:divBdr>
                    </w:div>
                  </w:divsChild>
                </w:div>
                <w:div w:id="2118481561">
                  <w:marLeft w:val="0"/>
                  <w:marRight w:val="0"/>
                  <w:marTop w:val="0"/>
                  <w:marBottom w:val="0"/>
                  <w:divBdr>
                    <w:top w:val="single" w:sz="2" w:space="1" w:color="FFFFFF"/>
                    <w:left w:val="single" w:sz="2" w:space="11" w:color="FFFFFF"/>
                    <w:bottom w:val="single" w:sz="2" w:space="1" w:color="FFFFFF"/>
                    <w:right w:val="single" w:sz="2" w:space="4" w:color="FFFFFF"/>
                  </w:divBdr>
                  <w:divsChild>
                    <w:div w:id="1540700130">
                      <w:marLeft w:val="0"/>
                      <w:marRight w:val="0"/>
                      <w:marTop w:val="0"/>
                      <w:marBottom w:val="0"/>
                      <w:divBdr>
                        <w:top w:val="none" w:sz="0" w:space="0" w:color="auto"/>
                        <w:left w:val="none" w:sz="0" w:space="0" w:color="auto"/>
                        <w:bottom w:val="none" w:sz="0" w:space="0" w:color="auto"/>
                        <w:right w:val="none" w:sz="0" w:space="0" w:color="auto"/>
                      </w:divBdr>
                    </w:div>
                  </w:divsChild>
                </w:div>
                <w:div w:id="2124381645">
                  <w:marLeft w:val="0"/>
                  <w:marRight w:val="0"/>
                  <w:marTop w:val="0"/>
                  <w:marBottom w:val="0"/>
                  <w:divBdr>
                    <w:top w:val="single" w:sz="2" w:space="1" w:color="FFFFFF"/>
                    <w:left w:val="single" w:sz="2" w:space="11" w:color="FFFFFF"/>
                    <w:bottom w:val="single" w:sz="2" w:space="1" w:color="FFFFFF"/>
                    <w:right w:val="single" w:sz="2" w:space="4" w:color="FFFFFF"/>
                  </w:divBdr>
                  <w:divsChild>
                    <w:div w:id="120730050">
                      <w:marLeft w:val="0"/>
                      <w:marRight w:val="0"/>
                      <w:marTop w:val="0"/>
                      <w:marBottom w:val="0"/>
                      <w:divBdr>
                        <w:top w:val="none" w:sz="0" w:space="0" w:color="auto"/>
                        <w:left w:val="none" w:sz="0" w:space="0" w:color="auto"/>
                        <w:bottom w:val="none" w:sz="0" w:space="0" w:color="auto"/>
                        <w:right w:val="none" w:sz="0" w:space="0" w:color="auto"/>
                      </w:divBdr>
                    </w:div>
                  </w:divsChild>
                </w:div>
                <w:div w:id="217280685">
                  <w:marLeft w:val="0"/>
                  <w:marRight w:val="0"/>
                  <w:marTop w:val="0"/>
                  <w:marBottom w:val="0"/>
                  <w:divBdr>
                    <w:top w:val="single" w:sz="2" w:space="1" w:color="FFFFFF"/>
                    <w:left w:val="single" w:sz="2" w:space="11" w:color="FFFFFF"/>
                    <w:bottom w:val="single" w:sz="2" w:space="1" w:color="FFFFFF"/>
                    <w:right w:val="single" w:sz="2" w:space="4" w:color="FFFFFF"/>
                  </w:divBdr>
                  <w:divsChild>
                    <w:div w:id="1408503692">
                      <w:marLeft w:val="0"/>
                      <w:marRight w:val="0"/>
                      <w:marTop w:val="0"/>
                      <w:marBottom w:val="0"/>
                      <w:divBdr>
                        <w:top w:val="none" w:sz="0" w:space="0" w:color="auto"/>
                        <w:left w:val="none" w:sz="0" w:space="0" w:color="auto"/>
                        <w:bottom w:val="none" w:sz="0" w:space="0" w:color="auto"/>
                        <w:right w:val="none" w:sz="0" w:space="0" w:color="auto"/>
                      </w:divBdr>
                    </w:div>
                  </w:divsChild>
                </w:div>
                <w:div w:id="1759596202">
                  <w:marLeft w:val="0"/>
                  <w:marRight w:val="0"/>
                  <w:marTop w:val="0"/>
                  <w:marBottom w:val="0"/>
                  <w:divBdr>
                    <w:top w:val="single" w:sz="2" w:space="1" w:color="FFFFFF"/>
                    <w:left w:val="single" w:sz="2" w:space="11" w:color="FFFFFF"/>
                    <w:bottom w:val="single" w:sz="2" w:space="1" w:color="FFFFFF"/>
                    <w:right w:val="single" w:sz="2" w:space="4" w:color="FFFFFF"/>
                  </w:divBdr>
                  <w:divsChild>
                    <w:div w:id="1013844058">
                      <w:marLeft w:val="0"/>
                      <w:marRight w:val="0"/>
                      <w:marTop w:val="0"/>
                      <w:marBottom w:val="0"/>
                      <w:divBdr>
                        <w:top w:val="none" w:sz="0" w:space="0" w:color="auto"/>
                        <w:left w:val="none" w:sz="0" w:space="0" w:color="auto"/>
                        <w:bottom w:val="none" w:sz="0" w:space="0" w:color="auto"/>
                        <w:right w:val="none" w:sz="0" w:space="0" w:color="auto"/>
                      </w:divBdr>
                    </w:div>
                  </w:divsChild>
                </w:div>
                <w:div w:id="1299071484">
                  <w:marLeft w:val="0"/>
                  <w:marRight w:val="0"/>
                  <w:marTop w:val="0"/>
                  <w:marBottom w:val="0"/>
                  <w:divBdr>
                    <w:top w:val="single" w:sz="2" w:space="1" w:color="FFFFFF"/>
                    <w:left w:val="single" w:sz="2" w:space="11" w:color="FFFFFF"/>
                    <w:bottom w:val="single" w:sz="2" w:space="4" w:color="FFFFFF"/>
                    <w:right w:val="single" w:sz="2" w:space="4" w:color="FFFFFF"/>
                  </w:divBdr>
                  <w:divsChild>
                    <w:div w:id="20368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895842">
      <w:bodyDiv w:val="1"/>
      <w:marLeft w:val="0"/>
      <w:marRight w:val="0"/>
      <w:marTop w:val="0"/>
      <w:marBottom w:val="0"/>
      <w:divBdr>
        <w:top w:val="none" w:sz="0" w:space="0" w:color="auto"/>
        <w:left w:val="none" w:sz="0" w:space="0" w:color="auto"/>
        <w:bottom w:val="none" w:sz="0" w:space="0" w:color="auto"/>
        <w:right w:val="none" w:sz="0" w:space="0" w:color="auto"/>
      </w:divBdr>
      <w:divsChild>
        <w:div w:id="1545827396">
          <w:marLeft w:val="0"/>
          <w:marRight w:val="0"/>
          <w:marTop w:val="0"/>
          <w:marBottom w:val="0"/>
          <w:divBdr>
            <w:top w:val="none" w:sz="0" w:space="0" w:color="auto"/>
            <w:left w:val="none" w:sz="0" w:space="0" w:color="auto"/>
            <w:bottom w:val="none" w:sz="0" w:space="0" w:color="auto"/>
            <w:right w:val="none" w:sz="0" w:space="0" w:color="auto"/>
          </w:divBdr>
        </w:div>
        <w:div w:id="2007707870">
          <w:marLeft w:val="0"/>
          <w:marRight w:val="0"/>
          <w:marTop w:val="0"/>
          <w:marBottom w:val="300"/>
          <w:divBdr>
            <w:top w:val="none" w:sz="0" w:space="0" w:color="auto"/>
            <w:left w:val="none" w:sz="0" w:space="0" w:color="auto"/>
            <w:bottom w:val="none" w:sz="0" w:space="0" w:color="auto"/>
            <w:right w:val="none" w:sz="0" w:space="0" w:color="auto"/>
          </w:divBdr>
          <w:divsChild>
            <w:div w:id="1428690081">
              <w:marLeft w:val="0"/>
              <w:marRight w:val="0"/>
              <w:marTop w:val="0"/>
              <w:marBottom w:val="0"/>
              <w:divBdr>
                <w:top w:val="none" w:sz="0" w:space="0" w:color="auto"/>
                <w:left w:val="none" w:sz="0" w:space="0" w:color="auto"/>
                <w:bottom w:val="none" w:sz="0" w:space="0" w:color="auto"/>
                <w:right w:val="none" w:sz="0" w:space="0" w:color="auto"/>
              </w:divBdr>
              <w:divsChild>
                <w:div w:id="1289777179">
                  <w:marLeft w:val="0"/>
                  <w:marRight w:val="0"/>
                  <w:marTop w:val="0"/>
                  <w:marBottom w:val="0"/>
                  <w:divBdr>
                    <w:top w:val="single" w:sz="2" w:space="4" w:color="FFFFFF"/>
                    <w:left w:val="single" w:sz="2" w:space="11" w:color="FFFFFF"/>
                    <w:bottom w:val="single" w:sz="2" w:space="1" w:color="FFFFFF"/>
                    <w:right w:val="single" w:sz="2" w:space="4" w:color="FFFFFF"/>
                  </w:divBdr>
                  <w:divsChild>
                    <w:div w:id="226459332">
                      <w:marLeft w:val="0"/>
                      <w:marRight w:val="0"/>
                      <w:marTop w:val="0"/>
                      <w:marBottom w:val="0"/>
                      <w:divBdr>
                        <w:top w:val="none" w:sz="0" w:space="0" w:color="auto"/>
                        <w:left w:val="none" w:sz="0" w:space="0" w:color="auto"/>
                        <w:bottom w:val="none" w:sz="0" w:space="0" w:color="auto"/>
                        <w:right w:val="none" w:sz="0" w:space="0" w:color="auto"/>
                      </w:divBdr>
                    </w:div>
                  </w:divsChild>
                </w:div>
                <w:div w:id="315913499">
                  <w:marLeft w:val="0"/>
                  <w:marRight w:val="0"/>
                  <w:marTop w:val="0"/>
                  <w:marBottom w:val="0"/>
                  <w:divBdr>
                    <w:top w:val="single" w:sz="2" w:space="1" w:color="FFFFFF"/>
                    <w:left w:val="single" w:sz="2" w:space="11" w:color="FFFFFF"/>
                    <w:bottom w:val="single" w:sz="2" w:space="1" w:color="FFFFFF"/>
                    <w:right w:val="single" w:sz="2" w:space="4" w:color="FFFFFF"/>
                  </w:divBdr>
                  <w:divsChild>
                    <w:div w:id="1626041332">
                      <w:marLeft w:val="0"/>
                      <w:marRight w:val="0"/>
                      <w:marTop w:val="0"/>
                      <w:marBottom w:val="0"/>
                      <w:divBdr>
                        <w:top w:val="none" w:sz="0" w:space="0" w:color="auto"/>
                        <w:left w:val="none" w:sz="0" w:space="0" w:color="auto"/>
                        <w:bottom w:val="none" w:sz="0" w:space="0" w:color="auto"/>
                        <w:right w:val="none" w:sz="0" w:space="0" w:color="auto"/>
                      </w:divBdr>
                    </w:div>
                  </w:divsChild>
                </w:div>
                <w:div w:id="1229531450">
                  <w:marLeft w:val="0"/>
                  <w:marRight w:val="0"/>
                  <w:marTop w:val="0"/>
                  <w:marBottom w:val="0"/>
                  <w:divBdr>
                    <w:top w:val="single" w:sz="2" w:space="1" w:color="FFFFFF"/>
                    <w:left w:val="single" w:sz="2" w:space="11" w:color="FFFFFF"/>
                    <w:bottom w:val="single" w:sz="2" w:space="1" w:color="FFFFFF"/>
                    <w:right w:val="single" w:sz="2" w:space="4" w:color="FFFFFF"/>
                  </w:divBdr>
                  <w:divsChild>
                    <w:div w:id="664554393">
                      <w:marLeft w:val="0"/>
                      <w:marRight w:val="0"/>
                      <w:marTop w:val="0"/>
                      <w:marBottom w:val="0"/>
                      <w:divBdr>
                        <w:top w:val="none" w:sz="0" w:space="0" w:color="auto"/>
                        <w:left w:val="none" w:sz="0" w:space="0" w:color="auto"/>
                        <w:bottom w:val="none" w:sz="0" w:space="0" w:color="auto"/>
                        <w:right w:val="none" w:sz="0" w:space="0" w:color="auto"/>
                      </w:divBdr>
                    </w:div>
                  </w:divsChild>
                </w:div>
                <w:div w:id="1663269869">
                  <w:marLeft w:val="0"/>
                  <w:marRight w:val="0"/>
                  <w:marTop w:val="0"/>
                  <w:marBottom w:val="0"/>
                  <w:divBdr>
                    <w:top w:val="single" w:sz="2" w:space="1" w:color="FFFFFF"/>
                    <w:left w:val="single" w:sz="2" w:space="11" w:color="FFFFFF"/>
                    <w:bottom w:val="single" w:sz="2" w:space="1" w:color="FFFFFF"/>
                    <w:right w:val="single" w:sz="2" w:space="4" w:color="FFFFFF"/>
                  </w:divBdr>
                  <w:divsChild>
                    <w:div w:id="523255048">
                      <w:marLeft w:val="0"/>
                      <w:marRight w:val="0"/>
                      <w:marTop w:val="0"/>
                      <w:marBottom w:val="0"/>
                      <w:divBdr>
                        <w:top w:val="none" w:sz="0" w:space="0" w:color="auto"/>
                        <w:left w:val="none" w:sz="0" w:space="0" w:color="auto"/>
                        <w:bottom w:val="none" w:sz="0" w:space="0" w:color="auto"/>
                        <w:right w:val="none" w:sz="0" w:space="0" w:color="auto"/>
                      </w:divBdr>
                    </w:div>
                  </w:divsChild>
                </w:div>
                <w:div w:id="1765034209">
                  <w:marLeft w:val="0"/>
                  <w:marRight w:val="0"/>
                  <w:marTop w:val="0"/>
                  <w:marBottom w:val="0"/>
                  <w:divBdr>
                    <w:top w:val="single" w:sz="2" w:space="1" w:color="FFFFFF"/>
                    <w:left w:val="single" w:sz="2" w:space="11" w:color="FFFFFF"/>
                    <w:bottom w:val="single" w:sz="2" w:space="1" w:color="FFFFFF"/>
                    <w:right w:val="single" w:sz="2" w:space="4" w:color="FFFFFF"/>
                  </w:divBdr>
                  <w:divsChild>
                    <w:div w:id="1308702696">
                      <w:marLeft w:val="0"/>
                      <w:marRight w:val="0"/>
                      <w:marTop w:val="0"/>
                      <w:marBottom w:val="0"/>
                      <w:divBdr>
                        <w:top w:val="none" w:sz="0" w:space="0" w:color="auto"/>
                        <w:left w:val="none" w:sz="0" w:space="0" w:color="auto"/>
                        <w:bottom w:val="none" w:sz="0" w:space="0" w:color="auto"/>
                        <w:right w:val="none" w:sz="0" w:space="0" w:color="auto"/>
                      </w:divBdr>
                    </w:div>
                  </w:divsChild>
                </w:div>
                <w:div w:id="726564486">
                  <w:marLeft w:val="0"/>
                  <w:marRight w:val="0"/>
                  <w:marTop w:val="0"/>
                  <w:marBottom w:val="0"/>
                  <w:divBdr>
                    <w:top w:val="single" w:sz="2" w:space="1" w:color="FFFFFF"/>
                    <w:left w:val="single" w:sz="2" w:space="11" w:color="FFFFFF"/>
                    <w:bottom w:val="single" w:sz="2" w:space="1" w:color="FFFFFF"/>
                    <w:right w:val="single" w:sz="2" w:space="4" w:color="FFFFFF"/>
                  </w:divBdr>
                  <w:divsChild>
                    <w:div w:id="2116050875">
                      <w:marLeft w:val="0"/>
                      <w:marRight w:val="0"/>
                      <w:marTop w:val="0"/>
                      <w:marBottom w:val="0"/>
                      <w:divBdr>
                        <w:top w:val="none" w:sz="0" w:space="0" w:color="auto"/>
                        <w:left w:val="none" w:sz="0" w:space="0" w:color="auto"/>
                        <w:bottom w:val="none" w:sz="0" w:space="0" w:color="auto"/>
                        <w:right w:val="none" w:sz="0" w:space="0" w:color="auto"/>
                      </w:divBdr>
                    </w:div>
                  </w:divsChild>
                </w:div>
                <w:div w:id="286400210">
                  <w:marLeft w:val="0"/>
                  <w:marRight w:val="0"/>
                  <w:marTop w:val="0"/>
                  <w:marBottom w:val="0"/>
                  <w:divBdr>
                    <w:top w:val="single" w:sz="2" w:space="1" w:color="FFFFFF"/>
                    <w:left w:val="single" w:sz="2" w:space="11" w:color="FFFFFF"/>
                    <w:bottom w:val="single" w:sz="2" w:space="1" w:color="FFFFFF"/>
                    <w:right w:val="single" w:sz="2" w:space="4" w:color="FFFFFF"/>
                  </w:divBdr>
                  <w:divsChild>
                    <w:div w:id="272791260">
                      <w:marLeft w:val="0"/>
                      <w:marRight w:val="0"/>
                      <w:marTop w:val="0"/>
                      <w:marBottom w:val="0"/>
                      <w:divBdr>
                        <w:top w:val="none" w:sz="0" w:space="0" w:color="auto"/>
                        <w:left w:val="none" w:sz="0" w:space="0" w:color="auto"/>
                        <w:bottom w:val="none" w:sz="0" w:space="0" w:color="auto"/>
                        <w:right w:val="none" w:sz="0" w:space="0" w:color="auto"/>
                      </w:divBdr>
                    </w:div>
                  </w:divsChild>
                </w:div>
                <w:div w:id="542450833">
                  <w:marLeft w:val="0"/>
                  <w:marRight w:val="0"/>
                  <w:marTop w:val="0"/>
                  <w:marBottom w:val="0"/>
                  <w:divBdr>
                    <w:top w:val="single" w:sz="2" w:space="1" w:color="FFFFFF"/>
                    <w:left w:val="single" w:sz="2" w:space="11" w:color="FFFFFF"/>
                    <w:bottom w:val="single" w:sz="2" w:space="1" w:color="FFFFFF"/>
                    <w:right w:val="single" w:sz="2" w:space="4" w:color="FFFFFF"/>
                  </w:divBdr>
                  <w:divsChild>
                    <w:div w:id="1941914846">
                      <w:marLeft w:val="0"/>
                      <w:marRight w:val="0"/>
                      <w:marTop w:val="0"/>
                      <w:marBottom w:val="0"/>
                      <w:divBdr>
                        <w:top w:val="none" w:sz="0" w:space="0" w:color="auto"/>
                        <w:left w:val="none" w:sz="0" w:space="0" w:color="auto"/>
                        <w:bottom w:val="none" w:sz="0" w:space="0" w:color="auto"/>
                        <w:right w:val="none" w:sz="0" w:space="0" w:color="auto"/>
                      </w:divBdr>
                    </w:div>
                  </w:divsChild>
                </w:div>
                <w:div w:id="1497959027">
                  <w:marLeft w:val="0"/>
                  <w:marRight w:val="0"/>
                  <w:marTop w:val="0"/>
                  <w:marBottom w:val="0"/>
                  <w:divBdr>
                    <w:top w:val="single" w:sz="2" w:space="1" w:color="FFFFFF"/>
                    <w:left w:val="single" w:sz="2" w:space="11" w:color="FFFFFF"/>
                    <w:bottom w:val="single" w:sz="2" w:space="1" w:color="FFFFFF"/>
                    <w:right w:val="single" w:sz="2" w:space="4" w:color="FFFFFF"/>
                  </w:divBdr>
                  <w:divsChild>
                    <w:div w:id="1442872474">
                      <w:marLeft w:val="0"/>
                      <w:marRight w:val="0"/>
                      <w:marTop w:val="0"/>
                      <w:marBottom w:val="0"/>
                      <w:divBdr>
                        <w:top w:val="none" w:sz="0" w:space="0" w:color="auto"/>
                        <w:left w:val="none" w:sz="0" w:space="0" w:color="auto"/>
                        <w:bottom w:val="none" w:sz="0" w:space="0" w:color="auto"/>
                        <w:right w:val="none" w:sz="0" w:space="0" w:color="auto"/>
                      </w:divBdr>
                    </w:div>
                  </w:divsChild>
                </w:div>
                <w:div w:id="961417727">
                  <w:marLeft w:val="0"/>
                  <w:marRight w:val="0"/>
                  <w:marTop w:val="0"/>
                  <w:marBottom w:val="0"/>
                  <w:divBdr>
                    <w:top w:val="single" w:sz="2" w:space="1" w:color="FFFFFF"/>
                    <w:left w:val="single" w:sz="2" w:space="11" w:color="FFFFFF"/>
                    <w:bottom w:val="single" w:sz="2" w:space="1" w:color="FFFFFF"/>
                    <w:right w:val="single" w:sz="2" w:space="4" w:color="FFFFFF"/>
                  </w:divBdr>
                  <w:divsChild>
                    <w:div w:id="1776947172">
                      <w:marLeft w:val="0"/>
                      <w:marRight w:val="0"/>
                      <w:marTop w:val="0"/>
                      <w:marBottom w:val="0"/>
                      <w:divBdr>
                        <w:top w:val="none" w:sz="0" w:space="0" w:color="auto"/>
                        <w:left w:val="none" w:sz="0" w:space="0" w:color="auto"/>
                        <w:bottom w:val="none" w:sz="0" w:space="0" w:color="auto"/>
                        <w:right w:val="none" w:sz="0" w:space="0" w:color="auto"/>
                      </w:divBdr>
                    </w:div>
                  </w:divsChild>
                </w:div>
                <w:div w:id="1962220704">
                  <w:marLeft w:val="0"/>
                  <w:marRight w:val="0"/>
                  <w:marTop w:val="0"/>
                  <w:marBottom w:val="0"/>
                  <w:divBdr>
                    <w:top w:val="single" w:sz="2" w:space="1" w:color="FFFFFF"/>
                    <w:left w:val="single" w:sz="2" w:space="11" w:color="FFFFFF"/>
                    <w:bottom w:val="single" w:sz="2" w:space="1" w:color="FFFFFF"/>
                    <w:right w:val="single" w:sz="2" w:space="4" w:color="FFFFFF"/>
                  </w:divBdr>
                  <w:divsChild>
                    <w:div w:id="2004505622">
                      <w:marLeft w:val="0"/>
                      <w:marRight w:val="0"/>
                      <w:marTop w:val="0"/>
                      <w:marBottom w:val="0"/>
                      <w:divBdr>
                        <w:top w:val="none" w:sz="0" w:space="0" w:color="auto"/>
                        <w:left w:val="none" w:sz="0" w:space="0" w:color="auto"/>
                        <w:bottom w:val="none" w:sz="0" w:space="0" w:color="auto"/>
                        <w:right w:val="none" w:sz="0" w:space="0" w:color="auto"/>
                      </w:divBdr>
                    </w:div>
                  </w:divsChild>
                </w:div>
                <w:div w:id="294600724">
                  <w:marLeft w:val="0"/>
                  <w:marRight w:val="0"/>
                  <w:marTop w:val="0"/>
                  <w:marBottom w:val="0"/>
                  <w:divBdr>
                    <w:top w:val="single" w:sz="2" w:space="1" w:color="FFFFFF"/>
                    <w:left w:val="single" w:sz="2" w:space="11" w:color="FFFFFF"/>
                    <w:bottom w:val="single" w:sz="2" w:space="1" w:color="FFFFFF"/>
                    <w:right w:val="single" w:sz="2" w:space="4" w:color="FFFFFF"/>
                  </w:divBdr>
                  <w:divsChild>
                    <w:div w:id="965694757">
                      <w:marLeft w:val="0"/>
                      <w:marRight w:val="0"/>
                      <w:marTop w:val="0"/>
                      <w:marBottom w:val="0"/>
                      <w:divBdr>
                        <w:top w:val="none" w:sz="0" w:space="0" w:color="auto"/>
                        <w:left w:val="none" w:sz="0" w:space="0" w:color="auto"/>
                        <w:bottom w:val="none" w:sz="0" w:space="0" w:color="auto"/>
                        <w:right w:val="none" w:sz="0" w:space="0" w:color="auto"/>
                      </w:divBdr>
                    </w:div>
                  </w:divsChild>
                </w:div>
                <w:div w:id="53553448">
                  <w:marLeft w:val="0"/>
                  <w:marRight w:val="0"/>
                  <w:marTop w:val="0"/>
                  <w:marBottom w:val="0"/>
                  <w:divBdr>
                    <w:top w:val="single" w:sz="2" w:space="1" w:color="FFFFFF"/>
                    <w:left w:val="single" w:sz="2" w:space="11" w:color="FFFFFF"/>
                    <w:bottom w:val="single" w:sz="2" w:space="1" w:color="FFFFFF"/>
                    <w:right w:val="single" w:sz="2" w:space="4" w:color="FFFFFF"/>
                  </w:divBdr>
                  <w:divsChild>
                    <w:div w:id="1527787997">
                      <w:marLeft w:val="0"/>
                      <w:marRight w:val="0"/>
                      <w:marTop w:val="0"/>
                      <w:marBottom w:val="0"/>
                      <w:divBdr>
                        <w:top w:val="none" w:sz="0" w:space="0" w:color="auto"/>
                        <w:left w:val="none" w:sz="0" w:space="0" w:color="auto"/>
                        <w:bottom w:val="none" w:sz="0" w:space="0" w:color="auto"/>
                        <w:right w:val="none" w:sz="0" w:space="0" w:color="auto"/>
                      </w:divBdr>
                    </w:div>
                  </w:divsChild>
                </w:div>
                <w:div w:id="1426612679">
                  <w:marLeft w:val="0"/>
                  <w:marRight w:val="0"/>
                  <w:marTop w:val="0"/>
                  <w:marBottom w:val="0"/>
                  <w:divBdr>
                    <w:top w:val="single" w:sz="2" w:space="1" w:color="FFFFFF"/>
                    <w:left w:val="single" w:sz="2" w:space="11" w:color="FFFFFF"/>
                    <w:bottom w:val="single" w:sz="2" w:space="1" w:color="FFFFFF"/>
                    <w:right w:val="single" w:sz="2" w:space="4" w:color="FFFFFF"/>
                  </w:divBdr>
                  <w:divsChild>
                    <w:div w:id="2046830894">
                      <w:marLeft w:val="0"/>
                      <w:marRight w:val="0"/>
                      <w:marTop w:val="0"/>
                      <w:marBottom w:val="0"/>
                      <w:divBdr>
                        <w:top w:val="none" w:sz="0" w:space="0" w:color="auto"/>
                        <w:left w:val="none" w:sz="0" w:space="0" w:color="auto"/>
                        <w:bottom w:val="none" w:sz="0" w:space="0" w:color="auto"/>
                        <w:right w:val="none" w:sz="0" w:space="0" w:color="auto"/>
                      </w:divBdr>
                    </w:div>
                  </w:divsChild>
                </w:div>
                <w:div w:id="211159056">
                  <w:marLeft w:val="0"/>
                  <w:marRight w:val="0"/>
                  <w:marTop w:val="0"/>
                  <w:marBottom w:val="0"/>
                  <w:divBdr>
                    <w:top w:val="single" w:sz="2" w:space="1" w:color="FFFFFF"/>
                    <w:left w:val="single" w:sz="2" w:space="11" w:color="FFFFFF"/>
                    <w:bottom w:val="single" w:sz="2" w:space="1" w:color="FFFFFF"/>
                    <w:right w:val="single" w:sz="2" w:space="4" w:color="FFFFFF"/>
                  </w:divBdr>
                  <w:divsChild>
                    <w:div w:id="1134829207">
                      <w:marLeft w:val="0"/>
                      <w:marRight w:val="0"/>
                      <w:marTop w:val="0"/>
                      <w:marBottom w:val="0"/>
                      <w:divBdr>
                        <w:top w:val="none" w:sz="0" w:space="0" w:color="auto"/>
                        <w:left w:val="none" w:sz="0" w:space="0" w:color="auto"/>
                        <w:bottom w:val="none" w:sz="0" w:space="0" w:color="auto"/>
                        <w:right w:val="none" w:sz="0" w:space="0" w:color="auto"/>
                      </w:divBdr>
                    </w:div>
                  </w:divsChild>
                </w:div>
                <w:div w:id="1441532465">
                  <w:marLeft w:val="0"/>
                  <w:marRight w:val="0"/>
                  <w:marTop w:val="0"/>
                  <w:marBottom w:val="0"/>
                  <w:divBdr>
                    <w:top w:val="single" w:sz="2" w:space="1" w:color="FFFFFF"/>
                    <w:left w:val="single" w:sz="2" w:space="11" w:color="FFFFFF"/>
                    <w:bottom w:val="single" w:sz="2" w:space="1" w:color="FFFFFF"/>
                    <w:right w:val="single" w:sz="2" w:space="4" w:color="FFFFFF"/>
                  </w:divBdr>
                  <w:divsChild>
                    <w:div w:id="1329482132">
                      <w:marLeft w:val="0"/>
                      <w:marRight w:val="0"/>
                      <w:marTop w:val="0"/>
                      <w:marBottom w:val="0"/>
                      <w:divBdr>
                        <w:top w:val="none" w:sz="0" w:space="0" w:color="auto"/>
                        <w:left w:val="none" w:sz="0" w:space="0" w:color="auto"/>
                        <w:bottom w:val="none" w:sz="0" w:space="0" w:color="auto"/>
                        <w:right w:val="none" w:sz="0" w:space="0" w:color="auto"/>
                      </w:divBdr>
                    </w:div>
                  </w:divsChild>
                </w:div>
                <w:div w:id="1741096716">
                  <w:marLeft w:val="0"/>
                  <w:marRight w:val="0"/>
                  <w:marTop w:val="0"/>
                  <w:marBottom w:val="0"/>
                  <w:divBdr>
                    <w:top w:val="single" w:sz="2" w:space="1" w:color="FFFFFF"/>
                    <w:left w:val="single" w:sz="2" w:space="11" w:color="FFFFFF"/>
                    <w:bottom w:val="single" w:sz="2" w:space="4" w:color="FFFFFF"/>
                    <w:right w:val="single" w:sz="2" w:space="4" w:color="FFFFFF"/>
                  </w:divBdr>
                  <w:divsChild>
                    <w:div w:id="18556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0059">
          <w:marLeft w:val="0"/>
          <w:marRight w:val="0"/>
          <w:marTop w:val="0"/>
          <w:marBottom w:val="300"/>
          <w:divBdr>
            <w:top w:val="none" w:sz="0" w:space="0" w:color="auto"/>
            <w:left w:val="none" w:sz="0" w:space="0" w:color="auto"/>
            <w:bottom w:val="none" w:sz="0" w:space="0" w:color="auto"/>
            <w:right w:val="none" w:sz="0" w:space="0" w:color="auto"/>
          </w:divBdr>
          <w:divsChild>
            <w:div w:id="1946036346">
              <w:marLeft w:val="0"/>
              <w:marRight w:val="0"/>
              <w:marTop w:val="0"/>
              <w:marBottom w:val="0"/>
              <w:divBdr>
                <w:top w:val="none" w:sz="0" w:space="0" w:color="auto"/>
                <w:left w:val="none" w:sz="0" w:space="0" w:color="auto"/>
                <w:bottom w:val="none" w:sz="0" w:space="0" w:color="auto"/>
                <w:right w:val="none" w:sz="0" w:space="0" w:color="auto"/>
              </w:divBdr>
              <w:divsChild>
                <w:div w:id="339435166">
                  <w:marLeft w:val="0"/>
                  <w:marRight w:val="0"/>
                  <w:marTop w:val="0"/>
                  <w:marBottom w:val="0"/>
                  <w:divBdr>
                    <w:top w:val="single" w:sz="2" w:space="4" w:color="FFFFFF"/>
                    <w:left w:val="single" w:sz="2" w:space="11" w:color="FFFFFF"/>
                    <w:bottom w:val="single" w:sz="2" w:space="1" w:color="FFFFFF"/>
                    <w:right w:val="single" w:sz="2" w:space="4" w:color="FFFFFF"/>
                  </w:divBdr>
                  <w:divsChild>
                    <w:div w:id="1322734388">
                      <w:marLeft w:val="0"/>
                      <w:marRight w:val="0"/>
                      <w:marTop w:val="0"/>
                      <w:marBottom w:val="0"/>
                      <w:divBdr>
                        <w:top w:val="none" w:sz="0" w:space="0" w:color="auto"/>
                        <w:left w:val="none" w:sz="0" w:space="0" w:color="auto"/>
                        <w:bottom w:val="none" w:sz="0" w:space="0" w:color="auto"/>
                        <w:right w:val="none" w:sz="0" w:space="0" w:color="auto"/>
                      </w:divBdr>
                    </w:div>
                  </w:divsChild>
                </w:div>
                <w:div w:id="1042049126">
                  <w:marLeft w:val="0"/>
                  <w:marRight w:val="0"/>
                  <w:marTop w:val="0"/>
                  <w:marBottom w:val="0"/>
                  <w:divBdr>
                    <w:top w:val="single" w:sz="2" w:space="1" w:color="FFFFFF"/>
                    <w:left w:val="single" w:sz="2" w:space="11" w:color="FFFFFF"/>
                    <w:bottom w:val="single" w:sz="2" w:space="1" w:color="FFFFFF"/>
                    <w:right w:val="single" w:sz="2" w:space="4" w:color="FFFFFF"/>
                  </w:divBdr>
                  <w:divsChild>
                    <w:div w:id="91634337">
                      <w:marLeft w:val="0"/>
                      <w:marRight w:val="0"/>
                      <w:marTop w:val="0"/>
                      <w:marBottom w:val="0"/>
                      <w:divBdr>
                        <w:top w:val="none" w:sz="0" w:space="0" w:color="auto"/>
                        <w:left w:val="none" w:sz="0" w:space="0" w:color="auto"/>
                        <w:bottom w:val="none" w:sz="0" w:space="0" w:color="auto"/>
                        <w:right w:val="none" w:sz="0" w:space="0" w:color="auto"/>
                      </w:divBdr>
                    </w:div>
                  </w:divsChild>
                </w:div>
                <w:div w:id="1504394865">
                  <w:marLeft w:val="0"/>
                  <w:marRight w:val="0"/>
                  <w:marTop w:val="0"/>
                  <w:marBottom w:val="0"/>
                  <w:divBdr>
                    <w:top w:val="single" w:sz="2" w:space="1" w:color="FFFFFF"/>
                    <w:left w:val="single" w:sz="2" w:space="11" w:color="FFFFFF"/>
                    <w:bottom w:val="single" w:sz="2" w:space="1" w:color="FFFFFF"/>
                    <w:right w:val="single" w:sz="2" w:space="4" w:color="FFFFFF"/>
                  </w:divBdr>
                  <w:divsChild>
                    <w:div w:id="959801530">
                      <w:marLeft w:val="0"/>
                      <w:marRight w:val="0"/>
                      <w:marTop w:val="0"/>
                      <w:marBottom w:val="0"/>
                      <w:divBdr>
                        <w:top w:val="none" w:sz="0" w:space="0" w:color="auto"/>
                        <w:left w:val="none" w:sz="0" w:space="0" w:color="auto"/>
                        <w:bottom w:val="none" w:sz="0" w:space="0" w:color="auto"/>
                        <w:right w:val="none" w:sz="0" w:space="0" w:color="auto"/>
                      </w:divBdr>
                    </w:div>
                  </w:divsChild>
                </w:div>
                <w:div w:id="1597052546">
                  <w:marLeft w:val="0"/>
                  <w:marRight w:val="0"/>
                  <w:marTop w:val="0"/>
                  <w:marBottom w:val="0"/>
                  <w:divBdr>
                    <w:top w:val="single" w:sz="2" w:space="1" w:color="FFFFFF"/>
                    <w:left w:val="single" w:sz="2" w:space="11" w:color="FFFFFF"/>
                    <w:bottom w:val="single" w:sz="2" w:space="1" w:color="FFFFFF"/>
                    <w:right w:val="single" w:sz="2" w:space="4" w:color="FFFFFF"/>
                  </w:divBdr>
                  <w:divsChild>
                    <w:div w:id="50546722">
                      <w:marLeft w:val="0"/>
                      <w:marRight w:val="0"/>
                      <w:marTop w:val="0"/>
                      <w:marBottom w:val="0"/>
                      <w:divBdr>
                        <w:top w:val="none" w:sz="0" w:space="0" w:color="auto"/>
                        <w:left w:val="none" w:sz="0" w:space="0" w:color="auto"/>
                        <w:bottom w:val="none" w:sz="0" w:space="0" w:color="auto"/>
                        <w:right w:val="none" w:sz="0" w:space="0" w:color="auto"/>
                      </w:divBdr>
                    </w:div>
                  </w:divsChild>
                </w:div>
                <w:div w:id="1142503639">
                  <w:marLeft w:val="0"/>
                  <w:marRight w:val="0"/>
                  <w:marTop w:val="0"/>
                  <w:marBottom w:val="0"/>
                  <w:divBdr>
                    <w:top w:val="single" w:sz="2" w:space="1" w:color="FFFFFF"/>
                    <w:left w:val="single" w:sz="2" w:space="11" w:color="FFFFFF"/>
                    <w:bottom w:val="single" w:sz="2" w:space="1" w:color="FFFFFF"/>
                    <w:right w:val="single" w:sz="2" w:space="4" w:color="FFFFFF"/>
                  </w:divBdr>
                  <w:divsChild>
                    <w:div w:id="351804606">
                      <w:marLeft w:val="0"/>
                      <w:marRight w:val="0"/>
                      <w:marTop w:val="0"/>
                      <w:marBottom w:val="0"/>
                      <w:divBdr>
                        <w:top w:val="none" w:sz="0" w:space="0" w:color="auto"/>
                        <w:left w:val="none" w:sz="0" w:space="0" w:color="auto"/>
                        <w:bottom w:val="none" w:sz="0" w:space="0" w:color="auto"/>
                        <w:right w:val="none" w:sz="0" w:space="0" w:color="auto"/>
                      </w:divBdr>
                    </w:div>
                  </w:divsChild>
                </w:div>
                <w:div w:id="343827988">
                  <w:marLeft w:val="0"/>
                  <w:marRight w:val="0"/>
                  <w:marTop w:val="0"/>
                  <w:marBottom w:val="0"/>
                  <w:divBdr>
                    <w:top w:val="single" w:sz="2" w:space="1" w:color="FFFFFF"/>
                    <w:left w:val="single" w:sz="2" w:space="11" w:color="FFFFFF"/>
                    <w:bottom w:val="single" w:sz="2" w:space="1" w:color="FFFFFF"/>
                    <w:right w:val="single" w:sz="2" w:space="4" w:color="FFFFFF"/>
                  </w:divBdr>
                  <w:divsChild>
                    <w:div w:id="428818053">
                      <w:marLeft w:val="0"/>
                      <w:marRight w:val="0"/>
                      <w:marTop w:val="0"/>
                      <w:marBottom w:val="0"/>
                      <w:divBdr>
                        <w:top w:val="none" w:sz="0" w:space="0" w:color="auto"/>
                        <w:left w:val="none" w:sz="0" w:space="0" w:color="auto"/>
                        <w:bottom w:val="none" w:sz="0" w:space="0" w:color="auto"/>
                        <w:right w:val="none" w:sz="0" w:space="0" w:color="auto"/>
                      </w:divBdr>
                    </w:div>
                  </w:divsChild>
                </w:div>
                <w:div w:id="585312094">
                  <w:marLeft w:val="0"/>
                  <w:marRight w:val="0"/>
                  <w:marTop w:val="0"/>
                  <w:marBottom w:val="0"/>
                  <w:divBdr>
                    <w:top w:val="single" w:sz="2" w:space="1" w:color="FFFFFF"/>
                    <w:left w:val="single" w:sz="2" w:space="11" w:color="FFFFFF"/>
                    <w:bottom w:val="single" w:sz="2" w:space="1" w:color="FFFFFF"/>
                    <w:right w:val="single" w:sz="2" w:space="4" w:color="FFFFFF"/>
                  </w:divBdr>
                  <w:divsChild>
                    <w:div w:id="1034115823">
                      <w:marLeft w:val="0"/>
                      <w:marRight w:val="0"/>
                      <w:marTop w:val="0"/>
                      <w:marBottom w:val="0"/>
                      <w:divBdr>
                        <w:top w:val="none" w:sz="0" w:space="0" w:color="auto"/>
                        <w:left w:val="none" w:sz="0" w:space="0" w:color="auto"/>
                        <w:bottom w:val="none" w:sz="0" w:space="0" w:color="auto"/>
                        <w:right w:val="none" w:sz="0" w:space="0" w:color="auto"/>
                      </w:divBdr>
                    </w:div>
                  </w:divsChild>
                </w:div>
                <w:div w:id="913130640">
                  <w:marLeft w:val="0"/>
                  <w:marRight w:val="0"/>
                  <w:marTop w:val="0"/>
                  <w:marBottom w:val="0"/>
                  <w:divBdr>
                    <w:top w:val="single" w:sz="2" w:space="1" w:color="FFFFFF"/>
                    <w:left w:val="single" w:sz="2" w:space="11" w:color="FFFFFF"/>
                    <w:bottom w:val="single" w:sz="2" w:space="1" w:color="FFFFFF"/>
                    <w:right w:val="single" w:sz="2" w:space="4" w:color="FFFFFF"/>
                  </w:divBdr>
                  <w:divsChild>
                    <w:div w:id="1368527768">
                      <w:marLeft w:val="0"/>
                      <w:marRight w:val="0"/>
                      <w:marTop w:val="0"/>
                      <w:marBottom w:val="0"/>
                      <w:divBdr>
                        <w:top w:val="none" w:sz="0" w:space="0" w:color="auto"/>
                        <w:left w:val="none" w:sz="0" w:space="0" w:color="auto"/>
                        <w:bottom w:val="none" w:sz="0" w:space="0" w:color="auto"/>
                        <w:right w:val="none" w:sz="0" w:space="0" w:color="auto"/>
                      </w:divBdr>
                    </w:div>
                  </w:divsChild>
                </w:div>
                <w:div w:id="153299209">
                  <w:marLeft w:val="0"/>
                  <w:marRight w:val="0"/>
                  <w:marTop w:val="0"/>
                  <w:marBottom w:val="0"/>
                  <w:divBdr>
                    <w:top w:val="single" w:sz="2" w:space="1" w:color="FFFFFF"/>
                    <w:left w:val="single" w:sz="2" w:space="11" w:color="FFFFFF"/>
                    <w:bottom w:val="single" w:sz="2" w:space="1" w:color="FFFFFF"/>
                    <w:right w:val="single" w:sz="2" w:space="4" w:color="FFFFFF"/>
                  </w:divBdr>
                  <w:divsChild>
                    <w:div w:id="1997494819">
                      <w:marLeft w:val="0"/>
                      <w:marRight w:val="0"/>
                      <w:marTop w:val="0"/>
                      <w:marBottom w:val="0"/>
                      <w:divBdr>
                        <w:top w:val="none" w:sz="0" w:space="0" w:color="auto"/>
                        <w:left w:val="none" w:sz="0" w:space="0" w:color="auto"/>
                        <w:bottom w:val="none" w:sz="0" w:space="0" w:color="auto"/>
                        <w:right w:val="none" w:sz="0" w:space="0" w:color="auto"/>
                      </w:divBdr>
                    </w:div>
                  </w:divsChild>
                </w:div>
                <w:div w:id="1963994656">
                  <w:marLeft w:val="0"/>
                  <w:marRight w:val="0"/>
                  <w:marTop w:val="0"/>
                  <w:marBottom w:val="0"/>
                  <w:divBdr>
                    <w:top w:val="single" w:sz="2" w:space="1" w:color="FFFFFF"/>
                    <w:left w:val="single" w:sz="2" w:space="11" w:color="FFFFFF"/>
                    <w:bottom w:val="single" w:sz="2" w:space="1" w:color="FFFFFF"/>
                    <w:right w:val="single" w:sz="2" w:space="4" w:color="FFFFFF"/>
                  </w:divBdr>
                  <w:divsChild>
                    <w:div w:id="1656571869">
                      <w:marLeft w:val="0"/>
                      <w:marRight w:val="0"/>
                      <w:marTop w:val="0"/>
                      <w:marBottom w:val="0"/>
                      <w:divBdr>
                        <w:top w:val="none" w:sz="0" w:space="0" w:color="auto"/>
                        <w:left w:val="none" w:sz="0" w:space="0" w:color="auto"/>
                        <w:bottom w:val="none" w:sz="0" w:space="0" w:color="auto"/>
                        <w:right w:val="none" w:sz="0" w:space="0" w:color="auto"/>
                      </w:divBdr>
                    </w:div>
                  </w:divsChild>
                </w:div>
                <w:div w:id="983778500">
                  <w:marLeft w:val="0"/>
                  <w:marRight w:val="0"/>
                  <w:marTop w:val="0"/>
                  <w:marBottom w:val="0"/>
                  <w:divBdr>
                    <w:top w:val="single" w:sz="2" w:space="1" w:color="FFFFFF"/>
                    <w:left w:val="single" w:sz="2" w:space="11" w:color="FFFFFF"/>
                    <w:bottom w:val="single" w:sz="2" w:space="1" w:color="FFFFFF"/>
                    <w:right w:val="single" w:sz="2" w:space="4" w:color="FFFFFF"/>
                  </w:divBdr>
                  <w:divsChild>
                    <w:div w:id="650445569">
                      <w:marLeft w:val="0"/>
                      <w:marRight w:val="0"/>
                      <w:marTop w:val="0"/>
                      <w:marBottom w:val="0"/>
                      <w:divBdr>
                        <w:top w:val="none" w:sz="0" w:space="0" w:color="auto"/>
                        <w:left w:val="none" w:sz="0" w:space="0" w:color="auto"/>
                        <w:bottom w:val="none" w:sz="0" w:space="0" w:color="auto"/>
                        <w:right w:val="none" w:sz="0" w:space="0" w:color="auto"/>
                      </w:divBdr>
                    </w:div>
                  </w:divsChild>
                </w:div>
                <w:div w:id="1291936305">
                  <w:marLeft w:val="0"/>
                  <w:marRight w:val="0"/>
                  <w:marTop w:val="0"/>
                  <w:marBottom w:val="0"/>
                  <w:divBdr>
                    <w:top w:val="single" w:sz="2" w:space="1" w:color="FFFFFF"/>
                    <w:left w:val="single" w:sz="2" w:space="11" w:color="FFFFFF"/>
                    <w:bottom w:val="single" w:sz="2" w:space="1" w:color="FFFFFF"/>
                    <w:right w:val="single" w:sz="2" w:space="4" w:color="FFFFFF"/>
                  </w:divBdr>
                  <w:divsChild>
                    <w:div w:id="913055044">
                      <w:marLeft w:val="0"/>
                      <w:marRight w:val="0"/>
                      <w:marTop w:val="0"/>
                      <w:marBottom w:val="0"/>
                      <w:divBdr>
                        <w:top w:val="none" w:sz="0" w:space="0" w:color="auto"/>
                        <w:left w:val="none" w:sz="0" w:space="0" w:color="auto"/>
                        <w:bottom w:val="none" w:sz="0" w:space="0" w:color="auto"/>
                        <w:right w:val="none" w:sz="0" w:space="0" w:color="auto"/>
                      </w:divBdr>
                    </w:div>
                  </w:divsChild>
                </w:div>
                <w:div w:id="186873546">
                  <w:marLeft w:val="0"/>
                  <w:marRight w:val="0"/>
                  <w:marTop w:val="0"/>
                  <w:marBottom w:val="0"/>
                  <w:divBdr>
                    <w:top w:val="single" w:sz="2" w:space="1" w:color="FFFFFF"/>
                    <w:left w:val="single" w:sz="2" w:space="11" w:color="FFFFFF"/>
                    <w:bottom w:val="single" w:sz="2" w:space="1" w:color="FFFFFF"/>
                    <w:right w:val="single" w:sz="2" w:space="4" w:color="FFFFFF"/>
                  </w:divBdr>
                  <w:divsChild>
                    <w:div w:id="584336923">
                      <w:marLeft w:val="0"/>
                      <w:marRight w:val="0"/>
                      <w:marTop w:val="0"/>
                      <w:marBottom w:val="0"/>
                      <w:divBdr>
                        <w:top w:val="none" w:sz="0" w:space="0" w:color="auto"/>
                        <w:left w:val="none" w:sz="0" w:space="0" w:color="auto"/>
                        <w:bottom w:val="none" w:sz="0" w:space="0" w:color="auto"/>
                        <w:right w:val="none" w:sz="0" w:space="0" w:color="auto"/>
                      </w:divBdr>
                    </w:div>
                  </w:divsChild>
                </w:div>
                <w:div w:id="298189429">
                  <w:marLeft w:val="0"/>
                  <w:marRight w:val="0"/>
                  <w:marTop w:val="0"/>
                  <w:marBottom w:val="0"/>
                  <w:divBdr>
                    <w:top w:val="single" w:sz="2" w:space="1" w:color="FFFFFF"/>
                    <w:left w:val="single" w:sz="2" w:space="11" w:color="FFFFFF"/>
                    <w:bottom w:val="single" w:sz="2" w:space="1" w:color="FFFFFF"/>
                    <w:right w:val="single" w:sz="2" w:space="4" w:color="FFFFFF"/>
                  </w:divBdr>
                  <w:divsChild>
                    <w:div w:id="1137146108">
                      <w:marLeft w:val="0"/>
                      <w:marRight w:val="0"/>
                      <w:marTop w:val="0"/>
                      <w:marBottom w:val="0"/>
                      <w:divBdr>
                        <w:top w:val="none" w:sz="0" w:space="0" w:color="auto"/>
                        <w:left w:val="none" w:sz="0" w:space="0" w:color="auto"/>
                        <w:bottom w:val="none" w:sz="0" w:space="0" w:color="auto"/>
                        <w:right w:val="none" w:sz="0" w:space="0" w:color="auto"/>
                      </w:divBdr>
                    </w:div>
                  </w:divsChild>
                </w:div>
                <w:div w:id="693264723">
                  <w:marLeft w:val="0"/>
                  <w:marRight w:val="0"/>
                  <w:marTop w:val="0"/>
                  <w:marBottom w:val="0"/>
                  <w:divBdr>
                    <w:top w:val="single" w:sz="2" w:space="1" w:color="FFFFFF"/>
                    <w:left w:val="single" w:sz="2" w:space="11" w:color="FFFFFF"/>
                    <w:bottom w:val="single" w:sz="2" w:space="1" w:color="FFFFFF"/>
                    <w:right w:val="single" w:sz="2" w:space="4" w:color="FFFFFF"/>
                  </w:divBdr>
                  <w:divsChild>
                    <w:div w:id="1143353228">
                      <w:marLeft w:val="0"/>
                      <w:marRight w:val="0"/>
                      <w:marTop w:val="0"/>
                      <w:marBottom w:val="0"/>
                      <w:divBdr>
                        <w:top w:val="none" w:sz="0" w:space="0" w:color="auto"/>
                        <w:left w:val="none" w:sz="0" w:space="0" w:color="auto"/>
                        <w:bottom w:val="none" w:sz="0" w:space="0" w:color="auto"/>
                        <w:right w:val="none" w:sz="0" w:space="0" w:color="auto"/>
                      </w:divBdr>
                    </w:div>
                  </w:divsChild>
                </w:div>
                <w:div w:id="1475099120">
                  <w:marLeft w:val="0"/>
                  <w:marRight w:val="0"/>
                  <w:marTop w:val="0"/>
                  <w:marBottom w:val="0"/>
                  <w:divBdr>
                    <w:top w:val="single" w:sz="2" w:space="1" w:color="FFFFFF"/>
                    <w:left w:val="single" w:sz="2" w:space="11" w:color="FFFFFF"/>
                    <w:bottom w:val="single" w:sz="2" w:space="1" w:color="FFFFFF"/>
                    <w:right w:val="single" w:sz="2" w:space="4" w:color="FFFFFF"/>
                  </w:divBdr>
                  <w:divsChild>
                    <w:div w:id="1421635924">
                      <w:marLeft w:val="0"/>
                      <w:marRight w:val="0"/>
                      <w:marTop w:val="0"/>
                      <w:marBottom w:val="0"/>
                      <w:divBdr>
                        <w:top w:val="none" w:sz="0" w:space="0" w:color="auto"/>
                        <w:left w:val="none" w:sz="0" w:space="0" w:color="auto"/>
                        <w:bottom w:val="none" w:sz="0" w:space="0" w:color="auto"/>
                        <w:right w:val="none" w:sz="0" w:space="0" w:color="auto"/>
                      </w:divBdr>
                    </w:div>
                  </w:divsChild>
                </w:div>
                <w:div w:id="492532271">
                  <w:marLeft w:val="0"/>
                  <w:marRight w:val="0"/>
                  <w:marTop w:val="0"/>
                  <w:marBottom w:val="0"/>
                  <w:divBdr>
                    <w:top w:val="single" w:sz="2" w:space="1" w:color="FFFFFF"/>
                    <w:left w:val="single" w:sz="2" w:space="11" w:color="FFFFFF"/>
                    <w:bottom w:val="single" w:sz="2" w:space="1" w:color="FFFFFF"/>
                    <w:right w:val="single" w:sz="2" w:space="4" w:color="FFFFFF"/>
                  </w:divBdr>
                  <w:divsChild>
                    <w:div w:id="1170097915">
                      <w:marLeft w:val="0"/>
                      <w:marRight w:val="0"/>
                      <w:marTop w:val="0"/>
                      <w:marBottom w:val="0"/>
                      <w:divBdr>
                        <w:top w:val="none" w:sz="0" w:space="0" w:color="auto"/>
                        <w:left w:val="none" w:sz="0" w:space="0" w:color="auto"/>
                        <w:bottom w:val="none" w:sz="0" w:space="0" w:color="auto"/>
                        <w:right w:val="none" w:sz="0" w:space="0" w:color="auto"/>
                      </w:divBdr>
                    </w:div>
                  </w:divsChild>
                </w:div>
                <w:div w:id="900748087">
                  <w:marLeft w:val="0"/>
                  <w:marRight w:val="0"/>
                  <w:marTop w:val="0"/>
                  <w:marBottom w:val="0"/>
                  <w:divBdr>
                    <w:top w:val="single" w:sz="2" w:space="1" w:color="FFFFFF"/>
                    <w:left w:val="single" w:sz="2" w:space="11" w:color="FFFFFF"/>
                    <w:bottom w:val="single" w:sz="2" w:space="1" w:color="FFFFFF"/>
                    <w:right w:val="single" w:sz="2" w:space="4" w:color="FFFFFF"/>
                  </w:divBdr>
                  <w:divsChild>
                    <w:div w:id="423192318">
                      <w:marLeft w:val="0"/>
                      <w:marRight w:val="0"/>
                      <w:marTop w:val="0"/>
                      <w:marBottom w:val="0"/>
                      <w:divBdr>
                        <w:top w:val="none" w:sz="0" w:space="0" w:color="auto"/>
                        <w:left w:val="none" w:sz="0" w:space="0" w:color="auto"/>
                        <w:bottom w:val="none" w:sz="0" w:space="0" w:color="auto"/>
                        <w:right w:val="none" w:sz="0" w:space="0" w:color="auto"/>
                      </w:divBdr>
                    </w:div>
                  </w:divsChild>
                </w:div>
                <w:div w:id="1865363633">
                  <w:marLeft w:val="0"/>
                  <w:marRight w:val="0"/>
                  <w:marTop w:val="0"/>
                  <w:marBottom w:val="0"/>
                  <w:divBdr>
                    <w:top w:val="single" w:sz="2" w:space="1" w:color="FFFFFF"/>
                    <w:left w:val="single" w:sz="2" w:space="11" w:color="FFFFFF"/>
                    <w:bottom w:val="single" w:sz="2" w:space="1" w:color="FFFFFF"/>
                    <w:right w:val="single" w:sz="2" w:space="4" w:color="FFFFFF"/>
                  </w:divBdr>
                  <w:divsChild>
                    <w:div w:id="61370275">
                      <w:marLeft w:val="0"/>
                      <w:marRight w:val="0"/>
                      <w:marTop w:val="0"/>
                      <w:marBottom w:val="0"/>
                      <w:divBdr>
                        <w:top w:val="none" w:sz="0" w:space="0" w:color="auto"/>
                        <w:left w:val="none" w:sz="0" w:space="0" w:color="auto"/>
                        <w:bottom w:val="none" w:sz="0" w:space="0" w:color="auto"/>
                        <w:right w:val="none" w:sz="0" w:space="0" w:color="auto"/>
                      </w:divBdr>
                    </w:div>
                  </w:divsChild>
                </w:div>
                <w:div w:id="1792506356">
                  <w:marLeft w:val="0"/>
                  <w:marRight w:val="0"/>
                  <w:marTop w:val="0"/>
                  <w:marBottom w:val="0"/>
                  <w:divBdr>
                    <w:top w:val="single" w:sz="2" w:space="1" w:color="FFFFFF"/>
                    <w:left w:val="single" w:sz="2" w:space="11" w:color="FFFFFF"/>
                    <w:bottom w:val="single" w:sz="2" w:space="1" w:color="FFFFFF"/>
                    <w:right w:val="single" w:sz="2" w:space="4" w:color="FFFFFF"/>
                  </w:divBdr>
                  <w:divsChild>
                    <w:div w:id="2044938665">
                      <w:marLeft w:val="0"/>
                      <w:marRight w:val="0"/>
                      <w:marTop w:val="0"/>
                      <w:marBottom w:val="0"/>
                      <w:divBdr>
                        <w:top w:val="none" w:sz="0" w:space="0" w:color="auto"/>
                        <w:left w:val="none" w:sz="0" w:space="0" w:color="auto"/>
                        <w:bottom w:val="none" w:sz="0" w:space="0" w:color="auto"/>
                        <w:right w:val="none" w:sz="0" w:space="0" w:color="auto"/>
                      </w:divBdr>
                    </w:div>
                  </w:divsChild>
                </w:div>
                <w:div w:id="776828545">
                  <w:marLeft w:val="0"/>
                  <w:marRight w:val="0"/>
                  <w:marTop w:val="0"/>
                  <w:marBottom w:val="0"/>
                  <w:divBdr>
                    <w:top w:val="single" w:sz="2" w:space="1" w:color="FFFFFF"/>
                    <w:left w:val="single" w:sz="2" w:space="11" w:color="FFFFFF"/>
                    <w:bottom w:val="single" w:sz="2" w:space="1" w:color="FFFFFF"/>
                    <w:right w:val="single" w:sz="2" w:space="4" w:color="FFFFFF"/>
                  </w:divBdr>
                  <w:divsChild>
                    <w:div w:id="757600598">
                      <w:marLeft w:val="0"/>
                      <w:marRight w:val="0"/>
                      <w:marTop w:val="0"/>
                      <w:marBottom w:val="0"/>
                      <w:divBdr>
                        <w:top w:val="none" w:sz="0" w:space="0" w:color="auto"/>
                        <w:left w:val="none" w:sz="0" w:space="0" w:color="auto"/>
                        <w:bottom w:val="none" w:sz="0" w:space="0" w:color="auto"/>
                        <w:right w:val="none" w:sz="0" w:space="0" w:color="auto"/>
                      </w:divBdr>
                    </w:div>
                  </w:divsChild>
                </w:div>
                <w:div w:id="2088914422">
                  <w:marLeft w:val="0"/>
                  <w:marRight w:val="0"/>
                  <w:marTop w:val="0"/>
                  <w:marBottom w:val="0"/>
                  <w:divBdr>
                    <w:top w:val="single" w:sz="2" w:space="1" w:color="FFFFFF"/>
                    <w:left w:val="single" w:sz="2" w:space="11" w:color="FFFFFF"/>
                    <w:bottom w:val="single" w:sz="2" w:space="1" w:color="FFFFFF"/>
                    <w:right w:val="single" w:sz="2" w:space="4" w:color="FFFFFF"/>
                  </w:divBdr>
                  <w:divsChild>
                    <w:div w:id="1297564790">
                      <w:marLeft w:val="0"/>
                      <w:marRight w:val="0"/>
                      <w:marTop w:val="0"/>
                      <w:marBottom w:val="0"/>
                      <w:divBdr>
                        <w:top w:val="none" w:sz="0" w:space="0" w:color="auto"/>
                        <w:left w:val="none" w:sz="0" w:space="0" w:color="auto"/>
                        <w:bottom w:val="none" w:sz="0" w:space="0" w:color="auto"/>
                        <w:right w:val="none" w:sz="0" w:space="0" w:color="auto"/>
                      </w:divBdr>
                    </w:div>
                  </w:divsChild>
                </w:div>
                <w:div w:id="1642927769">
                  <w:marLeft w:val="0"/>
                  <w:marRight w:val="0"/>
                  <w:marTop w:val="0"/>
                  <w:marBottom w:val="0"/>
                  <w:divBdr>
                    <w:top w:val="single" w:sz="2" w:space="1" w:color="FFFFFF"/>
                    <w:left w:val="single" w:sz="2" w:space="11" w:color="FFFFFF"/>
                    <w:bottom w:val="single" w:sz="2" w:space="1" w:color="FFFFFF"/>
                    <w:right w:val="single" w:sz="2" w:space="4" w:color="FFFFFF"/>
                  </w:divBdr>
                  <w:divsChild>
                    <w:div w:id="1810631126">
                      <w:marLeft w:val="0"/>
                      <w:marRight w:val="0"/>
                      <w:marTop w:val="0"/>
                      <w:marBottom w:val="0"/>
                      <w:divBdr>
                        <w:top w:val="none" w:sz="0" w:space="0" w:color="auto"/>
                        <w:left w:val="none" w:sz="0" w:space="0" w:color="auto"/>
                        <w:bottom w:val="none" w:sz="0" w:space="0" w:color="auto"/>
                        <w:right w:val="none" w:sz="0" w:space="0" w:color="auto"/>
                      </w:divBdr>
                    </w:div>
                  </w:divsChild>
                </w:div>
                <w:div w:id="1402945552">
                  <w:marLeft w:val="0"/>
                  <w:marRight w:val="0"/>
                  <w:marTop w:val="0"/>
                  <w:marBottom w:val="0"/>
                  <w:divBdr>
                    <w:top w:val="single" w:sz="2" w:space="1" w:color="FFFFFF"/>
                    <w:left w:val="single" w:sz="2" w:space="11" w:color="FFFFFF"/>
                    <w:bottom w:val="single" w:sz="2" w:space="1" w:color="FFFFFF"/>
                    <w:right w:val="single" w:sz="2" w:space="4" w:color="FFFFFF"/>
                  </w:divBdr>
                  <w:divsChild>
                    <w:div w:id="1921599795">
                      <w:marLeft w:val="0"/>
                      <w:marRight w:val="0"/>
                      <w:marTop w:val="0"/>
                      <w:marBottom w:val="0"/>
                      <w:divBdr>
                        <w:top w:val="none" w:sz="0" w:space="0" w:color="auto"/>
                        <w:left w:val="none" w:sz="0" w:space="0" w:color="auto"/>
                        <w:bottom w:val="none" w:sz="0" w:space="0" w:color="auto"/>
                        <w:right w:val="none" w:sz="0" w:space="0" w:color="auto"/>
                      </w:divBdr>
                    </w:div>
                  </w:divsChild>
                </w:div>
                <w:div w:id="748698924">
                  <w:marLeft w:val="0"/>
                  <w:marRight w:val="0"/>
                  <w:marTop w:val="0"/>
                  <w:marBottom w:val="0"/>
                  <w:divBdr>
                    <w:top w:val="single" w:sz="2" w:space="1" w:color="FFFFFF"/>
                    <w:left w:val="single" w:sz="2" w:space="11" w:color="FFFFFF"/>
                    <w:bottom w:val="single" w:sz="2" w:space="1" w:color="FFFFFF"/>
                    <w:right w:val="single" w:sz="2" w:space="4" w:color="FFFFFF"/>
                  </w:divBdr>
                  <w:divsChild>
                    <w:div w:id="1026445462">
                      <w:marLeft w:val="0"/>
                      <w:marRight w:val="0"/>
                      <w:marTop w:val="0"/>
                      <w:marBottom w:val="0"/>
                      <w:divBdr>
                        <w:top w:val="none" w:sz="0" w:space="0" w:color="auto"/>
                        <w:left w:val="none" w:sz="0" w:space="0" w:color="auto"/>
                        <w:bottom w:val="none" w:sz="0" w:space="0" w:color="auto"/>
                        <w:right w:val="none" w:sz="0" w:space="0" w:color="auto"/>
                      </w:divBdr>
                    </w:div>
                  </w:divsChild>
                </w:div>
                <w:div w:id="937640564">
                  <w:marLeft w:val="0"/>
                  <w:marRight w:val="0"/>
                  <w:marTop w:val="0"/>
                  <w:marBottom w:val="0"/>
                  <w:divBdr>
                    <w:top w:val="single" w:sz="2" w:space="1" w:color="FFFFFF"/>
                    <w:left w:val="single" w:sz="2" w:space="11" w:color="FFFFFF"/>
                    <w:bottom w:val="single" w:sz="2" w:space="1" w:color="FFFFFF"/>
                    <w:right w:val="single" w:sz="2" w:space="4" w:color="FFFFFF"/>
                  </w:divBdr>
                  <w:divsChild>
                    <w:div w:id="1482231924">
                      <w:marLeft w:val="0"/>
                      <w:marRight w:val="0"/>
                      <w:marTop w:val="0"/>
                      <w:marBottom w:val="0"/>
                      <w:divBdr>
                        <w:top w:val="none" w:sz="0" w:space="0" w:color="auto"/>
                        <w:left w:val="none" w:sz="0" w:space="0" w:color="auto"/>
                        <w:bottom w:val="none" w:sz="0" w:space="0" w:color="auto"/>
                        <w:right w:val="none" w:sz="0" w:space="0" w:color="auto"/>
                      </w:divBdr>
                    </w:div>
                  </w:divsChild>
                </w:div>
                <w:div w:id="281544635">
                  <w:marLeft w:val="0"/>
                  <w:marRight w:val="0"/>
                  <w:marTop w:val="0"/>
                  <w:marBottom w:val="0"/>
                  <w:divBdr>
                    <w:top w:val="single" w:sz="2" w:space="1" w:color="FFFFFF"/>
                    <w:left w:val="single" w:sz="2" w:space="11" w:color="FFFFFF"/>
                    <w:bottom w:val="single" w:sz="2" w:space="1" w:color="FFFFFF"/>
                    <w:right w:val="single" w:sz="2" w:space="4" w:color="FFFFFF"/>
                  </w:divBdr>
                  <w:divsChild>
                    <w:div w:id="106051705">
                      <w:marLeft w:val="0"/>
                      <w:marRight w:val="0"/>
                      <w:marTop w:val="0"/>
                      <w:marBottom w:val="0"/>
                      <w:divBdr>
                        <w:top w:val="none" w:sz="0" w:space="0" w:color="auto"/>
                        <w:left w:val="none" w:sz="0" w:space="0" w:color="auto"/>
                        <w:bottom w:val="none" w:sz="0" w:space="0" w:color="auto"/>
                        <w:right w:val="none" w:sz="0" w:space="0" w:color="auto"/>
                      </w:divBdr>
                    </w:div>
                  </w:divsChild>
                </w:div>
                <w:div w:id="2063868338">
                  <w:marLeft w:val="0"/>
                  <w:marRight w:val="0"/>
                  <w:marTop w:val="0"/>
                  <w:marBottom w:val="0"/>
                  <w:divBdr>
                    <w:top w:val="single" w:sz="2" w:space="1" w:color="FFFFFF"/>
                    <w:left w:val="single" w:sz="2" w:space="11" w:color="FFFFFF"/>
                    <w:bottom w:val="single" w:sz="2" w:space="1" w:color="FFFFFF"/>
                    <w:right w:val="single" w:sz="2" w:space="4" w:color="FFFFFF"/>
                  </w:divBdr>
                  <w:divsChild>
                    <w:div w:id="750197154">
                      <w:marLeft w:val="0"/>
                      <w:marRight w:val="0"/>
                      <w:marTop w:val="0"/>
                      <w:marBottom w:val="0"/>
                      <w:divBdr>
                        <w:top w:val="none" w:sz="0" w:space="0" w:color="auto"/>
                        <w:left w:val="none" w:sz="0" w:space="0" w:color="auto"/>
                        <w:bottom w:val="none" w:sz="0" w:space="0" w:color="auto"/>
                        <w:right w:val="none" w:sz="0" w:space="0" w:color="auto"/>
                      </w:divBdr>
                    </w:div>
                  </w:divsChild>
                </w:div>
                <w:div w:id="204560958">
                  <w:marLeft w:val="0"/>
                  <w:marRight w:val="0"/>
                  <w:marTop w:val="0"/>
                  <w:marBottom w:val="0"/>
                  <w:divBdr>
                    <w:top w:val="single" w:sz="2" w:space="1" w:color="FFFFFF"/>
                    <w:left w:val="single" w:sz="2" w:space="11" w:color="FFFFFF"/>
                    <w:bottom w:val="single" w:sz="2" w:space="1" w:color="FFFFFF"/>
                    <w:right w:val="single" w:sz="2" w:space="4" w:color="FFFFFF"/>
                  </w:divBdr>
                  <w:divsChild>
                    <w:div w:id="729230870">
                      <w:marLeft w:val="0"/>
                      <w:marRight w:val="0"/>
                      <w:marTop w:val="0"/>
                      <w:marBottom w:val="0"/>
                      <w:divBdr>
                        <w:top w:val="none" w:sz="0" w:space="0" w:color="auto"/>
                        <w:left w:val="none" w:sz="0" w:space="0" w:color="auto"/>
                        <w:bottom w:val="none" w:sz="0" w:space="0" w:color="auto"/>
                        <w:right w:val="none" w:sz="0" w:space="0" w:color="auto"/>
                      </w:divBdr>
                    </w:div>
                  </w:divsChild>
                </w:div>
                <w:div w:id="99490120">
                  <w:marLeft w:val="0"/>
                  <w:marRight w:val="0"/>
                  <w:marTop w:val="0"/>
                  <w:marBottom w:val="0"/>
                  <w:divBdr>
                    <w:top w:val="single" w:sz="2" w:space="1" w:color="FFFFFF"/>
                    <w:left w:val="single" w:sz="2" w:space="11" w:color="FFFFFF"/>
                    <w:bottom w:val="single" w:sz="2" w:space="4" w:color="FFFFFF"/>
                    <w:right w:val="single" w:sz="2" w:space="4" w:color="FFFFFF"/>
                  </w:divBdr>
                  <w:divsChild>
                    <w:div w:id="58480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574954">
          <w:marLeft w:val="0"/>
          <w:marRight w:val="0"/>
          <w:marTop w:val="0"/>
          <w:marBottom w:val="300"/>
          <w:divBdr>
            <w:top w:val="none" w:sz="0" w:space="0" w:color="auto"/>
            <w:left w:val="none" w:sz="0" w:space="0" w:color="auto"/>
            <w:bottom w:val="none" w:sz="0" w:space="0" w:color="auto"/>
            <w:right w:val="none" w:sz="0" w:space="0" w:color="auto"/>
          </w:divBdr>
          <w:divsChild>
            <w:div w:id="1106578394">
              <w:marLeft w:val="0"/>
              <w:marRight w:val="0"/>
              <w:marTop w:val="0"/>
              <w:marBottom w:val="0"/>
              <w:divBdr>
                <w:top w:val="none" w:sz="0" w:space="0" w:color="auto"/>
                <w:left w:val="none" w:sz="0" w:space="0" w:color="auto"/>
                <w:bottom w:val="none" w:sz="0" w:space="0" w:color="auto"/>
                <w:right w:val="none" w:sz="0" w:space="0" w:color="auto"/>
              </w:divBdr>
              <w:divsChild>
                <w:div w:id="138889989">
                  <w:marLeft w:val="0"/>
                  <w:marRight w:val="0"/>
                  <w:marTop w:val="0"/>
                  <w:marBottom w:val="0"/>
                  <w:divBdr>
                    <w:top w:val="single" w:sz="2" w:space="4" w:color="FFFFFF"/>
                    <w:left w:val="single" w:sz="2" w:space="11" w:color="FFFFFF"/>
                    <w:bottom w:val="single" w:sz="2" w:space="1" w:color="FFFFFF"/>
                    <w:right w:val="single" w:sz="2" w:space="4" w:color="FFFFFF"/>
                  </w:divBdr>
                  <w:divsChild>
                    <w:div w:id="1415585844">
                      <w:marLeft w:val="0"/>
                      <w:marRight w:val="0"/>
                      <w:marTop w:val="0"/>
                      <w:marBottom w:val="0"/>
                      <w:divBdr>
                        <w:top w:val="none" w:sz="0" w:space="0" w:color="auto"/>
                        <w:left w:val="none" w:sz="0" w:space="0" w:color="auto"/>
                        <w:bottom w:val="none" w:sz="0" w:space="0" w:color="auto"/>
                        <w:right w:val="none" w:sz="0" w:space="0" w:color="auto"/>
                      </w:divBdr>
                    </w:div>
                  </w:divsChild>
                </w:div>
                <w:div w:id="1757550359">
                  <w:marLeft w:val="0"/>
                  <w:marRight w:val="0"/>
                  <w:marTop w:val="0"/>
                  <w:marBottom w:val="0"/>
                  <w:divBdr>
                    <w:top w:val="single" w:sz="2" w:space="1" w:color="FFFFFF"/>
                    <w:left w:val="single" w:sz="2" w:space="11" w:color="FFFFFF"/>
                    <w:bottom w:val="single" w:sz="2" w:space="1" w:color="FFFFFF"/>
                    <w:right w:val="single" w:sz="2" w:space="4" w:color="FFFFFF"/>
                  </w:divBdr>
                  <w:divsChild>
                    <w:div w:id="170218031">
                      <w:marLeft w:val="0"/>
                      <w:marRight w:val="0"/>
                      <w:marTop w:val="0"/>
                      <w:marBottom w:val="0"/>
                      <w:divBdr>
                        <w:top w:val="none" w:sz="0" w:space="0" w:color="auto"/>
                        <w:left w:val="none" w:sz="0" w:space="0" w:color="auto"/>
                        <w:bottom w:val="none" w:sz="0" w:space="0" w:color="auto"/>
                        <w:right w:val="none" w:sz="0" w:space="0" w:color="auto"/>
                      </w:divBdr>
                    </w:div>
                  </w:divsChild>
                </w:div>
                <w:div w:id="97874406">
                  <w:marLeft w:val="0"/>
                  <w:marRight w:val="0"/>
                  <w:marTop w:val="0"/>
                  <w:marBottom w:val="0"/>
                  <w:divBdr>
                    <w:top w:val="single" w:sz="2" w:space="1" w:color="FFFFFF"/>
                    <w:left w:val="single" w:sz="2" w:space="11" w:color="FFFFFF"/>
                    <w:bottom w:val="single" w:sz="2" w:space="1" w:color="FFFFFF"/>
                    <w:right w:val="single" w:sz="2" w:space="4" w:color="FFFFFF"/>
                  </w:divBdr>
                  <w:divsChild>
                    <w:div w:id="1481312343">
                      <w:marLeft w:val="0"/>
                      <w:marRight w:val="0"/>
                      <w:marTop w:val="0"/>
                      <w:marBottom w:val="0"/>
                      <w:divBdr>
                        <w:top w:val="none" w:sz="0" w:space="0" w:color="auto"/>
                        <w:left w:val="none" w:sz="0" w:space="0" w:color="auto"/>
                        <w:bottom w:val="none" w:sz="0" w:space="0" w:color="auto"/>
                        <w:right w:val="none" w:sz="0" w:space="0" w:color="auto"/>
                      </w:divBdr>
                    </w:div>
                  </w:divsChild>
                </w:div>
                <w:div w:id="1576621982">
                  <w:marLeft w:val="0"/>
                  <w:marRight w:val="0"/>
                  <w:marTop w:val="0"/>
                  <w:marBottom w:val="0"/>
                  <w:divBdr>
                    <w:top w:val="single" w:sz="2" w:space="1" w:color="FFFFFF"/>
                    <w:left w:val="single" w:sz="2" w:space="11" w:color="FFFFFF"/>
                    <w:bottom w:val="single" w:sz="2" w:space="1" w:color="FFFFFF"/>
                    <w:right w:val="single" w:sz="2" w:space="4" w:color="FFFFFF"/>
                  </w:divBdr>
                  <w:divsChild>
                    <w:div w:id="842860570">
                      <w:marLeft w:val="0"/>
                      <w:marRight w:val="0"/>
                      <w:marTop w:val="0"/>
                      <w:marBottom w:val="0"/>
                      <w:divBdr>
                        <w:top w:val="none" w:sz="0" w:space="0" w:color="auto"/>
                        <w:left w:val="none" w:sz="0" w:space="0" w:color="auto"/>
                        <w:bottom w:val="none" w:sz="0" w:space="0" w:color="auto"/>
                        <w:right w:val="none" w:sz="0" w:space="0" w:color="auto"/>
                      </w:divBdr>
                    </w:div>
                  </w:divsChild>
                </w:div>
                <w:div w:id="31074023">
                  <w:marLeft w:val="0"/>
                  <w:marRight w:val="0"/>
                  <w:marTop w:val="0"/>
                  <w:marBottom w:val="0"/>
                  <w:divBdr>
                    <w:top w:val="single" w:sz="2" w:space="1" w:color="FFFFFF"/>
                    <w:left w:val="single" w:sz="2" w:space="11" w:color="FFFFFF"/>
                    <w:bottom w:val="single" w:sz="2" w:space="1" w:color="FFFFFF"/>
                    <w:right w:val="single" w:sz="2" w:space="4" w:color="FFFFFF"/>
                  </w:divBdr>
                  <w:divsChild>
                    <w:div w:id="1983535851">
                      <w:marLeft w:val="0"/>
                      <w:marRight w:val="0"/>
                      <w:marTop w:val="0"/>
                      <w:marBottom w:val="0"/>
                      <w:divBdr>
                        <w:top w:val="none" w:sz="0" w:space="0" w:color="auto"/>
                        <w:left w:val="none" w:sz="0" w:space="0" w:color="auto"/>
                        <w:bottom w:val="none" w:sz="0" w:space="0" w:color="auto"/>
                        <w:right w:val="none" w:sz="0" w:space="0" w:color="auto"/>
                      </w:divBdr>
                    </w:div>
                  </w:divsChild>
                </w:div>
                <w:div w:id="1051077802">
                  <w:marLeft w:val="0"/>
                  <w:marRight w:val="0"/>
                  <w:marTop w:val="0"/>
                  <w:marBottom w:val="0"/>
                  <w:divBdr>
                    <w:top w:val="single" w:sz="2" w:space="1" w:color="FFFFFF"/>
                    <w:left w:val="single" w:sz="2" w:space="11" w:color="FFFFFF"/>
                    <w:bottom w:val="single" w:sz="2" w:space="1" w:color="FFFFFF"/>
                    <w:right w:val="single" w:sz="2" w:space="4" w:color="FFFFFF"/>
                  </w:divBdr>
                  <w:divsChild>
                    <w:div w:id="215551188">
                      <w:marLeft w:val="0"/>
                      <w:marRight w:val="0"/>
                      <w:marTop w:val="0"/>
                      <w:marBottom w:val="0"/>
                      <w:divBdr>
                        <w:top w:val="none" w:sz="0" w:space="0" w:color="auto"/>
                        <w:left w:val="none" w:sz="0" w:space="0" w:color="auto"/>
                        <w:bottom w:val="none" w:sz="0" w:space="0" w:color="auto"/>
                        <w:right w:val="none" w:sz="0" w:space="0" w:color="auto"/>
                      </w:divBdr>
                    </w:div>
                  </w:divsChild>
                </w:div>
                <w:div w:id="32773685">
                  <w:marLeft w:val="0"/>
                  <w:marRight w:val="0"/>
                  <w:marTop w:val="0"/>
                  <w:marBottom w:val="0"/>
                  <w:divBdr>
                    <w:top w:val="single" w:sz="2" w:space="1" w:color="FFFFFF"/>
                    <w:left w:val="single" w:sz="2" w:space="11" w:color="FFFFFF"/>
                    <w:bottom w:val="single" w:sz="2" w:space="1" w:color="FFFFFF"/>
                    <w:right w:val="single" w:sz="2" w:space="4" w:color="FFFFFF"/>
                  </w:divBdr>
                  <w:divsChild>
                    <w:div w:id="2047483309">
                      <w:marLeft w:val="0"/>
                      <w:marRight w:val="0"/>
                      <w:marTop w:val="0"/>
                      <w:marBottom w:val="0"/>
                      <w:divBdr>
                        <w:top w:val="none" w:sz="0" w:space="0" w:color="auto"/>
                        <w:left w:val="none" w:sz="0" w:space="0" w:color="auto"/>
                        <w:bottom w:val="none" w:sz="0" w:space="0" w:color="auto"/>
                        <w:right w:val="none" w:sz="0" w:space="0" w:color="auto"/>
                      </w:divBdr>
                    </w:div>
                  </w:divsChild>
                </w:div>
                <w:div w:id="1966959202">
                  <w:marLeft w:val="0"/>
                  <w:marRight w:val="0"/>
                  <w:marTop w:val="0"/>
                  <w:marBottom w:val="0"/>
                  <w:divBdr>
                    <w:top w:val="single" w:sz="2" w:space="1" w:color="FFFFFF"/>
                    <w:left w:val="single" w:sz="2" w:space="11" w:color="FFFFFF"/>
                    <w:bottom w:val="single" w:sz="2" w:space="1" w:color="FFFFFF"/>
                    <w:right w:val="single" w:sz="2" w:space="4" w:color="FFFFFF"/>
                  </w:divBdr>
                  <w:divsChild>
                    <w:div w:id="2103337513">
                      <w:marLeft w:val="0"/>
                      <w:marRight w:val="0"/>
                      <w:marTop w:val="0"/>
                      <w:marBottom w:val="0"/>
                      <w:divBdr>
                        <w:top w:val="none" w:sz="0" w:space="0" w:color="auto"/>
                        <w:left w:val="none" w:sz="0" w:space="0" w:color="auto"/>
                        <w:bottom w:val="none" w:sz="0" w:space="0" w:color="auto"/>
                        <w:right w:val="none" w:sz="0" w:space="0" w:color="auto"/>
                      </w:divBdr>
                    </w:div>
                  </w:divsChild>
                </w:div>
                <w:div w:id="604003780">
                  <w:marLeft w:val="0"/>
                  <w:marRight w:val="0"/>
                  <w:marTop w:val="0"/>
                  <w:marBottom w:val="0"/>
                  <w:divBdr>
                    <w:top w:val="single" w:sz="2" w:space="1" w:color="FFFFFF"/>
                    <w:left w:val="single" w:sz="2" w:space="11" w:color="FFFFFF"/>
                    <w:bottom w:val="single" w:sz="2" w:space="1" w:color="FFFFFF"/>
                    <w:right w:val="single" w:sz="2" w:space="4" w:color="FFFFFF"/>
                  </w:divBdr>
                  <w:divsChild>
                    <w:div w:id="1727534259">
                      <w:marLeft w:val="0"/>
                      <w:marRight w:val="0"/>
                      <w:marTop w:val="0"/>
                      <w:marBottom w:val="0"/>
                      <w:divBdr>
                        <w:top w:val="none" w:sz="0" w:space="0" w:color="auto"/>
                        <w:left w:val="none" w:sz="0" w:space="0" w:color="auto"/>
                        <w:bottom w:val="none" w:sz="0" w:space="0" w:color="auto"/>
                        <w:right w:val="none" w:sz="0" w:space="0" w:color="auto"/>
                      </w:divBdr>
                    </w:div>
                  </w:divsChild>
                </w:div>
                <w:div w:id="434593774">
                  <w:marLeft w:val="0"/>
                  <w:marRight w:val="0"/>
                  <w:marTop w:val="0"/>
                  <w:marBottom w:val="0"/>
                  <w:divBdr>
                    <w:top w:val="single" w:sz="2" w:space="1" w:color="FFFFFF"/>
                    <w:left w:val="single" w:sz="2" w:space="11" w:color="FFFFFF"/>
                    <w:bottom w:val="single" w:sz="2" w:space="1" w:color="FFFFFF"/>
                    <w:right w:val="single" w:sz="2" w:space="4" w:color="FFFFFF"/>
                  </w:divBdr>
                  <w:divsChild>
                    <w:div w:id="966280961">
                      <w:marLeft w:val="0"/>
                      <w:marRight w:val="0"/>
                      <w:marTop w:val="0"/>
                      <w:marBottom w:val="0"/>
                      <w:divBdr>
                        <w:top w:val="none" w:sz="0" w:space="0" w:color="auto"/>
                        <w:left w:val="none" w:sz="0" w:space="0" w:color="auto"/>
                        <w:bottom w:val="none" w:sz="0" w:space="0" w:color="auto"/>
                        <w:right w:val="none" w:sz="0" w:space="0" w:color="auto"/>
                      </w:divBdr>
                    </w:div>
                  </w:divsChild>
                </w:div>
                <w:div w:id="625550315">
                  <w:marLeft w:val="0"/>
                  <w:marRight w:val="0"/>
                  <w:marTop w:val="0"/>
                  <w:marBottom w:val="0"/>
                  <w:divBdr>
                    <w:top w:val="single" w:sz="2" w:space="1" w:color="FFFFFF"/>
                    <w:left w:val="single" w:sz="2" w:space="11" w:color="FFFFFF"/>
                    <w:bottom w:val="single" w:sz="2" w:space="1" w:color="FFFFFF"/>
                    <w:right w:val="single" w:sz="2" w:space="4" w:color="FFFFFF"/>
                  </w:divBdr>
                  <w:divsChild>
                    <w:div w:id="1340694566">
                      <w:marLeft w:val="0"/>
                      <w:marRight w:val="0"/>
                      <w:marTop w:val="0"/>
                      <w:marBottom w:val="0"/>
                      <w:divBdr>
                        <w:top w:val="none" w:sz="0" w:space="0" w:color="auto"/>
                        <w:left w:val="none" w:sz="0" w:space="0" w:color="auto"/>
                        <w:bottom w:val="none" w:sz="0" w:space="0" w:color="auto"/>
                        <w:right w:val="none" w:sz="0" w:space="0" w:color="auto"/>
                      </w:divBdr>
                    </w:div>
                  </w:divsChild>
                </w:div>
                <w:div w:id="735589321">
                  <w:marLeft w:val="0"/>
                  <w:marRight w:val="0"/>
                  <w:marTop w:val="0"/>
                  <w:marBottom w:val="0"/>
                  <w:divBdr>
                    <w:top w:val="single" w:sz="2" w:space="1" w:color="FFFFFF"/>
                    <w:left w:val="single" w:sz="2" w:space="11" w:color="FFFFFF"/>
                    <w:bottom w:val="single" w:sz="2" w:space="4" w:color="FFFFFF"/>
                    <w:right w:val="single" w:sz="2" w:space="4" w:color="FFFFFF"/>
                  </w:divBdr>
                  <w:divsChild>
                    <w:div w:id="202972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87133">
          <w:marLeft w:val="0"/>
          <w:marRight w:val="0"/>
          <w:marTop w:val="0"/>
          <w:marBottom w:val="300"/>
          <w:divBdr>
            <w:top w:val="none" w:sz="0" w:space="0" w:color="auto"/>
            <w:left w:val="none" w:sz="0" w:space="0" w:color="auto"/>
            <w:bottom w:val="none" w:sz="0" w:space="0" w:color="auto"/>
            <w:right w:val="none" w:sz="0" w:space="0" w:color="auto"/>
          </w:divBdr>
          <w:divsChild>
            <w:div w:id="71391817">
              <w:marLeft w:val="0"/>
              <w:marRight w:val="0"/>
              <w:marTop w:val="0"/>
              <w:marBottom w:val="0"/>
              <w:divBdr>
                <w:top w:val="none" w:sz="0" w:space="0" w:color="auto"/>
                <w:left w:val="none" w:sz="0" w:space="0" w:color="auto"/>
                <w:bottom w:val="none" w:sz="0" w:space="0" w:color="auto"/>
                <w:right w:val="none" w:sz="0" w:space="0" w:color="auto"/>
              </w:divBdr>
              <w:divsChild>
                <w:div w:id="950866229">
                  <w:marLeft w:val="0"/>
                  <w:marRight w:val="0"/>
                  <w:marTop w:val="0"/>
                  <w:marBottom w:val="0"/>
                  <w:divBdr>
                    <w:top w:val="single" w:sz="2" w:space="4" w:color="FFFFFF"/>
                    <w:left w:val="single" w:sz="2" w:space="11" w:color="FFFFFF"/>
                    <w:bottom w:val="single" w:sz="2" w:space="1" w:color="FFFFFF"/>
                    <w:right w:val="single" w:sz="2" w:space="4" w:color="FFFFFF"/>
                  </w:divBdr>
                  <w:divsChild>
                    <w:div w:id="587229463">
                      <w:marLeft w:val="0"/>
                      <w:marRight w:val="0"/>
                      <w:marTop w:val="0"/>
                      <w:marBottom w:val="0"/>
                      <w:divBdr>
                        <w:top w:val="none" w:sz="0" w:space="0" w:color="auto"/>
                        <w:left w:val="none" w:sz="0" w:space="0" w:color="auto"/>
                        <w:bottom w:val="none" w:sz="0" w:space="0" w:color="auto"/>
                        <w:right w:val="none" w:sz="0" w:space="0" w:color="auto"/>
                      </w:divBdr>
                    </w:div>
                  </w:divsChild>
                </w:div>
                <w:div w:id="1459105710">
                  <w:marLeft w:val="0"/>
                  <w:marRight w:val="0"/>
                  <w:marTop w:val="0"/>
                  <w:marBottom w:val="0"/>
                  <w:divBdr>
                    <w:top w:val="single" w:sz="2" w:space="1" w:color="FFFFFF"/>
                    <w:left w:val="single" w:sz="2" w:space="11" w:color="FFFFFF"/>
                    <w:bottom w:val="single" w:sz="2" w:space="1" w:color="FFFFFF"/>
                    <w:right w:val="single" w:sz="2" w:space="4" w:color="FFFFFF"/>
                  </w:divBdr>
                  <w:divsChild>
                    <w:div w:id="428545271">
                      <w:marLeft w:val="0"/>
                      <w:marRight w:val="0"/>
                      <w:marTop w:val="0"/>
                      <w:marBottom w:val="0"/>
                      <w:divBdr>
                        <w:top w:val="none" w:sz="0" w:space="0" w:color="auto"/>
                        <w:left w:val="none" w:sz="0" w:space="0" w:color="auto"/>
                        <w:bottom w:val="none" w:sz="0" w:space="0" w:color="auto"/>
                        <w:right w:val="none" w:sz="0" w:space="0" w:color="auto"/>
                      </w:divBdr>
                    </w:div>
                  </w:divsChild>
                </w:div>
                <w:div w:id="279069452">
                  <w:marLeft w:val="0"/>
                  <w:marRight w:val="0"/>
                  <w:marTop w:val="0"/>
                  <w:marBottom w:val="0"/>
                  <w:divBdr>
                    <w:top w:val="single" w:sz="2" w:space="1" w:color="FFFFFF"/>
                    <w:left w:val="single" w:sz="2" w:space="11" w:color="FFFFFF"/>
                    <w:bottom w:val="single" w:sz="2" w:space="1" w:color="FFFFFF"/>
                    <w:right w:val="single" w:sz="2" w:space="4" w:color="FFFFFF"/>
                  </w:divBdr>
                  <w:divsChild>
                    <w:div w:id="785387421">
                      <w:marLeft w:val="0"/>
                      <w:marRight w:val="0"/>
                      <w:marTop w:val="0"/>
                      <w:marBottom w:val="0"/>
                      <w:divBdr>
                        <w:top w:val="none" w:sz="0" w:space="0" w:color="auto"/>
                        <w:left w:val="none" w:sz="0" w:space="0" w:color="auto"/>
                        <w:bottom w:val="none" w:sz="0" w:space="0" w:color="auto"/>
                        <w:right w:val="none" w:sz="0" w:space="0" w:color="auto"/>
                      </w:divBdr>
                    </w:div>
                  </w:divsChild>
                </w:div>
                <w:div w:id="1209757399">
                  <w:marLeft w:val="0"/>
                  <w:marRight w:val="0"/>
                  <w:marTop w:val="0"/>
                  <w:marBottom w:val="0"/>
                  <w:divBdr>
                    <w:top w:val="single" w:sz="2" w:space="1" w:color="FFFFFF"/>
                    <w:left w:val="single" w:sz="2" w:space="11" w:color="FFFFFF"/>
                    <w:bottom w:val="single" w:sz="2" w:space="1" w:color="FFFFFF"/>
                    <w:right w:val="single" w:sz="2" w:space="4" w:color="FFFFFF"/>
                  </w:divBdr>
                  <w:divsChild>
                    <w:div w:id="1353455813">
                      <w:marLeft w:val="0"/>
                      <w:marRight w:val="0"/>
                      <w:marTop w:val="0"/>
                      <w:marBottom w:val="0"/>
                      <w:divBdr>
                        <w:top w:val="none" w:sz="0" w:space="0" w:color="auto"/>
                        <w:left w:val="none" w:sz="0" w:space="0" w:color="auto"/>
                        <w:bottom w:val="none" w:sz="0" w:space="0" w:color="auto"/>
                        <w:right w:val="none" w:sz="0" w:space="0" w:color="auto"/>
                      </w:divBdr>
                    </w:div>
                  </w:divsChild>
                </w:div>
                <w:div w:id="1955364830">
                  <w:marLeft w:val="0"/>
                  <w:marRight w:val="0"/>
                  <w:marTop w:val="0"/>
                  <w:marBottom w:val="0"/>
                  <w:divBdr>
                    <w:top w:val="single" w:sz="2" w:space="1" w:color="FFFFFF"/>
                    <w:left w:val="single" w:sz="2" w:space="11" w:color="FFFFFF"/>
                    <w:bottom w:val="single" w:sz="2" w:space="1" w:color="FFFFFF"/>
                    <w:right w:val="single" w:sz="2" w:space="4" w:color="FFFFFF"/>
                  </w:divBdr>
                  <w:divsChild>
                    <w:div w:id="1520894665">
                      <w:marLeft w:val="0"/>
                      <w:marRight w:val="0"/>
                      <w:marTop w:val="0"/>
                      <w:marBottom w:val="0"/>
                      <w:divBdr>
                        <w:top w:val="none" w:sz="0" w:space="0" w:color="auto"/>
                        <w:left w:val="none" w:sz="0" w:space="0" w:color="auto"/>
                        <w:bottom w:val="none" w:sz="0" w:space="0" w:color="auto"/>
                        <w:right w:val="none" w:sz="0" w:space="0" w:color="auto"/>
                      </w:divBdr>
                    </w:div>
                  </w:divsChild>
                </w:div>
                <w:div w:id="1953631332">
                  <w:marLeft w:val="0"/>
                  <w:marRight w:val="0"/>
                  <w:marTop w:val="0"/>
                  <w:marBottom w:val="0"/>
                  <w:divBdr>
                    <w:top w:val="single" w:sz="2" w:space="1" w:color="FFFFFF"/>
                    <w:left w:val="single" w:sz="2" w:space="11" w:color="FFFFFF"/>
                    <w:bottom w:val="single" w:sz="2" w:space="1" w:color="FFFFFF"/>
                    <w:right w:val="single" w:sz="2" w:space="4" w:color="FFFFFF"/>
                  </w:divBdr>
                  <w:divsChild>
                    <w:div w:id="218369942">
                      <w:marLeft w:val="0"/>
                      <w:marRight w:val="0"/>
                      <w:marTop w:val="0"/>
                      <w:marBottom w:val="0"/>
                      <w:divBdr>
                        <w:top w:val="none" w:sz="0" w:space="0" w:color="auto"/>
                        <w:left w:val="none" w:sz="0" w:space="0" w:color="auto"/>
                        <w:bottom w:val="none" w:sz="0" w:space="0" w:color="auto"/>
                        <w:right w:val="none" w:sz="0" w:space="0" w:color="auto"/>
                      </w:divBdr>
                    </w:div>
                  </w:divsChild>
                </w:div>
                <w:div w:id="843083265">
                  <w:marLeft w:val="0"/>
                  <w:marRight w:val="0"/>
                  <w:marTop w:val="0"/>
                  <w:marBottom w:val="0"/>
                  <w:divBdr>
                    <w:top w:val="single" w:sz="2" w:space="1" w:color="FFFFFF"/>
                    <w:left w:val="single" w:sz="2" w:space="11" w:color="FFFFFF"/>
                    <w:bottom w:val="single" w:sz="2" w:space="1" w:color="FFFFFF"/>
                    <w:right w:val="single" w:sz="2" w:space="4" w:color="FFFFFF"/>
                  </w:divBdr>
                  <w:divsChild>
                    <w:div w:id="1432237127">
                      <w:marLeft w:val="0"/>
                      <w:marRight w:val="0"/>
                      <w:marTop w:val="0"/>
                      <w:marBottom w:val="0"/>
                      <w:divBdr>
                        <w:top w:val="none" w:sz="0" w:space="0" w:color="auto"/>
                        <w:left w:val="none" w:sz="0" w:space="0" w:color="auto"/>
                        <w:bottom w:val="none" w:sz="0" w:space="0" w:color="auto"/>
                        <w:right w:val="none" w:sz="0" w:space="0" w:color="auto"/>
                      </w:divBdr>
                    </w:div>
                  </w:divsChild>
                </w:div>
                <w:div w:id="1458140338">
                  <w:marLeft w:val="0"/>
                  <w:marRight w:val="0"/>
                  <w:marTop w:val="0"/>
                  <w:marBottom w:val="0"/>
                  <w:divBdr>
                    <w:top w:val="single" w:sz="2" w:space="1" w:color="FFFFFF"/>
                    <w:left w:val="single" w:sz="2" w:space="11" w:color="FFFFFF"/>
                    <w:bottom w:val="single" w:sz="2" w:space="1" w:color="FFFFFF"/>
                    <w:right w:val="single" w:sz="2" w:space="4" w:color="FFFFFF"/>
                  </w:divBdr>
                  <w:divsChild>
                    <w:div w:id="1406414176">
                      <w:marLeft w:val="0"/>
                      <w:marRight w:val="0"/>
                      <w:marTop w:val="0"/>
                      <w:marBottom w:val="0"/>
                      <w:divBdr>
                        <w:top w:val="none" w:sz="0" w:space="0" w:color="auto"/>
                        <w:left w:val="none" w:sz="0" w:space="0" w:color="auto"/>
                        <w:bottom w:val="none" w:sz="0" w:space="0" w:color="auto"/>
                        <w:right w:val="none" w:sz="0" w:space="0" w:color="auto"/>
                      </w:divBdr>
                    </w:div>
                  </w:divsChild>
                </w:div>
                <w:div w:id="120728912">
                  <w:marLeft w:val="0"/>
                  <w:marRight w:val="0"/>
                  <w:marTop w:val="0"/>
                  <w:marBottom w:val="0"/>
                  <w:divBdr>
                    <w:top w:val="single" w:sz="2" w:space="1" w:color="FFFFFF"/>
                    <w:left w:val="single" w:sz="2" w:space="11" w:color="FFFFFF"/>
                    <w:bottom w:val="single" w:sz="2" w:space="1" w:color="FFFFFF"/>
                    <w:right w:val="single" w:sz="2" w:space="4" w:color="FFFFFF"/>
                  </w:divBdr>
                  <w:divsChild>
                    <w:div w:id="2088528643">
                      <w:marLeft w:val="0"/>
                      <w:marRight w:val="0"/>
                      <w:marTop w:val="0"/>
                      <w:marBottom w:val="0"/>
                      <w:divBdr>
                        <w:top w:val="none" w:sz="0" w:space="0" w:color="auto"/>
                        <w:left w:val="none" w:sz="0" w:space="0" w:color="auto"/>
                        <w:bottom w:val="none" w:sz="0" w:space="0" w:color="auto"/>
                        <w:right w:val="none" w:sz="0" w:space="0" w:color="auto"/>
                      </w:divBdr>
                    </w:div>
                  </w:divsChild>
                </w:div>
                <w:div w:id="1889993746">
                  <w:marLeft w:val="0"/>
                  <w:marRight w:val="0"/>
                  <w:marTop w:val="0"/>
                  <w:marBottom w:val="0"/>
                  <w:divBdr>
                    <w:top w:val="single" w:sz="2" w:space="1" w:color="FFFFFF"/>
                    <w:left w:val="single" w:sz="2" w:space="11" w:color="FFFFFF"/>
                    <w:bottom w:val="single" w:sz="2" w:space="1" w:color="FFFFFF"/>
                    <w:right w:val="single" w:sz="2" w:space="4" w:color="FFFFFF"/>
                  </w:divBdr>
                  <w:divsChild>
                    <w:div w:id="2100441408">
                      <w:marLeft w:val="0"/>
                      <w:marRight w:val="0"/>
                      <w:marTop w:val="0"/>
                      <w:marBottom w:val="0"/>
                      <w:divBdr>
                        <w:top w:val="none" w:sz="0" w:space="0" w:color="auto"/>
                        <w:left w:val="none" w:sz="0" w:space="0" w:color="auto"/>
                        <w:bottom w:val="none" w:sz="0" w:space="0" w:color="auto"/>
                        <w:right w:val="none" w:sz="0" w:space="0" w:color="auto"/>
                      </w:divBdr>
                    </w:div>
                  </w:divsChild>
                </w:div>
                <w:div w:id="196820911">
                  <w:marLeft w:val="0"/>
                  <w:marRight w:val="0"/>
                  <w:marTop w:val="0"/>
                  <w:marBottom w:val="0"/>
                  <w:divBdr>
                    <w:top w:val="single" w:sz="2" w:space="1" w:color="FFFFFF"/>
                    <w:left w:val="single" w:sz="2" w:space="11" w:color="FFFFFF"/>
                    <w:bottom w:val="single" w:sz="2" w:space="1" w:color="FFFFFF"/>
                    <w:right w:val="single" w:sz="2" w:space="4" w:color="FFFFFF"/>
                  </w:divBdr>
                  <w:divsChild>
                    <w:div w:id="508299999">
                      <w:marLeft w:val="0"/>
                      <w:marRight w:val="0"/>
                      <w:marTop w:val="0"/>
                      <w:marBottom w:val="0"/>
                      <w:divBdr>
                        <w:top w:val="none" w:sz="0" w:space="0" w:color="auto"/>
                        <w:left w:val="none" w:sz="0" w:space="0" w:color="auto"/>
                        <w:bottom w:val="none" w:sz="0" w:space="0" w:color="auto"/>
                        <w:right w:val="none" w:sz="0" w:space="0" w:color="auto"/>
                      </w:divBdr>
                    </w:div>
                  </w:divsChild>
                </w:div>
                <w:div w:id="1304264251">
                  <w:marLeft w:val="0"/>
                  <w:marRight w:val="0"/>
                  <w:marTop w:val="0"/>
                  <w:marBottom w:val="0"/>
                  <w:divBdr>
                    <w:top w:val="single" w:sz="2" w:space="1" w:color="FFFFFF"/>
                    <w:left w:val="single" w:sz="2" w:space="11" w:color="FFFFFF"/>
                    <w:bottom w:val="single" w:sz="2" w:space="1" w:color="FFFFFF"/>
                    <w:right w:val="single" w:sz="2" w:space="4" w:color="FFFFFF"/>
                  </w:divBdr>
                  <w:divsChild>
                    <w:div w:id="663364736">
                      <w:marLeft w:val="0"/>
                      <w:marRight w:val="0"/>
                      <w:marTop w:val="0"/>
                      <w:marBottom w:val="0"/>
                      <w:divBdr>
                        <w:top w:val="none" w:sz="0" w:space="0" w:color="auto"/>
                        <w:left w:val="none" w:sz="0" w:space="0" w:color="auto"/>
                        <w:bottom w:val="none" w:sz="0" w:space="0" w:color="auto"/>
                        <w:right w:val="none" w:sz="0" w:space="0" w:color="auto"/>
                      </w:divBdr>
                    </w:div>
                  </w:divsChild>
                </w:div>
                <w:div w:id="1228685701">
                  <w:marLeft w:val="0"/>
                  <w:marRight w:val="0"/>
                  <w:marTop w:val="0"/>
                  <w:marBottom w:val="0"/>
                  <w:divBdr>
                    <w:top w:val="single" w:sz="2" w:space="1" w:color="FFFFFF"/>
                    <w:left w:val="single" w:sz="2" w:space="11" w:color="FFFFFF"/>
                    <w:bottom w:val="single" w:sz="2" w:space="1" w:color="FFFFFF"/>
                    <w:right w:val="single" w:sz="2" w:space="4" w:color="FFFFFF"/>
                  </w:divBdr>
                  <w:divsChild>
                    <w:div w:id="1355423121">
                      <w:marLeft w:val="0"/>
                      <w:marRight w:val="0"/>
                      <w:marTop w:val="0"/>
                      <w:marBottom w:val="0"/>
                      <w:divBdr>
                        <w:top w:val="none" w:sz="0" w:space="0" w:color="auto"/>
                        <w:left w:val="none" w:sz="0" w:space="0" w:color="auto"/>
                        <w:bottom w:val="none" w:sz="0" w:space="0" w:color="auto"/>
                        <w:right w:val="none" w:sz="0" w:space="0" w:color="auto"/>
                      </w:divBdr>
                    </w:div>
                  </w:divsChild>
                </w:div>
                <w:div w:id="2127649225">
                  <w:marLeft w:val="0"/>
                  <w:marRight w:val="0"/>
                  <w:marTop w:val="0"/>
                  <w:marBottom w:val="0"/>
                  <w:divBdr>
                    <w:top w:val="single" w:sz="2" w:space="1" w:color="FFFFFF"/>
                    <w:left w:val="single" w:sz="2" w:space="11" w:color="FFFFFF"/>
                    <w:bottom w:val="single" w:sz="2" w:space="1" w:color="FFFFFF"/>
                    <w:right w:val="single" w:sz="2" w:space="4" w:color="FFFFFF"/>
                  </w:divBdr>
                  <w:divsChild>
                    <w:div w:id="360014992">
                      <w:marLeft w:val="0"/>
                      <w:marRight w:val="0"/>
                      <w:marTop w:val="0"/>
                      <w:marBottom w:val="0"/>
                      <w:divBdr>
                        <w:top w:val="none" w:sz="0" w:space="0" w:color="auto"/>
                        <w:left w:val="none" w:sz="0" w:space="0" w:color="auto"/>
                        <w:bottom w:val="none" w:sz="0" w:space="0" w:color="auto"/>
                        <w:right w:val="none" w:sz="0" w:space="0" w:color="auto"/>
                      </w:divBdr>
                    </w:div>
                  </w:divsChild>
                </w:div>
                <w:div w:id="790123938">
                  <w:marLeft w:val="0"/>
                  <w:marRight w:val="0"/>
                  <w:marTop w:val="0"/>
                  <w:marBottom w:val="0"/>
                  <w:divBdr>
                    <w:top w:val="single" w:sz="2" w:space="1" w:color="FFFFFF"/>
                    <w:left w:val="single" w:sz="2" w:space="11" w:color="FFFFFF"/>
                    <w:bottom w:val="single" w:sz="2" w:space="1" w:color="FFFFFF"/>
                    <w:right w:val="single" w:sz="2" w:space="4" w:color="FFFFFF"/>
                  </w:divBdr>
                  <w:divsChild>
                    <w:div w:id="607005874">
                      <w:marLeft w:val="0"/>
                      <w:marRight w:val="0"/>
                      <w:marTop w:val="0"/>
                      <w:marBottom w:val="0"/>
                      <w:divBdr>
                        <w:top w:val="none" w:sz="0" w:space="0" w:color="auto"/>
                        <w:left w:val="none" w:sz="0" w:space="0" w:color="auto"/>
                        <w:bottom w:val="none" w:sz="0" w:space="0" w:color="auto"/>
                        <w:right w:val="none" w:sz="0" w:space="0" w:color="auto"/>
                      </w:divBdr>
                    </w:div>
                  </w:divsChild>
                </w:div>
                <w:div w:id="985162746">
                  <w:marLeft w:val="0"/>
                  <w:marRight w:val="0"/>
                  <w:marTop w:val="0"/>
                  <w:marBottom w:val="0"/>
                  <w:divBdr>
                    <w:top w:val="single" w:sz="2" w:space="1" w:color="FFFFFF"/>
                    <w:left w:val="single" w:sz="2" w:space="11" w:color="FFFFFF"/>
                    <w:bottom w:val="single" w:sz="2" w:space="1" w:color="FFFFFF"/>
                    <w:right w:val="single" w:sz="2" w:space="4" w:color="FFFFFF"/>
                  </w:divBdr>
                  <w:divsChild>
                    <w:div w:id="1427071538">
                      <w:marLeft w:val="0"/>
                      <w:marRight w:val="0"/>
                      <w:marTop w:val="0"/>
                      <w:marBottom w:val="0"/>
                      <w:divBdr>
                        <w:top w:val="none" w:sz="0" w:space="0" w:color="auto"/>
                        <w:left w:val="none" w:sz="0" w:space="0" w:color="auto"/>
                        <w:bottom w:val="none" w:sz="0" w:space="0" w:color="auto"/>
                        <w:right w:val="none" w:sz="0" w:space="0" w:color="auto"/>
                      </w:divBdr>
                    </w:div>
                  </w:divsChild>
                </w:div>
                <w:div w:id="865756781">
                  <w:marLeft w:val="0"/>
                  <w:marRight w:val="0"/>
                  <w:marTop w:val="0"/>
                  <w:marBottom w:val="0"/>
                  <w:divBdr>
                    <w:top w:val="single" w:sz="2" w:space="1" w:color="FFFFFF"/>
                    <w:left w:val="single" w:sz="2" w:space="11" w:color="FFFFFF"/>
                    <w:bottom w:val="single" w:sz="2" w:space="1" w:color="FFFFFF"/>
                    <w:right w:val="single" w:sz="2" w:space="4" w:color="FFFFFF"/>
                  </w:divBdr>
                  <w:divsChild>
                    <w:div w:id="53899013">
                      <w:marLeft w:val="0"/>
                      <w:marRight w:val="0"/>
                      <w:marTop w:val="0"/>
                      <w:marBottom w:val="0"/>
                      <w:divBdr>
                        <w:top w:val="none" w:sz="0" w:space="0" w:color="auto"/>
                        <w:left w:val="none" w:sz="0" w:space="0" w:color="auto"/>
                        <w:bottom w:val="none" w:sz="0" w:space="0" w:color="auto"/>
                        <w:right w:val="none" w:sz="0" w:space="0" w:color="auto"/>
                      </w:divBdr>
                    </w:div>
                  </w:divsChild>
                </w:div>
                <w:div w:id="1264146317">
                  <w:marLeft w:val="0"/>
                  <w:marRight w:val="0"/>
                  <w:marTop w:val="0"/>
                  <w:marBottom w:val="0"/>
                  <w:divBdr>
                    <w:top w:val="single" w:sz="2" w:space="1" w:color="FFFFFF"/>
                    <w:left w:val="single" w:sz="2" w:space="11" w:color="FFFFFF"/>
                    <w:bottom w:val="single" w:sz="2" w:space="1" w:color="FFFFFF"/>
                    <w:right w:val="single" w:sz="2" w:space="4" w:color="FFFFFF"/>
                  </w:divBdr>
                  <w:divsChild>
                    <w:div w:id="468132138">
                      <w:marLeft w:val="0"/>
                      <w:marRight w:val="0"/>
                      <w:marTop w:val="0"/>
                      <w:marBottom w:val="0"/>
                      <w:divBdr>
                        <w:top w:val="none" w:sz="0" w:space="0" w:color="auto"/>
                        <w:left w:val="none" w:sz="0" w:space="0" w:color="auto"/>
                        <w:bottom w:val="none" w:sz="0" w:space="0" w:color="auto"/>
                        <w:right w:val="none" w:sz="0" w:space="0" w:color="auto"/>
                      </w:divBdr>
                    </w:div>
                  </w:divsChild>
                </w:div>
                <w:div w:id="1844972802">
                  <w:marLeft w:val="0"/>
                  <w:marRight w:val="0"/>
                  <w:marTop w:val="0"/>
                  <w:marBottom w:val="0"/>
                  <w:divBdr>
                    <w:top w:val="single" w:sz="2" w:space="1" w:color="FFFFFF"/>
                    <w:left w:val="single" w:sz="2" w:space="11" w:color="FFFFFF"/>
                    <w:bottom w:val="single" w:sz="2" w:space="1" w:color="FFFFFF"/>
                    <w:right w:val="single" w:sz="2" w:space="4" w:color="FFFFFF"/>
                  </w:divBdr>
                  <w:divsChild>
                    <w:div w:id="1291014689">
                      <w:marLeft w:val="0"/>
                      <w:marRight w:val="0"/>
                      <w:marTop w:val="0"/>
                      <w:marBottom w:val="0"/>
                      <w:divBdr>
                        <w:top w:val="none" w:sz="0" w:space="0" w:color="auto"/>
                        <w:left w:val="none" w:sz="0" w:space="0" w:color="auto"/>
                        <w:bottom w:val="none" w:sz="0" w:space="0" w:color="auto"/>
                        <w:right w:val="none" w:sz="0" w:space="0" w:color="auto"/>
                      </w:divBdr>
                    </w:div>
                  </w:divsChild>
                </w:div>
                <w:div w:id="185143897">
                  <w:marLeft w:val="0"/>
                  <w:marRight w:val="0"/>
                  <w:marTop w:val="0"/>
                  <w:marBottom w:val="0"/>
                  <w:divBdr>
                    <w:top w:val="single" w:sz="2" w:space="1" w:color="FFFFFF"/>
                    <w:left w:val="single" w:sz="2" w:space="11" w:color="FFFFFF"/>
                    <w:bottom w:val="single" w:sz="2" w:space="1" w:color="FFFFFF"/>
                    <w:right w:val="single" w:sz="2" w:space="4" w:color="FFFFFF"/>
                  </w:divBdr>
                  <w:divsChild>
                    <w:div w:id="573666432">
                      <w:marLeft w:val="0"/>
                      <w:marRight w:val="0"/>
                      <w:marTop w:val="0"/>
                      <w:marBottom w:val="0"/>
                      <w:divBdr>
                        <w:top w:val="none" w:sz="0" w:space="0" w:color="auto"/>
                        <w:left w:val="none" w:sz="0" w:space="0" w:color="auto"/>
                        <w:bottom w:val="none" w:sz="0" w:space="0" w:color="auto"/>
                        <w:right w:val="none" w:sz="0" w:space="0" w:color="auto"/>
                      </w:divBdr>
                    </w:div>
                  </w:divsChild>
                </w:div>
                <w:div w:id="2111658693">
                  <w:marLeft w:val="0"/>
                  <w:marRight w:val="0"/>
                  <w:marTop w:val="0"/>
                  <w:marBottom w:val="0"/>
                  <w:divBdr>
                    <w:top w:val="single" w:sz="2" w:space="1" w:color="FFFFFF"/>
                    <w:left w:val="single" w:sz="2" w:space="11" w:color="FFFFFF"/>
                    <w:bottom w:val="single" w:sz="2" w:space="1" w:color="FFFFFF"/>
                    <w:right w:val="single" w:sz="2" w:space="4" w:color="FFFFFF"/>
                  </w:divBdr>
                  <w:divsChild>
                    <w:div w:id="2008553166">
                      <w:marLeft w:val="0"/>
                      <w:marRight w:val="0"/>
                      <w:marTop w:val="0"/>
                      <w:marBottom w:val="0"/>
                      <w:divBdr>
                        <w:top w:val="none" w:sz="0" w:space="0" w:color="auto"/>
                        <w:left w:val="none" w:sz="0" w:space="0" w:color="auto"/>
                        <w:bottom w:val="none" w:sz="0" w:space="0" w:color="auto"/>
                        <w:right w:val="none" w:sz="0" w:space="0" w:color="auto"/>
                      </w:divBdr>
                    </w:div>
                  </w:divsChild>
                </w:div>
                <w:div w:id="1562520828">
                  <w:marLeft w:val="0"/>
                  <w:marRight w:val="0"/>
                  <w:marTop w:val="0"/>
                  <w:marBottom w:val="0"/>
                  <w:divBdr>
                    <w:top w:val="single" w:sz="2" w:space="1" w:color="FFFFFF"/>
                    <w:left w:val="single" w:sz="2" w:space="11" w:color="FFFFFF"/>
                    <w:bottom w:val="single" w:sz="2" w:space="1" w:color="FFFFFF"/>
                    <w:right w:val="single" w:sz="2" w:space="4" w:color="FFFFFF"/>
                  </w:divBdr>
                  <w:divsChild>
                    <w:div w:id="1740666197">
                      <w:marLeft w:val="0"/>
                      <w:marRight w:val="0"/>
                      <w:marTop w:val="0"/>
                      <w:marBottom w:val="0"/>
                      <w:divBdr>
                        <w:top w:val="none" w:sz="0" w:space="0" w:color="auto"/>
                        <w:left w:val="none" w:sz="0" w:space="0" w:color="auto"/>
                        <w:bottom w:val="none" w:sz="0" w:space="0" w:color="auto"/>
                        <w:right w:val="none" w:sz="0" w:space="0" w:color="auto"/>
                      </w:divBdr>
                    </w:div>
                  </w:divsChild>
                </w:div>
                <w:div w:id="1244219610">
                  <w:marLeft w:val="0"/>
                  <w:marRight w:val="0"/>
                  <w:marTop w:val="0"/>
                  <w:marBottom w:val="0"/>
                  <w:divBdr>
                    <w:top w:val="single" w:sz="2" w:space="1" w:color="FFFFFF"/>
                    <w:left w:val="single" w:sz="2" w:space="11" w:color="FFFFFF"/>
                    <w:bottom w:val="single" w:sz="2" w:space="1" w:color="FFFFFF"/>
                    <w:right w:val="single" w:sz="2" w:space="4" w:color="FFFFFF"/>
                  </w:divBdr>
                  <w:divsChild>
                    <w:div w:id="1524057185">
                      <w:marLeft w:val="0"/>
                      <w:marRight w:val="0"/>
                      <w:marTop w:val="0"/>
                      <w:marBottom w:val="0"/>
                      <w:divBdr>
                        <w:top w:val="none" w:sz="0" w:space="0" w:color="auto"/>
                        <w:left w:val="none" w:sz="0" w:space="0" w:color="auto"/>
                        <w:bottom w:val="none" w:sz="0" w:space="0" w:color="auto"/>
                        <w:right w:val="none" w:sz="0" w:space="0" w:color="auto"/>
                      </w:divBdr>
                    </w:div>
                  </w:divsChild>
                </w:div>
                <w:div w:id="90049528">
                  <w:marLeft w:val="0"/>
                  <w:marRight w:val="0"/>
                  <w:marTop w:val="0"/>
                  <w:marBottom w:val="0"/>
                  <w:divBdr>
                    <w:top w:val="single" w:sz="2" w:space="1" w:color="FFFFFF"/>
                    <w:left w:val="single" w:sz="2" w:space="11" w:color="FFFFFF"/>
                    <w:bottom w:val="single" w:sz="2" w:space="1" w:color="FFFFFF"/>
                    <w:right w:val="single" w:sz="2" w:space="4" w:color="FFFFFF"/>
                  </w:divBdr>
                  <w:divsChild>
                    <w:div w:id="2114980231">
                      <w:marLeft w:val="0"/>
                      <w:marRight w:val="0"/>
                      <w:marTop w:val="0"/>
                      <w:marBottom w:val="0"/>
                      <w:divBdr>
                        <w:top w:val="none" w:sz="0" w:space="0" w:color="auto"/>
                        <w:left w:val="none" w:sz="0" w:space="0" w:color="auto"/>
                        <w:bottom w:val="none" w:sz="0" w:space="0" w:color="auto"/>
                        <w:right w:val="none" w:sz="0" w:space="0" w:color="auto"/>
                      </w:divBdr>
                    </w:div>
                  </w:divsChild>
                </w:div>
                <w:div w:id="703484898">
                  <w:marLeft w:val="0"/>
                  <w:marRight w:val="0"/>
                  <w:marTop w:val="0"/>
                  <w:marBottom w:val="0"/>
                  <w:divBdr>
                    <w:top w:val="single" w:sz="2" w:space="1" w:color="FFFFFF"/>
                    <w:left w:val="single" w:sz="2" w:space="11" w:color="FFFFFF"/>
                    <w:bottom w:val="single" w:sz="2" w:space="1" w:color="FFFFFF"/>
                    <w:right w:val="single" w:sz="2" w:space="4" w:color="FFFFFF"/>
                  </w:divBdr>
                  <w:divsChild>
                    <w:div w:id="602228895">
                      <w:marLeft w:val="0"/>
                      <w:marRight w:val="0"/>
                      <w:marTop w:val="0"/>
                      <w:marBottom w:val="0"/>
                      <w:divBdr>
                        <w:top w:val="none" w:sz="0" w:space="0" w:color="auto"/>
                        <w:left w:val="none" w:sz="0" w:space="0" w:color="auto"/>
                        <w:bottom w:val="none" w:sz="0" w:space="0" w:color="auto"/>
                        <w:right w:val="none" w:sz="0" w:space="0" w:color="auto"/>
                      </w:divBdr>
                    </w:div>
                  </w:divsChild>
                </w:div>
                <w:div w:id="92676916">
                  <w:marLeft w:val="0"/>
                  <w:marRight w:val="0"/>
                  <w:marTop w:val="0"/>
                  <w:marBottom w:val="0"/>
                  <w:divBdr>
                    <w:top w:val="single" w:sz="2" w:space="1" w:color="FFFFFF"/>
                    <w:left w:val="single" w:sz="2" w:space="11" w:color="FFFFFF"/>
                    <w:bottom w:val="single" w:sz="2" w:space="1" w:color="FFFFFF"/>
                    <w:right w:val="single" w:sz="2" w:space="4" w:color="FFFFFF"/>
                  </w:divBdr>
                  <w:divsChild>
                    <w:div w:id="687751102">
                      <w:marLeft w:val="0"/>
                      <w:marRight w:val="0"/>
                      <w:marTop w:val="0"/>
                      <w:marBottom w:val="0"/>
                      <w:divBdr>
                        <w:top w:val="none" w:sz="0" w:space="0" w:color="auto"/>
                        <w:left w:val="none" w:sz="0" w:space="0" w:color="auto"/>
                        <w:bottom w:val="none" w:sz="0" w:space="0" w:color="auto"/>
                        <w:right w:val="none" w:sz="0" w:space="0" w:color="auto"/>
                      </w:divBdr>
                    </w:div>
                  </w:divsChild>
                </w:div>
                <w:div w:id="1617253371">
                  <w:marLeft w:val="0"/>
                  <w:marRight w:val="0"/>
                  <w:marTop w:val="0"/>
                  <w:marBottom w:val="0"/>
                  <w:divBdr>
                    <w:top w:val="single" w:sz="2" w:space="1" w:color="FFFFFF"/>
                    <w:left w:val="single" w:sz="2" w:space="11" w:color="FFFFFF"/>
                    <w:bottom w:val="single" w:sz="2" w:space="1" w:color="FFFFFF"/>
                    <w:right w:val="single" w:sz="2" w:space="4" w:color="FFFFFF"/>
                  </w:divBdr>
                  <w:divsChild>
                    <w:div w:id="231476461">
                      <w:marLeft w:val="0"/>
                      <w:marRight w:val="0"/>
                      <w:marTop w:val="0"/>
                      <w:marBottom w:val="0"/>
                      <w:divBdr>
                        <w:top w:val="none" w:sz="0" w:space="0" w:color="auto"/>
                        <w:left w:val="none" w:sz="0" w:space="0" w:color="auto"/>
                        <w:bottom w:val="none" w:sz="0" w:space="0" w:color="auto"/>
                        <w:right w:val="none" w:sz="0" w:space="0" w:color="auto"/>
                      </w:divBdr>
                    </w:div>
                  </w:divsChild>
                </w:div>
                <w:div w:id="26956430">
                  <w:marLeft w:val="0"/>
                  <w:marRight w:val="0"/>
                  <w:marTop w:val="0"/>
                  <w:marBottom w:val="0"/>
                  <w:divBdr>
                    <w:top w:val="single" w:sz="2" w:space="1" w:color="FFFFFF"/>
                    <w:left w:val="single" w:sz="2" w:space="11" w:color="FFFFFF"/>
                    <w:bottom w:val="single" w:sz="2" w:space="1" w:color="FFFFFF"/>
                    <w:right w:val="single" w:sz="2" w:space="4" w:color="FFFFFF"/>
                  </w:divBdr>
                  <w:divsChild>
                    <w:div w:id="1607078930">
                      <w:marLeft w:val="0"/>
                      <w:marRight w:val="0"/>
                      <w:marTop w:val="0"/>
                      <w:marBottom w:val="0"/>
                      <w:divBdr>
                        <w:top w:val="none" w:sz="0" w:space="0" w:color="auto"/>
                        <w:left w:val="none" w:sz="0" w:space="0" w:color="auto"/>
                        <w:bottom w:val="none" w:sz="0" w:space="0" w:color="auto"/>
                        <w:right w:val="none" w:sz="0" w:space="0" w:color="auto"/>
                      </w:divBdr>
                    </w:div>
                  </w:divsChild>
                </w:div>
                <w:div w:id="2078093922">
                  <w:marLeft w:val="0"/>
                  <w:marRight w:val="0"/>
                  <w:marTop w:val="0"/>
                  <w:marBottom w:val="0"/>
                  <w:divBdr>
                    <w:top w:val="single" w:sz="2" w:space="1" w:color="FFFFFF"/>
                    <w:left w:val="single" w:sz="2" w:space="11" w:color="FFFFFF"/>
                    <w:bottom w:val="single" w:sz="2" w:space="1" w:color="FFFFFF"/>
                    <w:right w:val="single" w:sz="2" w:space="4" w:color="FFFFFF"/>
                  </w:divBdr>
                  <w:divsChild>
                    <w:div w:id="708454579">
                      <w:marLeft w:val="0"/>
                      <w:marRight w:val="0"/>
                      <w:marTop w:val="0"/>
                      <w:marBottom w:val="0"/>
                      <w:divBdr>
                        <w:top w:val="none" w:sz="0" w:space="0" w:color="auto"/>
                        <w:left w:val="none" w:sz="0" w:space="0" w:color="auto"/>
                        <w:bottom w:val="none" w:sz="0" w:space="0" w:color="auto"/>
                        <w:right w:val="none" w:sz="0" w:space="0" w:color="auto"/>
                      </w:divBdr>
                    </w:div>
                  </w:divsChild>
                </w:div>
                <w:div w:id="71782269">
                  <w:marLeft w:val="0"/>
                  <w:marRight w:val="0"/>
                  <w:marTop w:val="0"/>
                  <w:marBottom w:val="0"/>
                  <w:divBdr>
                    <w:top w:val="single" w:sz="2" w:space="1" w:color="FFFFFF"/>
                    <w:left w:val="single" w:sz="2" w:space="11" w:color="FFFFFF"/>
                    <w:bottom w:val="single" w:sz="2" w:space="1" w:color="FFFFFF"/>
                    <w:right w:val="single" w:sz="2" w:space="4" w:color="FFFFFF"/>
                  </w:divBdr>
                  <w:divsChild>
                    <w:div w:id="1929582363">
                      <w:marLeft w:val="0"/>
                      <w:marRight w:val="0"/>
                      <w:marTop w:val="0"/>
                      <w:marBottom w:val="0"/>
                      <w:divBdr>
                        <w:top w:val="none" w:sz="0" w:space="0" w:color="auto"/>
                        <w:left w:val="none" w:sz="0" w:space="0" w:color="auto"/>
                        <w:bottom w:val="none" w:sz="0" w:space="0" w:color="auto"/>
                        <w:right w:val="none" w:sz="0" w:space="0" w:color="auto"/>
                      </w:divBdr>
                    </w:div>
                  </w:divsChild>
                </w:div>
                <w:div w:id="1978760282">
                  <w:marLeft w:val="0"/>
                  <w:marRight w:val="0"/>
                  <w:marTop w:val="0"/>
                  <w:marBottom w:val="0"/>
                  <w:divBdr>
                    <w:top w:val="single" w:sz="2" w:space="1" w:color="FFFFFF"/>
                    <w:left w:val="single" w:sz="2" w:space="11" w:color="FFFFFF"/>
                    <w:bottom w:val="single" w:sz="2" w:space="1" w:color="FFFFFF"/>
                    <w:right w:val="single" w:sz="2" w:space="4" w:color="FFFFFF"/>
                  </w:divBdr>
                  <w:divsChild>
                    <w:div w:id="115608586">
                      <w:marLeft w:val="0"/>
                      <w:marRight w:val="0"/>
                      <w:marTop w:val="0"/>
                      <w:marBottom w:val="0"/>
                      <w:divBdr>
                        <w:top w:val="none" w:sz="0" w:space="0" w:color="auto"/>
                        <w:left w:val="none" w:sz="0" w:space="0" w:color="auto"/>
                        <w:bottom w:val="none" w:sz="0" w:space="0" w:color="auto"/>
                        <w:right w:val="none" w:sz="0" w:space="0" w:color="auto"/>
                      </w:divBdr>
                    </w:div>
                  </w:divsChild>
                </w:div>
                <w:div w:id="1779565899">
                  <w:marLeft w:val="0"/>
                  <w:marRight w:val="0"/>
                  <w:marTop w:val="0"/>
                  <w:marBottom w:val="0"/>
                  <w:divBdr>
                    <w:top w:val="single" w:sz="2" w:space="1" w:color="FFFFFF"/>
                    <w:left w:val="single" w:sz="2" w:space="11" w:color="FFFFFF"/>
                    <w:bottom w:val="single" w:sz="2" w:space="1" w:color="FFFFFF"/>
                    <w:right w:val="single" w:sz="2" w:space="4" w:color="FFFFFF"/>
                  </w:divBdr>
                  <w:divsChild>
                    <w:div w:id="631134697">
                      <w:marLeft w:val="0"/>
                      <w:marRight w:val="0"/>
                      <w:marTop w:val="0"/>
                      <w:marBottom w:val="0"/>
                      <w:divBdr>
                        <w:top w:val="none" w:sz="0" w:space="0" w:color="auto"/>
                        <w:left w:val="none" w:sz="0" w:space="0" w:color="auto"/>
                        <w:bottom w:val="none" w:sz="0" w:space="0" w:color="auto"/>
                        <w:right w:val="none" w:sz="0" w:space="0" w:color="auto"/>
                      </w:divBdr>
                    </w:div>
                  </w:divsChild>
                </w:div>
                <w:div w:id="1966503298">
                  <w:marLeft w:val="0"/>
                  <w:marRight w:val="0"/>
                  <w:marTop w:val="0"/>
                  <w:marBottom w:val="0"/>
                  <w:divBdr>
                    <w:top w:val="single" w:sz="2" w:space="1" w:color="FFFFFF"/>
                    <w:left w:val="single" w:sz="2" w:space="11" w:color="FFFFFF"/>
                    <w:bottom w:val="single" w:sz="2" w:space="1" w:color="FFFFFF"/>
                    <w:right w:val="single" w:sz="2" w:space="4" w:color="FFFFFF"/>
                  </w:divBdr>
                  <w:divsChild>
                    <w:div w:id="566771559">
                      <w:marLeft w:val="0"/>
                      <w:marRight w:val="0"/>
                      <w:marTop w:val="0"/>
                      <w:marBottom w:val="0"/>
                      <w:divBdr>
                        <w:top w:val="none" w:sz="0" w:space="0" w:color="auto"/>
                        <w:left w:val="none" w:sz="0" w:space="0" w:color="auto"/>
                        <w:bottom w:val="none" w:sz="0" w:space="0" w:color="auto"/>
                        <w:right w:val="none" w:sz="0" w:space="0" w:color="auto"/>
                      </w:divBdr>
                    </w:div>
                  </w:divsChild>
                </w:div>
                <w:div w:id="569463057">
                  <w:marLeft w:val="0"/>
                  <w:marRight w:val="0"/>
                  <w:marTop w:val="0"/>
                  <w:marBottom w:val="0"/>
                  <w:divBdr>
                    <w:top w:val="single" w:sz="2" w:space="1" w:color="FFFFFF"/>
                    <w:left w:val="single" w:sz="2" w:space="11" w:color="FFFFFF"/>
                    <w:bottom w:val="single" w:sz="2" w:space="1" w:color="FFFFFF"/>
                    <w:right w:val="single" w:sz="2" w:space="4" w:color="FFFFFF"/>
                  </w:divBdr>
                  <w:divsChild>
                    <w:div w:id="617612526">
                      <w:marLeft w:val="0"/>
                      <w:marRight w:val="0"/>
                      <w:marTop w:val="0"/>
                      <w:marBottom w:val="0"/>
                      <w:divBdr>
                        <w:top w:val="none" w:sz="0" w:space="0" w:color="auto"/>
                        <w:left w:val="none" w:sz="0" w:space="0" w:color="auto"/>
                        <w:bottom w:val="none" w:sz="0" w:space="0" w:color="auto"/>
                        <w:right w:val="none" w:sz="0" w:space="0" w:color="auto"/>
                      </w:divBdr>
                    </w:div>
                  </w:divsChild>
                </w:div>
                <w:div w:id="1812552159">
                  <w:marLeft w:val="0"/>
                  <w:marRight w:val="0"/>
                  <w:marTop w:val="0"/>
                  <w:marBottom w:val="0"/>
                  <w:divBdr>
                    <w:top w:val="single" w:sz="2" w:space="1" w:color="FFFFFF"/>
                    <w:left w:val="single" w:sz="2" w:space="11" w:color="FFFFFF"/>
                    <w:bottom w:val="single" w:sz="2" w:space="1" w:color="FFFFFF"/>
                    <w:right w:val="single" w:sz="2" w:space="4" w:color="FFFFFF"/>
                  </w:divBdr>
                  <w:divsChild>
                    <w:div w:id="601841910">
                      <w:marLeft w:val="0"/>
                      <w:marRight w:val="0"/>
                      <w:marTop w:val="0"/>
                      <w:marBottom w:val="0"/>
                      <w:divBdr>
                        <w:top w:val="none" w:sz="0" w:space="0" w:color="auto"/>
                        <w:left w:val="none" w:sz="0" w:space="0" w:color="auto"/>
                        <w:bottom w:val="none" w:sz="0" w:space="0" w:color="auto"/>
                        <w:right w:val="none" w:sz="0" w:space="0" w:color="auto"/>
                      </w:divBdr>
                    </w:div>
                  </w:divsChild>
                </w:div>
                <w:div w:id="1706052239">
                  <w:marLeft w:val="0"/>
                  <w:marRight w:val="0"/>
                  <w:marTop w:val="0"/>
                  <w:marBottom w:val="0"/>
                  <w:divBdr>
                    <w:top w:val="single" w:sz="2" w:space="1" w:color="FFFFFF"/>
                    <w:left w:val="single" w:sz="2" w:space="11" w:color="FFFFFF"/>
                    <w:bottom w:val="single" w:sz="2" w:space="1" w:color="FFFFFF"/>
                    <w:right w:val="single" w:sz="2" w:space="4" w:color="FFFFFF"/>
                  </w:divBdr>
                  <w:divsChild>
                    <w:div w:id="1958902171">
                      <w:marLeft w:val="0"/>
                      <w:marRight w:val="0"/>
                      <w:marTop w:val="0"/>
                      <w:marBottom w:val="0"/>
                      <w:divBdr>
                        <w:top w:val="none" w:sz="0" w:space="0" w:color="auto"/>
                        <w:left w:val="none" w:sz="0" w:space="0" w:color="auto"/>
                        <w:bottom w:val="none" w:sz="0" w:space="0" w:color="auto"/>
                        <w:right w:val="none" w:sz="0" w:space="0" w:color="auto"/>
                      </w:divBdr>
                    </w:div>
                  </w:divsChild>
                </w:div>
                <w:div w:id="494028351">
                  <w:marLeft w:val="0"/>
                  <w:marRight w:val="0"/>
                  <w:marTop w:val="0"/>
                  <w:marBottom w:val="0"/>
                  <w:divBdr>
                    <w:top w:val="single" w:sz="2" w:space="1" w:color="FFFFFF"/>
                    <w:left w:val="single" w:sz="2" w:space="11" w:color="FFFFFF"/>
                    <w:bottom w:val="single" w:sz="2" w:space="1" w:color="FFFFFF"/>
                    <w:right w:val="single" w:sz="2" w:space="4" w:color="FFFFFF"/>
                  </w:divBdr>
                  <w:divsChild>
                    <w:div w:id="1907448659">
                      <w:marLeft w:val="0"/>
                      <w:marRight w:val="0"/>
                      <w:marTop w:val="0"/>
                      <w:marBottom w:val="0"/>
                      <w:divBdr>
                        <w:top w:val="none" w:sz="0" w:space="0" w:color="auto"/>
                        <w:left w:val="none" w:sz="0" w:space="0" w:color="auto"/>
                        <w:bottom w:val="none" w:sz="0" w:space="0" w:color="auto"/>
                        <w:right w:val="none" w:sz="0" w:space="0" w:color="auto"/>
                      </w:divBdr>
                    </w:div>
                  </w:divsChild>
                </w:div>
                <w:div w:id="393896999">
                  <w:marLeft w:val="0"/>
                  <w:marRight w:val="0"/>
                  <w:marTop w:val="0"/>
                  <w:marBottom w:val="0"/>
                  <w:divBdr>
                    <w:top w:val="single" w:sz="2" w:space="1" w:color="FFFFFF"/>
                    <w:left w:val="single" w:sz="2" w:space="11" w:color="FFFFFF"/>
                    <w:bottom w:val="single" w:sz="2" w:space="1" w:color="FFFFFF"/>
                    <w:right w:val="single" w:sz="2" w:space="4" w:color="FFFFFF"/>
                  </w:divBdr>
                  <w:divsChild>
                    <w:div w:id="34544349">
                      <w:marLeft w:val="0"/>
                      <w:marRight w:val="0"/>
                      <w:marTop w:val="0"/>
                      <w:marBottom w:val="0"/>
                      <w:divBdr>
                        <w:top w:val="none" w:sz="0" w:space="0" w:color="auto"/>
                        <w:left w:val="none" w:sz="0" w:space="0" w:color="auto"/>
                        <w:bottom w:val="none" w:sz="0" w:space="0" w:color="auto"/>
                        <w:right w:val="none" w:sz="0" w:space="0" w:color="auto"/>
                      </w:divBdr>
                    </w:div>
                  </w:divsChild>
                </w:div>
                <w:div w:id="586186323">
                  <w:marLeft w:val="0"/>
                  <w:marRight w:val="0"/>
                  <w:marTop w:val="0"/>
                  <w:marBottom w:val="0"/>
                  <w:divBdr>
                    <w:top w:val="single" w:sz="2" w:space="1" w:color="FFFFFF"/>
                    <w:left w:val="single" w:sz="2" w:space="11" w:color="FFFFFF"/>
                    <w:bottom w:val="single" w:sz="2" w:space="1" w:color="FFFFFF"/>
                    <w:right w:val="single" w:sz="2" w:space="4" w:color="FFFFFF"/>
                  </w:divBdr>
                  <w:divsChild>
                    <w:div w:id="1331981724">
                      <w:marLeft w:val="0"/>
                      <w:marRight w:val="0"/>
                      <w:marTop w:val="0"/>
                      <w:marBottom w:val="0"/>
                      <w:divBdr>
                        <w:top w:val="none" w:sz="0" w:space="0" w:color="auto"/>
                        <w:left w:val="none" w:sz="0" w:space="0" w:color="auto"/>
                        <w:bottom w:val="none" w:sz="0" w:space="0" w:color="auto"/>
                        <w:right w:val="none" w:sz="0" w:space="0" w:color="auto"/>
                      </w:divBdr>
                    </w:div>
                  </w:divsChild>
                </w:div>
                <w:div w:id="1679387913">
                  <w:marLeft w:val="0"/>
                  <w:marRight w:val="0"/>
                  <w:marTop w:val="0"/>
                  <w:marBottom w:val="0"/>
                  <w:divBdr>
                    <w:top w:val="single" w:sz="2" w:space="1" w:color="FFFFFF"/>
                    <w:left w:val="single" w:sz="2" w:space="11" w:color="FFFFFF"/>
                    <w:bottom w:val="single" w:sz="2" w:space="1" w:color="FFFFFF"/>
                    <w:right w:val="single" w:sz="2" w:space="4" w:color="FFFFFF"/>
                  </w:divBdr>
                  <w:divsChild>
                    <w:div w:id="1862468654">
                      <w:marLeft w:val="0"/>
                      <w:marRight w:val="0"/>
                      <w:marTop w:val="0"/>
                      <w:marBottom w:val="0"/>
                      <w:divBdr>
                        <w:top w:val="none" w:sz="0" w:space="0" w:color="auto"/>
                        <w:left w:val="none" w:sz="0" w:space="0" w:color="auto"/>
                        <w:bottom w:val="none" w:sz="0" w:space="0" w:color="auto"/>
                        <w:right w:val="none" w:sz="0" w:space="0" w:color="auto"/>
                      </w:divBdr>
                    </w:div>
                  </w:divsChild>
                </w:div>
                <w:div w:id="2143377535">
                  <w:marLeft w:val="0"/>
                  <w:marRight w:val="0"/>
                  <w:marTop w:val="0"/>
                  <w:marBottom w:val="0"/>
                  <w:divBdr>
                    <w:top w:val="single" w:sz="2" w:space="1" w:color="FFFFFF"/>
                    <w:left w:val="single" w:sz="2" w:space="11" w:color="FFFFFF"/>
                    <w:bottom w:val="single" w:sz="2" w:space="1" w:color="FFFFFF"/>
                    <w:right w:val="single" w:sz="2" w:space="4" w:color="FFFFFF"/>
                  </w:divBdr>
                  <w:divsChild>
                    <w:div w:id="238947973">
                      <w:marLeft w:val="0"/>
                      <w:marRight w:val="0"/>
                      <w:marTop w:val="0"/>
                      <w:marBottom w:val="0"/>
                      <w:divBdr>
                        <w:top w:val="none" w:sz="0" w:space="0" w:color="auto"/>
                        <w:left w:val="none" w:sz="0" w:space="0" w:color="auto"/>
                        <w:bottom w:val="none" w:sz="0" w:space="0" w:color="auto"/>
                        <w:right w:val="none" w:sz="0" w:space="0" w:color="auto"/>
                      </w:divBdr>
                    </w:div>
                  </w:divsChild>
                </w:div>
                <w:div w:id="1727022583">
                  <w:marLeft w:val="0"/>
                  <w:marRight w:val="0"/>
                  <w:marTop w:val="0"/>
                  <w:marBottom w:val="0"/>
                  <w:divBdr>
                    <w:top w:val="single" w:sz="2" w:space="1" w:color="FFFFFF"/>
                    <w:left w:val="single" w:sz="2" w:space="11" w:color="FFFFFF"/>
                    <w:bottom w:val="single" w:sz="2" w:space="1" w:color="FFFFFF"/>
                    <w:right w:val="single" w:sz="2" w:space="4" w:color="FFFFFF"/>
                  </w:divBdr>
                  <w:divsChild>
                    <w:div w:id="381100954">
                      <w:marLeft w:val="0"/>
                      <w:marRight w:val="0"/>
                      <w:marTop w:val="0"/>
                      <w:marBottom w:val="0"/>
                      <w:divBdr>
                        <w:top w:val="none" w:sz="0" w:space="0" w:color="auto"/>
                        <w:left w:val="none" w:sz="0" w:space="0" w:color="auto"/>
                        <w:bottom w:val="none" w:sz="0" w:space="0" w:color="auto"/>
                        <w:right w:val="none" w:sz="0" w:space="0" w:color="auto"/>
                      </w:divBdr>
                    </w:div>
                  </w:divsChild>
                </w:div>
                <w:div w:id="868951389">
                  <w:marLeft w:val="0"/>
                  <w:marRight w:val="0"/>
                  <w:marTop w:val="0"/>
                  <w:marBottom w:val="0"/>
                  <w:divBdr>
                    <w:top w:val="single" w:sz="2" w:space="1" w:color="FFFFFF"/>
                    <w:left w:val="single" w:sz="2" w:space="11" w:color="FFFFFF"/>
                    <w:bottom w:val="single" w:sz="2" w:space="1" w:color="FFFFFF"/>
                    <w:right w:val="single" w:sz="2" w:space="4" w:color="FFFFFF"/>
                  </w:divBdr>
                  <w:divsChild>
                    <w:div w:id="930771133">
                      <w:marLeft w:val="0"/>
                      <w:marRight w:val="0"/>
                      <w:marTop w:val="0"/>
                      <w:marBottom w:val="0"/>
                      <w:divBdr>
                        <w:top w:val="none" w:sz="0" w:space="0" w:color="auto"/>
                        <w:left w:val="none" w:sz="0" w:space="0" w:color="auto"/>
                        <w:bottom w:val="none" w:sz="0" w:space="0" w:color="auto"/>
                        <w:right w:val="none" w:sz="0" w:space="0" w:color="auto"/>
                      </w:divBdr>
                    </w:div>
                  </w:divsChild>
                </w:div>
                <w:div w:id="471289541">
                  <w:marLeft w:val="0"/>
                  <w:marRight w:val="0"/>
                  <w:marTop w:val="0"/>
                  <w:marBottom w:val="0"/>
                  <w:divBdr>
                    <w:top w:val="single" w:sz="2" w:space="1" w:color="FFFFFF"/>
                    <w:left w:val="single" w:sz="2" w:space="11" w:color="FFFFFF"/>
                    <w:bottom w:val="single" w:sz="2" w:space="1" w:color="FFFFFF"/>
                    <w:right w:val="single" w:sz="2" w:space="4" w:color="FFFFFF"/>
                  </w:divBdr>
                  <w:divsChild>
                    <w:div w:id="91899783">
                      <w:marLeft w:val="0"/>
                      <w:marRight w:val="0"/>
                      <w:marTop w:val="0"/>
                      <w:marBottom w:val="0"/>
                      <w:divBdr>
                        <w:top w:val="none" w:sz="0" w:space="0" w:color="auto"/>
                        <w:left w:val="none" w:sz="0" w:space="0" w:color="auto"/>
                        <w:bottom w:val="none" w:sz="0" w:space="0" w:color="auto"/>
                        <w:right w:val="none" w:sz="0" w:space="0" w:color="auto"/>
                      </w:divBdr>
                    </w:div>
                  </w:divsChild>
                </w:div>
                <w:div w:id="45645669">
                  <w:marLeft w:val="0"/>
                  <w:marRight w:val="0"/>
                  <w:marTop w:val="0"/>
                  <w:marBottom w:val="0"/>
                  <w:divBdr>
                    <w:top w:val="single" w:sz="2" w:space="1" w:color="FFFFFF"/>
                    <w:left w:val="single" w:sz="2" w:space="11" w:color="FFFFFF"/>
                    <w:bottom w:val="single" w:sz="2" w:space="1" w:color="FFFFFF"/>
                    <w:right w:val="single" w:sz="2" w:space="4" w:color="FFFFFF"/>
                  </w:divBdr>
                  <w:divsChild>
                    <w:div w:id="20668282">
                      <w:marLeft w:val="0"/>
                      <w:marRight w:val="0"/>
                      <w:marTop w:val="0"/>
                      <w:marBottom w:val="0"/>
                      <w:divBdr>
                        <w:top w:val="none" w:sz="0" w:space="0" w:color="auto"/>
                        <w:left w:val="none" w:sz="0" w:space="0" w:color="auto"/>
                        <w:bottom w:val="none" w:sz="0" w:space="0" w:color="auto"/>
                        <w:right w:val="none" w:sz="0" w:space="0" w:color="auto"/>
                      </w:divBdr>
                    </w:div>
                  </w:divsChild>
                </w:div>
                <w:div w:id="1601062283">
                  <w:marLeft w:val="0"/>
                  <w:marRight w:val="0"/>
                  <w:marTop w:val="0"/>
                  <w:marBottom w:val="0"/>
                  <w:divBdr>
                    <w:top w:val="single" w:sz="2" w:space="1" w:color="FFFFFF"/>
                    <w:left w:val="single" w:sz="2" w:space="11" w:color="FFFFFF"/>
                    <w:bottom w:val="single" w:sz="2" w:space="1" w:color="FFFFFF"/>
                    <w:right w:val="single" w:sz="2" w:space="4" w:color="FFFFFF"/>
                  </w:divBdr>
                  <w:divsChild>
                    <w:div w:id="1737194220">
                      <w:marLeft w:val="0"/>
                      <w:marRight w:val="0"/>
                      <w:marTop w:val="0"/>
                      <w:marBottom w:val="0"/>
                      <w:divBdr>
                        <w:top w:val="none" w:sz="0" w:space="0" w:color="auto"/>
                        <w:left w:val="none" w:sz="0" w:space="0" w:color="auto"/>
                        <w:bottom w:val="none" w:sz="0" w:space="0" w:color="auto"/>
                        <w:right w:val="none" w:sz="0" w:space="0" w:color="auto"/>
                      </w:divBdr>
                    </w:div>
                  </w:divsChild>
                </w:div>
                <w:div w:id="771903381">
                  <w:marLeft w:val="0"/>
                  <w:marRight w:val="0"/>
                  <w:marTop w:val="0"/>
                  <w:marBottom w:val="0"/>
                  <w:divBdr>
                    <w:top w:val="single" w:sz="2" w:space="1" w:color="FFFFFF"/>
                    <w:left w:val="single" w:sz="2" w:space="11" w:color="FFFFFF"/>
                    <w:bottom w:val="single" w:sz="2" w:space="1" w:color="FFFFFF"/>
                    <w:right w:val="single" w:sz="2" w:space="4" w:color="FFFFFF"/>
                  </w:divBdr>
                  <w:divsChild>
                    <w:div w:id="2088840677">
                      <w:marLeft w:val="0"/>
                      <w:marRight w:val="0"/>
                      <w:marTop w:val="0"/>
                      <w:marBottom w:val="0"/>
                      <w:divBdr>
                        <w:top w:val="none" w:sz="0" w:space="0" w:color="auto"/>
                        <w:left w:val="none" w:sz="0" w:space="0" w:color="auto"/>
                        <w:bottom w:val="none" w:sz="0" w:space="0" w:color="auto"/>
                        <w:right w:val="none" w:sz="0" w:space="0" w:color="auto"/>
                      </w:divBdr>
                    </w:div>
                  </w:divsChild>
                </w:div>
                <w:div w:id="1953900694">
                  <w:marLeft w:val="0"/>
                  <w:marRight w:val="0"/>
                  <w:marTop w:val="0"/>
                  <w:marBottom w:val="0"/>
                  <w:divBdr>
                    <w:top w:val="single" w:sz="2" w:space="1" w:color="FFFFFF"/>
                    <w:left w:val="single" w:sz="2" w:space="11" w:color="FFFFFF"/>
                    <w:bottom w:val="single" w:sz="2" w:space="1" w:color="FFFFFF"/>
                    <w:right w:val="single" w:sz="2" w:space="4" w:color="FFFFFF"/>
                  </w:divBdr>
                  <w:divsChild>
                    <w:div w:id="471942479">
                      <w:marLeft w:val="0"/>
                      <w:marRight w:val="0"/>
                      <w:marTop w:val="0"/>
                      <w:marBottom w:val="0"/>
                      <w:divBdr>
                        <w:top w:val="none" w:sz="0" w:space="0" w:color="auto"/>
                        <w:left w:val="none" w:sz="0" w:space="0" w:color="auto"/>
                        <w:bottom w:val="none" w:sz="0" w:space="0" w:color="auto"/>
                        <w:right w:val="none" w:sz="0" w:space="0" w:color="auto"/>
                      </w:divBdr>
                    </w:div>
                  </w:divsChild>
                </w:div>
                <w:div w:id="1250190773">
                  <w:marLeft w:val="0"/>
                  <w:marRight w:val="0"/>
                  <w:marTop w:val="0"/>
                  <w:marBottom w:val="0"/>
                  <w:divBdr>
                    <w:top w:val="single" w:sz="2" w:space="1" w:color="FFFFFF"/>
                    <w:left w:val="single" w:sz="2" w:space="11" w:color="FFFFFF"/>
                    <w:bottom w:val="single" w:sz="2" w:space="4" w:color="FFFFFF"/>
                    <w:right w:val="single" w:sz="2" w:space="4" w:color="FFFFFF"/>
                  </w:divBdr>
                  <w:divsChild>
                    <w:div w:id="1186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4930">
          <w:marLeft w:val="0"/>
          <w:marRight w:val="0"/>
          <w:marTop w:val="0"/>
          <w:marBottom w:val="300"/>
          <w:divBdr>
            <w:top w:val="none" w:sz="0" w:space="0" w:color="auto"/>
            <w:left w:val="none" w:sz="0" w:space="0" w:color="auto"/>
            <w:bottom w:val="none" w:sz="0" w:space="0" w:color="auto"/>
            <w:right w:val="none" w:sz="0" w:space="0" w:color="auto"/>
          </w:divBdr>
          <w:divsChild>
            <w:div w:id="966207467">
              <w:marLeft w:val="0"/>
              <w:marRight w:val="0"/>
              <w:marTop w:val="0"/>
              <w:marBottom w:val="0"/>
              <w:divBdr>
                <w:top w:val="none" w:sz="0" w:space="0" w:color="auto"/>
                <w:left w:val="none" w:sz="0" w:space="0" w:color="auto"/>
                <w:bottom w:val="none" w:sz="0" w:space="0" w:color="auto"/>
                <w:right w:val="none" w:sz="0" w:space="0" w:color="auto"/>
              </w:divBdr>
              <w:divsChild>
                <w:div w:id="1152990014">
                  <w:marLeft w:val="0"/>
                  <w:marRight w:val="0"/>
                  <w:marTop w:val="0"/>
                  <w:marBottom w:val="0"/>
                  <w:divBdr>
                    <w:top w:val="single" w:sz="2" w:space="4" w:color="FFFFFF"/>
                    <w:left w:val="single" w:sz="2" w:space="11" w:color="FFFFFF"/>
                    <w:bottom w:val="single" w:sz="2" w:space="1" w:color="FFFFFF"/>
                    <w:right w:val="single" w:sz="2" w:space="4" w:color="FFFFFF"/>
                  </w:divBdr>
                  <w:divsChild>
                    <w:div w:id="1666201882">
                      <w:marLeft w:val="0"/>
                      <w:marRight w:val="0"/>
                      <w:marTop w:val="0"/>
                      <w:marBottom w:val="0"/>
                      <w:divBdr>
                        <w:top w:val="none" w:sz="0" w:space="0" w:color="auto"/>
                        <w:left w:val="none" w:sz="0" w:space="0" w:color="auto"/>
                        <w:bottom w:val="none" w:sz="0" w:space="0" w:color="auto"/>
                        <w:right w:val="none" w:sz="0" w:space="0" w:color="auto"/>
                      </w:divBdr>
                    </w:div>
                  </w:divsChild>
                </w:div>
                <w:div w:id="1082069643">
                  <w:marLeft w:val="0"/>
                  <w:marRight w:val="0"/>
                  <w:marTop w:val="0"/>
                  <w:marBottom w:val="0"/>
                  <w:divBdr>
                    <w:top w:val="single" w:sz="2" w:space="1" w:color="FFFFFF"/>
                    <w:left w:val="single" w:sz="2" w:space="11" w:color="FFFFFF"/>
                    <w:bottom w:val="single" w:sz="2" w:space="1" w:color="FFFFFF"/>
                    <w:right w:val="single" w:sz="2" w:space="4" w:color="FFFFFF"/>
                  </w:divBdr>
                  <w:divsChild>
                    <w:div w:id="1186753485">
                      <w:marLeft w:val="0"/>
                      <w:marRight w:val="0"/>
                      <w:marTop w:val="0"/>
                      <w:marBottom w:val="0"/>
                      <w:divBdr>
                        <w:top w:val="none" w:sz="0" w:space="0" w:color="auto"/>
                        <w:left w:val="none" w:sz="0" w:space="0" w:color="auto"/>
                        <w:bottom w:val="none" w:sz="0" w:space="0" w:color="auto"/>
                        <w:right w:val="none" w:sz="0" w:space="0" w:color="auto"/>
                      </w:divBdr>
                    </w:div>
                  </w:divsChild>
                </w:div>
                <w:div w:id="281889280">
                  <w:marLeft w:val="0"/>
                  <w:marRight w:val="0"/>
                  <w:marTop w:val="0"/>
                  <w:marBottom w:val="0"/>
                  <w:divBdr>
                    <w:top w:val="single" w:sz="2" w:space="1" w:color="FFFFFF"/>
                    <w:left w:val="single" w:sz="2" w:space="11" w:color="FFFFFF"/>
                    <w:bottom w:val="single" w:sz="2" w:space="1" w:color="FFFFFF"/>
                    <w:right w:val="single" w:sz="2" w:space="4" w:color="FFFFFF"/>
                  </w:divBdr>
                  <w:divsChild>
                    <w:div w:id="1619147093">
                      <w:marLeft w:val="0"/>
                      <w:marRight w:val="0"/>
                      <w:marTop w:val="0"/>
                      <w:marBottom w:val="0"/>
                      <w:divBdr>
                        <w:top w:val="none" w:sz="0" w:space="0" w:color="auto"/>
                        <w:left w:val="none" w:sz="0" w:space="0" w:color="auto"/>
                        <w:bottom w:val="none" w:sz="0" w:space="0" w:color="auto"/>
                        <w:right w:val="none" w:sz="0" w:space="0" w:color="auto"/>
                      </w:divBdr>
                    </w:div>
                  </w:divsChild>
                </w:div>
                <w:div w:id="774447004">
                  <w:marLeft w:val="0"/>
                  <w:marRight w:val="0"/>
                  <w:marTop w:val="0"/>
                  <w:marBottom w:val="0"/>
                  <w:divBdr>
                    <w:top w:val="single" w:sz="2" w:space="1" w:color="FFFFFF"/>
                    <w:left w:val="single" w:sz="2" w:space="11" w:color="FFFFFF"/>
                    <w:bottom w:val="single" w:sz="2" w:space="1" w:color="FFFFFF"/>
                    <w:right w:val="single" w:sz="2" w:space="4" w:color="FFFFFF"/>
                  </w:divBdr>
                  <w:divsChild>
                    <w:div w:id="2127189413">
                      <w:marLeft w:val="0"/>
                      <w:marRight w:val="0"/>
                      <w:marTop w:val="0"/>
                      <w:marBottom w:val="0"/>
                      <w:divBdr>
                        <w:top w:val="none" w:sz="0" w:space="0" w:color="auto"/>
                        <w:left w:val="none" w:sz="0" w:space="0" w:color="auto"/>
                        <w:bottom w:val="none" w:sz="0" w:space="0" w:color="auto"/>
                        <w:right w:val="none" w:sz="0" w:space="0" w:color="auto"/>
                      </w:divBdr>
                    </w:div>
                  </w:divsChild>
                </w:div>
                <w:div w:id="496266913">
                  <w:marLeft w:val="0"/>
                  <w:marRight w:val="0"/>
                  <w:marTop w:val="0"/>
                  <w:marBottom w:val="0"/>
                  <w:divBdr>
                    <w:top w:val="single" w:sz="2" w:space="1" w:color="FFFFFF"/>
                    <w:left w:val="single" w:sz="2" w:space="11" w:color="FFFFFF"/>
                    <w:bottom w:val="single" w:sz="2" w:space="4" w:color="FFFFFF"/>
                    <w:right w:val="single" w:sz="2" w:space="4" w:color="FFFFFF"/>
                  </w:divBdr>
                  <w:divsChild>
                    <w:div w:id="63977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390268">
          <w:marLeft w:val="0"/>
          <w:marRight w:val="0"/>
          <w:marTop w:val="0"/>
          <w:marBottom w:val="300"/>
          <w:divBdr>
            <w:top w:val="none" w:sz="0" w:space="0" w:color="auto"/>
            <w:left w:val="none" w:sz="0" w:space="0" w:color="auto"/>
            <w:bottom w:val="none" w:sz="0" w:space="0" w:color="auto"/>
            <w:right w:val="none" w:sz="0" w:space="0" w:color="auto"/>
          </w:divBdr>
          <w:divsChild>
            <w:div w:id="1932542093">
              <w:marLeft w:val="0"/>
              <w:marRight w:val="0"/>
              <w:marTop w:val="0"/>
              <w:marBottom w:val="0"/>
              <w:divBdr>
                <w:top w:val="none" w:sz="0" w:space="0" w:color="auto"/>
                <w:left w:val="none" w:sz="0" w:space="0" w:color="auto"/>
                <w:bottom w:val="none" w:sz="0" w:space="0" w:color="auto"/>
                <w:right w:val="none" w:sz="0" w:space="0" w:color="auto"/>
              </w:divBdr>
              <w:divsChild>
                <w:div w:id="1956205617">
                  <w:marLeft w:val="0"/>
                  <w:marRight w:val="0"/>
                  <w:marTop w:val="0"/>
                  <w:marBottom w:val="0"/>
                  <w:divBdr>
                    <w:top w:val="single" w:sz="2" w:space="4" w:color="FFFFFF"/>
                    <w:left w:val="single" w:sz="2" w:space="11" w:color="FFFFFF"/>
                    <w:bottom w:val="single" w:sz="2" w:space="1" w:color="FFFFFF"/>
                    <w:right w:val="single" w:sz="2" w:space="4" w:color="FFFFFF"/>
                  </w:divBdr>
                  <w:divsChild>
                    <w:div w:id="156967918">
                      <w:marLeft w:val="0"/>
                      <w:marRight w:val="0"/>
                      <w:marTop w:val="0"/>
                      <w:marBottom w:val="0"/>
                      <w:divBdr>
                        <w:top w:val="none" w:sz="0" w:space="0" w:color="auto"/>
                        <w:left w:val="none" w:sz="0" w:space="0" w:color="auto"/>
                        <w:bottom w:val="none" w:sz="0" w:space="0" w:color="auto"/>
                        <w:right w:val="none" w:sz="0" w:space="0" w:color="auto"/>
                      </w:divBdr>
                    </w:div>
                  </w:divsChild>
                </w:div>
                <w:div w:id="55519984">
                  <w:marLeft w:val="0"/>
                  <w:marRight w:val="0"/>
                  <w:marTop w:val="0"/>
                  <w:marBottom w:val="0"/>
                  <w:divBdr>
                    <w:top w:val="single" w:sz="2" w:space="1" w:color="FFFFFF"/>
                    <w:left w:val="single" w:sz="2" w:space="11" w:color="FFFFFF"/>
                    <w:bottom w:val="single" w:sz="2" w:space="1" w:color="FFFFFF"/>
                    <w:right w:val="single" w:sz="2" w:space="4" w:color="FFFFFF"/>
                  </w:divBdr>
                  <w:divsChild>
                    <w:div w:id="1800611756">
                      <w:marLeft w:val="0"/>
                      <w:marRight w:val="0"/>
                      <w:marTop w:val="0"/>
                      <w:marBottom w:val="0"/>
                      <w:divBdr>
                        <w:top w:val="none" w:sz="0" w:space="0" w:color="auto"/>
                        <w:left w:val="none" w:sz="0" w:space="0" w:color="auto"/>
                        <w:bottom w:val="none" w:sz="0" w:space="0" w:color="auto"/>
                        <w:right w:val="none" w:sz="0" w:space="0" w:color="auto"/>
                      </w:divBdr>
                    </w:div>
                  </w:divsChild>
                </w:div>
                <w:div w:id="569923560">
                  <w:marLeft w:val="0"/>
                  <w:marRight w:val="0"/>
                  <w:marTop w:val="0"/>
                  <w:marBottom w:val="0"/>
                  <w:divBdr>
                    <w:top w:val="single" w:sz="2" w:space="1" w:color="FFFFFF"/>
                    <w:left w:val="single" w:sz="2" w:space="11" w:color="FFFFFF"/>
                    <w:bottom w:val="single" w:sz="2" w:space="1" w:color="FFFFFF"/>
                    <w:right w:val="single" w:sz="2" w:space="4" w:color="FFFFFF"/>
                  </w:divBdr>
                  <w:divsChild>
                    <w:div w:id="1333223018">
                      <w:marLeft w:val="0"/>
                      <w:marRight w:val="0"/>
                      <w:marTop w:val="0"/>
                      <w:marBottom w:val="0"/>
                      <w:divBdr>
                        <w:top w:val="none" w:sz="0" w:space="0" w:color="auto"/>
                        <w:left w:val="none" w:sz="0" w:space="0" w:color="auto"/>
                        <w:bottom w:val="none" w:sz="0" w:space="0" w:color="auto"/>
                        <w:right w:val="none" w:sz="0" w:space="0" w:color="auto"/>
                      </w:divBdr>
                    </w:div>
                  </w:divsChild>
                </w:div>
                <w:div w:id="1613050858">
                  <w:marLeft w:val="0"/>
                  <w:marRight w:val="0"/>
                  <w:marTop w:val="0"/>
                  <w:marBottom w:val="0"/>
                  <w:divBdr>
                    <w:top w:val="single" w:sz="2" w:space="1" w:color="FFFFFF"/>
                    <w:left w:val="single" w:sz="2" w:space="11" w:color="FFFFFF"/>
                    <w:bottom w:val="single" w:sz="2" w:space="1" w:color="FFFFFF"/>
                    <w:right w:val="single" w:sz="2" w:space="4" w:color="FFFFFF"/>
                  </w:divBdr>
                  <w:divsChild>
                    <w:div w:id="1884322236">
                      <w:marLeft w:val="0"/>
                      <w:marRight w:val="0"/>
                      <w:marTop w:val="0"/>
                      <w:marBottom w:val="0"/>
                      <w:divBdr>
                        <w:top w:val="none" w:sz="0" w:space="0" w:color="auto"/>
                        <w:left w:val="none" w:sz="0" w:space="0" w:color="auto"/>
                        <w:bottom w:val="none" w:sz="0" w:space="0" w:color="auto"/>
                        <w:right w:val="none" w:sz="0" w:space="0" w:color="auto"/>
                      </w:divBdr>
                    </w:div>
                  </w:divsChild>
                </w:div>
                <w:div w:id="1113405924">
                  <w:marLeft w:val="0"/>
                  <w:marRight w:val="0"/>
                  <w:marTop w:val="0"/>
                  <w:marBottom w:val="0"/>
                  <w:divBdr>
                    <w:top w:val="single" w:sz="2" w:space="1" w:color="FFFFFF"/>
                    <w:left w:val="single" w:sz="2" w:space="11" w:color="FFFFFF"/>
                    <w:bottom w:val="single" w:sz="2" w:space="1" w:color="FFFFFF"/>
                    <w:right w:val="single" w:sz="2" w:space="4" w:color="FFFFFF"/>
                  </w:divBdr>
                  <w:divsChild>
                    <w:div w:id="566038984">
                      <w:marLeft w:val="0"/>
                      <w:marRight w:val="0"/>
                      <w:marTop w:val="0"/>
                      <w:marBottom w:val="0"/>
                      <w:divBdr>
                        <w:top w:val="none" w:sz="0" w:space="0" w:color="auto"/>
                        <w:left w:val="none" w:sz="0" w:space="0" w:color="auto"/>
                        <w:bottom w:val="none" w:sz="0" w:space="0" w:color="auto"/>
                        <w:right w:val="none" w:sz="0" w:space="0" w:color="auto"/>
                      </w:divBdr>
                    </w:div>
                  </w:divsChild>
                </w:div>
                <w:div w:id="1416633778">
                  <w:marLeft w:val="0"/>
                  <w:marRight w:val="0"/>
                  <w:marTop w:val="0"/>
                  <w:marBottom w:val="0"/>
                  <w:divBdr>
                    <w:top w:val="single" w:sz="2" w:space="1" w:color="FFFFFF"/>
                    <w:left w:val="single" w:sz="2" w:space="11" w:color="FFFFFF"/>
                    <w:bottom w:val="single" w:sz="2" w:space="1" w:color="FFFFFF"/>
                    <w:right w:val="single" w:sz="2" w:space="4" w:color="FFFFFF"/>
                  </w:divBdr>
                  <w:divsChild>
                    <w:div w:id="93523174">
                      <w:marLeft w:val="0"/>
                      <w:marRight w:val="0"/>
                      <w:marTop w:val="0"/>
                      <w:marBottom w:val="0"/>
                      <w:divBdr>
                        <w:top w:val="none" w:sz="0" w:space="0" w:color="auto"/>
                        <w:left w:val="none" w:sz="0" w:space="0" w:color="auto"/>
                        <w:bottom w:val="none" w:sz="0" w:space="0" w:color="auto"/>
                        <w:right w:val="none" w:sz="0" w:space="0" w:color="auto"/>
                      </w:divBdr>
                    </w:div>
                  </w:divsChild>
                </w:div>
                <w:div w:id="1943604820">
                  <w:marLeft w:val="0"/>
                  <w:marRight w:val="0"/>
                  <w:marTop w:val="0"/>
                  <w:marBottom w:val="0"/>
                  <w:divBdr>
                    <w:top w:val="single" w:sz="2" w:space="1" w:color="FFFFFF"/>
                    <w:left w:val="single" w:sz="2" w:space="11" w:color="FFFFFF"/>
                    <w:bottom w:val="single" w:sz="2" w:space="1" w:color="FFFFFF"/>
                    <w:right w:val="single" w:sz="2" w:space="4" w:color="FFFFFF"/>
                  </w:divBdr>
                  <w:divsChild>
                    <w:div w:id="1356033421">
                      <w:marLeft w:val="0"/>
                      <w:marRight w:val="0"/>
                      <w:marTop w:val="0"/>
                      <w:marBottom w:val="0"/>
                      <w:divBdr>
                        <w:top w:val="none" w:sz="0" w:space="0" w:color="auto"/>
                        <w:left w:val="none" w:sz="0" w:space="0" w:color="auto"/>
                        <w:bottom w:val="none" w:sz="0" w:space="0" w:color="auto"/>
                        <w:right w:val="none" w:sz="0" w:space="0" w:color="auto"/>
                      </w:divBdr>
                    </w:div>
                  </w:divsChild>
                </w:div>
                <w:div w:id="1091269999">
                  <w:marLeft w:val="0"/>
                  <w:marRight w:val="0"/>
                  <w:marTop w:val="0"/>
                  <w:marBottom w:val="0"/>
                  <w:divBdr>
                    <w:top w:val="single" w:sz="2" w:space="1" w:color="FFFFFF"/>
                    <w:left w:val="single" w:sz="2" w:space="11" w:color="FFFFFF"/>
                    <w:bottom w:val="single" w:sz="2" w:space="1" w:color="FFFFFF"/>
                    <w:right w:val="single" w:sz="2" w:space="4" w:color="FFFFFF"/>
                  </w:divBdr>
                  <w:divsChild>
                    <w:div w:id="780995263">
                      <w:marLeft w:val="0"/>
                      <w:marRight w:val="0"/>
                      <w:marTop w:val="0"/>
                      <w:marBottom w:val="0"/>
                      <w:divBdr>
                        <w:top w:val="none" w:sz="0" w:space="0" w:color="auto"/>
                        <w:left w:val="none" w:sz="0" w:space="0" w:color="auto"/>
                        <w:bottom w:val="none" w:sz="0" w:space="0" w:color="auto"/>
                        <w:right w:val="none" w:sz="0" w:space="0" w:color="auto"/>
                      </w:divBdr>
                    </w:div>
                  </w:divsChild>
                </w:div>
                <w:div w:id="1474371402">
                  <w:marLeft w:val="0"/>
                  <w:marRight w:val="0"/>
                  <w:marTop w:val="0"/>
                  <w:marBottom w:val="0"/>
                  <w:divBdr>
                    <w:top w:val="single" w:sz="2" w:space="1" w:color="FFFFFF"/>
                    <w:left w:val="single" w:sz="2" w:space="11" w:color="FFFFFF"/>
                    <w:bottom w:val="single" w:sz="2" w:space="1" w:color="FFFFFF"/>
                    <w:right w:val="single" w:sz="2" w:space="4" w:color="FFFFFF"/>
                  </w:divBdr>
                  <w:divsChild>
                    <w:div w:id="1185359366">
                      <w:marLeft w:val="0"/>
                      <w:marRight w:val="0"/>
                      <w:marTop w:val="0"/>
                      <w:marBottom w:val="0"/>
                      <w:divBdr>
                        <w:top w:val="none" w:sz="0" w:space="0" w:color="auto"/>
                        <w:left w:val="none" w:sz="0" w:space="0" w:color="auto"/>
                        <w:bottom w:val="none" w:sz="0" w:space="0" w:color="auto"/>
                        <w:right w:val="none" w:sz="0" w:space="0" w:color="auto"/>
                      </w:divBdr>
                    </w:div>
                  </w:divsChild>
                </w:div>
                <w:div w:id="1785726703">
                  <w:marLeft w:val="0"/>
                  <w:marRight w:val="0"/>
                  <w:marTop w:val="0"/>
                  <w:marBottom w:val="0"/>
                  <w:divBdr>
                    <w:top w:val="single" w:sz="2" w:space="1" w:color="FFFFFF"/>
                    <w:left w:val="single" w:sz="2" w:space="11" w:color="FFFFFF"/>
                    <w:bottom w:val="single" w:sz="2" w:space="1" w:color="FFFFFF"/>
                    <w:right w:val="single" w:sz="2" w:space="4" w:color="FFFFFF"/>
                  </w:divBdr>
                  <w:divsChild>
                    <w:div w:id="2062903373">
                      <w:marLeft w:val="0"/>
                      <w:marRight w:val="0"/>
                      <w:marTop w:val="0"/>
                      <w:marBottom w:val="0"/>
                      <w:divBdr>
                        <w:top w:val="none" w:sz="0" w:space="0" w:color="auto"/>
                        <w:left w:val="none" w:sz="0" w:space="0" w:color="auto"/>
                        <w:bottom w:val="none" w:sz="0" w:space="0" w:color="auto"/>
                        <w:right w:val="none" w:sz="0" w:space="0" w:color="auto"/>
                      </w:divBdr>
                    </w:div>
                  </w:divsChild>
                </w:div>
                <w:div w:id="1495876702">
                  <w:marLeft w:val="0"/>
                  <w:marRight w:val="0"/>
                  <w:marTop w:val="0"/>
                  <w:marBottom w:val="0"/>
                  <w:divBdr>
                    <w:top w:val="single" w:sz="2" w:space="1" w:color="FFFFFF"/>
                    <w:left w:val="single" w:sz="2" w:space="11" w:color="FFFFFF"/>
                    <w:bottom w:val="single" w:sz="2" w:space="1" w:color="FFFFFF"/>
                    <w:right w:val="single" w:sz="2" w:space="4" w:color="FFFFFF"/>
                  </w:divBdr>
                  <w:divsChild>
                    <w:div w:id="2084911621">
                      <w:marLeft w:val="0"/>
                      <w:marRight w:val="0"/>
                      <w:marTop w:val="0"/>
                      <w:marBottom w:val="0"/>
                      <w:divBdr>
                        <w:top w:val="none" w:sz="0" w:space="0" w:color="auto"/>
                        <w:left w:val="none" w:sz="0" w:space="0" w:color="auto"/>
                        <w:bottom w:val="none" w:sz="0" w:space="0" w:color="auto"/>
                        <w:right w:val="none" w:sz="0" w:space="0" w:color="auto"/>
                      </w:divBdr>
                    </w:div>
                  </w:divsChild>
                </w:div>
                <w:div w:id="594094111">
                  <w:marLeft w:val="0"/>
                  <w:marRight w:val="0"/>
                  <w:marTop w:val="0"/>
                  <w:marBottom w:val="0"/>
                  <w:divBdr>
                    <w:top w:val="single" w:sz="2" w:space="1" w:color="FFFFFF"/>
                    <w:left w:val="single" w:sz="2" w:space="11" w:color="FFFFFF"/>
                    <w:bottom w:val="single" w:sz="2" w:space="1" w:color="FFFFFF"/>
                    <w:right w:val="single" w:sz="2" w:space="4" w:color="FFFFFF"/>
                  </w:divBdr>
                  <w:divsChild>
                    <w:div w:id="1778675113">
                      <w:marLeft w:val="0"/>
                      <w:marRight w:val="0"/>
                      <w:marTop w:val="0"/>
                      <w:marBottom w:val="0"/>
                      <w:divBdr>
                        <w:top w:val="none" w:sz="0" w:space="0" w:color="auto"/>
                        <w:left w:val="none" w:sz="0" w:space="0" w:color="auto"/>
                        <w:bottom w:val="none" w:sz="0" w:space="0" w:color="auto"/>
                        <w:right w:val="none" w:sz="0" w:space="0" w:color="auto"/>
                      </w:divBdr>
                    </w:div>
                  </w:divsChild>
                </w:div>
                <w:div w:id="1655714563">
                  <w:marLeft w:val="0"/>
                  <w:marRight w:val="0"/>
                  <w:marTop w:val="0"/>
                  <w:marBottom w:val="0"/>
                  <w:divBdr>
                    <w:top w:val="single" w:sz="2" w:space="1" w:color="FFFFFF"/>
                    <w:left w:val="single" w:sz="2" w:space="11" w:color="FFFFFF"/>
                    <w:bottom w:val="single" w:sz="2" w:space="1" w:color="FFFFFF"/>
                    <w:right w:val="single" w:sz="2" w:space="4" w:color="FFFFFF"/>
                  </w:divBdr>
                  <w:divsChild>
                    <w:div w:id="921182810">
                      <w:marLeft w:val="0"/>
                      <w:marRight w:val="0"/>
                      <w:marTop w:val="0"/>
                      <w:marBottom w:val="0"/>
                      <w:divBdr>
                        <w:top w:val="none" w:sz="0" w:space="0" w:color="auto"/>
                        <w:left w:val="none" w:sz="0" w:space="0" w:color="auto"/>
                        <w:bottom w:val="none" w:sz="0" w:space="0" w:color="auto"/>
                        <w:right w:val="none" w:sz="0" w:space="0" w:color="auto"/>
                      </w:divBdr>
                    </w:div>
                  </w:divsChild>
                </w:div>
                <w:div w:id="5065035">
                  <w:marLeft w:val="0"/>
                  <w:marRight w:val="0"/>
                  <w:marTop w:val="0"/>
                  <w:marBottom w:val="0"/>
                  <w:divBdr>
                    <w:top w:val="single" w:sz="2" w:space="1" w:color="FFFFFF"/>
                    <w:left w:val="single" w:sz="2" w:space="11" w:color="FFFFFF"/>
                    <w:bottom w:val="single" w:sz="2" w:space="1" w:color="FFFFFF"/>
                    <w:right w:val="single" w:sz="2" w:space="4" w:color="FFFFFF"/>
                  </w:divBdr>
                  <w:divsChild>
                    <w:div w:id="579290030">
                      <w:marLeft w:val="0"/>
                      <w:marRight w:val="0"/>
                      <w:marTop w:val="0"/>
                      <w:marBottom w:val="0"/>
                      <w:divBdr>
                        <w:top w:val="none" w:sz="0" w:space="0" w:color="auto"/>
                        <w:left w:val="none" w:sz="0" w:space="0" w:color="auto"/>
                        <w:bottom w:val="none" w:sz="0" w:space="0" w:color="auto"/>
                        <w:right w:val="none" w:sz="0" w:space="0" w:color="auto"/>
                      </w:divBdr>
                    </w:div>
                  </w:divsChild>
                </w:div>
                <w:div w:id="194587377">
                  <w:marLeft w:val="0"/>
                  <w:marRight w:val="0"/>
                  <w:marTop w:val="0"/>
                  <w:marBottom w:val="0"/>
                  <w:divBdr>
                    <w:top w:val="single" w:sz="2" w:space="1" w:color="FFFFFF"/>
                    <w:left w:val="single" w:sz="2" w:space="11" w:color="FFFFFF"/>
                    <w:bottom w:val="single" w:sz="2" w:space="4" w:color="FFFFFF"/>
                    <w:right w:val="single" w:sz="2" w:space="4" w:color="FFFFFF"/>
                  </w:divBdr>
                  <w:divsChild>
                    <w:div w:id="14816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73086">
          <w:marLeft w:val="0"/>
          <w:marRight w:val="0"/>
          <w:marTop w:val="0"/>
          <w:marBottom w:val="300"/>
          <w:divBdr>
            <w:top w:val="none" w:sz="0" w:space="0" w:color="auto"/>
            <w:left w:val="none" w:sz="0" w:space="0" w:color="auto"/>
            <w:bottom w:val="none" w:sz="0" w:space="0" w:color="auto"/>
            <w:right w:val="none" w:sz="0" w:space="0" w:color="auto"/>
          </w:divBdr>
          <w:divsChild>
            <w:div w:id="1877573023">
              <w:marLeft w:val="0"/>
              <w:marRight w:val="0"/>
              <w:marTop w:val="0"/>
              <w:marBottom w:val="0"/>
              <w:divBdr>
                <w:top w:val="none" w:sz="0" w:space="0" w:color="auto"/>
                <w:left w:val="none" w:sz="0" w:space="0" w:color="auto"/>
                <w:bottom w:val="none" w:sz="0" w:space="0" w:color="auto"/>
                <w:right w:val="none" w:sz="0" w:space="0" w:color="auto"/>
              </w:divBdr>
              <w:divsChild>
                <w:div w:id="2038846910">
                  <w:marLeft w:val="0"/>
                  <w:marRight w:val="0"/>
                  <w:marTop w:val="0"/>
                  <w:marBottom w:val="0"/>
                  <w:divBdr>
                    <w:top w:val="single" w:sz="2" w:space="4" w:color="FFFFFF"/>
                    <w:left w:val="single" w:sz="2" w:space="11" w:color="FFFFFF"/>
                    <w:bottom w:val="single" w:sz="2" w:space="1" w:color="FFFFFF"/>
                    <w:right w:val="single" w:sz="2" w:space="4" w:color="FFFFFF"/>
                  </w:divBdr>
                  <w:divsChild>
                    <w:div w:id="301426635">
                      <w:marLeft w:val="0"/>
                      <w:marRight w:val="0"/>
                      <w:marTop w:val="0"/>
                      <w:marBottom w:val="0"/>
                      <w:divBdr>
                        <w:top w:val="none" w:sz="0" w:space="0" w:color="auto"/>
                        <w:left w:val="none" w:sz="0" w:space="0" w:color="auto"/>
                        <w:bottom w:val="none" w:sz="0" w:space="0" w:color="auto"/>
                        <w:right w:val="none" w:sz="0" w:space="0" w:color="auto"/>
                      </w:divBdr>
                    </w:div>
                  </w:divsChild>
                </w:div>
                <w:div w:id="1648705401">
                  <w:marLeft w:val="0"/>
                  <w:marRight w:val="0"/>
                  <w:marTop w:val="0"/>
                  <w:marBottom w:val="0"/>
                  <w:divBdr>
                    <w:top w:val="single" w:sz="2" w:space="1" w:color="FFFFFF"/>
                    <w:left w:val="single" w:sz="2" w:space="11" w:color="FFFFFF"/>
                    <w:bottom w:val="single" w:sz="2" w:space="1" w:color="FFFFFF"/>
                    <w:right w:val="single" w:sz="2" w:space="4" w:color="FFFFFF"/>
                  </w:divBdr>
                  <w:divsChild>
                    <w:div w:id="227957475">
                      <w:marLeft w:val="0"/>
                      <w:marRight w:val="0"/>
                      <w:marTop w:val="0"/>
                      <w:marBottom w:val="0"/>
                      <w:divBdr>
                        <w:top w:val="none" w:sz="0" w:space="0" w:color="auto"/>
                        <w:left w:val="none" w:sz="0" w:space="0" w:color="auto"/>
                        <w:bottom w:val="none" w:sz="0" w:space="0" w:color="auto"/>
                        <w:right w:val="none" w:sz="0" w:space="0" w:color="auto"/>
                      </w:divBdr>
                    </w:div>
                  </w:divsChild>
                </w:div>
                <w:div w:id="172645695">
                  <w:marLeft w:val="0"/>
                  <w:marRight w:val="0"/>
                  <w:marTop w:val="0"/>
                  <w:marBottom w:val="0"/>
                  <w:divBdr>
                    <w:top w:val="single" w:sz="2" w:space="1" w:color="FFFFFF"/>
                    <w:left w:val="single" w:sz="2" w:space="11" w:color="FFFFFF"/>
                    <w:bottom w:val="single" w:sz="2" w:space="1" w:color="FFFFFF"/>
                    <w:right w:val="single" w:sz="2" w:space="4" w:color="FFFFFF"/>
                  </w:divBdr>
                  <w:divsChild>
                    <w:div w:id="703289661">
                      <w:marLeft w:val="0"/>
                      <w:marRight w:val="0"/>
                      <w:marTop w:val="0"/>
                      <w:marBottom w:val="0"/>
                      <w:divBdr>
                        <w:top w:val="none" w:sz="0" w:space="0" w:color="auto"/>
                        <w:left w:val="none" w:sz="0" w:space="0" w:color="auto"/>
                        <w:bottom w:val="none" w:sz="0" w:space="0" w:color="auto"/>
                        <w:right w:val="none" w:sz="0" w:space="0" w:color="auto"/>
                      </w:divBdr>
                    </w:div>
                  </w:divsChild>
                </w:div>
                <w:div w:id="1923761969">
                  <w:marLeft w:val="0"/>
                  <w:marRight w:val="0"/>
                  <w:marTop w:val="0"/>
                  <w:marBottom w:val="0"/>
                  <w:divBdr>
                    <w:top w:val="single" w:sz="2" w:space="1" w:color="FFFFFF"/>
                    <w:left w:val="single" w:sz="2" w:space="11" w:color="FFFFFF"/>
                    <w:bottom w:val="single" w:sz="2" w:space="1" w:color="FFFFFF"/>
                    <w:right w:val="single" w:sz="2" w:space="4" w:color="FFFFFF"/>
                  </w:divBdr>
                  <w:divsChild>
                    <w:div w:id="1728718907">
                      <w:marLeft w:val="0"/>
                      <w:marRight w:val="0"/>
                      <w:marTop w:val="0"/>
                      <w:marBottom w:val="0"/>
                      <w:divBdr>
                        <w:top w:val="none" w:sz="0" w:space="0" w:color="auto"/>
                        <w:left w:val="none" w:sz="0" w:space="0" w:color="auto"/>
                        <w:bottom w:val="none" w:sz="0" w:space="0" w:color="auto"/>
                        <w:right w:val="none" w:sz="0" w:space="0" w:color="auto"/>
                      </w:divBdr>
                    </w:div>
                  </w:divsChild>
                </w:div>
                <w:div w:id="1969124005">
                  <w:marLeft w:val="0"/>
                  <w:marRight w:val="0"/>
                  <w:marTop w:val="0"/>
                  <w:marBottom w:val="0"/>
                  <w:divBdr>
                    <w:top w:val="single" w:sz="2" w:space="1" w:color="FFFFFF"/>
                    <w:left w:val="single" w:sz="2" w:space="11" w:color="FFFFFF"/>
                    <w:bottom w:val="single" w:sz="2" w:space="1" w:color="FFFFFF"/>
                    <w:right w:val="single" w:sz="2" w:space="4" w:color="FFFFFF"/>
                  </w:divBdr>
                  <w:divsChild>
                    <w:div w:id="1390884520">
                      <w:marLeft w:val="0"/>
                      <w:marRight w:val="0"/>
                      <w:marTop w:val="0"/>
                      <w:marBottom w:val="0"/>
                      <w:divBdr>
                        <w:top w:val="none" w:sz="0" w:space="0" w:color="auto"/>
                        <w:left w:val="none" w:sz="0" w:space="0" w:color="auto"/>
                        <w:bottom w:val="none" w:sz="0" w:space="0" w:color="auto"/>
                        <w:right w:val="none" w:sz="0" w:space="0" w:color="auto"/>
                      </w:divBdr>
                    </w:div>
                  </w:divsChild>
                </w:div>
                <w:div w:id="1028946554">
                  <w:marLeft w:val="0"/>
                  <w:marRight w:val="0"/>
                  <w:marTop w:val="0"/>
                  <w:marBottom w:val="0"/>
                  <w:divBdr>
                    <w:top w:val="single" w:sz="2" w:space="1" w:color="FFFFFF"/>
                    <w:left w:val="single" w:sz="2" w:space="11" w:color="FFFFFF"/>
                    <w:bottom w:val="single" w:sz="2" w:space="1" w:color="FFFFFF"/>
                    <w:right w:val="single" w:sz="2" w:space="4" w:color="FFFFFF"/>
                  </w:divBdr>
                  <w:divsChild>
                    <w:div w:id="1149321579">
                      <w:marLeft w:val="0"/>
                      <w:marRight w:val="0"/>
                      <w:marTop w:val="0"/>
                      <w:marBottom w:val="0"/>
                      <w:divBdr>
                        <w:top w:val="none" w:sz="0" w:space="0" w:color="auto"/>
                        <w:left w:val="none" w:sz="0" w:space="0" w:color="auto"/>
                        <w:bottom w:val="none" w:sz="0" w:space="0" w:color="auto"/>
                        <w:right w:val="none" w:sz="0" w:space="0" w:color="auto"/>
                      </w:divBdr>
                    </w:div>
                  </w:divsChild>
                </w:div>
                <w:div w:id="1285885686">
                  <w:marLeft w:val="0"/>
                  <w:marRight w:val="0"/>
                  <w:marTop w:val="0"/>
                  <w:marBottom w:val="0"/>
                  <w:divBdr>
                    <w:top w:val="single" w:sz="2" w:space="1" w:color="FFFFFF"/>
                    <w:left w:val="single" w:sz="2" w:space="11" w:color="FFFFFF"/>
                    <w:bottom w:val="single" w:sz="2" w:space="1" w:color="FFFFFF"/>
                    <w:right w:val="single" w:sz="2" w:space="4" w:color="FFFFFF"/>
                  </w:divBdr>
                  <w:divsChild>
                    <w:div w:id="1035617153">
                      <w:marLeft w:val="0"/>
                      <w:marRight w:val="0"/>
                      <w:marTop w:val="0"/>
                      <w:marBottom w:val="0"/>
                      <w:divBdr>
                        <w:top w:val="none" w:sz="0" w:space="0" w:color="auto"/>
                        <w:left w:val="none" w:sz="0" w:space="0" w:color="auto"/>
                        <w:bottom w:val="none" w:sz="0" w:space="0" w:color="auto"/>
                        <w:right w:val="none" w:sz="0" w:space="0" w:color="auto"/>
                      </w:divBdr>
                    </w:div>
                  </w:divsChild>
                </w:div>
                <w:div w:id="333387550">
                  <w:marLeft w:val="0"/>
                  <w:marRight w:val="0"/>
                  <w:marTop w:val="0"/>
                  <w:marBottom w:val="0"/>
                  <w:divBdr>
                    <w:top w:val="single" w:sz="2" w:space="1" w:color="FFFFFF"/>
                    <w:left w:val="single" w:sz="2" w:space="11" w:color="FFFFFF"/>
                    <w:bottom w:val="single" w:sz="2" w:space="1" w:color="FFFFFF"/>
                    <w:right w:val="single" w:sz="2" w:space="4" w:color="FFFFFF"/>
                  </w:divBdr>
                  <w:divsChild>
                    <w:div w:id="148180039">
                      <w:marLeft w:val="0"/>
                      <w:marRight w:val="0"/>
                      <w:marTop w:val="0"/>
                      <w:marBottom w:val="0"/>
                      <w:divBdr>
                        <w:top w:val="none" w:sz="0" w:space="0" w:color="auto"/>
                        <w:left w:val="none" w:sz="0" w:space="0" w:color="auto"/>
                        <w:bottom w:val="none" w:sz="0" w:space="0" w:color="auto"/>
                        <w:right w:val="none" w:sz="0" w:space="0" w:color="auto"/>
                      </w:divBdr>
                    </w:div>
                  </w:divsChild>
                </w:div>
                <w:div w:id="640501800">
                  <w:marLeft w:val="0"/>
                  <w:marRight w:val="0"/>
                  <w:marTop w:val="0"/>
                  <w:marBottom w:val="0"/>
                  <w:divBdr>
                    <w:top w:val="single" w:sz="2" w:space="1" w:color="FFFFFF"/>
                    <w:left w:val="single" w:sz="2" w:space="11" w:color="FFFFFF"/>
                    <w:bottom w:val="single" w:sz="2" w:space="1" w:color="FFFFFF"/>
                    <w:right w:val="single" w:sz="2" w:space="4" w:color="FFFFFF"/>
                  </w:divBdr>
                  <w:divsChild>
                    <w:div w:id="1799490902">
                      <w:marLeft w:val="0"/>
                      <w:marRight w:val="0"/>
                      <w:marTop w:val="0"/>
                      <w:marBottom w:val="0"/>
                      <w:divBdr>
                        <w:top w:val="none" w:sz="0" w:space="0" w:color="auto"/>
                        <w:left w:val="none" w:sz="0" w:space="0" w:color="auto"/>
                        <w:bottom w:val="none" w:sz="0" w:space="0" w:color="auto"/>
                        <w:right w:val="none" w:sz="0" w:space="0" w:color="auto"/>
                      </w:divBdr>
                    </w:div>
                  </w:divsChild>
                </w:div>
                <w:div w:id="313460974">
                  <w:marLeft w:val="0"/>
                  <w:marRight w:val="0"/>
                  <w:marTop w:val="0"/>
                  <w:marBottom w:val="0"/>
                  <w:divBdr>
                    <w:top w:val="single" w:sz="2" w:space="1" w:color="FFFFFF"/>
                    <w:left w:val="single" w:sz="2" w:space="11" w:color="FFFFFF"/>
                    <w:bottom w:val="single" w:sz="2" w:space="1" w:color="FFFFFF"/>
                    <w:right w:val="single" w:sz="2" w:space="4" w:color="FFFFFF"/>
                  </w:divBdr>
                  <w:divsChild>
                    <w:div w:id="1068453800">
                      <w:marLeft w:val="0"/>
                      <w:marRight w:val="0"/>
                      <w:marTop w:val="0"/>
                      <w:marBottom w:val="0"/>
                      <w:divBdr>
                        <w:top w:val="none" w:sz="0" w:space="0" w:color="auto"/>
                        <w:left w:val="none" w:sz="0" w:space="0" w:color="auto"/>
                        <w:bottom w:val="none" w:sz="0" w:space="0" w:color="auto"/>
                        <w:right w:val="none" w:sz="0" w:space="0" w:color="auto"/>
                      </w:divBdr>
                    </w:div>
                  </w:divsChild>
                </w:div>
                <w:div w:id="1564024521">
                  <w:marLeft w:val="0"/>
                  <w:marRight w:val="0"/>
                  <w:marTop w:val="0"/>
                  <w:marBottom w:val="0"/>
                  <w:divBdr>
                    <w:top w:val="single" w:sz="2" w:space="1" w:color="FFFFFF"/>
                    <w:left w:val="single" w:sz="2" w:space="11" w:color="FFFFFF"/>
                    <w:bottom w:val="single" w:sz="2" w:space="1" w:color="FFFFFF"/>
                    <w:right w:val="single" w:sz="2" w:space="4" w:color="FFFFFF"/>
                  </w:divBdr>
                  <w:divsChild>
                    <w:div w:id="278226413">
                      <w:marLeft w:val="0"/>
                      <w:marRight w:val="0"/>
                      <w:marTop w:val="0"/>
                      <w:marBottom w:val="0"/>
                      <w:divBdr>
                        <w:top w:val="none" w:sz="0" w:space="0" w:color="auto"/>
                        <w:left w:val="none" w:sz="0" w:space="0" w:color="auto"/>
                        <w:bottom w:val="none" w:sz="0" w:space="0" w:color="auto"/>
                        <w:right w:val="none" w:sz="0" w:space="0" w:color="auto"/>
                      </w:divBdr>
                    </w:div>
                  </w:divsChild>
                </w:div>
                <w:div w:id="2016029403">
                  <w:marLeft w:val="0"/>
                  <w:marRight w:val="0"/>
                  <w:marTop w:val="0"/>
                  <w:marBottom w:val="0"/>
                  <w:divBdr>
                    <w:top w:val="single" w:sz="2" w:space="1" w:color="FFFFFF"/>
                    <w:left w:val="single" w:sz="2" w:space="11" w:color="FFFFFF"/>
                    <w:bottom w:val="single" w:sz="2" w:space="1" w:color="FFFFFF"/>
                    <w:right w:val="single" w:sz="2" w:space="4" w:color="FFFFFF"/>
                  </w:divBdr>
                  <w:divsChild>
                    <w:div w:id="567495595">
                      <w:marLeft w:val="0"/>
                      <w:marRight w:val="0"/>
                      <w:marTop w:val="0"/>
                      <w:marBottom w:val="0"/>
                      <w:divBdr>
                        <w:top w:val="none" w:sz="0" w:space="0" w:color="auto"/>
                        <w:left w:val="none" w:sz="0" w:space="0" w:color="auto"/>
                        <w:bottom w:val="none" w:sz="0" w:space="0" w:color="auto"/>
                        <w:right w:val="none" w:sz="0" w:space="0" w:color="auto"/>
                      </w:divBdr>
                    </w:div>
                  </w:divsChild>
                </w:div>
                <w:div w:id="1078482928">
                  <w:marLeft w:val="0"/>
                  <w:marRight w:val="0"/>
                  <w:marTop w:val="0"/>
                  <w:marBottom w:val="0"/>
                  <w:divBdr>
                    <w:top w:val="single" w:sz="2" w:space="1" w:color="FFFFFF"/>
                    <w:left w:val="single" w:sz="2" w:space="11" w:color="FFFFFF"/>
                    <w:bottom w:val="single" w:sz="2" w:space="1" w:color="FFFFFF"/>
                    <w:right w:val="single" w:sz="2" w:space="4" w:color="FFFFFF"/>
                  </w:divBdr>
                  <w:divsChild>
                    <w:div w:id="634137831">
                      <w:marLeft w:val="0"/>
                      <w:marRight w:val="0"/>
                      <w:marTop w:val="0"/>
                      <w:marBottom w:val="0"/>
                      <w:divBdr>
                        <w:top w:val="none" w:sz="0" w:space="0" w:color="auto"/>
                        <w:left w:val="none" w:sz="0" w:space="0" w:color="auto"/>
                        <w:bottom w:val="none" w:sz="0" w:space="0" w:color="auto"/>
                        <w:right w:val="none" w:sz="0" w:space="0" w:color="auto"/>
                      </w:divBdr>
                    </w:div>
                  </w:divsChild>
                </w:div>
                <w:div w:id="1122109764">
                  <w:marLeft w:val="0"/>
                  <w:marRight w:val="0"/>
                  <w:marTop w:val="0"/>
                  <w:marBottom w:val="0"/>
                  <w:divBdr>
                    <w:top w:val="single" w:sz="2" w:space="1" w:color="FFFFFF"/>
                    <w:left w:val="single" w:sz="2" w:space="11" w:color="FFFFFF"/>
                    <w:bottom w:val="single" w:sz="2" w:space="1" w:color="FFFFFF"/>
                    <w:right w:val="single" w:sz="2" w:space="4" w:color="FFFFFF"/>
                  </w:divBdr>
                  <w:divsChild>
                    <w:div w:id="822042893">
                      <w:marLeft w:val="0"/>
                      <w:marRight w:val="0"/>
                      <w:marTop w:val="0"/>
                      <w:marBottom w:val="0"/>
                      <w:divBdr>
                        <w:top w:val="none" w:sz="0" w:space="0" w:color="auto"/>
                        <w:left w:val="none" w:sz="0" w:space="0" w:color="auto"/>
                        <w:bottom w:val="none" w:sz="0" w:space="0" w:color="auto"/>
                        <w:right w:val="none" w:sz="0" w:space="0" w:color="auto"/>
                      </w:divBdr>
                    </w:div>
                  </w:divsChild>
                </w:div>
                <w:div w:id="200830076">
                  <w:marLeft w:val="0"/>
                  <w:marRight w:val="0"/>
                  <w:marTop w:val="0"/>
                  <w:marBottom w:val="0"/>
                  <w:divBdr>
                    <w:top w:val="single" w:sz="2" w:space="1" w:color="FFFFFF"/>
                    <w:left w:val="single" w:sz="2" w:space="11" w:color="FFFFFF"/>
                    <w:bottom w:val="single" w:sz="2" w:space="4" w:color="FFFFFF"/>
                    <w:right w:val="single" w:sz="2" w:space="4" w:color="FFFFFF"/>
                  </w:divBdr>
                  <w:divsChild>
                    <w:div w:id="20290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787672">
      <w:bodyDiv w:val="1"/>
      <w:marLeft w:val="0"/>
      <w:marRight w:val="0"/>
      <w:marTop w:val="0"/>
      <w:marBottom w:val="0"/>
      <w:divBdr>
        <w:top w:val="none" w:sz="0" w:space="0" w:color="auto"/>
        <w:left w:val="none" w:sz="0" w:space="0" w:color="auto"/>
        <w:bottom w:val="none" w:sz="0" w:space="0" w:color="auto"/>
        <w:right w:val="none" w:sz="0" w:space="0" w:color="auto"/>
      </w:divBdr>
      <w:divsChild>
        <w:div w:id="1853445566">
          <w:marLeft w:val="0"/>
          <w:marRight w:val="0"/>
          <w:marTop w:val="0"/>
          <w:marBottom w:val="0"/>
          <w:divBdr>
            <w:top w:val="none" w:sz="0" w:space="0" w:color="auto"/>
            <w:left w:val="none" w:sz="0" w:space="0" w:color="auto"/>
            <w:bottom w:val="none" w:sz="0" w:space="0" w:color="auto"/>
            <w:right w:val="none" w:sz="0" w:space="0" w:color="auto"/>
          </w:divBdr>
        </w:div>
        <w:div w:id="1182427891">
          <w:marLeft w:val="0"/>
          <w:marRight w:val="0"/>
          <w:marTop w:val="0"/>
          <w:marBottom w:val="300"/>
          <w:divBdr>
            <w:top w:val="none" w:sz="0" w:space="0" w:color="auto"/>
            <w:left w:val="none" w:sz="0" w:space="0" w:color="auto"/>
            <w:bottom w:val="none" w:sz="0" w:space="0" w:color="auto"/>
            <w:right w:val="none" w:sz="0" w:space="0" w:color="auto"/>
          </w:divBdr>
          <w:divsChild>
            <w:div w:id="949627228">
              <w:marLeft w:val="0"/>
              <w:marRight w:val="0"/>
              <w:marTop w:val="0"/>
              <w:marBottom w:val="0"/>
              <w:divBdr>
                <w:top w:val="none" w:sz="0" w:space="0" w:color="auto"/>
                <w:left w:val="none" w:sz="0" w:space="0" w:color="auto"/>
                <w:bottom w:val="none" w:sz="0" w:space="0" w:color="auto"/>
                <w:right w:val="none" w:sz="0" w:space="0" w:color="auto"/>
              </w:divBdr>
              <w:divsChild>
                <w:div w:id="1910117487">
                  <w:marLeft w:val="0"/>
                  <w:marRight w:val="0"/>
                  <w:marTop w:val="0"/>
                  <w:marBottom w:val="0"/>
                  <w:divBdr>
                    <w:top w:val="single" w:sz="2" w:space="4" w:color="FFFFFF"/>
                    <w:left w:val="single" w:sz="2" w:space="11" w:color="FFFFFF"/>
                    <w:bottom w:val="single" w:sz="2" w:space="1" w:color="FFFFFF"/>
                    <w:right w:val="single" w:sz="2" w:space="4" w:color="FFFFFF"/>
                  </w:divBdr>
                  <w:divsChild>
                    <w:div w:id="1798793273">
                      <w:marLeft w:val="0"/>
                      <w:marRight w:val="0"/>
                      <w:marTop w:val="0"/>
                      <w:marBottom w:val="0"/>
                      <w:divBdr>
                        <w:top w:val="none" w:sz="0" w:space="0" w:color="auto"/>
                        <w:left w:val="none" w:sz="0" w:space="0" w:color="auto"/>
                        <w:bottom w:val="none" w:sz="0" w:space="0" w:color="auto"/>
                        <w:right w:val="none" w:sz="0" w:space="0" w:color="auto"/>
                      </w:divBdr>
                    </w:div>
                  </w:divsChild>
                </w:div>
                <w:div w:id="1287158200">
                  <w:marLeft w:val="0"/>
                  <w:marRight w:val="0"/>
                  <w:marTop w:val="0"/>
                  <w:marBottom w:val="0"/>
                  <w:divBdr>
                    <w:top w:val="single" w:sz="2" w:space="1" w:color="FFFFFF"/>
                    <w:left w:val="single" w:sz="2" w:space="11" w:color="FFFFFF"/>
                    <w:bottom w:val="single" w:sz="2" w:space="1" w:color="FFFFFF"/>
                    <w:right w:val="single" w:sz="2" w:space="4" w:color="FFFFFF"/>
                  </w:divBdr>
                  <w:divsChild>
                    <w:div w:id="2065593224">
                      <w:marLeft w:val="0"/>
                      <w:marRight w:val="0"/>
                      <w:marTop w:val="0"/>
                      <w:marBottom w:val="0"/>
                      <w:divBdr>
                        <w:top w:val="none" w:sz="0" w:space="0" w:color="auto"/>
                        <w:left w:val="none" w:sz="0" w:space="0" w:color="auto"/>
                        <w:bottom w:val="none" w:sz="0" w:space="0" w:color="auto"/>
                        <w:right w:val="none" w:sz="0" w:space="0" w:color="auto"/>
                      </w:divBdr>
                    </w:div>
                  </w:divsChild>
                </w:div>
                <w:div w:id="1208297514">
                  <w:marLeft w:val="0"/>
                  <w:marRight w:val="0"/>
                  <w:marTop w:val="0"/>
                  <w:marBottom w:val="0"/>
                  <w:divBdr>
                    <w:top w:val="single" w:sz="2" w:space="1" w:color="FFFFFF"/>
                    <w:left w:val="single" w:sz="2" w:space="11" w:color="FFFFFF"/>
                    <w:bottom w:val="single" w:sz="2" w:space="1" w:color="FFFFFF"/>
                    <w:right w:val="single" w:sz="2" w:space="4" w:color="FFFFFF"/>
                  </w:divBdr>
                  <w:divsChild>
                    <w:div w:id="666902599">
                      <w:marLeft w:val="0"/>
                      <w:marRight w:val="0"/>
                      <w:marTop w:val="0"/>
                      <w:marBottom w:val="0"/>
                      <w:divBdr>
                        <w:top w:val="none" w:sz="0" w:space="0" w:color="auto"/>
                        <w:left w:val="none" w:sz="0" w:space="0" w:color="auto"/>
                        <w:bottom w:val="none" w:sz="0" w:space="0" w:color="auto"/>
                        <w:right w:val="none" w:sz="0" w:space="0" w:color="auto"/>
                      </w:divBdr>
                    </w:div>
                  </w:divsChild>
                </w:div>
                <w:div w:id="1955866129">
                  <w:marLeft w:val="0"/>
                  <w:marRight w:val="0"/>
                  <w:marTop w:val="0"/>
                  <w:marBottom w:val="0"/>
                  <w:divBdr>
                    <w:top w:val="single" w:sz="2" w:space="1" w:color="FFFFFF"/>
                    <w:left w:val="single" w:sz="2" w:space="11" w:color="FFFFFF"/>
                    <w:bottom w:val="single" w:sz="2" w:space="1" w:color="FFFFFF"/>
                    <w:right w:val="single" w:sz="2" w:space="4" w:color="FFFFFF"/>
                  </w:divBdr>
                  <w:divsChild>
                    <w:div w:id="1561361686">
                      <w:marLeft w:val="0"/>
                      <w:marRight w:val="0"/>
                      <w:marTop w:val="0"/>
                      <w:marBottom w:val="0"/>
                      <w:divBdr>
                        <w:top w:val="none" w:sz="0" w:space="0" w:color="auto"/>
                        <w:left w:val="none" w:sz="0" w:space="0" w:color="auto"/>
                        <w:bottom w:val="none" w:sz="0" w:space="0" w:color="auto"/>
                        <w:right w:val="none" w:sz="0" w:space="0" w:color="auto"/>
                      </w:divBdr>
                    </w:div>
                  </w:divsChild>
                </w:div>
                <w:div w:id="1915317692">
                  <w:marLeft w:val="0"/>
                  <w:marRight w:val="0"/>
                  <w:marTop w:val="0"/>
                  <w:marBottom w:val="0"/>
                  <w:divBdr>
                    <w:top w:val="single" w:sz="2" w:space="1" w:color="FFFFFF"/>
                    <w:left w:val="single" w:sz="2" w:space="11" w:color="FFFFFF"/>
                    <w:bottom w:val="single" w:sz="2" w:space="1" w:color="FFFFFF"/>
                    <w:right w:val="single" w:sz="2" w:space="4" w:color="FFFFFF"/>
                  </w:divBdr>
                  <w:divsChild>
                    <w:div w:id="1920675626">
                      <w:marLeft w:val="0"/>
                      <w:marRight w:val="0"/>
                      <w:marTop w:val="0"/>
                      <w:marBottom w:val="0"/>
                      <w:divBdr>
                        <w:top w:val="none" w:sz="0" w:space="0" w:color="auto"/>
                        <w:left w:val="none" w:sz="0" w:space="0" w:color="auto"/>
                        <w:bottom w:val="none" w:sz="0" w:space="0" w:color="auto"/>
                        <w:right w:val="none" w:sz="0" w:space="0" w:color="auto"/>
                      </w:divBdr>
                    </w:div>
                  </w:divsChild>
                </w:div>
                <w:div w:id="332073270">
                  <w:marLeft w:val="0"/>
                  <w:marRight w:val="0"/>
                  <w:marTop w:val="0"/>
                  <w:marBottom w:val="0"/>
                  <w:divBdr>
                    <w:top w:val="single" w:sz="2" w:space="1" w:color="FFFFFF"/>
                    <w:left w:val="single" w:sz="2" w:space="11" w:color="FFFFFF"/>
                    <w:bottom w:val="single" w:sz="2" w:space="1" w:color="FFFFFF"/>
                    <w:right w:val="single" w:sz="2" w:space="4" w:color="FFFFFF"/>
                  </w:divBdr>
                  <w:divsChild>
                    <w:div w:id="1702896673">
                      <w:marLeft w:val="0"/>
                      <w:marRight w:val="0"/>
                      <w:marTop w:val="0"/>
                      <w:marBottom w:val="0"/>
                      <w:divBdr>
                        <w:top w:val="none" w:sz="0" w:space="0" w:color="auto"/>
                        <w:left w:val="none" w:sz="0" w:space="0" w:color="auto"/>
                        <w:bottom w:val="none" w:sz="0" w:space="0" w:color="auto"/>
                        <w:right w:val="none" w:sz="0" w:space="0" w:color="auto"/>
                      </w:divBdr>
                    </w:div>
                  </w:divsChild>
                </w:div>
                <w:div w:id="54552392">
                  <w:marLeft w:val="0"/>
                  <w:marRight w:val="0"/>
                  <w:marTop w:val="0"/>
                  <w:marBottom w:val="0"/>
                  <w:divBdr>
                    <w:top w:val="single" w:sz="2" w:space="1" w:color="FFFFFF"/>
                    <w:left w:val="single" w:sz="2" w:space="11" w:color="FFFFFF"/>
                    <w:bottom w:val="single" w:sz="2" w:space="1" w:color="FFFFFF"/>
                    <w:right w:val="single" w:sz="2" w:space="4" w:color="FFFFFF"/>
                  </w:divBdr>
                  <w:divsChild>
                    <w:div w:id="1914047899">
                      <w:marLeft w:val="0"/>
                      <w:marRight w:val="0"/>
                      <w:marTop w:val="0"/>
                      <w:marBottom w:val="0"/>
                      <w:divBdr>
                        <w:top w:val="none" w:sz="0" w:space="0" w:color="auto"/>
                        <w:left w:val="none" w:sz="0" w:space="0" w:color="auto"/>
                        <w:bottom w:val="none" w:sz="0" w:space="0" w:color="auto"/>
                        <w:right w:val="none" w:sz="0" w:space="0" w:color="auto"/>
                      </w:divBdr>
                    </w:div>
                  </w:divsChild>
                </w:div>
                <w:div w:id="1110049264">
                  <w:marLeft w:val="0"/>
                  <w:marRight w:val="0"/>
                  <w:marTop w:val="0"/>
                  <w:marBottom w:val="0"/>
                  <w:divBdr>
                    <w:top w:val="single" w:sz="2" w:space="1" w:color="FFFFFF"/>
                    <w:left w:val="single" w:sz="2" w:space="11" w:color="FFFFFF"/>
                    <w:bottom w:val="single" w:sz="2" w:space="1" w:color="FFFFFF"/>
                    <w:right w:val="single" w:sz="2" w:space="4" w:color="FFFFFF"/>
                  </w:divBdr>
                  <w:divsChild>
                    <w:div w:id="1342200410">
                      <w:marLeft w:val="0"/>
                      <w:marRight w:val="0"/>
                      <w:marTop w:val="0"/>
                      <w:marBottom w:val="0"/>
                      <w:divBdr>
                        <w:top w:val="none" w:sz="0" w:space="0" w:color="auto"/>
                        <w:left w:val="none" w:sz="0" w:space="0" w:color="auto"/>
                        <w:bottom w:val="none" w:sz="0" w:space="0" w:color="auto"/>
                        <w:right w:val="none" w:sz="0" w:space="0" w:color="auto"/>
                      </w:divBdr>
                    </w:div>
                  </w:divsChild>
                </w:div>
                <w:div w:id="1816142980">
                  <w:marLeft w:val="0"/>
                  <w:marRight w:val="0"/>
                  <w:marTop w:val="0"/>
                  <w:marBottom w:val="0"/>
                  <w:divBdr>
                    <w:top w:val="single" w:sz="2" w:space="1" w:color="FFFFFF"/>
                    <w:left w:val="single" w:sz="2" w:space="11" w:color="FFFFFF"/>
                    <w:bottom w:val="single" w:sz="2" w:space="1" w:color="FFFFFF"/>
                    <w:right w:val="single" w:sz="2" w:space="4" w:color="FFFFFF"/>
                  </w:divBdr>
                  <w:divsChild>
                    <w:div w:id="1790126232">
                      <w:marLeft w:val="0"/>
                      <w:marRight w:val="0"/>
                      <w:marTop w:val="0"/>
                      <w:marBottom w:val="0"/>
                      <w:divBdr>
                        <w:top w:val="none" w:sz="0" w:space="0" w:color="auto"/>
                        <w:left w:val="none" w:sz="0" w:space="0" w:color="auto"/>
                        <w:bottom w:val="none" w:sz="0" w:space="0" w:color="auto"/>
                        <w:right w:val="none" w:sz="0" w:space="0" w:color="auto"/>
                      </w:divBdr>
                    </w:div>
                  </w:divsChild>
                </w:div>
                <w:div w:id="836847307">
                  <w:marLeft w:val="0"/>
                  <w:marRight w:val="0"/>
                  <w:marTop w:val="0"/>
                  <w:marBottom w:val="0"/>
                  <w:divBdr>
                    <w:top w:val="single" w:sz="2" w:space="1" w:color="FFFFFF"/>
                    <w:left w:val="single" w:sz="2" w:space="11" w:color="FFFFFF"/>
                    <w:bottom w:val="single" w:sz="2" w:space="1" w:color="FFFFFF"/>
                    <w:right w:val="single" w:sz="2" w:space="4" w:color="FFFFFF"/>
                  </w:divBdr>
                  <w:divsChild>
                    <w:div w:id="1896158381">
                      <w:marLeft w:val="0"/>
                      <w:marRight w:val="0"/>
                      <w:marTop w:val="0"/>
                      <w:marBottom w:val="0"/>
                      <w:divBdr>
                        <w:top w:val="none" w:sz="0" w:space="0" w:color="auto"/>
                        <w:left w:val="none" w:sz="0" w:space="0" w:color="auto"/>
                        <w:bottom w:val="none" w:sz="0" w:space="0" w:color="auto"/>
                        <w:right w:val="none" w:sz="0" w:space="0" w:color="auto"/>
                      </w:divBdr>
                    </w:div>
                  </w:divsChild>
                </w:div>
                <w:div w:id="1530682052">
                  <w:marLeft w:val="0"/>
                  <w:marRight w:val="0"/>
                  <w:marTop w:val="0"/>
                  <w:marBottom w:val="0"/>
                  <w:divBdr>
                    <w:top w:val="single" w:sz="2" w:space="1" w:color="FFFFFF"/>
                    <w:left w:val="single" w:sz="2" w:space="11" w:color="FFFFFF"/>
                    <w:bottom w:val="single" w:sz="2" w:space="1" w:color="FFFFFF"/>
                    <w:right w:val="single" w:sz="2" w:space="4" w:color="FFFFFF"/>
                  </w:divBdr>
                  <w:divsChild>
                    <w:div w:id="1774670442">
                      <w:marLeft w:val="0"/>
                      <w:marRight w:val="0"/>
                      <w:marTop w:val="0"/>
                      <w:marBottom w:val="0"/>
                      <w:divBdr>
                        <w:top w:val="none" w:sz="0" w:space="0" w:color="auto"/>
                        <w:left w:val="none" w:sz="0" w:space="0" w:color="auto"/>
                        <w:bottom w:val="none" w:sz="0" w:space="0" w:color="auto"/>
                        <w:right w:val="none" w:sz="0" w:space="0" w:color="auto"/>
                      </w:divBdr>
                    </w:div>
                  </w:divsChild>
                </w:div>
                <w:div w:id="886454415">
                  <w:marLeft w:val="0"/>
                  <w:marRight w:val="0"/>
                  <w:marTop w:val="0"/>
                  <w:marBottom w:val="0"/>
                  <w:divBdr>
                    <w:top w:val="single" w:sz="2" w:space="1" w:color="FFFFFF"/>
                    <w:left w:val="single" w:sz="2" w:space="11" w:color="FFFFFF"/>
                    <w:bottom w:val="single" w:sz="2" w:space="1" w:color="FFFFFF"/>
                    <w:right w:val="single" w:sz="2" w:space="4" w:color="FFFFFF"/>
                  </w:divBdr>
                  <w:divsChild>
                    <w:div w:id="731923502">
                      <w:marLeft w:val="0"/>
                      <w:marRight w:val="0"/>
                      <w:marTop w:val="0"/>
                      <w:marBottom w:val="0"/>
                      <w:divBdr>
                        <w:top w:val="none" w:sz="0" w:space="0" w:color="auto"/>
                        <w:left w:val="none" w:sz="0" w:space="0" w:color="auto"/>
                        <w:bottom w:val="none" w:sz="0" w:space="0" w:color="auto"/>
                        <w:right w:val="none" w:sz="0" w:space="0" w:color="auto"/>
                      </w:divBdr>
                    </w:div>
                  </w:divsChild>
                </w:div>
                <w:div w:id="1936092980">
                  <w:marLeft w:val="0"/>
                  <w:marRight w:val="0"/>
                  <w:marTop w:val="0"/>
                  <w:marBottom w:val="0"/>
                  <w:divBdr>
                    <w:top w:val="single" w:sz="2" w:space="1" w:color="FFFFFF"/>
                    <w:left w:val="single" w:sz="2" w:space="11" w:color="FFFFFF"/>
                    <w:bottom w:val="single" w:sz="2" w:space="1" w:color="FFFFFF"/>
                    <w:right w:val="single" w:sz="2" w:space="4" w:color="FFFFFF"/>
                  </w:divBdr>
                  <w:divsChild>
                    <w:div w:id="1740013099">
                      <w:marLeft w:val="0"/>
                      <w:marRight w:val="0"/>
                      <w:marTop w:val="0"/>
                      <w:marBottom w:val="0"/>
                      <w:divBdr>
                        <w:top w:val="none" w:sz="0" w:space="0" w:color="auto"/>
                        <w:left w:val="none" w:sz="0" w:space="0" w:color="auto"/>
                        <w:bottom w:val="none" w:sz="0" w:space="0" w:color="auto"/>
                        <w:right w:val="none" w:sz="0" w:space="0" w:color="auto"/>
                      </w:divBdr>
                    </w:div>
                  </w:divsChild>
                </w:div>
                <w:div w:id="779254891">
                  <w:marLeft w:val="0"/>
                  <w:marRight w:val="0"/>
                  <w:marTop w:val="0"/>
                  <w:marBottom w:val="0"/>
                  <w:divBdr>
                    <w:top w:val="single" w:sz="2" w:space="1" w:color="FFFFFF"/>
                    <w:left w:val="single" w:sz="2" w:space="11" w:color="FFFFFF"/>
                    <w:bottom w:val="single" w:sz="2" w:space="1" w:color="FFFFFF"/>
                    <w:right w:val="single" w:sz="2" w:space="4" w:color="FFFFFF"/>
                  </w:divBdr>
                  <w:divsChild>
                    <w:div w:id="1380398785">
                      <w:marLeft w:val="0"/>
                      <w:marRight w:val="0"/>
                      <w:marTop w:val="0"/>
                      <w:marBottom w:val="0"/>
                      <w:divBdr>
                        <w:top w:val="none" w:sz="0" w:space="0" w:color="auto"/>
                        <w:left w:val="none" w:sz="0" w:space="0" w:color="auto"/>
                        <w:bottom w:val="none" w:sz="0" w:space="0" w:color="auto"/>
                        <w:right w:val="none" w:sz="0" w:space="0" w:color="auto"/>
                      </w:divBdr>
                    </w:div>
                  </w:divsChild>
                </w:div>
                <w:div w:id="65686821">
                  <w:marLeft w:val="0"/>
                  <w:marRight w:val="0"/>
                  <w:marTop w:val="0"/>
                  <w:marBottom w:val="0"/>
                  <w:divBdr>
                    <w:top w:val="single" w:sz="2" w:space="1" w:color="FFFFFF"/>
                    <w:left w:val="single" w:sz="2" w:space="11" w:color="FFFFFF"/>
                    <w:bottom w:val="single" w:sz="2" w:space="1" w:color="FFFFFF"/>
                    <w:right w:val="single" w:sz="2" w:space="4" w:color="FFFFFF"/>
                  </w:divBdr>
                  <w:divsChild>
                    <w:div w:id="987588899">
                      <w:marLeft w:val="0"/>
                      <w:marRight w:val="0"/>
                      <w:marTop w:val="0"/>
                      <w:marBottom w:val="0"/>
                      <w:divBdr>
                        <w:top w:val="none" w:sz="0" w:space="0" w:color="auto"/>
                        <w:left w:val="none" w:sz="0" w:space="0" w:color="auto"/>
                        <w:bottom w:val="none" w:sz="0" w:space="0" w:color="auto"/>
                        <w:right w:val="none" w:sz="0" w:space="0" w:color="auto"/>
                      </w:divBdr>
                    </w:div>
                  </w:divsChild>
                </w:div>
                <w:div w:id="1049913089">
                  <w:marLeft w:val="0"/>
                  <w:marRight w:val="0"/>
                  <w:marTop w:val="0"/>
                  <w:marBottom w:val="0"/>
                  <w:divBdr>
                    <w:top w:val="single" w:sz="2" w:space="1" w:color="FFFFFF"/>
                    <w:left w:val="single" w:sz="2" w:space="11" w:color="FFFFFF"/>
                    <w:bottom w:val="single" w:sz="2" w:space="1" w:color="FFFFFF"/>
                    <w:right w:val="single" w:sz="2" w:space="4" w:color="FFFFFF"/>
                  </w:divBdr>
                  <w:divsChild>
                    <w:div w:id="800073102">
                      <w:marLeft w:val="0"/>
                      <w:marRight w:val="0"/>
                      <w:marTop w:val="0"/>
                      <w:marBottom w:val="0"/>
                      <w:divBdr>
                        <w:top w:val="none" w:sz="0" w:space="0" w:color="auto"/>
                        <w:left w:val="none" w:sz="0" w:space="0" w:color="auto"/>
                        <w:bottom w:val="none" w:sz="0" w:space="0" w:color="auto"/>
                        <w:right w:val="none" w:sz="0" w:space="0" w:color="auto"/>
                      </w:divBdr>
                    </w:div>
                  </w:divsChild>
                </w:div>
                <w:div w:id="1987591336">
                  <w:marLeft w:val="0"/>
                  <w:marRight w:val="0"/>
                  <w:marTop w:val="0"/>
                  <w:marBottom w:val="0"/>
                  <w:divBdr>
                    <w:top w:val="single" w:sz="2" w:space="1" w:color="FFFFFF"/>
                    <w:left w:val="single" w:sz="2" w:space="11" w:color="FFFFFF"/>
                    <w:bottom w:val="single" w:sz="2" w:space="1" w:color="FFFFFF"/>
                    <w:right w:val="single" w:sz="2" w:space="4" w:color="FFFFFF"/>
                  </w:divBdr>
                  <w:divsChild>
                    <w:div w:id="738944010">
                      <w:marLeft w:val="0"/>
                      <w:marRight w:val="0"/>
                      <w:marTop w:val="0"/>
                      <w:marBottom w:val="0"/>
                      <w:divBdr>
                        <w:top w:val="none" w:sz="0" w:space="0" w:color="auto"/>
                        <w:left w:val="none" w:sz="0" w:space="0" w:color="auto"/>
                        <w:bottom w:val="none" w:sz="0" w:space="0" w:color="auto"/>
                        <w:right w:val="none" w:sz="0" w:space="0" w:color="auto"/>
                      </w:divBdr>
                    </w:div>
                  </w:divsChild>
                </w:div>
                <w:div w:id="245696220">
                  <w:marLeft w:val="0"/>
                  <w:marRight w:val="0"/>
                  <w:marTop w:val="0"/>
                  <w:marBottom w:val="0"/>
                  <w:divBdr>
                    <w:top w:val="single" w:sz="2" w:space="1" w:color="FFFFFF"/>
                    <w:left w:val="single" w:sz="2" w:space="11" w:color="FFFFFF"/>
                    <w:bottom w:val="single" w:sz="2" w:space="1" w:color="FFFFFF"/>
                    <w:right w:val="single" w:sz="2" w:space="4" w:color="FFFFFF"/>
                  </w:divBdr>
                  <w:divsChild>
                    <w:div w:id="72631835">
                      <w:marLeft w:val="0"/>
                      <w:marRight w:val="0"/>
                      <w:marTop w:val="0"/>
                      <w:marBottom w:val="0"/>
                      <w:divBdr>
                        <w:top w:val="none" w:sz="0" w:space="0" w:color="auto"/>
                        <w:left w:val="none" w:sz="0" w:space="0" w:color="auto"/>
                        <w:bottom w:val="none" w:sz="0" w:space="0" w:color="auto"/>
                        <w:right w:val="none" w:sz="0" w:space="0" w:color="auto"/>
                      </w:divBdr>
                    </w:div>
                  </w:divsChild>
                </w:div>
                <w:div w:id="1017077339">
                  <w:marLeft w:val="0"/>
                  <w:marRight w:val="0"/>
                  <w:marTop w:val="0"/>
                  <w:marBottom w:val="0"/>
                  <w:divBdr>
                    <w:top w:val="single" w:sz="2" w:space="1" w:color="FFFFFF"/>
                    <w:left w:val="single" w:sz="2" w:space="11" w:color="FFFFFF"/>
                    <w:bottom w:val="single" w:sz="2" w:space="1" w:color="FFFFFF"/>
                    <w:right w:val="single" w:sz="2" w:space="4" w:color="FFFFFF"/>
                  </w:divBdr>
                  <w:divsChild>
                    <w:div w:id="1037043651">
                      <w:marLeft w:val="0"/>
                      <w:marRight w:val="0"/>
                      <w:marTop w:val="0"/>
                      <w:marBottom w:val="0"/>
                      <w:divBdr>
                        <w:top w:val="none" w:sz="0" w:space="0" w:color="auto"/>
                        <w:left w:val="none" w:sz="0" w:space="0" w:color="auto"/>
                        <w:bottom w:val="none" w:sz="0" w:space="0" w:color="auto"/>
                        <w:right w:val="none" w:sz="0" w:space="0" w:color="auto"/>
                      </w:divBdr>
                    </w:div>
                  </w:divsChild>
                </w:div>
                <w:div w:id="1666398441">
                  <w:marLeft w:val="0"/>
                  <w:marRight w:val="0"/>
                  <w:marTop w:val="0"/>
                  <w:marBottom w:val="0"/>
                  <w:divBdr>
                    <w:top w:val="single" w:sz="2" w:space="1" w:color="FFFFFF"/>
                    <w:left w:val="single" w:sz="2" w:space="11" w:color="FFFFFF"/>
                    <w:bottom w:val="single" w:sz="2" w:space="1" w:color="FFFFFF"/>
                    <w:right w:val="single" w:sz="2" w:space="4" w:color="FFFFFF"/>
                  </w:divBdr>
                  <w:divsChild>
                    <w:div w:id="1789349472">
                      <w:marLeft w:val="0"/>
                      <w:marRight w:val="0"/>
                      <w:marTop w:val="0"/>
                      <w:marBottom w:val="0"/>
                      <w:divBdr>
                        <w:top w:val="none" w:sz="0" w:space="0" w:color="auto"/>
                        <w:left w:val="none" w:sz="0" w:space="0" w:color="auto"/>
                        <w:bottom w:val="none" w:sz="0" w:space="0" w:color="auto"/>
                        <w:right w:val="none" w:sz="0" w:space="0" w:color="auto"/>
                      </w:divBdr>
                    </w:div>
                  </w:divsChild>
                </w:div>
                <w:div w:id="1093356948">
                  <w:marLeft w:val="0"/>
                  <w:marRight w:val="0"/>
                  <w:marTop w:val="0"/>
                  <w:marBottom w:val="0"/>
                  <w:divBdr>
                    <w:top w:val="single" w:sz="2" w:space="1" w:color="FFFFFF"/>
                    <w:left w:val="single" w:sz="2" w:space="11" w:color="FFFFFF"/>
                    <w:bottom w:val="single" w:sz="2" w:space="1" w:color="FFFFFF"/>
                    <w:right w:val="single" w:sz="2" w:space="4" w:color="FFFFFF"/>
                  </w:divBdr>
                  <w:divsChild>
                    <w:div w:id="1429042716">
                      <w:marLeft w:val="0"/>
                      <w:marRight w:val="0"/>
                      <w:marTop w:val="0"/>
                      <w:marBottom w:val="0"/>
                      <w:divBdr>
                        <w:top w:val="none" w:sz="0" w:space="0" w:color="auto"/>
                        <w:left w:val="none" w:sz="0" w:space="0" w:color="auto"/>
                        <w:bottom w:val="none" w:sz="0" w:space="0" w:color="auto"/>
                        <w:right w:val="none" w:sz="0" w:space="0" w:color="auto"/>
                      </w:divBdr>
                    </w:div>
                  </w:divsChild>
                </w:div>
                <w:div w:id="611128427">
                  <w:marLeft w:val="0"/>
                  <w:marRight w:val="0"/>
                  <w:marTop w:val="0"/>
                  <w:marBottom w:val="0"/>
                  <w:divBdr>
                    <w:top w:val="single" w:sz="2" w:space="1" w:color="FFFFFF"/>
                    <w:left w:val="single" w:sz="2" w:space="11" w:color="FFFFFF"/>
                    <w:bottom w:val="single" w:sz="2" w:space="1" w:color="FFFFFF"/>
                    <w:right w:val="single" w:sz="2" w:space="4" w:color="FFFFFF"/>
                  </w:divBdr>
                  <w:divsChild>
                    <w:div w:id="1333294526">
                      <w:marLeft w:val="0"/>
                      <w:marRight w:val="0"/>
                      <w:marTop w:val="0"/>
                      <w:marBottom w:val="0"/>
                      <w:divBdr>
                        <w:top w:val="none" w:sz="0" w:space="0" w:color="auto"/>
                        <w:left w:val="none" w:sz="0" w:space="0" w:color="auto"/>
                        <w:bottom w:val="none" w:sz="0" w:space="0" w:color="auto"/>
                        <w:right w:val="none" w:sz="0" w:space="0" w:color="auto"/>
                      </w:divBdr>
                    </w:div>
                  </w:divsChild>
                </w:div>
                <w:div w:id="1731152651">
                  <w:marLeft w:val="0"/>
                  <w:marRight w:val="0"/>
                  <w:marTop w:val="0"/>
                  <w:marBottom w:val="0"/>
                  <w:divBdr>
                    <w:top w:val="single" w:sz="2" w:space="1" w:color="FFFFFF"/>
                    <w:left w:val="single" w:sz="2" w:space="11" w:color="FFFFFF"/>
                    <w:bottom w:val="single" w:sz="2" w:space="1" w:color="FFFFFF"/>
                    <w:right w:val="single" w:sz="2" w:space="4" w:color="FFFFFF"/>
                  </w:divBdr>
                  <w:divsChild>
                    <w:div w:id="1496845132">
                      <w:marLeft w:val="0"/>
                      <w:marRight w:val="0"/>
                      <w:marTop w:val="0"/>
                      <w:marBottom w:val="0"/>
                      <w:divBdr>
                        <w:top w:val="none" w:sz="0" w:space="0" w:color="auto"/>
                        <w:left w:val="none" w:sz="0" w:space="0" w:color="auto"/>
                        <w:bottom w:val="none" w:sz="0" w:space="0" w:color="auto"/>
                        <w:right w:val="none" w:sz="0" w:space="0" w:color="auto"/>
                      </w:divBdr>
                    </w:div>
                  </w:divsChild>
                </w:div>
                <w:div w:id="1506169212">
                  <w:marLeft w:val="0"/>
                  <w:marRight w:val="0"/>
                  <w:marTop w:val="0"/>
                  <w:marBottom w:val="0"/>
                  <w:divBdr>
                    <w:top w:val="single" w:sz="2" w:space="1" w:color="FFFFFF"/>
                    <w:left w:val="single" w:sz="2" w:space="11" w:color="FFFFFF"/>
                    <w:bottom w:val="single" w:sz="2" w:space="1" w:color="FFFFFF"/>
                    <w:right w:val="single" w:sz="2" w:space="4" w:color="FFFFFF"/>
                  </w:divBdr>
                  <w:divsChild>
                    <w:div w:id="1993213381">
                      <w:marLeft w:val="0"/>
                      <w:marRight w:val="0"/>
                      <w:marTop w:val="0"/>
                      <w:marBottom w:val="0"/>
                      <w:divBdr>
                        <w:top w:val="none" w:sz="0" w:space="0" w:color="auto"/>
                        <w:left w:val="none" w:sz="0" w:space="0" w:color="auto"/>
                        <w:bottom w:val="none" w:sz="0" w:space="0" w:color="auto"/>
                        <w:right w:val="none" w:sz="0" w:space="0" w:color="auto"/>
                      </w:divBdr>
                    </w:div>
                  </w:divsChild>
                </w:div>
                <w:div w:id="1340044785">
                  <w:marLeft w:val="0"/>
                  <w:marRight w:val="0"/>
                  <w:marTop w:val="0"/>
                  <w:marBottom w:val="0"/>
                  <w:divBdr>
                    <w:top w:val="single" w:sz="2" w:space="1" w:color="FFFFFF"/>
                    <w:left w:val="single" w:sz="2" w:space="11" w:color="FFFFFF"/>
                    <w:bottom w:val="single" w:sz="2" w:space="4" w:color="FFFFFF"/>
                    <w:right w:val="single" w:sz="2" w:space="4" w:color="FFFFFF"/>
                  </w:divBdr>
                  <w:divsChild>
                    <w:div w:id="76554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279319">
          <w:marLeft w:val="0"/>
          <w:marRight w:val="0"/>
          <w:marTop w:val="0"/>
          <w:marBottom w:val="300"/>
          <w:divBdr>
            <w:top w:val="none" w:sz="0" w:space="0" w:color="auto"/>
            <w:left w:val="none" w:sz="0" w:space="0" w:color="auto"/>
            <w:bottom w:val="none" w:sz="0" w:space="0" w:color="auto"/>
            <w:right w:val="none" w:sz="0" w:space="0" w:color="auto"/>
          </w:divBdr>
          <w:divsChild>
            <w:div w:id="811681598">
              <w:marLeft w:val="0"/>
              <w:marRight w:val="0"/>
              <w:marTop w:val="0"/>
              <w:marBottom w:val="0"/>
              <w:divBdr>
                <w:top w:val="none" w:sz="0" w:space="0" w:color="auto"/>
                <w:left w:val="none" w:sz="0" w:space="0" w:color="auto"/>
                <w:bottom w:val="none" w:sz="0" w:space="0" w:color="auto"/>
                <w:right w:val="none" w:sz="0" w:space="0" w:color="auto"/>
              </w:divBdr>
              <w:divsChild>
                <w:div w:id="247812375">
                  <w:marLeft w:val="0"/>
                  <w:marRight w:val="0"/>
                  <w:marTop w:val="0"/>
                  <w:marBottom w:val="0"/>
                  <w:divBdr>
                    <w:top w:val="single" w:sz="2" w:space="4" w:color="FFFFFF"/>
                    <w:left w:val="single" w:sz="2" w:space="11" w:color="FFFFFF"/>
                    <w:bottom w:val="single" w:sz="2" w:space="1" w:color="FFFFFF"/>
                    <w:right w:val="single" w:sz="2" w:space="4" w:color="FFFFFF"/>
                  </w:divBdr>
                  <w:divsChild>
                    <w:div w:id="396780107">
                      <w:marLeft w:val="0"/>
                      <w:marRight w:val="0"/>
                      <w:marTop w:val="0"/>
                      <w:marBottom w:val="0"/>
                      <w:divBdr>
                        <w:top w:val="none" w:sz="0" w:space="0" w:color="auto"/>
                        <w:left w:val="none" w:sz="0" w:space="0" w:color="auto"/>
                        <w:bottom w:val="none" w:sz="0" w:space="0" w:color="auto"/>
                        <w:right w:val="none" w:sz="0" w:space="0" w:color="auto"/>
                      </w:divBdr>
                    </w:div>
                  </w:divsChild>
                </w:div>
                <w:div w:id="478546542">
                  <w:marLeft w:val="0"/>
                  <w:marRight w:val="0"/>
                  <w:marTop w:val="0"/>
                  <w:marBottom w:val="0"/>
                  <w:divBdr>
                    <w:top w:val="single" w:sz="2" w:space="1" w:color="FFFFFF"/>
                    <w:left w:val="single" w:sz="2" w:space="11" w:color="FFFFFF"/>
                    <w:bottom w:val="single" w:sz="2" w:space="1" w:color="FFFFFF"/>
                    <w:right w:val="single" w:sz="2" w:space="4" w:color="FFFFFF"/>
                  </w:divBdr>
                  <w:divsChild>
                    <w:div w:id="77949159">
                      <w:marLeft w:val="0"/>
                      <w:marRight w:val="0"/>
                      <w:marTop w:val="0"/>
                      <w:marBottom w:val="0"/>
                      <w:divBdr>
                        <w:top w:val="none" w:sz="0" w:space="0" w:color="auto"/>
                        <w:left w:val="none" w:sz="0" w:space="0" w:color="auto"/>
                        <w:bottom w:val="none" w:sz="0" w:space="0" w:color="auto"/>
                        <w:right w:val="none" w:sz="0" w:space="0" w:color="auto"/>
                      </w:divBdr>
                    </w:div>
                  </w:divsChild>
                </w:div>
                <w:div w:id="1792018824">
                  <w:marLeft w:val="0"/>
                  <w:marRight w:val="0"/>
                  <w:marTop w:val="0"/>
                  <w:marBottom w:val="0"/>
                  <w:divBdr>
                    <w:top w:val="single" w:sz="2" w:space="1" w:color="FFFFFF"/>
                    <w:left w:val="single" w:sz="2" w:space="11" w:color="FFFFFF"/>
                    <w:bottom w:val="single" w:sz="2" w:space="1" w:color="FFFFFF"/>
                    <w:right w:val="single" w:sz="2" w:space="4" w:color="FFFFFF"/>
                  </w:divBdr>
                  <w:divsChild>
                    <w:div w:id="612783953">
                      <w:marLeft w:val="0"/>
                      <w:marRight w:val="0"/>
                      <w:marTop w:val="0"/>
                      <w:marBottom w:val="0"/>
                      <w:divBdr>
                        <w:top w:val="none" w:sz="0" w:space="0" w:color="auto"/>
                        <w:left w:val="none" w:sz="0" w:space="0" w:color="auto"/>
                        <w:bottom w:val="none" w:sz="0" w:space="0" w:color="auto"/>
                        <w:right w:val="none" w:sz="0" w:space="0" w:color="auto"/>
                      </w:divBdr>
                    </w:div>
                  </w:divsChild>
                </w:div>
                <w:div w:id="49425236">
                  <w:marLeft w:val="0"/>
                  <w:marRight w:val="0"/>
                  <w:marTop w:val="0"/>
                  <w:marBottom w:val="0"/>
                  <w:divBdr>
                    <w:top w:val="single" w:sz="2" w:space="1" w:color="FFFFFF"/>
                    <w:left w:val="single" w:sz="2" w:space="11" w:color="FFFFFF"/>
                    <w:bottom w:val="single" w:sz="2" w:space="1" w:color="FFFFFF"/>
                    <w:right w:val="single" w:sz="2" w:space="4" w:color="FFFFFF"/>
                  </w:divBdr>
                  <w:divsChild>
                    <w:div w:id="679820853">
                      <w:marLeft w:val="0"/>
                      <w:marRight w:val="0"/>
                      <w:marTop w:val="0"/>
                      <w:marBottom w:val="0"/>
                      <w:divBdr>
                        <w:top w:val="none" w:sz="0" w:space="0" w:color="auto"/>
                        <w:left w:val="none" w:sz="0" w:space="0" w:color="auto"/>
                        <w:bottom w:val="none" w:sz="0" w:space="0" w:color="auto"/>
                        <w:right w:val="none" w:sz="0" w:space="0" w:color="auto"/>
                      </w:divBdr>
                    </w:div>
                  </w:divsChild>
                </w:div>
                <w:div w:id="778643549">
                  <w:marLeft w:val="0"/>
                  <w:marRight w:val="0"/>
                  <w:marTop w:val="0"/>
                  <w:marBottom w:val="0"/>
                  <w:divBdr>
                    <w:top w:val="single" w:sz="2" w:space="1" w:color="FFFFFF"/>
                    <w:left w:val="single" w:sz="2" w:space="11" w:color="FFFFFF"/>
                    <w:bottom w:val="single" w:sz="2" w:space="1" w:color="FFFFFF"/>
                    <w:right w:val="single" w:sz="2" w:space="4" w:color="FFFFFF"/>
                  </w:divBdr>
                  <w:divsChild>
                    <w:div w:id="965702275">
                      <w:marLeft w:val="0"/>
                      <w:marRight w:val="0"/>
                      <w:marTop w:val="0"/>
                      <w:marBottom w:val="0"/>
                      <w:divBdr>
                        <w:top w:val="none" w:sz="0" w:space="0" w:color="auto"/>
                        <w:left w:val="none" w:sz="0" w:space="0" w:color="auto"/>
                        <w:bottom w:val="none" w:sz="0" w:space="0" w:color="auto"/>
                        <w:right w:val="none" w:sz="0" w:space="0" w:color="auto"/>
                      </w:divBdr>
                    </w:div>
                  </w:divsChild>
                </w:div>
                <w:div w:id="695426099">
                  <w:marLeft w:val="0"/>
                  <w:marRight w:val="0"/>
                  <w:marTop w:val="0"/>
                  <w:marBottom w:val="0"/>
                  <w:divBdr>
                    <w:top w:val="single" w:sz="2" w:space="1" w:color="FFFFFF"/>
                    <w:left w:val="single" w:sz="2" w:space="11" w:color="FFFFFF"/>
                    <w:bottom w:val="single" w:sz="2" w:space="1" w:color="FFFFFF"/>
                    <w:right w:val="single" w:sz="2" w:space="4" w:color="FFFFFF"/>
                  </w:divBdr>
                  <w:divsChild>
                    <w:div w:id="323362305">
                      <w:marLeft w:val="0"/>
                      <w:marRight w:val="0"/>
                      <w:marTop w:val="0"/>
                      <w:marBottom w:val="0"/>
                      <w:divBdr>
                        <w:top w:val="none" w:sz="0" w:space="0" w:color="auto"/>
                        <w:left w:val="none" w:sz="0" w:space="0" w:color="auto"/>
                        <w:bottom w:val="none" w:sz="0" w:space="0" w:color="auto"/>
                        <w:right w:val="none" w:sz="0" w:space="0" w:color="auto"/>
                      </w:divBdr>
                    </w:div>
                  </w:divsChild>
                </w:div>
                <w:div w:id="407003128">
                  <w:marLeft w:val="0"/>
                  <w:marRight w:val="0"/>
                  <w:marTop w:val="0"/>
                  <w:marBottom w:val="0"/>
                  <w:divBdr>
                    <w:top w:val="single" w:sz="2" w:space="1" w:color="FFFFFF"/>
                    <w:left w:val="single" w:sz="2" w:space="11" w:color="FFFFFF"/>
                    <w:bottom w:val="single" w:sz="2" w:space="1" w:color="FFFFFF"/>
                    <w:right w:val="single" w:sz="2" w:space="4" w:color="FFFFFF"/>
                  </w:divBdr>
                  <w:divsChild>
                    <w:div w:id="594631233">
                      <w:marLeft w:val="0"/>
                      <w:marRight w:val="0"/>
                      <w:marTop w:val="0"/>
                      <w:marBottom w:val="0"/>
                      <w:divBdr>
                        <w:top w:val="none" w:sz="0" w:space="0" w:color="auto"/>
                        <w:left w:val="none" w:sz="0" w:space="0" w:color="auto"/>
                        <w:bottom w:val="none" w:sz="0" w:space="0" w:color="auto"/>
                        <w:right w:val="none" w:sz="0" w:space="0" w:color="auto"/>
                      </w:divBdr>
                    </w:div>
                  </w:divsChild>
                </w:div>
                <w:div w:id="1841963033">
                  <w:marLeft w:val="0"/>
                  <w:marRight w:val="0"/>
                  <w:marTop w:val="0"/>
                  <w:marBottom w:val="0"/>
                  <w:divBdr>
                    <w:top w:val="single" w:sz="2" w:space="1" w:color="FFFFFF"/>
                    <w:left w:val="single" w:sz="2" w:space="11" w:color="FFFFFF"/>
                    <w:bottom w:val="single" w:sz="2" w:space="1" w:color="FFFFFF"/>
                    <w:right w:val="single" w:sz="2" w:space="4" w:color="FFFFFF"/>
                  </w:divBdr>
                  <w:divsChild>
                    <w:div w:id="1649355168">
                      <w:marLeft w:val="0"/>
                      <w:marRight w:val="0"/>
                      <w:marTop w:val="0"/>
                      <w:marBottom w:val="0"/>
                      <w:divBdr>
                        <w:top w:val="none" w:sz="0" w:space="0" w:color="auto"/>
                        <w:left w:val="none" w:sz="0" w:space="0" w:color="auto"/>
                        <w:bottom w:val="none" w:sz="0" w:space="0" w:color="auto"/>
                        <w:right w:val="none" w:sz="0" w:space="0" w:color="auto"/>
                      </w:divBdr>
                    </w:div>
                  </w:divsChild>
                </w:div>
                <w:div w:id="1380319735">
                  <w:marLeft w:val="0"/>
                  <w:marRight w:val="0"/>
                  <w:marTop w:val="0"/>
                  <w:marBottom w:val="0"/>
                  <w:divBdr>
                    <w:top w:val="single" w:sz="2" w:space="1" w:color="FFFFFF"/>
                    <w:left w:val="single" w:sz="2" w:space="11" w:color="FFFFFF"/>
                    <w:bottom w:val="single" w:sz="2" w:space="1" w:color="FFFFFF"/>
                    <w:right w:val="single" w:sz="2" w:space="4" w:color="FFFFFF"/>
                  </w:divBdr>
                  <w:divsChild>
                    <w:div w:id="1971468941">
                      <w:marLeft w:val="0"/>
                      <w:marRight w:val="0"/>
                      <w:marTop w:val="0"/>
                      <w:marBottom w:val="0"/>
                      <w:divBdr>
                        <w:top w:val="none" w:sz="0" w:space="0" w:color="auto"/>
                        <w:left w:val="none" w:sz="0" w:space="0" w:color="auto"/>
                        <w:bottom w:val="none" w:sz="0" w:space="0" w:color="auto"/>
                        <w:right w:val="none" w:sz="0" w:space="0" w:color="auto"/>
                      </w:divBdr>
                    </w:div>
                  </w:divsChild>
                </w:div>
                <w:div w:id="194731724">
                  <w:marLeft w:val="0"/>
                  <w:marRight w:val="0"/>
                  <w:marTop w:val="0"/>
                  <w:marBottom w:val="0"/>
                  <w:divBdr>
                    <w:top w:val="single" w:sz="2" w:space="1" w:color="FFFFFF"/>
                    <w:left w:val="single" w:sz="2" w:space="11" w:color="FFFFFF"/>
                    <w:bottom w:val="single" w:sz="2" w:space="1" w:color="FFFFFF"/>
                    <w:right w:val="single" w:sz="2" w:space="4" w:color="FFFFFF"/>
                  </w:divBdr>
                  <w:divsChild>
                    <w:div w:id="1933271984">
                      <w:marLeft w:val="0"/>
                      <w:marRight w:val="0"/>
                      <w:marTop w:val="0"/>
                      <w:marBottom w:val="0"/>
                      <w:divBdr>
                        <w:top w:val="none" w:sz="0" w:space="0" w:color="auto"/>
                        <w:left w:val="none" w:sz="0" w:space="0" w:color="auto"/>
                        <w:bottom w:val="none" w:sz="0" w:space="0" w:color="auto"/>
                        <w:right w:val="none" w:sz="0" w:space="0" w:color="auto"/>
                      </w:divBdr>
                    </w:div>
                  </w:divsChild>
                </w:div>
                <w:div w:id="283315585">
                  <w:marLeft w:val="0"/>
                  <w:marRight w:val="0"/>
                  <w:marTop w:val="0"/>
                  <w:marBottom w:val="0"/>
                  <w:divBdr>
                    <w:top w:val="single" w:sz="2" w:space="1" w:color="FFFFFF"/>
                    <w:left w:val="single" w:sz="2" w:space="11" w:color="FFFFFF"/>
                    <w:bottom w:val="single" w:sz="2" w:space="1" w:color="FFFFFF"/>
                    <w:right w:val="single" w:sz="2" w:space="4" w:color="FFFFFF"/>
                  </w:divBdr>
                  <w:divsChild>
                    <w:div w:id="1437600896">
                      <w:marLeft w:val="0"/>
                      <w:marRight w:val="0"/>
                      <w:marTop w:val="0"/>
                      <w:marBottom w:val="0"/>
                      <w:divBdr>
                        <w:top w:val="none" w:sz="0" w:space="0" w:color="auto"/>
                        <w:left w:val="none" w:sz="0" w:space="0" w:color="auto"/>
                        <w:bottom w:val="none" w:sz="0" w:space="0" w:color="auto"/>
                        <w:right w:val="none" w:sz="0" w:space="0" w:color="auto"/>
                      </w:divBdr>
                    </w:div>
                  </w:divsChild>
                </w:div>
                <w:div w:id="2111386706">
                  <w:marLeft w:val="0"/>
                  <w:marRight w:val="0"/>
                  <w:marTop w:val="0"/>
                  <w:marBottom w:val="0"/>
                  <w:divBdr>
                    <w:top w:val="single" w:sz="2" w:space="1" w:color="FFFFFF"/>
                    <w:left w:val="single" w:sz="2" w:space="11" w:color="FFFFFF"/>
                    <w:bottom w:val="single" w:sz="2" w:space="1" w:color="FFFFFF"/>
                    <w:right w:val="single" w:sz="2" w:space="4" w:color="FFFFFF"/>
                  </w:divBdr>
                  <w:divsChild>
                    <w:div w:id="222373240">
                      <w:marLeft w:val="0"/>
                      <w:marRight w:val="0"/>
                      <w:marTop w:val="0"/>
                      <w:marBottom w:val="0"/>
                      <w:divBdr>
                        <w:top w:val="none" w:sz="0" w:space="0" w:color="auto"/>
                        <w:left w:val="none" w:sz="0" w:space="0" w:color="auto"/>
                        <w:bottom w:val="none" w:sz="0" w:space="0" w:color="auto"/>
                        <w:right w:val="none" w:sz="0" w:space="0" w:color="auto"/>
                      </w:divBdr>
                    </w:div>
                  </w:divsChild>
                </w:div>
                <w:div w:id="710809266">
                  <w:marLeft w:val="0"/>
                  <w:marRight w:val="0"/>
                  <w:marTop w:val="0"/>
                  <w:marBottom w:val="0"/>
                  <w:divBdr>
                    <w:top w:val="single" w:sz="2" w:space="1" w:color="FFFFFF"/>
                    <w:left w:val="single" w:sz="2" w:space="11" w:color="FFFFFF"/>
                    <w:bottom w:val="single" w:sz="2" w:space="4" w:color="FFFFFF"/>
                    <w:right w:val="single" w:sz="2" w:space="4" w:color="FFFFFF"/>
                  </w:divBdr>
                  <w:divsChild>
                    <w:div w:id="8711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080218">
          <w:marLeft w:val="0"/>
          <w:marRight w:val="0"/>
          <w:marTop w:val="0"/>
          <w:marBottom w:val="300"/>
          <w:divBdr>
            <w:top w:val="none" w:sz="0" w:space="0" w:color="auto"/>
            <w:left w:val="none" w:sz="0" w:space="0" w:color="auto"/>
            <w:bottom w:val="none" w:sz="0" w:space="0" w:color="auto"/>
            <w:right w:val="none" w:sz="0" w:space="0" w:color="auto"/>
          </w:divBdr>
          <w:divsChild>
            <w:div w:id="992559567">
              <w:marLeft w:val="0"/>
              <w:marRight w:val="0"/>
              <w:marTop w:val="0"/>
              <w:marBottom w:val="0"/>
              <w:divBdr>
                <w:top w:val="none" w:sz="0" w:space="0" w:color="auto"/>
                <w:left w:val="none" w:sz="0" w:space="0" w:color="auto"/>
                <w:bottom w:val="none" w:sz="0" w:space="0" w:color="auto"/>
                <w:right w:val="none" w:sz="0" w:space="0" w:color="auto"/>
              </w:divBdr>
              <w:divsChild>
                <w:div w:id="701053192">
                  <w:marLeft w:val="0"/>
                  <w:marRight w:val="0"/>
                  <w:marTop w:val="0"/>
                  <w:marBottom w:val="0"/>
                  <w:divBdr>
                    <w:top w:val="single" w:sz="2" w:space="4" w:color="FFFFFF"/>
                    <w:left w:val="single" w:sz="2" w:space="11" w:color="FFFFFF"/>
                    <w:bottom w:val="single" w:sz="2" w:space="1" w:color="FFFFFF"/>
                    <w:right w:val="single" w:sz="2" w:space="4" w:color="FFFFFF"/>
                  </w:divBdr>
                  <w:divsChild>
                    <w:div w:id="328557890">
                      <w:marLeft w:val="0"/>
                      <w:marRight w:val="0"/>
                      <w:marTop w:val="0"/>
                      <w:marBottom w:val="0"/>
                      <w:divBdr>
                        <w:top w:val="none" w:sz="0" w:space="0" w:color="auto"/>
                        <w:left w:val="none" w:sz="0" w:space="0" w:color="auto"/>
                        <w:bottom w:val="none" w:sz="0" w:space="0" w:color="auto"/>
                        <w:right w:val="none" w:sz="0" w:space="0" w:color="auto"/>
                      </w:divBdr>
                    </w:div>
                  </w:divsChild>
                </w:div>
                <w:div w:id="382948309">
                  <w:marLeft w:val="0"/>
                  <w:marRight w:val="0"/>
                  <w:marTop w:val="0"/>
                  <w:marBottom w:val="0"/>
                  <w:divBdr>
                    <w:top w:val="single" w:sz="2" w:space="1" w:color="FFFFFF"/>
                    <w:left w:val="single" w:sz="2" w:space="11" w:color="FFFFFF"/>
                    <w:bottom w:val="single" w:sz="2" w:space="1" w:color="FFFFFF"/>
                    <w:right w:val="single" w:sz="2" w:space="4" w:color="FFFFFF"/>
                  </w:divBdr>
                  <w:divsChild>
                    <w:div w:id="2091080087">
                      <w:marLeft w:val="0"/>
                      <w:marRight w:val="0"/>
                      <w:marTop w:val="0"/>
                      <w:marBottom w:val="0"/>
                      <w:divBdr>
                        <w:top w:val="none" w:sz="0" w:space="0" w:color="auto"/>
                        <w:left w:val="none" w:sz="0" w:space="0" w:color="auto"/>
                        <w:bottom w:val="none" w:sz="0" w:space="0" w:color="auto"/>
                        <w:right w:val="none" w:sz="0" w:space="0" w:color="auto"/>
                      </w:divBdr>
                    </w:div>
                  </w:divsChild>
                </w:div>
                <w:div w:id="440683452">
                  <w:marLeft w:val="0"/>
                  <w:marRight w:val="0"/>
                  <w:marTop w:val="0"/>
                  <w:marBottom w:val="0"/>
                  <w:divBdr>
                    <w:top w:val="single" w:sz="2" w:space="1" w:color="FFFFFF"/>
                    <w:left w:val="single" w:sz="2" w:space="11" w:color="FFFFFF"/>
                    <w:bottom w:val="single" w:sz="2" w:space="1" w:color="FFFFFF"/>
                    <w:right w:val="single" w:sz="2" w:space="4" w:color="FFFFFF"/>
                  </w:divBdr>
                  <w:divsChild>
                    <w:div w:id="739254185">
                      <w:marLeft w:val="0"/>
                      <w:marRight w:val="0"/>
                      <w:marTop w:val="0"/>
                      <w:marBottom w:val="0"/>
                      <w:divBdr>
                        <w:top w:val="none" w:sz="0" w:space="0" w:color="auto"/>
                        <w:left w:val="none" w:sz="0" w:space="0" w:color="auto"/>
                        <w:bottom w:val="none" w:sz="0" w:space="0" w:color="auto"/>
                        <w:right w:val="none" w:sz="0" w:space="0" w:color="auto"/>
                      </w:divBdr>
                    </w:div>
                  </w:divsChild>
                </w:div>
                <w:div w:id="316685657">
                  <w:marLeft w:val="0"/>
                  <w:marRight w:val="0"/>
                  <w:marTop w:val="0"/>
                  <w:marBottom w:val="0"/>
                  <w:divBdr>
                    <w:top w:val="single" w:sz="2" w:space="1" w:color="FFFFFF"/>
                    <w:left w:val="single" w:sz="2" w:space="11" w:color="FFFFFF"/>
                    <w:bottom w:val="single" w:sz="2" w:space="1" w:color="FFFFFF"/>
                    <w:right w:val="single" w:sz="2" w:space="4" w:color="FFFFFF"/>
                  </w:divBdr>
                  <w:divsChild>
                    <w:div w:id="132260877">
                      <w:marLeft w:val="0"/>
                      <w:marRight w:val="0"/>
                      <w:marTop w:val="0"/>
                      <w:marBottom w:val="0"/>
                      <w:divBdr>
                        <w:top w:val="none" w:sz="0" w:space="0" w:color="auto"/>
                        <w:left w:val="none" w:sz="0" w:space="0" w:color="auto"/>
                        <w:bottom w:val="none" w:sz="0" w:space="0" w:color="auto"/>
                        <w:right w:val="none" w:sz="0" w:space="0" w:color="auto"/>
                      </w:divBdr>
                    </w:div>
                  </w:divsChild>
                </w:div>
                <w:div w:id="788085305">
                  <w:marLeft w:val="0"/>
                  <w:marRight w:val="0"/>
                  <w:marTop w:val="0"/>
                  <w:marBottom w:val="0"/>
                  <w:divBdr>
                    <w:top w:val="single" w:sz="2" w:space="1" w:color="FFFFFF"/>
                    <w:left w:val="single" w:sz="2" w:space="11" w:color="FFFFFF"/>
                    <w:bottom w:val="single" w:sz="2" w:space="1" w:color="FFFFFF"/>
                    <w:right w:val="single" w:sz="2" w:space="4" w:color="FFFFFF"/>
                  </w:divBdr>
                  <w:divsChild>
                    <w:div w:id="280189262">
                      <w:marLeft w:val="0"/>
                      <w:marRight w:val="0"/>
                      <w:marTop w:val="0"/>
                      <w:marBottom w:val="0"/>
                      <w:divBdr>
                        <w:top w:val="none" w:sz="0" w:space="0" w:color="auto"/>
                        <w:left w:val="none" w:sz="0" w:space="0" w:color="auto"/>
                        <w:bottom w:val="none" w:sz="0" w:space="0" w:color="auto"/>
                        <w:right w:val="none" w:sz="0" w:space="0" w:color="auto"/>
                      </w:divBdr>
                    </w:div>
                  </w:divsChild>
                </w:div>
                <w:div w:id="1943293837">
                  <w:marLeft w:val="0"/>
                  <w:marRight w:val="0"/>
                  <w:marTop w:val="0"/>
                  <w:marBottom w:val="0"/>
                  <w:divBdr>
                    <w:top w:val="single" w:sz="2" w:space="1" w:color="FFFFFF"/>
                    <w:left w:val="single" w:sz="2" w:space="11" w:color="FFFFFF"/>
                    <w:bottom w:val="single" w:sz="2" w:space="1" w:color="FFFFFF"/>
                    <w:right w:val="single" w:sz="2" w:space="4" w:color="FFFFFF"/>
                  </w:divBdr>
                  <w:divsChild>
                    <w:div w:id="700202852">
                      <w:marLeft w:val="0"/>
                      <w:marRight w:val="0"/>
                      <w:marTop w:val="0"/>
                      <w:marBottom w:val="0"/>
                      <w:divBdr>
                        <w:top w:val="none" w:sz="0" w:space="0" w:color="auto"/>
                        <w:left w:val="none" w:sz="0" w:space="0" w:color="auto"/>
                        <w:bottom w:val="none" w:sz="0" w:space="0" w:color="auto"/>
                        <w:right w:val="none" w:sz="0" w:space="0" w:color="auto"/>
                      </w:divBdr>
                    </w:div>
                  </w:divsChild>
                </w:div>
                <w:div w:id="1608077826">
                  <w:marLeft w:val="0"/>
                  <w:marRight w:val="0"/>
                  <w:marTop w:val="0"/>
                  <w:marBottom w:val="0"/>
                  <w:divBdr>
                    <w:top w:val="single" w:sz="2" w:space="1" w:color="FFFFFF"/>
                    <w:left w:val="single" w:sz="2" w:space="11" w:color="FFFFFF"/>
                    <w:bottom w:val="single" w:sz="2" w:space="1" w:color="FFFFFF"/>
                    <w:right w:val="single" w:sz="2" w:space="4" w:color="FFFFFF"/>
                  </w:divBdr>
                  <w:divsChild>
                    <w:div w:id="1728869547">
                      <w:marLeft w:val="0"/>
                      <w:marRight w:val="0"/>
                      <w:marTop w:val="0"/>
                      <w:marBottom w:val="0"/>
                      <w:divBdr>
                        <w:top w:val="none" w:sz="0" w:space="0" w:color="auto"/>
                        <w:left w:val="none" w:sz="0" w:space="0" w:color="auto"/>
                        <w:bottom w:val="none" w:sz="0" w:space="0" w:color="auto"/>
                        <w:right w:val="none" w:sz="0" w:space="0" w:color="auto"/>
                      </w:divBdr>
                    </w:div>
                  </w:divsChild>
                </w:div>
                <w:div w:id="76943162">
                  <w:marLeft w:val="0"/>
                  <w:marRight w:val="0"/>
                  <w:marTop w:val="0"/>
                  <w:marBottom w:val="0"/>
                  <w:divBdr>
                    <w:top w:val="single" w:sz="2" w:space="1" w:color="FFFFFF"/>
                    <w:left w:val="single" w:sz="2" w:space="11" w:color="FFFFFF"/>
                    <w:bottom w:val="single" w:sz="2" w:space="1" w:color="FFFFFF"/>
                    <w:right w:val="single" w:sz="2" w:space="4" w:color="FFFFFF"/>
                  </w:divBdr>
                  <w:divsChild>
                    <w:div w:id="607127913">
                      <w:marLeft w:val="0"/>
                      <w:marRight w:val="0"/>
                      <w:marTop w:val="0"/>
                      <w:marBottom w:val="0"/>
                      <w:divBdr>
                        <w:top w:val="none" w:sz="0" w:space="0" w:color="auto"/>
                        <w:left w:val="none" w:sz="0" w:space="0" w:color="auto"/>
                        <w:bottom w:val="none" w:sz="0" w:space="0" w:color="auto"/>
                        <w:right w:val="none" w:sz="0" w:space="0" w:color="auto"/>
                      </w:divBdr>
                    </w:div>
                  </w:divsChild>
                </w:div>
                <w:div w:id="218174219">
                  <w:marLeft w:val="0"/>
                  <w:marRight w:val="0"/>
                  <w:marTop w:val="0"/>
                  <w:marBottom w:val="0"/>
                  <w:divBdr>
                    <w:top w:val="single" w:sz="2" w:space="1" w:color="FFFFFF"/>
                    <w:left w:val="single" w:sz="2" w:space="11" w:color="FFFFFF"/>
                    <w:bottom w:val="single" w:sz="2" w:space="1" w:color="FFFFFF"/>
                    <w:right w:val="single" w:sz="2" w:space="4" w:color="FFFFFF"/>
                  </w:divBdr>
                  <w:divsChild>
                    <w:div w:id="993221946">
                      <w:marLeft w:val="0"/>
                      <w:marRight w:val="0"/>
                      <w:marTop w:val="0"/>
                      <w:marBottom w:val="0"/>
                      <w:divBdr>
                        <w:top w:val="none" w:sz="0" w:space="0" w:color="auto"/>
                        <w:left w:val="none" w:sz="0" w:space="0" w:color="auto"/>
                        <w:bottom w:val="none" w:sz="0" w:space="0" w:color="auto"/>
                        <w:right w:val="none" w:sz="0" w:space="0" w:color="auto"/>
                      </w:divBdr>
                    </w:div>
                  </w:divsChild>
                </w:div>
                <w:div w:id="289826939">
                  <w:marLeft w:val="0"/>
                  <w:marRight w:val="0"/>
                  <w:marTop w:val="0"/>
                  <w:marBottom w:val="0"/>
                  <w:divBdr>
                    <w:top w:val="single" w:sz="2" w:space="1" w:color="FFFFFF"/>
                    <w:left w:val="single" w:sz="2" w:space="11" w:color="FFFFFF"/>
                    <w:bottom w:val="single" w:sz="2" w:space="1" w:color="FFFFFF"/>
                    <w:right w:val="single" w:sz="2" w:space="4" w:color="FFFFFF"/>
                  </w:divBdr>
                  <w:divsChild>
                    <w:div w:id="187957785">
                      <w:marLeft w:val="0"/>
                      <w:marRight w:val="0"/>
                      <w:marTop w:val="0"/>
                      <w:marBottom w:val="0"/>
                      <w:divBdr>
                        <w:top w:val="none" w:sz="0" w:space="0" w:color="auto"/>
                        <w:left w:val="none" w:sz="0" w:space="0" w:color="auto"/>
                        <w:bottom w:val="none" w:sz="0" w:space="0" w:color="auto"/>
                        <w:right w:val="none" w:sz="0" w:space="0" w:color="auto"/>
                      </w:divBdr>
                    </w:div>
                  </w:divsChild>
                </w:div>
                <w:div w:id="577373913">
                  <w:marLeft w:val="0"/>
                  <w:marRight w:val="0"/>
                  <w:marTop w:val="0"/>
                  <w:marBottom w:val="0"/>
                  <w:divBdr>
                    <w:top w:val="single" w:sz="2" w:space="1" w:color="FFFFFF"/>
                    <w:left w:val="single" w:sz="2" w:space="11" w:color="FFFFFF"/>
                    <w:bottom w:val="single" w:sz="2" w:space="1" w:color="FFFFFF"/>
                    <w:right w:val="single" w:sz="2" w:space="4" w:color="FFFFFF"/>
                  </w:divBdr>
                  <w:divsChild>
                    <w:div w:id="1430276122">
                      <w:marLeft w:val="0"/>
                      <w:marRight w:val="0"/>
                      <w:marTop w:val="0"/>
                      <w:marBottom w:val="0"/>
                      <w:divBdr>
                        <w:top w:val="none" w:sz="0" w:space="0" w:color="auto"/>
                        <w:left w:val="none" w:sz="0" w:space="0" w:color="auto"/>
                        <w:bottom w:val="none" w:sz="0" w:space="0" w:color="auto"/>
                        <w:right w:val="none" w:sz="0" w:space="0" w:color="auto"/>
                      </w:divBdr>
                    </w:div>
                  </w:divsChild>
                </w:div>
                <w:div w:id="1423992322">
                  <w:marLeft w:val="0"/>
                  <w:marRight w:val="0"/>
                  <w:marTop w:val="0"/>
                  <w:marBottom w:val="0"/>
                  <w:divBdr>
                    <w:top w:val="single" w:sz="2" w:space="1" w:color="FFFFFF"/>
                    <w:left w:val="single" w:sz="2" w:space="11" w:color="FFFFFF"/>
                    <w:bottom w:val="single" w:sz="2" w:space="1" w:color="FFFFFF"/>
                    <w:right w:val="single" w:sz="2" w:space="4" w:color="FFFFFF"/>
                  </w:divBdr>
                  <w:divsChild>
                    <w:div w:id="1055661057">
                      <w:marLeft w:val="0"/>
                      <w:marRight w:val="0"/>
                      <w:marTop w:val="0"/>
                      <w:marBottom w:val="0"/>
                      <w:divBdr>
                        <w:top w:val="none" w:sz="0" w:space="0" w:color="auto"/>
                        <w:left w:val="none" w:sz="0" w:space="0" w:color="auto"/>
                        <w:bottom w:val="none" w:sz="0" w:space="0" w:color="auto"/>
                        <w:right w:val="none" w:sz="0" w:space="0" w:color="auto"/>
                      </w:divBdr>
                    </w:div>
                  </w:divsChild>
                </w:div>
                <w:div w:id="1918980093">
                  <w:marLeft w:val="0"/>
                  <w:marRight w:val="0"/>
                  <w:marTop w:val="0"/>
                  <w:marBottom w:val="0"/>
                  <w:divBdr>
                    <w:top w:val="single" w:sz="2" w:space="1" w:color="FFFFFF"/>
                    <w:left w:val="single" w:sz="2" w:space="11" w:color="FFFFFF"/>
                    <w:bottom w:val="single" w:sz="2" w:space="1" w:color="FFFFFF"/>
                    <w:right w:val="single" w:sz="2" w:space="4" w:color="FFFFFF"/>
                  </w:divBdr>
                  <w:divsChild>
                    <w:div w:id="2075471021">
                      <w:marLeft w:val="0"/>
                      <w:marRight w:val="0"/>
                      <w:marTop w:val="0"/>
                      <w:marBottom w:val="0"/>
                      <w:divBdr>
                        <w:top w:val="none" w:sz="0" w:space="0" w:color="auto"/>
                        <w:left w:val="none" w:sz="0" w:space="0" w:color="auto"/>
                        <w:bottom w:val="none" w:sz="0" w:space="0" w:color="auto"/>
                        <w:right w:val="none" w:sz="0" w:space="0" w:color="auto"/>
                      </w:divBdr>
                    </w:div>
                  </w:divsChild>
                </w:div>
                <w:div w:id="1039353247">
                  <w:marLeft w:val="0"/>
                  <w:marRight w:val="0"/>
                  <w:marTop w:val="0"/>
                  <w:marBottom w:val="0"/>
                  <w:divBdr>
                    <w:top w:val="single" w:sz="2" w:space="1" w:color="FFFFFF"/>
                    <w:left w:val="single" w:sz="2" w:space="11" w:color="FFFFFF"/>
                    <w:bottom w:val="single" w:sz="2" w:space="1" w:color="FFFFFF"/>
                    <w:right w:val="single" w:sz="2" w:space="4" w:color="FFFFFF"/>
                  </w:divBdr>
                  <w:divsChild>
                    <w:div w:id="1097169250">
                      <w:marLeft w:val="0"/>
                      <w:marRight w:val="0"/>
                      <w:marTop w:val="0"/>
                      <w:marBottom w:val="0"/>
                      <w:divBdr>
                        <w:top w:val="none" w:sz="0" w:space="0" w:color="auto"/>
                        <w:left w:val="none" w:sz="0" w:space="0" w:color="auto"/>
                        <w:bottom w:val="none" w:sz="0" w:space="0" w:color="auto"/>
                        <w:right w:val="none" w:sz="0" w:space="0" w:color="auto"/>
                      </w:divBdr>
                    </w:div>
                  </w:divsChild>
                </w:div>
                <w:div w:id="524365913">
                  <w:marLeft w:val="0"/>
                  <w:marRight w:val="0"/>
                  <w:marTop w:val="0"/>
                  <w:marBottom w:val="0"/>
                  <w:divBdr>
                    <w:top w:val="single" w:sz="2" w:space="1" w:color="FFFFFF"/>
                    <w:left w:val="single" w:sz="2" w:space="11" w:color="FFFFFF"/>
                    <w:bottom w:val="single" w:sz="2" w:space="1" w:color="FFFFFF"/>
                    <w:right w:val="single" w:sz="2" w:space="4" w:color="FFFFFF"/>
                  </w:divBdr>
                  <w:divsChild>
                    <w:div w:id="2047244824">
                      <w:marLeft w:val="0"/>
                      <w:marRight w:val="0"/>
                      <w:marTop w:val="0"/>
                      <w:marBottom w:val="0"/>
                      <w:divBdr>
                        <w:top w:val="none" w:sz="0" w:space="0" w:color="auto"/>
                        <w:left w:val="none" w:sz="0" w:space="0" w:color="auto"/>
                        <w:bottom w:val="none" w:sz="0" w:space="0" w:color="auto"/>
                        <w:right w:val="none" w:sz="0" w:space="0" w:color="auto"/>
                      </w:divBdr>
                    </w:div>
                  </w:divsChild>
                </w:div>
                <w:div w:id="523783656">
                  <w:marLeft w:val="0"/>
                  <w:marRight w:val="0"/>
                  <w:marTop w:val="0"/>
                  <w:marBottom w:val="0"/>
                  <w:divBdr>
                    <w:top w:val="single" w:sz="2" w:space="1" w:color="FFFFFF"/>
                    <w:left w:val="single" w:sz="2" w:space="11" w:color="FFFFFF"/>
                    <w:bottom w:val="single" w:sz="2" w:space="1" w:color="FFFFFF"/>
                    <w:right w:val="single" w:sz="2" w:space="4" w:color="FFFFFF"/>
                  </w:divBdr>
                  <w:divsChild>
                    <w:div w:id="1498107186">
                      <w:marLeft w:val="0"/>
                      <w:marRight w:val="0"/>
                      <w:marTop w:val="0"/>
                      <w:marBottom w:val="0"/>
                      <w:divBdr>
                        <w:top w:val="none" w:sz="0" w:space="0" w:color="auto"/>
                        <w:left w:val="none" w:sz="0" w:space="0" w:color="auto"/>
                        <w:bottom w:val="none" w:sz="0" w:space="0" w:color="auto"/>
                        <w:right w:val="none" w:sz="0" w:space="0" w:color="auto"/>
                      </w:divBdr>
                    </w:div>
                  </w:divsChild>
                </w:div>
                <w:div w:id="987828035">
                  <w:marLeft w:val="0"/>
                  <w:marRight w:val="0"/>
                  <w:marTop w:val="0"/>
                  <w:marBottom w:val="0"/>
                  <w:divBdr>
                    <w:top w:val="single" w:sz="2" w:space="1" w:color="FFFFFF"/>
                    <w:left w:val="single" w:sz="2" w:space="11" w:color="FFFFFF"/>
                    <w:bottom w:val="single" w:sz="2" w:space="1" w:color="FFFFFF"/>
                    <w:right w:val="single" w:sz="2" w:space="4" w:color="FFFFFF"/>
                  </w:divBdr>
                  <w:divsChild>
                    <w:div w:id="1244801742">
                      <w:marLeft w:val="0"/>
                      <w:marRight w:val="0"/>
                      <w:marTop w:val="0"/>
                      <w:marBottom w:val="0"/>
                      <w:divBdr>
                        <w:top w:val="none" w:sz="0" w:space="0" w:color="auto"/>
                        <w:left w:val="none" w:sz="0" w:space="0" w:color="auto"/>
                        <w:bottom w:val="none" w:sz="0" w:space="0" w:color="auto"/>
                        <w:right w:val="none" w:sz="0" w:space="0" w:color="auto"/>
                      </w:divBdr>
                    </w:div>
                  </w:divsChild>
                </w:div>
                <w:div w:id="394089513">
                  <w:marLeft w:val="0"/>
                  <w:marRight w:val="0"/>
                  <w:marTop w:val="0"/>
                  <w:marBottom w:val="0"/>
                  <w:divBdr>
                    <w:top w:val="single" w:sz="2" w:space="1" w:color="FFFFFF"/>
                    <w:left w:val="single" w:sz="2" w:space="11" w:color="FFFFFF"/>
                    <w:bottom w:val="single" w:sz="2" w:space="4" w:color="FFFFFF"/>
                    <w:right w:val="single" w:sz="2" w:space="4" w:color="FFFFFF"/>
                  </w:divBdr>
                  <w:divsChild>
                    <w:div w:id="33438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92580">
          <w:marLeft w:val="0"/>
          <w:marRight w:val="0"/>
          <w:marTop w:val="0"/>
          <w:marBottom w:val="300"/>
          <w:divBdr>
            <w:top w:val="none" w:sz="0" w:space="0" w:color="auto"/>
            <w:left w:val="none" w:sz="0" w:space="0" w:color="auto"/>
            <w:bottom w:val="none" w:sz="0" w:space="0" w:color="auto"/>
            <w:right w:val="none" w:sz="0" w:space="0" w:color="auto"/>
          </w:divBdr>
          <w:divsChild>
            <w:div w:id="2019501946">
              <w:marLeft w:val="0"/>
              <w:marRight w:val="0"/>
              <w:marTop w:val="0"/>
              <w:marBottom w:val="0"/>
              <w:divBdr>
                <w:top w:val="none" w:sz="0" w:space="0" w:color="auto"/>
                <w:left w:val="none" w:sz="0" w:space="0" w:color="auto"/>
                <w:bottom w:val="none" w:sz="0" w:space="0" w:color="auto"/>
                <w:right w:val="none" w:sz="0" w:space="0" w:color="auto"/>
              </w:divBdr>
              <w:divsChild>
                <w:div w:id="563563324">
                  <w:marLeft w:val="0"/>
                  <w:marRight w:val="0"/>
                  <w:marTop w:val="0"/>
                  <w:marBottom w:val="0"/>
                  <w:divBdr>
                    <w:top w:val="single" w:sz="2" w:space="4" w:color="FFFFFF"/>
                    <w:left w:val="single" w:sz="2" w:space="11" w:color="FFFFFF"/>
                    <w:bottom w:val="single" w:sz="2" w:space="1" w:color="FFFFFF"/>
                    <w:right w:val="single" w:sz="2" w:space="4" w:color="FFFFFF"/>
                  </w:divBdr>
                  <w:divsChild>
                    <w:div w:id="1893811639">
                      <w:marLeft w:val="0"/>
                      <w:marRight w:val="0"/>
                      <w:marTop w:val="0"/>
                      <w:marBottom w:val="0"/>
                      <w:divBdr>
                        <w:top w:val="none" w:sz="0" w:space="0" w:color="auto"/>
                        <w:left w:val="none" w:sz="0" w:space="0" w:color="auto"/>
                        <w:bottom w:val="none" w:sz="0" w:space="0" w:color="auto"/>
                        <w:right w:val="none" w:sz="0" w:space="0" w:color="auto"/>
                      </w:divBdr>
                    </w:div>
                  </w:divsChild>
                </w:div>
                <w:div w:id="1484396856">
                  <w:marLeft w:val="0"/>
                  <w:marRight w:val="0"/>
                  <w:marTop w:val="0"/>
                  <w:marBottom w:val="0"/>
                  <w:divBdr>
                    <w:top w:val="single" w:sz="2" w:space="1" w:color="FFFFFF"/>
                    <w:left w:val="single" w:sz="2" w:space="11" w:color="FFFFFF"/>
                    <w:bottom w:val="single" w:sz="2" w:space="1" w:color="FFFFFF"/>
                    <w:right w:val="single" w:sz="2" w:space="4" w:color="FFFFFF"/>
                  </w:divBdr>
                  <w:divsChild>
                    <w:div w:id="1766685987">
                      <w:marLeft w:val="0"/>
                      <w:marRight w:val="0"/>
                      <w:marTop w:val="0"/>
                      <w:marBottom w:val="0"/>
                      <w:divBdr>
                        <w:top w:val="none" w:sz="0" w:space="0" w:color="auto"/>
                        <w:left w:val="none" w:sz="0" w:space="0" w:color="auto"/>
                        <w:bottom w:val="none" w:sz="0" w:space="0" w:color="auto"/>
                        <w:right w:val="none" w:sz="0" w:space="0" w:color="auto"/>
                      </w:divBdr>
                    </w:div>
                  </w:divsChild>
                </w:div>
                <w:div w:id="1695694713">
                  <w:marLeft w:val="0"/>
                  <w:marRight w:val="0"/>
                  <w:marTop w:val="0"/>
                  <w:marBottom w:val="0"/>
                  <w:divBdr>
                    <w:top w:val="single" w:sz="2" w:space="1" w:color="FFFFFF"/>
                    <w:left w:val="single" w:sz="2" w:space="11" w:color="FFFFFF"/>
                    <w:bottom w:val="single" w:sz="2" w:space="1" w:color="FFFFFF"/>
                    <w:right w:val="single" w:sz="2" w:space="4" w:color="FFFFFF"/>
                  </w:divBdr>
                  <w:divsChild>
                    <w:div w:id="19547393">
                      <w:marLeft w:val="0"/>
                      <w:marRight w:val="0"/>
                      <w:marTop w:val="0"/>
                      <w:marBottom w:val="0"/>
                      <w:divBdr>
                        <w:top w:val="none" w:sz="0" w:space="0" w:color="auto"/>
                        <w:left w:val="none" w:sz="0" w:space="0" w:color="auto"/>
                        <w:bottom w:val="none" w:sz="0" w:space="0" w:color="auto"/>
                        <w:right w:val="none" w:sz="0" w:space="0" w:color="auto"/>
                      </w:divBdr>
                    </w:div>
                  </w:divsChild>
                </w:div>
                <w:div w:id="1463420445">
                  <w:marLeft w:val="0"/>
                  <w:marRight w:val="0"/>
                  <w:marTop w:val="0"/>
                  <w:marBottom w:val="0"/>
                  <w:divBdr>
                    <w:top w:val="single" w:sz="2" w:space="1" w:color="FFFFFF"/>
                    <w:left w:val="single" w:sz="2" w:space="11" w:color="FFFFFF"/>
                    <w:bottom w:val="single" w:sz="2" w:space="1" w:color="FFFFFF"/>
                    <w:right w:val="single" w:sz="2" w:space="4" w:color="FFFFFF"/>
                  </w:divBdr>
                  <w:divsChild>
                    <w:div w:id="543367639">
                      <w:marLeft w:val="0"/>
                      <w:marRight w:val="0"/>
                      <w:marTop w:val="0"/>
                      <w:marBottom w:val="0"/>
                      <w:divBdr>
                        <w:top w:val="none" w:sz="0" w:space="0" w:color="auto"/>
                        <w:left w:val="none" w:sz="0" w:space="0" w:color="auto"/>
                        <w:bottom w:val="none" w:sz="0" w:space="0" w:color="auto"/>
                        <w:right w:val="none" w:sz="0" w:space="0" w:color="auto"/>
                      </w:divBdr>
                    </w:div>
                  </w:divsChild>
                </w:div>
                <w:div w:id="1301492936">
                  <w:marLeft w:val="0"/>
                  <w:marRight w:val="0"/>
                  <w:marTop w:val="0"/>
                  <w:marBottom w:val="0"/>
                  <w:divBdr>
                    <w:top w:val="single" w:sz="2" w:space="1" w:color="FFFFFF"/>
                    <w:left w:val="single" w:sz="2" w:space="11" w:color="FFFFFF"/>
                    <w:bottom w:val="single" w:sz="2" w:space="1" w:color="FFFFFF"/>
                    <w:right w:val="single" w:sz="2" w:space="4" w:color="FFFFFF"/>
                  </w:divBdr>
                  <w:divsChild>
                    <w:div w:id="349181135">
                      <w:marLeft w:val="0"/>
                      <w:marRight w:val="0"/>
                      <w:marTop w:val="0"/>
                      <w:marBottom w:val="0"/>
                      <w:divBdr>
                        <w:top w:val="none" w:sz="0" w:space="0" w:color="auto"/>
                        <w:left w:val="none" w:sz="0" w:space="0" w:color="auto"/>
                        <w:bottom w:val="none" w:sz="0" w:space="0" w:color="auto"/>
                        <w:right w:val="none" w:sz="0" w:space="0" w:color="auto"/>
                      </w:divBdr>
                    </w:div>
                  </w:divsChild>
                </w:div>
                <w:div w:id="700783516">
                  <w:marLeft w:val="0"/>
                  <w:marRight w:val="0"/>
                  <w:marTop w:val="0"/>
                  <w:marBottom w:val="0"/>
                  <w:divBdr>
                    <w:top w:val="single" w:sz="2" w:space="1" w:color="FFFFFF"/>
                    <w:left w:val="single" w:sz="2" w:space="11" w:color="FFFFFF"/>
                    <w:bottom w:val="single" w:sz="2" w:space="1" w:color="FFFFFF"/>
                    <w:right w:val="single" w:sz="2" w:space="4" w:color="FFFFFF"/>
                  </w:divBdr>
                  <w:divsChild>
                    <w:div w:id="1928609744">
                      <w:marLeft w:val="0"/>
                      <w:marRight w:val="0"/>
                      <w:marTop w:val="0"/>
                      <w:marBottom w:val="0"/>
                      <w:divBdr>
                        <w:top w:val="none" w:sz="0" w:space="0" w:color="auto"/>
                        <w:left w:val="none" w:sz="0" w:space="0" w:color="auto"/>
                        <w:bottom w:val="none" w:sz="0" w:space="0" w:color="auto"/>
                        <w:right w:val="none" w:sz="0" w:space="0" w:color="auto"/>
                      </w:divBdr>
                    </w:div>
                  </w:divsChild>
                </w:div>
                <w:div w:id="1646277664">
                  <w:marLeft w:val="0"/>
                  <w:marRight w:val="0"/>
                  <w:marTop w:val="0"/>
                  <w:marBottom w:val="0"/>
                  <w:divBdr>
                    <w:top w:val="single" w:sz="2" w:space="1" w:color="FFFFFF"/>
                    <w:left w:val="single" w:sz="2" w:space="11" w:color="FFFFFF"/>
                    <w:bottom w:val="single" w:sz="2" w:space="1" w:color="FFFFFF"/>
                    <w:right w:val="single" w:sz="2" w:space="4" w:color="FFFFFF"/>
                  </w:divBdr>
                  <w:divsChild>
                    <w:div w:id="1307396023">
                      <w:marLeft w:val="0"/>
                      <w:marRight w:val="0"/>
                      <w:marTop w:val="0"/>
                      <w:marBottom w:val="0"/>
                      <w:divBdr>
                        <w:top w:val="none" w:sz="0" w:space="0" w:color="auto"/>
                        <w:left w:val="none" w:sz="0" w:space="0" w:color="auto"/>
                        <w:bottom w:val="none" w:sz="0" w:space="0" w:color="auto"/>
                        <w:right w:val="none" w:sz="0" w:space="0" w:color="auto"/>
                      </w:divBdr>
                    </w:div>
                  </w:divsChild>
                </w:div>
                <w:div w:id="245846710">
                  <w:marLeft w:val="0"/>
                  <w:marRight w:val="0"/>
                  <w:marTop w:val="0"/>
                  <w:marBottom w:val="0"/>
                  <w:divBdr>
                    <w:top w:val="single" w:sz="2" w:space="1" w:color="FFFFFF"/>
                    <w:left w:val="single" w:sz="2" w:space="11" w:color="FFFFFF"/>
                    <w:bottom w:val="single" w:sz="2" w:space="1" w:color="FFFFFF"/>
                    <w:right w:val="single" w:sz="2" w:space="4" w:color="FFFFFF"/>
                  </w:divBdr>
                  <w:divsChild>
                    <w:div w:id="1333141737">
                      <w:marLeft w:val="0"/>
                      <w:marRight w:val="0"/>
                      <w:marTop w:val="0"/>
                      <w:marBottom w:val="0"/>
                      <w:divBdr>
                        <w:top w:val="none" w:sz="0" w:space="0" w:color="auto"/>
                        <w:left w:val="none" w:sz="0" w:space="0" w:color="auto"/>
                        <w:bottom w:val="none" w:sz="0" w:space="0" w:color="auto"/>
                        <w:right w:val="none" w:sz="0" w:space="0" w:color="auto"/>
                      </w:divBdr>
                    </w:div>
                  </w:divsChild>
                </w:div>
                <w:div w:id="1718117172">
                  <w:marLeft w:val="0"/>
                  <w:marRight w:val="0"/>
                  <w:marTop w:val="0"/>
                  <w:marBottom w:val="0"/>
                  <w:divBdr>
                    <w:top w:val="single" w:sz="2" w:space="1" w:color="FFFFFF"/>
                    <w:left w:val="single" w:sz="2" w:space="11" w:color="FFFFFF"/>
                    <w:bottom w:val="single" w:sz="2" w:space="1" w:color="FFFFFF"/>
                    <w:right w:val="single" w:sz="2" w:space="4" w:color="FFFFFF"/>
                  </w:divBdr>
                  <w:divsChild>
                    <w:div w:id="1074818495">
                      <w:marLeft w:val="0"/>
                      <w:marRight w:val="0"/>
                      <w:marTop w:val="0"/>
                      <w:marBottom w:val="0"/>
                      <w:divBdr>
                        <w:top w:val="none" w:sz="0" w:space="0" w:color="auto"/>
                        <w:left w:val="none" w:sz="0" w:space="0" w:color="auto"/>
                        <w:bottom w:val="none" w:sz="0" w:space="0" w:color="auto"/>
                        <w:right w:val="none" w:sz="0" w:space="0" w:color="auto"/>
                      </w:divBdr>
                    </w:div>
                  </w:divsChild>
                </w:div>
                <w:div w:id="1423139359">
                  <w:marLeft w:val="0"/>
                  <w:marRight w:val="0"/>
                  <w:marTop w:val="0"/>
                  <w:marBottom w:val="0"/>
                  <w:divBdr>
                    <w:top w:val="single" w:sz="2" w:space="1" w:color="FFFFFF"/>
                    <w:left w:val="single" w:sz="2" w:space="11" w:color="FFFFFF"/>
                    <w:bottom w:val="single" w:sz="2" w:space="1" w:color="FFFFFF"/>
                    <w:right w:val="single" w:sz="2" w:space="4" w:color="FFFFFF"/>
                  </w:divBdr>
                  <w:divsChild>
                    <w:div w:id="1909030406">
                      <w:marLeft w:val="0"/>
                      <w:marRight w:val="0"/>
                      <w:marTop w:val="0"/>
                      <w:marBottom w:val="0"/>
                      <w:divBdr>
                        <w:top w:val="none" w:sz="0" w:space="0" w:color="auto"/>
                        <w:left w:val="none" w:sz="0" w:space="0" w:color="auto"/>
                        <w:bottom w:val="none" w:sz="0" w:space="0" w:color="auto"/>
                        <w:right w:val="none" w:sz="0" w:space="0" w:color="auto"/>
                      </w:divBdr>
                    </w:div>
                  </w:divsChild>
                </w:div>
                <w:div w:id="1262763003">
                  <w:marLeft w:val="0"/>
                  <w:marRight w:val="0"/>
                  <w:marTop w:val="0"/>
                  <w:marBottom w:val="0"/>
                  <w:divBdr>
                    <w:top w:val="single" w:sz="2" w:space="1" w:color="FFFFFF"/>
                    <w:left w:val="single" w:sz="2" w:space="11" w:color="FFFFFF"/>
                    <w:bottom w:val="single" w:sz="2" w:space="1" w:color="FFFFFF"/>
                    <w:right w:val="single" w:sz="2" w:space="4" w:color="FFFFFF"/>
                  </w:divBdr>
                  <w:divsChild>
                    <w:div w:id="1683119513">
                      <w:marLeft w:val="0"/>
                      <w:marRight w:val="0"/>
                      <w:marTop w:val="0"/>
                      <w:marBottom w:val="0"/>
                      <w:divBdr>
                        <w:top w:val="none" w:sz="0" w:space="0" w:color="auto"/>
                        <w:left w:val="none" w:sz="0" w:space="0" w:color="auto"/>
                        <w:bottom w:val="none" w:sz="0" w:space="0" w:color="auto"/>
                        <w:right w:val="none" w:sz="0" w:space="0" w:color="auto"/>
                      </w:divBdr>
                    </w:div>
                  </w:divsChild>
                </w:div>
                <w:div w:id="1141001932">
                  <w:marLeft w:val="0"/>
                  <w:marRight w:val="0"/>
                  <w:marTop w:val="0"/>
                  <w:marBottom w:val="0"/>
                  <w:divBdr>
                    <w:top w:val="single" w:sz="2" w:space="1" w:color="FFFFFF"/>
                    <w:left w:val="single" w:sz="2" w:space="11" w:color="FFFFFF"/>
                    <w:bottom w:val="single" w:sz="2" w:space="1" w:color="FFFFFF"/>
                    <w:right w:val="single" w:sz="2" w:space="4" w:color="FFFFFF"/>
                  </w:divBdr>
                  <w:divsChild>
                    <w:div w:id="912736983">
                      <w:marLeft w:val="0"/>
                      <w:marRight w:val="0"/>
                      <w:marTop w:val="0"/>
                      <w:marBottom w:val="0"/>
                      <w:divBdr>
                        <w:top w:val="none" w:sz="0" w:space="0" w:color="auto"/>
                        <w:left w:val="none" w:sz="0" w:space="0" w:color="auto"/>
                        <w:bottom w:val="none" w:sz="0" w:space="0" w:color="auto"/>
                        <w:right w:val="none" w:sz="0" w:space="0" w:color="auto"/>
                      </w:divBdr>
                    </w:div>
                  </w:divsChild>
                </w:div>
                <w:div w:id="1697652545">
                  <w:marLeft w:val="0"/>
                  <w:marRight w:val="0"/>
                  <w:marTop w:val="0"/>
                  <w:marBottom w:val="0"/>
                  <w:divBdr>
                    <w:top w:val="single" w:sz="2" w:space="1" w:color="FFFFFF"/>
                    <w:left w:val="single" w:sz="2" w:space="11" w:color="FFFFFF"/>
                    <w:bottom w:val="single" w:sz="2" w:space="1" w:color="FFFFFF"/>
                    <w:right w:val="single" w:sz="2" w:space="4" w:color="FFFFFF"/>
                  </w:divBdr>
                  <w:divsChild>
                    <w:div w:id="2022539022">
                      <w:marLeft w:val="0"/>
                      <w:marRight w:val="0"/>
                      <w:marTop w:val="0"/>
                      <w:marBottom w:val="0"/>
                      <w:divBdr>
                        <w:top w:val="none" w:sz="0" w:space="0" w:color="auto"/>
                        <w:left w:val="none" w:sz="0" w:space="0" w:color="auto"/>
                        <w:bottom w:val="none" w:sz="0" w:space="0" w:color="auto"/>
                        <w:right w:val="none" w:sz="0" w:space="0" w:color="auto"/>
                      </w:divBdr>
                    </w:div>
                  </w:divsChild>
                </w:div>
                <w:div w:id="131024844">
                  <w:marLeft w:val="0"/>
                  <w:marRight w:val="0"/>
                  <w:marTop w:val="0"/>
                  <w:marBottom w:val="0"/>
                  <w:divBdr>
                    <w:top w:val="single" w:sz="2" w:space="1" w:color="FFFFFF"/>
                    <w:left w:val="single" w:sz="2" w:space="11" w:color="FFFFFF"/>
                    <w:bottom w:val="single" w:sz="2" w:space="1" w:color="FFFFFF"/>
                    <w:right w:val="single" w:sz="2" w:space="4" w:color="FFFFFF"/>
                  </w:divBdr>
                  <w:divsChild>
                    <w:div w:id="585652067">
                      <w:marLeft w:val="0"/>
                      <w:marRight w:val="0"/>
                      <w:marTop w:val="0"/>
                      <w:marBottom w:val="0"/>
                      <w:divBdr>
                        <w:top w:val="none" w:sz="0" w:space="0" w:color="auto"/>
                        <w:left w:val="none" w:sz="0" w:space="0" w:color="auto"/>
                        <w:bottom w:val="none" w:sz="0" w:space="0" w:color="auto"/>
                        <w:right w:val="none" w:sz="0" w:space="0" w:color="auto"/>
                      </w:divBdr>
                    </w:div>
                  </w:divsChild>
                </w:div>
                <w:div w:id="37366900">
                  <w:marLeft w:val="0"/>
                  <w:marRight w:val="0"/>
                  <w:marTop w:val="0"/>
                  <w:marBottom w:val="0"/>
                  <w:divBdr>
                    <w:top w:val="single" w:sz="2" w:space="1" w:color="FFFFFF"/>
                    <w:left w:val="single" w:sz="2" w:space="11" w:color="FFFFFF"/>
                    <w:bottom w:val="single" w:sz="2" w:space="4" w:color="FFFFFF"/>
                    <w:right w:val="single" w:sz="2" w:space="4" w:color="FFFFFF"/>
                  </w:divBdr>
                  <w:divsChild>
                    <w:div w:id="175882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251164">
          <w:marLeft w:val="0"/>
          <w:marRight w:val="0"/>
          <w:marTop w:val="0"/>
          <w:marBottom w:val="300"/>
          <w:divBdr>
            <w:top w:val="none" w:sz="0" w:space="0" w:color="auto"/>
            <w:left w:val="none" w:sz="0" w:space="0" w:color="auto"/>
            <w:bottom w:val="none" w:sz="0" w:space="0" w:color="auto"/>
            <w:right w:val="none" w:sz="0" w:space="0" w:color="auto"/>
          </w:divBdr>
          <w:divsChild>
            <w:div w:id="1482116415">
              <w:marLeft w:val="0"/>
              <w:marRight w:val="0"/>
              <w:marTop w:val="0"/>
              <w:marBottom w:val="0"/>
              <w:divBdr>
                <w:top w:val="none" w:sz="0" w:space="0" w:color="auto"/>
                <w:left w:val="none" w:sz="0" w:space="0" w:color="auto"/>
                <w:bottom w:val="none" w:sz="0" w:space="0" w:color="auto"/>
                <w:right w:val="none" w:sz="0" w:space="0" w:color="auto"/>
              </w:divBdr>
              <w:divsChild>
                <w:div w:id="1183782037">
                  <w:marLeft w:val="0"/>
                  <w:marRight w:val="0"/>
                  <w:marTop w:val="0"/>
                  <w:marBottom w:val="0"/>
                  <w:divBdr>
                    <w:top w:val="single" w:sz="2" w:space="4" w:color="FFFFFF"/>
                    <w:left w:val="single" w:sz="2" w:space="11" w:color="FFFFFF"/>
                    <w:bottom w:val="single" w:sz="2" w:space="1" w:color="FFFFFF"/>
                    <w:right w:val="single" w:sz="2" w:space="4" w:color="FFFFFF"/>
                  </w:divBdr>
                  <w:divsChild>
                    <w:div w:id="600794211">
                      <w:marLeft w:val="0"/>
                      <w:marRight w:val="0"/>
                      <w:marTop w:val="0"/>
                      <w:marBottom w:val="0"/>
                      <w:divBdr>
                        <w:top w:val="none" w:sz="0" w:space="0" w:color="auto"/>
                        <w:left w:val="none" w:sz="0" w:space="0" w:color="auto"/>
                        <w:bottom w:val="none" w:sz="0" w:space="0" w:color="auto"/>
                        <w:right w:val="none" w:sz="0" w:space="0" w:color="auto"/>
                      </w:divBdr>
                    </w:div>
                  </w:divsChild>
                </w:div>
                <w:div w:id="485826772">
                  <w:marLeft w:val="0"/>
                  <w:marRight w:val="0"/>
                  <w:marTop w:val="0"/>
                  <w:marBottom w:val="0"/>
                  <w:divBdr>
                    <w:top w:val="single" w:sz="2" w:space="1" w:color="FFFFFF"/>
                    <w:left w:val="single" w:sz="2" w:space="11" w:color="FFFFFF"/>
                    <w:bottom w:val="single" w:sz="2" w:space="1" w:color="FFFFFF"/>
                    <w:right w:val="single" w:sz="2" w:space="4" w:color="FFFFFF"/>
                  </w:divBdr>
                  <w:divsChild>
                    <w:div w:id="787050288">
                      <w:marLeft w:val="0"/>
                      <w:marRight w:val="0"/>
                      <w:marTop w:val="0"/>
                      <w:marBottom w:val="0"/>
                      <w:divBdr>
                        <w:top w:val="none" w:sz="0" w:space="0" w:color="auto"/>
                        <w:left w:val="none" w:sz="0" w:space="0" w:color="auto"/>
                        <w:bottom w:val="none" w:sz="0" w:space="0" w:color="auto"/>
                        <w:right w:val="none" w:sz="0" w:space="0" w:color="auto"/>
                      </w:divBdr>
                    </w:div>
                  </w:divsChild>
                </w:div>
                <w:div w:id="135799745">
                  <w:marLeft w:val="0"/>
                  <w:marRight w:val="0"/>
                  <w:marTop w:val="0"/>
                  <w:marBottom w:val="0"/>
                  <w:divBdr>
                    <w:top w:val="single" w:sz="2" w:space="1" w:color="FFFFFF"/>
                    <w:left w:val="single" w:sz="2" w:space="11" w:color="FFFFFF"/>
                    <w:bottom w:val="single" w:sz="2" w:space="1" w:color="FFFFFF"/>
                    <w:right w:val="single" w:sz="2" w:space="4" w:color="FFFFFF"/>
                  </w:divBdr>
                  <w:divsChild>
                    <w:div w:id="1742092809">
                      <w:marLeft w:val="0"/>
                      <w:marRight w:val="0"/>
                      <w:marTop w:val="0"/>
                      <w:marBottom w:val="0"/>
                      <w:divBdr>
                        <w:top w:val="none" w:sz="0" w:space="0" w:color="auto"/>
                        <w:left w:val="none" w:sz="0" w:space="0" w:color="auto"/>
                        <w:bottom w:val="none" w:sz="0" w:space="0" w:color="auto"/>
                        <w:right w:val="none" w:sz="0" w:space="0" w:color="auto"/>
                      </w:divBdr>
                    </w:div>
                  </w:divsChild>
                </w:div>
                <w:div w:id="1086531662">
                  <w:marLeft w:val="0"/>
                  <w:marRight w:val="0"/>
                  <w:marTop w:val="0"/>
                  <w:marBottom w:val="0"/>
                  <w:divBdr>
                    <w:top w:val="single" w:sz="2" w:space="1" w:color="FFFFFF"/>
                    <w:left w:val="single" w:sz="2" w:space="11" w:color="FFFFFF"/>
                    <w:bottom w:val="single" w:sz="2" w:space="1" w:color="FFFFFF"/>
                    <w:right w:val="single" w:sz="2" w:space="4" w:color="FFFFFF"/>
                  </w:divBdr>
                  <w:divsChild>
                    <w:div w:id="1060133612">
                      <w:marLeft w:val="0"/>
                      <w:marRight w:val="0"/>
                      <w:marTop w:val="0"/>
                      <w:marBottom w:val="0"/>
                      <w:divBdr>
                        <w:top w:val="none" w:sz="0" w:space="0" w:color="auto"/>
                        <w:left w:val="none" w:sz="0" w:space="0" w:color="auto"/>
                        <w:bottom w:val="none" w:sz="0" w:space="0" w:color="auto"/>
                        <w:right w:val="none" w:sz="0" w:space="0" w:color="auto"/>
                      </w:divBdr>
                    </w:div>
                  </w:divsChild>
                </w:div>
                <w:div w:id="765078847">
                  <w:marLeft w:val="0"/>
                  <w:marRight w:val="0"/>
                  <w:marTop w:val="0"/>
                  <w:marBottom w:val="0"/>
                  <w:divBdr>
                    <w:top w:val="single" w:sz="2" w:space="1" w:color="FFFFFF"/>
                    <w:left w:val="single" w:sz="2" w:space="11" w:color="FFFFFF"/>
                    <w:bottom w:val="single" w:sz="2" w:space="1" w:color="FFFFFF"/>
                    <w:right w:val="single" w:sz="2" w:space="4" w:color="FFFFFF"/>
                  </w:divBdr>
                  <w:divsChild>
                    <w:div w:id="1476026583">
                      <w:marLeft w:val="0"/>
                      <w:marRight w:val="0"/>
                      <w:marTop w:val="0"/>
                      <w:marBottom w:val="0"/>
                      <w:divBdr>
                        <w:top w:val="none" w:sz="0" w:space="0" w:color="auto"/>
                        <w:left w:val="none" w:sz="0" w:space="0" w:color="auto"/>
                        <w:bottom w:val="none" w:sz="0" w:space="0" w:color="auto"/>
                        <w:right w:val="none" w:sz="0" w:space="0" w:color="auto"/>
                      </w:divBdr>
                    </w:div>
                  </w:divsChild>
                </w:div>
                <w:div w:id="932006386">
                  <w:marLeft w:val="0"/>
                  <w:marRight w:val="0"/>
                  <w:marTop w:val="0"/>
                  <w:marBottom w:val="0"/>
                  <w:divBdr>
                    <w:top w:val="single" w:sz="2" w:space="1" w:color="FFFFFF"/>
                    <w:left w:val="single" w:sz="2" w:space="11" w:color="FFFFFF"/>
                    <w:bottom w:val="single" w:sz="2" w:space="1" w:color="FFFFFF"/>
                    <w:right w:val="single" w:sz="2" w:space="4" w:color="FFFFFF"/>
                  </w:divBdr>
                  <w:divsChild>
                    <w:div w:id="1485707057">
                      <w:marLeft w:val="0"/>
                      <w:marRight w:val="0"/>
                      <w:marTop w:val="0"/>
                      <w:marBottom w:val="0"/>
                      <w:divBdr>
                        <w:top w:val="none" w:sz="0" w:space="0" w:color="auto"/>
                        <w:left w:val="none" w:sz="0" w:space="0" w:color="auto"/>
                        <w:bottom w:val="none" w:sz="0" w:space="0" w:color="auto"/>
                        <w:right w:val="none" w:sz="0" w:space="0" w:color="auto"/>
                      </w:divBdr>
                    </w:div>
                  </w:divsChild>
                </w:div>
                <w:div w:id="1376542278">
                  <w:marLeft w:val="0"/>
                  <w:marRight w:val="0"/>
                  <w:marTop w:val="0"/>
                  <w:marBottom w:val="0"/>
                  <w:divBdr>
                    <w:top w:val="single" w:sz="2" w:space="1" w:color="FFFFFF"/>
                    <w:left w:val="single" w:sz="2" w:space="11" w:color="FFFFFF"/>
                    <w:bottom w:val="single" w:sz="2" w:space="1" w:color="FFFFFF"/>
                    <w:right w:val="single" w:sz="2" w:space="4" w:color="FFFFFF"/>
                  </w:divBdr>
                  <w:divsChild>
                    <w:div w:id="1905531050">
                      <w:marLeft w:val="0"/>
                      <w:marRight w:val="0"/>
                      <w:marTop w:val="0"/>
                      <w:marBottom w:val="0"/>
                      <w:divBdr>
                        <w:top w:val="none" w:sz="0" w:space="0" w:color="auto"/>
                        <w:left w:val="none" w:sz="0" w:space="0" w:color="auto"/>
                        <w:bottom w:val="none" w:sz="0" w:space="0" w:color="auto"/>
                        <w:right w:val="none" w:sz="0" w:space="0" w:color="auto"/>
                      </w:divBdr>
                    </w:div>
                  </w:divsChild>
                </w:div>
                <w:div w:id="844785293">
                  <w:marLeft w:val="0"/>
                  <w:marRight w:val="0"/>
                  <w:marTop w:val="0"/>
                  <w:marBottom w:val="0"/>
                  <w:divBdr>
                    <w:top w:val="single" w:sz="2" w:space="1" w:color="FFFFFF"/>
                    <w:left w:val="single" w:sz="2" w:space="11" w:color="FFFFFF"/>
                    <w:bottom w:val="single" w:sz="2" w:space="1" w:color="FFFFFF"/>
                    <w:right w:val="single" w:sz="2" w:space="4" w:color="FFFFFF"/>
                  </w:divBdr>
                  <w:divsChild>
                    <w:div w:id="1231424814">
                      <w:marLeft w:val="0"/>
                      <w:marRight w:val="0"/>
                      <w:marTop w:val="0"/>
                      <w:marBottom w:val="0"/>
                      <w:divBdr>
                        <w:top w:val="none" w:sz="0" w:space="0" w:color="auto"/>
                        <w:left w:val="none" w:sz="0" w:space="0" w:color="auto"/>
                        <w:bottom w:val="none" w:sz="0" w:space="0" w:color="auto"/>
                        <w:right w:val="none" w:sz="0" w:space="0" w:color="auto"/>
                      </w:divBdr>
                    </w:div>
                  </w:divsChild>
                </w:div>
                <w:div w:id="53435827">
                  <w:marLeft w:val="0"/>
                  <w:marRight w:val="0"/>
                  <w:marTop w:val="0"/>
                  <w:marBottom w:val="0"/>
                  <w:divBdr>
                    <w:top w:val="single" w:sz="2" w:space="1" w:color="FFFFFF"/>
                    <w:left w:val="single" w:sz="2" w:space="11" w:color="FFFFFF"/>
                    <w:bottom w:val="single" w:sz="2" w:space="1" w:color="FFFFFF"/>
                    <w:right w:val="single" w:sz="2" w:space="4" w:color="FFFFFF"/>
                  </w:divBdr>
                  <w:divsChild>
                    <w:div w:id="1288052311">
                      <w:marLeft w:val="0"/>
                      <w:marRight w:val="0"/>
                      <w:marTop w:val="0"/>
                      <w:marBottom w:val="0"/>
                      <w:divBdr>
                        <w:top w:val="none" w:sz="0" w:space="0" w:color="auto"/>
                        <w:left w:val="none" w:sz="0" w:space="0" w:color="auto"/>
                        <w:bottom w:val="none" w:sz="0" w:space="0" w:color="auto"/>
                        <w:right w:val="none" w:sz="0" w:space="0" w:color="auto"/>
                      </w:divBdr>
                    </w:div>
                  </w:divsChild>
                </w:div>
                <w:div w:id="752749532">
                  <w:marLeft w:val="0"/>
                  <w:marRight w:val="0"/>
                  <w:marTop w:val="0"/>
                  <w:marBottom w:val="0"/>
                  <w:divBdr>
                    <w:top w:val="single" w:sz="2" w:space="1" w:color="FFFFFF"/>
                    <w:left w:val="single" w:sz="2" w:space="11" w:color="FFFFFF"/>
                    <w:bottom w:val="single" w:sz="2" w:space="1" w:color="FFFFFF"/>
                    <w:right w:val="single" w:sz="2" w:space="4" w:color="FFFFFF"/>
                  </w:divBdr>
                  <w:divsChild>
                    <w:div w:id="1069692863">
                      <w:marLeft w:val="0"/>
                      <w:marRight w:val="0"/>
                      <w:marTop w:val="0"/>
                      <w:marBottom w:val="0"/>
                      <w:divBdr>
                        <w:top w:val="none" w:sz="0" w:space="0" w:color="auto"/>
                        <w:left w:val="none" w:sz="0" w:space="0" w:color="auto"/>
                        <w:bottom w:val="none" w:sz="0" w:space="0" w:color="auto"/>
                        <w:right w:val="none" w:sz="0" w:space="0" w:color="auto"/>
                      </w:divBdr>
                    </w:div>
                  </w:divsChild>
                </w:div>
                <w:div w:id="1025210621">
                  <w:marLeft w:val="0"/>
                  <w:marRight w:val="0"/>
                  <w:marTop w:val="0"/>
                  <w:marBottom w:val="0"/>
                  <w:divBdr>
                    <w:top w:val="single" w:sz="2" w:space="1" w:color="FFFFFF"/>
                    <w:left w:val="single" w:sz="2" w:space="11" w:color="FFFFFF"/>
                    <w:bottom w:val="single" w:sz="2" w:space="1" w:color="FFFFFF"/>
                    <w:right w:val="single" w:sz="2" w:space="4" w:color="FFFFFF"/>
                  </w:divBdr>
                  <w:divsChild>
                    <w:div w:id="1905097264">
                      <w:marLeft w:val="0"/>
                      <w:marRight w:val="0"/>
                      <w:marTop w:val="0"/>
                      <w:marBottom w:val="0"/>
                      <w:divBdr>
                        <w:top w:val="none" w:sz="0" w:space="0" w:color="auto"/>
                        <w:left w:val="none" w:sz="0" w:space="0" w:color="auto"/>
                        <w:bottom w:val="none" w:sz="0" w:space="0" w:color="auto"/>
                        <w:right w:val="none" w:sz="0" w:space="0" w:color="auto"/>
                      </w:divBdr>
                    </w:div>
                  </w:divsChild>
                </w:div>
                <w:div w:id="907570546">
                  <w:marLeft w:val="0"/>
                  <w:marRight w:val="0"/>
                  <w:marTop w:val="0"/>
                  <w:marBottom w:val="0"/>
                  <w:divBdr>
                    <w:top w:val="single" w:sz="2" w:space="1" w:color="FFFFFF"/>
                    <w:left w:val="single" w:sz="2" w:space="11" w:color="FFFFFF"/>
                    <w:bottom w:val="single" w:sz="2" w:space="4" w:color="FFFFFF"/>
                    <w:right w:val="single" w:sz="2" w:space="4" w:color="FFFFFF"/>
                  </w:divBdr>
                  <w:divsChild>
                    <w:div w:id="9115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107218">
          <w:marLeft w:val="0"/>
          <w:marRight w:val="0"/>
          <w:marTop w:val="0"/>
          <w:marBottom w:val="300"/>
          <w:divBdr>
            <w:top w:val="none" w:sz="0" w:space="0" w:color="auto"/>
            <w:left w:val="none" w:sz="0" w:space="0" w:color="auto"/>
            <w:bottom w:val="none" w:sz="0" w:space="0" w:color="auto"/>
            <w:right w:val="none" w:sz="0" w:space="0" w:color="auto"/>
          </w:divBdr>
          <w:divsChild>
            <w:div w:id="1861971326">
              <w:marLeft w:val="0"/>
              <w:marRight w:val="0"/>
              <w:marTop w:val="0"/>
              <w:marBottom w:val="0"/>
              <w:divBdr>
                <w:top w:val="none" w:sz="0" w:space="0" w:color="auto"/>
                <w:left w:val="none" w:sz="0" w:space="0" w:color="auto"/>
                <w:bottom w:val="none" w:sz="0" w:space="0" w:color="auto"/>
                <w:right w:val="none" w:sz="0" w:space="0" w:color="auto"/>
              </w:divBdr>
              <w:divsChild>
                <w:div w:id="1571965425">
                  <w:marLeft w:val="0"/>
                  <w:marRight w:val="0"/>
                  <w:marTop w:val="0"/>
                  <w:marBottom w:val="0"/>
                  <w:divBdr>
                    <w:top w:val="single" w:sz="2" w:space="4" w:color="FFFFFF"/>
                    <w:left w:val="single" w:sz="2" w:space="11" w:color="FFFFFF"/>
                    <w:bottom w:val="single" w:sz="2" w:space="1" w:color="FFFFFF"/>
                    <w:right w:val="single" w:sz="2" w:space="4" w:color="FFFFFF"/>
                  </w:divBdr>
                  <w:divsChild>
                    <w:div w:id="1249509438">
                      <w:marLeft w:val="0"/>
                      <w:marRight w:val="0"/>
                      <w:marTop w:val="0"/>
                      <w:marBottom w:val="0"/>
                      <w:divBdr>
                        <w:top w:val="none" w:sz="0" w:space="0" w:color="auto"/>
                        <w:left w:val="none" w:sz="0" w:space="0" w:color="auto"/>
                        <w:bottom w:val="none" w:sz="0" w:space="0" w:color="auto"/>
                        <w:right w:val="none" w:sz="0" w:space="0" w:color="auto"/>
                      </w:divBdr>
                    </w:div>
                  </w:divsChild>
                </w:div>
                <w:div w:id="2008705295">
                  <w:marLeft w:val="0"/>
                  <w:marRight w:val="0"/>
                  <w:marTop w:val="0"/>
                  <w:marBottom w:val="0"/>
                  <w:divBdr>
                    <w:top w:val="single" w:sz="2" w:space="1" w:color="FFFFFF"/>
                    <w:left w:val="single" w:sz="2" w:space="11" w:color="FFFFFF"/>
                    <w:bottom w:val="single" w:sz="2" w:space="1" w:color="FFFFFF"/>
                    <w:right w:val="single" w:sz="2" w:space="4" w:color="FFFFFF"/>
                  </w:divBdr>
                  <w:divsChild>
                    <w:div w:id="1030759313">
                      <w:marLeft w:val="0"/>
                      <w:marRight w:val="0"/>
                      <w:marTop w:val="0"/>
                      <w:marBottom w:val="0"/>
                      <w:divBdr>
                        <w:top w:val="none" w:sz="0" w:space="0" w:color="auto"/>
                        <w:left w:val="none" w:sz="0" w:space="0" w:color="auto"/>
                        <w:bottom w:val="none" w:sz="0" w:space="0" w:color="auto"/>
                        <w:right w:val="none" w:sz="0" w:space="0" w:color="auto"/>
                      </w:divBdr>
                    </w:div>
                  </w:divsChild>
                </w:div>
                <w:div w:id="90972052">
                  <w:marLeft w:val="0"/>
                  <w:marRight w:val="0"/>
                  <w:marTop w:val="0"/>
                  <w:marBottom w:val="0"/>
                  <w:divBdr>
                    <w:top w:val="single" w:sz="2" w:space="1" w:color="FFFFFF"/>
                    <w:left w:val="single" w:sz="2" w:space="11" w:color="FFFFFF"/>
                    <w:bottom w:val="single" w:sz="2" w:space="1" w:color="FFFFFF"/>
                    <w:right w:val="single" w:sz="2" w:space="4" w:color="FFFFFF"/>
                  </w:divBdr>
                  <w:divsChild>
                    <w:div w:id="232619584">
                      <w:marLeft w:val="0"/>
                      <w:marRight w:val="0"/>
                      <w:marTop w:val="0"/>
                      <w:marBottom w:val="0"/>
                      <w:divBdr>
                        <w:top w:val="none" w:sz="0" w:space="0" w:color="auto"/>
                        <w:left w:val="none" w:sz="0" w:space="0" w:color="auto"/>
                        <w:bottom w:val="none" w:sz="0" w:space="0" w:color="auto"/>
                        <w:right w:val="none" w:sz="0" w:space="0" w:color="auto"/>
                      </w:divBdr>
                    </w:div>
                  </w:divsChild>
                </w:div>
                <w:div w:id="608003866">
                  <w:marLeft w:val="0"/>
                  <w:marRight w:val="0"/>
                  <w:marTop w:val="0"/>
                  <w:marBottom w:val="0"/>
                  <w:divBdr>
                    <w:top w:val="single" w:sz="2" w:space="1" w:color="FFFFFF"/>
                    <w:left w:val="single" w:sz="2" w:space="11" w:color="FFFFFF"/>
                    <w:bottom w:val="single" w:sz="2" w:space="1" w:color="FFFFFF"/>
                    <w:right w:val="single" w:sz="2" w:space="4" w:color="FFFFFF"/>
                  </w:divBdr>
                  <w:divsChild>
                    <w:div w:id="1896382300">
                      <w:marLeft w:val="0"/>
                      <w:marRight w:val="0"/>
                      <w:marTop w:val="0"/>
                      <w:marBottom w:val="0"/>
                      <w:divBdr>
                        <w:top w:val="none" w:sz="0" w:space="0" w:color="auto"/>
                        <w:left w:val="none" w:sz="0" w:space="0" w:color="auto"/>
                        <w:bottom w:val="none" w:sz="0" w:space="0" w:color="auto"/>
                        <w:right w:val="none" w:sz="0" w:space="0" w:color="auto"/>
                      </w:divBdr>
                    </w:div>
                  </w:divsChild>
                </w:div>
                <w:div w:id="2040085723">
                  <w:marLeft w:val="0"/>
                  <w:marRight w:val="0"/>
                  <w:marTop w:val="0"/>
                  <w:marBottom w:val="0"/>
                  <w:divBdr>
                    <w:top w:val="single" w:sz="2" w:space="1" w:color="FFFFFF"/>
                    <w:left w:val="single" w:sz="2" w:space="11" w:color="FFFFFF"/>
                    <w:bottom w:val="single" w:sz="2" w:space="1" w:color="FFFFFF"/>
                    <w:right w:val="single" w:sz="2" w:space="4" w:color="FFFFFF"/>
                  </w:divBdr>
                  <w:divsChild>
                    <w:div w:id="131407283">
                      <w:marLeft w:val="0"/>
                      <w:marRight w:val="0"/>
                      <w:marTop w:val="0"/>
                      <w:marBottom w:val="0"/>
                      <w:divBdr>
                        <w:top w:val="none" w:sz="0" w:space="0" w:color="auto"/>
                        <w:left w:val="none" w:sz="0" w:space="0" w:color="auto"/>
                        <w:bottom w:val="none" w:sz="0" w:space="0" w:color="auto"/>
                        <w:right w:val="none" w:sz="0" w:space="0" w:color="auto"/>
                      </w:divBdr>
                    </w:div>
                  </w:divsChild>
                </w:div>
                <w:div w:id="1532692254">
                  <w:marLeft w:val="0"/>
                  <w:marRight w:val="0"/>
                  <w:marTop w:val="0"/>
                  <w:marBottom w:val="0"/>
                  <w:divBdr>
                    <w:top w:val="single" w:sz="2" w:space="1" w:color="FFFFFF"/>
                    <w:left w:val="single" w:sz="2" w:space="11" w:color="FFFFFF"/>
                    <w:bottom w:val="single" w:sz="2" w:space="1" w:color="FFFFFF"/>
                    <w:right w:val="single" w:sz="2" w:space="4" w:color="FFFFFF"/>
                  </w:divBdr>
                  <w:divsChild>
                    <w:div w:id="709308852">
                      <w:marLeft w:val="0"/>
                      <w:marRight w:val="0"/>
                      <w:marTop w:val="0"/>
                      <w:marBottom w:val="0"/>
                      <w:divBdr>
                        <w:top w:val="none" w:sz="0" w:space="0" w:color="auto"/>
                        <w:left w:val="none" w:sz="0" w:space="0" w:color="auto"/>
                        <w:bottom w:val="none" w:sz="0" w:space="0" w:color="auto"/>
                        <w:right w:val="none" w:sz="0" w:space="0" w:color="auto"/>
                      </w:divBdr>
                    </w:div>
                  </w:divsChild>
                </w:div>
                <w:div w:id="1905987221">
                  <w:marLeft w:val="0"/>
                  <w:marRight w:val="0"/>
                  <w:marTop w:val="0"/>
                  <w:marBottom w:val="0"/>
                  <w:divBdr>
                    <w:top w:val="single" w:sz="2" w:space="1" w:color="FFFFFF"/>
                    <w:left w:val="single" w:sz="2" w:space="11" w:color="FFFFFF"/>
                    <w:bottom w:val="single" w:sz="2" w:space="1" w:color="FFFFFF"/>
                    <w:right w:val="single" w:sz="2" w:space="4" w:color="FFFFFF"/>
                  </w:divBdr>
                  <w:divsChild>
                    <w:div w:id="364908751">
                      <w:marLeft w:val="0"/>
                      <w:marRight w:val="0"/>
                      <w:marTop w:val="0"/>
                      <w:marBottom w:val="0"/>
                      <w:divBdr>
                        <w:top w:val="none" w:sz="0" w:space="0" w:color="auto"/>
                        <w:left w:val="none" w:sz="0" w:space="0" w:color="auto"/>
                        <w:bottom w:val="none" w:sz="0" w:space="0" w:color="auto"/>
                        <w:right w:val="none" w:sz="0" w:space="0" w:color="auto"/>
                      </w:divBdr>
                    </w:div>
                  </w:divsChild>
                </w:div>
                <w:div w:id="28801255">
                  <w:marLeft w:val="0"/>
                  <w:marRight w:val="0"/>
                  <w:marTop w:val="0"/>
                  <w:marBottom w:val="0"/>
                  <w:divBdr>
                    <w:top w:val="single" w:sz="2" w:space="1" w:color="FFFFFF"/>
                    <w:left w:val="single" w:sz="2" w:space="11" w:color="FFFFFF"/>
                    <w:bottom w:val="single" w:sz="2" w:space="1" w:color="FFFFFF"/>
                    <w:right w:val="single" w:sz="2" w:space="4" w:color="FFFFFF"/>
                  </w:divBdr>
                  <w:divsChild>
                    <w:div w:id="2043094475">
                      <w:marLeft w:val="0"/>
                      <w:marRight w:val="0"/>
                      <w:marTop w:val="0"/>
                      <w:marBottom w:val="0"/>
                      <w:divBdr>
                        <w:top w:val="none" w:sz="0" w:space="0" w:color="auto"/>
                        <w:left w:val="none" w:sz="0" w:space="0" w:color="auto"/>
                        <w:bottom w:val="none" w:sz="0" w:space="0" w:color="auto"/>
                        <w:right w:val="none" w:sz="0" w:space="0" w:color="auto"/>
                      </w:divBdr>
                    </w:div>
                  </w:divsChild>
                </w:div>
                <w:div w:id="1231843334">
                  <w:marLeft w:val="0"/>
                  <w:marRight w:val="0"/>
                  <w:marTop w:val="0"/>
                  <w:marBottom w:val="0"/>
                  <w:divBdr>
                    <w:top w:val="single" w:sz="2" w:space="1" w:color="FFFFFF"/>
                    <w:left w:val="single" w:sz="2" w:space="11" w:color="FFFFFF"/>
                    <w:bottom w:val="single" w:sz="2" w:space="1" w:color="FFFFFF"/>
                    <w:right w:val="single" w:sz="2" w:space="4" w:color="FFFFFF"/>
                  </w:divBdr>
                  <w:divsChild>
                    <w:div w:id="1612054600">
                      <w:marLeft w:val="0"/>
                      <w:marRight w:val="0"/>
                      <w:marTop w:val="0"/>
                      <w:marBottom w:val="0"/>
                      <w:divBdr>
                        <w:top w:val="none" w:sz="0" w:space="0" w:color="auto"/>
                        <w:left w:val="none" w:sz="0" w:space="0" w:color="auto"/>
                        <w:bottom w:val="none" w:sz="0" w:space="0" w:color="auto"/>
                        <w:right w:val="none" w:sz="0" w:space="0" w:color="auto"/>
                      </w:divBdr>
                    </w:div>
                  </w:divsChild>
                </w:div>
                <w:div w:id="1570114155">
                  <w:marLeft w:val="0"/>
                  <w:marRight w:val="0"/>
                  <w:marTop w:val="0"/>
                  <w:marBottom w:val="0"/>
                  <w:divBdr>
                    <w:top w:val="single" w:sz="2" w:space="1" w:color="FFFFFF"/>
                    <w:left w:val="single" w:sz="2" w:space="11" w:color="FFFFFF"/>
                    <w:bottom w:val="single" w:sz="2" w:space="1" w:color="FFFFFF"/>
                    <w:right w:val="single" w:sz="2" w:space="4" w:color="FFFFFF"/>
                  </w:divBdr>
                  <w:divsChild>
                    <w:div w:id="1321159401">
                      <w:marLeft w:val="0"/>
                      <w:marRight w:val="0"/>
                      <w:marTop w:val="0"/>
                      <w:marBottom w:val="0"/>
                      <w:divBdr>
                        <w:top w:val="none" w:sz="0" w:space="0" w:color="auto"/>
                        <w:left w:val="none" w:sz="0" w:space="0" w:color="auto"/>
                        <w:bottom w:val="none" w:sz="0" w:space="0" w:color="auto"/>
                        <w:right w:val="none" w:sz="0" w:space="0" w:color="auto"/>
                      </w:divBdr>
                    </w:div>
                  </w:divsChild>
                </w:div>
                <w:div w:id="95752331">
                  <w:marLeft w:val="0"/>
                  <w:marRight w:val="0"/>
                  <w:marTop w:val="0"/>
                  <w:marBottom w:val="0"/>
                  <w:divBdr>
                    <w:top w:val="single" w:sz="2" w:space="1" w:color="FFFFFF"/>
                    <w:left w:val="single" w:sz="2" w:space="11" w:color="FFFFFF"/>
                    <w:bottom w:val="single" w:sz="2" w:space="1" w:color="FFFFFF"/>
                    <w:right w:val="single" w:sz="2" w:space="4" w:color="FFFFFF"/>
                  </w:divBdr>
                  <w:divsChild>
                    <w:div w:id="941228773">
                      <w:marLeft w:val="0"/>
                      <w:marRight w:val="0"/>
                      <w:marTop w:val="0"/>
                      <w:marBottom w:val="0"/>
                      <w:divBdr>
                        <w:top w:val="none" w:sz="0" w:space="0" w:color="auto"/>
                        <w:left w:val="none" w:sz="0" w:space="0" w:color="auto"/>
                        <w:bottom w:val="none" w:sz="0" w:space="0" w:color="auto"/>
                        <w:right w:val="none" w:sz="0" w:space="0" w:color="auto"/>
                      </w:divBdr>
                    </w:div>
                  </w:divsChild>
                </w:div>
                <w:div w:id="75444182">
                  <w:marLeft w:val="0"/>
                  <w:marRight w:val="0"/>
                  <w:marTop w:val="0"/>
                  <w:marBottom w:val="0"/>
                  <w:divBdr>
                    <w:top w:val="single" w:sz="2" w:space="1" w:color="FFFFFF"/>
                    <w:left w:val="single" w:sz="2" w:space="11" w:color="FFFFFF"/>
                    <w:bottom w:val="single" w:sz="2" w:space="1" w:color="FFFFFF"/>
                    <w:right w:val="single" w:sz="2" w:space="4" w:color="FFFFFF"/>
                  </w:divBdr>
                  <w:divsChild>
                    <w:div w:id="962927828">
                      <w:marLeft w:val="0"/>
                      <w:marRight w:val="0"/>
                      <w:marTop w:val="0"/>
                      <w:marBottom w:val="0"/>
                      <w:divBdr>
                        <w:top w:val="none" w:sz="0" w:space="0" w:color="auto"/>
                        <w:left w:val="none" w:sz="0" w:space="0" w:color="auto"/>
                        <w:bottom w:val="none" w:sz="0" w:space="0" w:color="auto"/>
                        <w:right w:val="none" w:sz="0" w:space="0" w:color="auto"/>
                      </w:divBdr>
                    </w:div>
                  </w:divsChild>
                </w:div>
                <w:div w:id="1015041501">
                  <w:marLeft w:val="0"/>
                  <w:marRight w:val="0"/>
                  <w:marTop w:val="0"/>
                  <w:marBottom w:val="0"/>
                  <w:divBdr>
                    <w:top w:val="single" w:sz="2" w:space="1" w:color="FFFFFF"/>
                    <w:left w:val="single" w:sz="2" w:space="11" w:color="FFFFFF"/>
                    <w:bottom w:val="single" w:sz="2" w:space="1" w:color="FFFFFF"/>
                    <w:right w:val="single" w:sz="2" w:space="4" w:color="FFFFFF"/>
                  </w:divBdr>
                  <w:divsChild>
                    <w:div w:id="978731835">
                      <w:marLeft w:val="0"/>
                      <w:marRight w:val="0"/>
                      <w:marTop w:val="0"/>
                      <w:marBottom w:val="0"/>
                      <w:divBdr>
                        <w:top w:val="none" w:sz="0" w:space="0" w:color="auto"/>
                        <w:left w:val="none" w:sz="0" w:space="0" w:color="auto"/>
                        <w:bottom w:val="none" w:sz="0" w:space="0" w:color="auto"/>
                        <w:right w:val="none" w:sz="0" w:space="0" w:color="auto"/>
                      </w:divBdr>
                    </w:div>
                  </w:divsChild>
                </w:div>
                <w:div w:id="2043360727">
                  <w:marLeft w:val="0"/>
                  <w:marRight w:val="0"/>
                  <w:marTop w:val="0"/>
                  <w:marBottom w:val="0"/>
                  <w:divBdr>
                    <w:top w:val="single" w:sz="2" w:space="1" w:color="FFFFFF"/>
                    <w:left w:val="single" w:sz="2" w:space="11" w:color="FFFFFF"/>
                    <w:bottom w:val="single" w:sz="2" w:space="1" w:color="FFFFFF"/>
                    <w:right w:val="single" w:sz="2" w:space="4" w:color="FFFFFF"/>
                  </w:divBdr>
                  <w:divsChild>
                    <w:div w:id="949170056">
                      <w:marLeft w:val="0"/>
                      <w:marRight w:val="0"/>
                      <w:marTop w:val="0"/>
                      <w:marBottom w:val="0"/>
                      <w:divBdr>
                        <w:top w:val="none" w:sz="0" w:space="0" w:color="auto"/>
                        <w:left w:val="none" w:sz="0" w:space="0" w:color="auto"/>
                        <w:bottom w:val="none" w:sz="0" w:space="0" w:color="auto"/>
                        <w:right w:val="none" w:sz="0" w:space="0" w:color="auto"/>
                      </w:divBdr>
                    </w:div>
                  </w:divsChild>
                </w:div>
                <w:div w:id="940066648">
                  <w:marLeft w:val="0"/>
                  <w:marRight w:val="0"/>
                  <w:marTop w:val="0"/>
                  <w:marBottom w:val="0"/>
                  <w:divBdr>
                    <w:top w:val="single" w:sz="2" w:space="1" w:color="FFFFFF"/>
                    <w:left w:val="single" w:sz="2" w:space="11" w:color="FFFFFF"/>
                    <w:bottom w:val="single" w:sz="2" w:space="1" w:color="FFFFFF"/>
                    <w:right w:val="single" w:sz="2" w:space="4" w:color="FFFFFF"/>
                  </w:divBdr>
                  <w:divsChild>
                    <w:div w:id="175005400">
                      <w:marLeft w:val="0"/>
                      <w:marRight w:val="0"/>
                      <w:marTop w:val="0"/>
                      <w:marBottom w:val="0"/>
                      <w:divBdr>
                        <w:top w:val="none" w:sz="0" w:space="0" w:color="auto"/>
                        <w:left w:val="none" w:sz="0" w:space="0" w:color="auto"/>
                        <w:bottom w:val="none" w:sz="0" w:space="0" w:color="auto"/>
                        <w:right w:val="none" w:sz="0" w:space="0" w:color="auto"/>
                      </w:divBdr>
                    </w:div>
                  </w:divsChild>
                </w:div>
                <w:div w:id="879122780">
                  <w:marLeft w:val="0"/>
                  <w:marRight w:val="0"/>
                  <w:marTop w:val="0"/>
                  <w:marBottom w:val="0"/>
                  <w:divBdr>
                    <w:top w:val="single" w:sz="2" w:space="1" w:color="FFFFFF"/>
                    <w:left w:val="single" w:sz="2" w:space="11" w:color="FFFFFF"/>
                    <w:bottom w:val="single" w:sz="2" w:space="1" w:color="FFFFFF"/>
                    <w:right w:val="single" w:sz="2" w:space="4" w:color="FFFFFF"/>
                  </w:divBdr>
                  <w:divsChild>
                    <w:div w:id="523978838">
                      <w:marLeft w:val="0"/>
                      <w:marRight w:val="0"/>
                      <w:marTop w:val="0"/>
                      <w:marBottom w:val="0"/>
                      <w:divBdr>
                        <w:top w:val="none" w:sz="0" w:space="0" w:color="auto"/>
                        <w:left w:val="none" w:sz="0" w:space="0" w:color="auto"/>
                        <w:bottom w:val="none" w:sz="0" w:space="0" w:color="auto"/>
                        <w:right w:val="none" w:sz="0" w:space="0" w:color="auto"/>
                      </w:divBdr>
                    </w:div>
                  </w:divsChild>
                </w:div>
                <w:div w:id="549851364">
                  <w:marLeft w:val="0"/>
                  <w:marRight w:val="0"/>
                  <w:marTop w:val="0"/>
                  <w:marBottom w:val="0"/>
                  <w:divBdr>
                    <w:top w:val="single" w:sz="2" w:space="1" w:color="FFFFFF"/>
                    <w:left w:val="single" w:sz="2" w:space="11" w:color="FFFFFF"/>
                    <w:bottom w:val="single" w:sz="2" w:space="1" w:color="FFFFFF"/>
                    <w:right w:val="single" w:sz="2" w:space="4" w:color="FFFFFF"/>
                  </w:divBdr>
                  <w:divsChild>
                    <w:div w:id="1297252185">
                      <w:marLeft w:val="0"/>
                      <w:marRight w:val="0"/>
                      <w:marTop w:val="0"/>
                      <w:marBottom w:val="0"/>
                      <w:divBdr>
                        <w:top w:val="none" w:sz="0" w:space="0" w:color="auto"/>
                        <w:left w:val="none" w:sz="0" w:space="0" w:color="auto"/>
                        <w:bottom w:val="none" w:sz="0" w:space="0" w:color="auto"/>
                        <w:right w:val="none" w:sz="0" w:space="0" w:color="auto"/>
                      </w:divBdr>
                    </w:div>
                  </w:divsChild>
                </w:div>
                <w:div w:id="1787235621">
                  <w:marLeft w:val="0"/>
                  <w:marRight w:val="0"/>
                  <w:marTop w:val="0"/>
                  <w:marBottom w:val="0"/>
                  <w:divBdr>
                    <w:top w:val="single" w:sz="2" w:space="1" w:color="FFFFFF"/>
                    <w:left w:val="single" w:sz="2" w:space="11" w:color="FFFFFF"/>
                    <w:bottom w:val="single" w:sz="2" w:space="1" w:color="FFFFFF"/>
                    <w:right w:val="single" w:sz="2" w:space="4" w:color="FFFFFF"/>
                  </w:divBdr>
                  <w:divsChild>
                    <w:div w:id="122846179">
                      <w:marLeft w:val="0"/>
                      <w:marRight w:val="0"/>
                      <w:marTop w:val="0"/>
                      <w:marBottom w:val="0"/>
                      <w:divBdr>
                        <w:top w:val="none" w:sz="0" w:space="0" w:color="auto"/>
                        <w:left w:val="none" w:sz="0" w:space="0" w:color="auto"/>
                        <w:bottom w:val="none" w:sz="0" w:space="0" w:color="auto"/>
                        <w:right w:val="none" w:sz="0" w:space="0" w:color="auto"/>
                      </w:divBdr>
                    </w:div>
                  </w:divsChild>
                </w:div>
                <w:div w:id="1085961162">
                  <w:marLeft w:val="0"/>
                  <w:marRight w:val="0"/>
                  <w:marTop w:val="0"/>
                  <w:marBottom w:val="0"/>
                  <w:divBdr>
                    <w:top w:val="single" w:sz="2" w:space="1" w:color="FFFFFF"/>
                    <w:left w:val="single" w:sz="2" w:space="11" w:color="FFFFFF"/>
                    <w:bottom w:val="single" w:sz="2" w:space="1" w:color="FFFFFF"/>
                    <w:right w:val="single" w:sz="2" w:space="4" w:color="FFFFFF"/>
                  </w:divBdr>
                  <w:divsChild>
                    <w:div w:id="1434277615">
                      <w:marLeft w:val="0"/>
                      <w:marRight w:val="0"/>
                      <w:marTop w:val="0"/>
                      <w:marBottom w:val="0"/>
                      <w:divBdr>
                        <w:top w:val="none" w:sz="0" w:space="0" w:color="auto"/>
                        <w:left w:val="none" w:sz="0" w:space="0" w:color="auto"/>
                        <w:bottom w:val="none" w:sz="0" w:space="0" w:color="auto"/>
                        <w:right w:val="none" w:sz="0" w:space="0" w:color="auto"/>
                      </w:divBdr>
                    </w:div>
                  </w:divsChild>
                </w:div>
                <w:div w:id="1613980320">
                  <w:marLeft w:val="0"/>
                  <w:marRight w:val="0"/>
                  <w:marTop w:val="0"/>
                  <w:marBottom w:val="0"/>
                  <w:divBdr>
                    <w:top w:val="single" w:sz="2" w:space="1" w:color="FFFFFF"/>
                    <w:left w:val="single" w:sz="2" w:space="11" w:color="FFFFFF"/>
                    <w:bottom w:val="single" w:sz="2" w:space="1" w:color="FFFFFF"/>
                    <w:right w:val="single" w:sz="2" w:space="4" w:color="FFFFFF"/>
                  </w:divBdr>
                  <w:divsChild>
                    <w:div w:id="1204175012">
                      <w:marLeft w:val="0"/>
                      <w:marRight w:val="0"/>
                      <w:marTop w:val="0"/>
                      <w:marBottom w:val="0"/>
                      <w:divBdr>
                        <w:top w:val="none" w:sz="0" w:space="0" w:color="auto"/>
                        <w:left w:val="none" w:sz="0" w:space="0" w:color="auto"/>
                        <w:bottom w:val="none" w:sz="0" w:space="0" w:color="auto"/>
                        <w:right w:val="none" w:sz="0" w:space="0" w:color="auto"/>
                      </w:divBdr>
                    </w:div>
                  </w:divsChild>
                </w:div>
                <w:div w:id="429205202">
                  <w:marLeft w:val="0"/>
                  <w:marRight w:val="0"/>
                  <w:marTop w:val="0"/>
                  <w:marBottom w:val="0"/>
                  <w:divBdr>
                    <w:top w:val="single" w:sz="2" w:space="1" w:color="FFFFFF"/>
                    <w:left w:val="single" w:sz="2" w:space="11" w:color="FFFFFF"/>
                    <w:bottom w:val="single" w:sz="2" w:space="1" w:color="FFFFFF"/>
                    <w:right w:val="single" w:sz="2" w:space="4" w:color="FFFFFF"/>
                  </w:divBdr>
                  <w:divsChild>
                    <w:div w:id="1144156422">
                      <w:marLeft w:val="0"/>
                      <w:marRight w:val="0"/>
                      <w:marTop w:val="0"/>
                      <w:marBottom w:val="0"/>
                      <w:divBdr>
                        <w:top w:val="none" w:sz="0" w:space="0" w:color="auto"/>
                        <w:left w:val="none" w:sz="0" w:space="0" w:color="auto"/>
                        <w:bottom w:val="none" w:sz="0" w:space="0" w:color="auto"/>
                        <w:right w:val="none" w:sz="0" w:space="0" w:color="auto"/>
                      </w:divBdr>
                    </w:div>
                  </w:divsChild>
                </w:div>
                <w:div w:id="568273158">
                  <w:marLeft w:val="0"/>
                  <w:marRight w:val="0"/>
                  <w:marTop w:val="0"/>
                  <w:marBottom w:val="0"/>
                  <w:divBdr>
                    <w:top w:val="single" w:sz="2" w:space="1" w:color="FFFFFF"/>
                    <w:left w:val="single" w:sz="2" w:space="11" w:color="FFFFFF"/>
                    <w:bottom w:val="single" w:sz="2" w:space="1" w:color="FFFFFF"/>
                    <w:right w:val="single" w:sz="2" w:space="4" w:color="FFFFFF"/>
                  </w:divBdr>
                  <w:divsChild>
                    <w:div w:id="1592854676">
                      <w:marLeft w:val="0"/>
                      <w:marRight w:val="0"/>
                      <w:marTop w:val="0"/>
                      <w:marBottom w:val="0"/>
                      <w:divBdr>
                        <w:top w:val="none" w:sz="0" w:space="0" w:color="auto"/>
                        <w:left w:val="none" w:sz="0" w:space="0" w:color="auto"/>
                        <w:bottom w:val="none" w:sz="0" w:space="0" w:color="auto"/>
                        <w:right w:val="none" w:sz="0" w:space="0" w:color="auto"/>
                      </w:divBdr>
                    </w:div>
                  </w:divsChild>
                </w:div>
                <w:div w:id="1802336796">
                  <w:marLeft w:val="0"/>
                  <w:marRight w:val="0"/>
                  <w:marTop w:val="0"/>
                  <w:marBottom w:val="0"/>
                  <w:divBdr>
                    <w:top w:val="single" w:sz="2" w:space="1" w:color="FFFFFF"/>
                    <w:left w:val="single" w:sz="2" w:space="11" w:color="FFFFFF"/>
                    <w:bottom w:val="single" w:sz="2" w:space="1" w:color="FFFFFF"/>
                    <w:right w:val="single" w:sz="2" w:space="4" w:color="FFFFFF"/>
                  </w:divBdr>
                  <w:divsChild>
                    <w:div w:id="1353459127">
                      <w:marLeft w:val="0"/>
                      <w:marRight w:val="0"/>
                      <w:marTop w:val="0"/>
                      <w:marBottom w:val="0"/>
                      <w:divBdr>
                        <w:top w:val="none" w:sz="0" w:space="0" w:color="auto"/>
                        <w:left w:val="none" w:sz="0" w:space="0" w:color="auto"/>
                        <w:bottom w:val="none" w:sz="0" w:space="0" w:color="auto"/>
                        <w:right w:val="none" w:sz="0" w:space="0" w:color="auto"/>
                      </w:divBdr>
                    </w:div>
                  </w:divsChild>
                </w:div>
                <w:div w:id="1698853978">
                  <w:marLeft w:val="0"/>
                  <w:marRight w:val="0"/>
                  <w:marTop w:val="0"/>
                  <w:marBottom w:val="0"/>
                  <w:divBdr>
                    <w:top w:val="single" w:sz="2" w:space="1" w:color="FFFFFF"/>
                    <w:left w:val="single" w:sz="2" w:space="11" w:color="FFFFFF"/>
                    <w:bottom w:val="single" w:sz="2" w:space="1" w:color="FFFFFF"/>
                    <w:right w:val="single" w:sz="2" w:space="4" w:color="FFFFFF"/>
                  </w:divBdr>
                  <w:divsChild>
                    <w:div w:id="1033310742">
                      <w:marLeft w:val="0"/>
                      <w:marRight w:val="0"/>
                      <w:marTop w:val="0"/>
                      <w:marBottom w:val="0"/>
                      <w:divBdr>
                        <w:top w:val="none" w:sz="0" w:space="0" w:color="auto"/>
                        <w:left w:val="none" w:sz="0" w:space="0" w:color="auto"/>
                        <w:bottom w:val="none" w:sz="0" w:space="0" w:color="auto"/>
                        <w:right w:val="none" w:sz="0" w:space="0" w:color="auto"/>
                      </w:divBdr>
                    </w:div>
                  </w:divsChild>
                </w:div>
                <w:div w:id="1103307514">
                  <w:marLeft w:val="0"/>
                  <w:marRight w:val="0"/>
                  <w:marTop w:val="0"/>
                  <w:marBottom w:val="0"/>
                  <w:divBdr>
                    <w:top w:val="single" w:sz="2" w:space="1" w:color="FFFFFF"/>
                    <w:left w:val="single" w:sz="2" w:space="11" w:color="FFFFFF"/>
                    <w:bottom w:val="single" w:sz="2" w:space="1" w:color="FFFFFF"/>
                    <w:right w:val="single" w:sz="2" w:space="4" w:color="FFFFFF"/>
                  </w:divBdr>
                  <w:divsChild>
                    <w:div w:id="997071085">
                      <w:marLeft w:val="0"/>
                      <w:marRight w:val="0"/>
                      <w:marTop w:val="0"/>
                      <w:marBottom w:val="0"/>
                      <w:divBdr>
                        <w:top w:val="none" w:sz="0" w:space="0" w:color="auto"/>
                        <w:left w:val="none" w:sz="0" w:space="0" w:color="auto"/>
                        <w:bottom w:val="none" w:sz="0" w:space="0" w:color="auto"/>
                        <w:right w:val="none" w:sz="0" w:space="0" w:color="auto"/>
                      </w:divBdr>
                    </w:div>
                  </w:divsChild>
                </w:div>
                <w:div w:id="2010937322">
                  <w:marLeft w:val="0"/>
                  <w:marRight w:val="0"/>
                  <w:marTop w:val="0"/>
                  <w:marBottom w:val="0"/>
                  <w:divBdr>
                    <w:top w:val="single" w:sz="2" w:space="1" w:color="FFFFFF"/>
                    <w:left w:val="single" w:sz="2" w:space="11" w:color="FFFFFF"/>
                    <w:bottom w:val="single" w:sz="2" w:space="1" w:color="FFFFFF"/>
                    <w:right w:val="single" w:sz="2" w:space="4" w:color="FFFFFF"/>
                  </w:divBdr>
                  <w:divsChild>
                    <w:div w:id="1686707315">
                      <w:marLeft w:val="0"/>
                      <w:marRight w:val="0"/>
                      <w:marTop w:val="0"/>
                      <w:marBottom w:val="0"/>
                      <w:divBdr>
                        <w:top w:val="none" w:sz="0" w:space="0" w:color="auto"/>
                        <w:left w:val="none" w:sz="0" w:space="0" w:color="auto"/>
                        <w:bottom w:val="none" w:sz="0" w:space="0" w:color="auto"/>
                        <w:right w:val="none" w:sz="0" w:space="0" w:color="auto"/>
                      </w:divBdr>
                    </w:div>
                  </w:divsChild>
                </w:div>
                <w:div w:id="1074624046">
                  <w:marLeft w:val="0"/>
                  <w:marRight w:val="0"/>
                  <w:marTop w:val="0"/>
                  <w:marBottom w:val="0"/>
                  <w:divBdr>
                    <w:top w:val="single" w:sz="2" w:space="1" w:color="FFFFFF"/>
                    <w:left w:val="single" w:sz="2" w:space="11" w:color="FFFFFF"/>
                    <w:bottom w:val="single" w:sz="2" w:space="1" w:color="FFFFFF"/>
                    <w:right w:val="single" w:sz="2" w:space="4" w:color="FFFFFF"/>
                  </w:divBdr>
                  <w:divsChild>
                    <w:div w:id="2015835325">
                      <w:marLeft w:val="0"/>
                      <w:marRight w:val="0"/>
                      <w:marTop w:val="0"/>
                      <w:marBottom w:val="0"/>
                      <w:divBdr>
                        <w:top w:val="none" w:sz="0" w:space="0" w:color="auto"/>
                        <w:left w:val="none" w:sz="0" w:space="0" w:color="auto"/>
                        <w:bottom w:val="none" w:sz="0" w:space="0" w:color="auto"/>
                        <w:right w:val="none" w:sz="0" w:space="0" w:color="auto"/>
                      </w:divBdr>
                    </w:div>
                  </w:divsChild>
                </w:div>
                <w:div w:id="660502197">
                  <w:marLeft w:val="0"/>
                  <w:marRight w:val="0"/>
                  <w:marTop w:val="0"/>
                  <w:marBottom w:val="0"/>
                  <w:divBdr>
                    <w:top w:val="single" w:sz="2" w:space="1" w:color="FFFFFF"/>
                    <w:left w:val="single" w:sz="2" w:space="11" w:color="FFFFFF"/>
                    <w:bottom w:val="single" w:sz="2" w:space="1" w:color="FFFFFF"/>
                    <w:right w:val="single" w:sz="2" w:space="4" w:color="FFFFFF"/>
                  </w:divBdr>
                  <w:divsChild>
                    <w:div w:id="2068406156">
                      <w:marLeft w:val="0"/>
                      <w:marRight w:val="0"/>
                      <w:marTop w:val="0"/>
                      <w:marBottom w:val="0"/>
                      <w:divBdr>
                        <w:top w:val="none" w:sz="0" w:space="0" w:color="auto"/>
                        <w:left w:val="none" w:sz="0" w:space="0" w:color="auto"/>
                        <w:bottom w:val="none" w:sz="0" w:space="0" w:color="auto"/>
                        <w:right w:val="none" w:sz="0" w:space="0" w:color="auto"/>
                      </w:divBdr>
                    </w:div>
                  </w:divsChild>
                </w:div>
                <w:div w:id="700328872">
                  <w:marLeft w:val="0"/>
                  <w:marRight w:val="0"/>
                  <w:marTop w:val="0"/>
                  <w:marBottom w:val="0"/>
                  <w:divBdr>
                    <w:top w:val="single" w:sz="2" w:space="1" w:color="FFFFFF"/>
                    <w:left w:val="single" w:sz="2" w:space="11" w:color="FFFFFF"/>
                    <w:bottom w:val="single" w:sz="2" w:space="1" w:color="FFFFFF"/>
                    <w:right w:val="single" w:sz="2" w:space="4" w:color="FFFFFF"/>
                  </w:divBdr>
                  <w:divsChild>
                    <w:div w:id="423578537">
                      <w:marLeft w:val="0"/>
                      <w:marRight w:val="0"/>
                      <w:marTop w:val="0"/>
                      <w:marBottom w:val="0"/>
                      <w:divBdr>
                        <w:top w:val="none" w:sz="0" w:space="0" w:color="auto"/>
                        <w:left w:val="none" w:sz="0" w:space="0" w:color="auto"/>
                        <w:bottom w:val="none" w:sz="0" w:space="0" w:color="auto"/>
                        <w:right w:val="none" w:sz="0" w:space="0" w:color="auto"/>
                      </w:divBdr>
                    </w:div>
                  </w:divsChild>
                </w:div>
                <w:div w:id="1876963616">
                  <w:marLeft w:val="0"/>
                  <w:marRight w:val="0"/>
                  <w:marTop w:val="0"/>
                  <w:marBottom w:val="0"/>
                  <w:divBdr>
                    <w:top w:val="single" w:sz="2" w:space="1" w:color="FFFFFF"/>
                    <w:left w:val="single" w:sz="2" w:space="11" w:color="FFFFFF"/>
                    <w:bottom w:val="single" w:sz="2" w:space="1" w:color="FFFFFF"/>
                    <w:right w:val="single" w:sz="2" w:space="4" w:color="FFFFFF"/>
                  </w:divBdr>
                  <w:divsChild>
                    <w:div w:id="1700857406">
                      <w:marLeft w:val="0"/>
                      <w:marRight w:val="0"/>
                      <w:marTop w:val="0"/>
                      <w:marBottom w:val="0"/>
                      <w:divBdr>
                        <w:top w:val="none" w:sz="0" w:space="0" w:color="auto"/>
                        <w:left w:val="none" w:sz="0" w:space="0" w:color="auto"/>
                        <w:bottom w:val="none" w:sz="0" w:space="0" w:color="auto"/>
                        <w:right w:val="none" w:sz="0" w:space="0" w:color="auto"/>
                      </w:divBdr>
                    </w:div>
                  </w:divsChild>
                </w:div>
                <w:div w:id="1658260680">
                  <w:marLeft w:val="0"/>
                  <w:marRight w:val="0"/>
                  <w:marTop w:val="0"/>
                  <w:marBottom w:val="0"/>
                  <w:divBdr>
                    <w:top w:val="single" w:sz="2" w:space="1" w:color="FFFFFF"/>
                    <w:left w:val="single" w:sz="2" w:space="11" w:color="FFFFFF"/>
                    <w:bottom w:val="single" w:sz="2" w:space="1" w:color="FFFFFF"/>
                    <w:right w:val="single" w:sz="2" w:space="4" w:color="FFFFFF"/>
                  </w:divBdr>
                  <w:divsChild>
                    <w:div w:id="946154321">
                      <w:marLeft w:val="0"/>
                      <w:marRight w:val="0"/>
                      <w:marTop w:val="0"/>
                      <w:marBottom w:val="0"/>
                      <w:divBdr>
                        <w:top w:val="none" w:sz="0" w:space="0" w:color="auto"/>
                        <w:left w:val="none" w:sz="0" w:space="0" w:color="auto"/>
                        <w:bottom w:val="none" w:sz="0" w:space="0" w:color="auto"/>
                        <w:right w:val="none" w:sz="0" w:space="0" w:color="auto"/>
                      </w:divBdr>
                    </w:div>
                  </w:divsChild>
                </w:div>
                <w:div w:id="1499425558">
                  <w:marLeft w:val="0"/>
                  <w:marRight w:val="0"/>
                  <w:marTop w:val="0"/>
                  <w:marBottom w:val="0"/>
                  <w:divBdr>
                    <w:top w:val="single" w:sz="2" w:space="1" w:color="FFFFFF"/>
                    <w:left w:val="single" w:sz="2" w:space="11" w:color="FFFFFF"/>
                    <w:bottom w:val="single" w:sz="2" w:space="1" w:color="FFFFFF"/>
                    <w:right w:val="single" w:sz="2" w:space="4" w:color="FFFFFF"/>
                  </w:divBdr>
                  <w:divsChild>
                    <w:div w:id="1647857792">
                      <w:marLeft w:val="0"/>
                      <w:marRight w:val="0"/>
                      <w:marTop w:val="0"/>
                      <w:marBottom w:val="0"/>
                      <w:divBdr>
                        <w:top w:val="none" w:sz="0" w:space="0" w:color="auto"/>
                        <w:left w:val="none" w:sz="0" w:space="0" w:color="auto"/>
                        <w:bottom w:val="none" w:sz="0" w:space="0" w:color="auto"/>
                        <w:right w:val="none" w:sz="0" w:space="0" w:color="auto"/>
                      </w:divBdr>
                    </w:div>
                  </w:divsChild>
                </w:div>
                <w:div w:id="1427577233">
                  <w:marLeft w:val="0"/>
                  <w:marRight w:val="0"/>
                  <w:marTop w:val="0"/>
                  <w:marBottom w:val="0"/>
                  <w:divBdr>
                    <w:top w:val="single" w:sz="2" w:space="1" w:color="FFFFFF"/>
                    <w:left w:val="single" w:sz="2" w:space="11" w:color="FFFFFF"/>
                    <w:bottom w:val="single" w:sz="2" w:space="4" w:color="FFFFFF"/>
                    <w:right w:val="single" w:sz="2" w:space="4" w:color="FFFFFF"/>
                  </w:divBdr>
                  <w:divsChild>
                    <w:div w:id="114014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423612">
      <w:bodyDiv w:val="1"/>
      <w:marLeft w:val="0"/>
      <w:marRight w:val="0"/>
      <w:marTop w:val="0"/>
      <w:marBottom w:val="0"/>
      <w:divBdr>
        <w:top w:val="none" w:sz="0" w:space="0" w:color="auto"/>
        <w:left w:val="none" w:sz="0" w:space="0" w:color="auto"/>
        <w:bottom w:val="none" w:sz="0" w:space="0" w:color="auto"/>
        <w:right w:val="none" w:sz="0" w:space="0" w:color="auto"/>
      </w:divBdr>
      <w:divsChild>
        <w:div w:id="1997760795">
          <w:marLeft w:val="0"/>
          <w:marRight w:val="0"/>
          <w:marTop w:val="0"/>
          <w:marBottom w:val="0"/>
          <w:divBdr>
            <w:top w:val="none" w:sz="0" w:space="0" w:color="auto"/>
            <w:left w:val="none" w:sz="0" w:space="0" w:color="auto"/>
            <w:bottom w:val="none" w:sz="0" w:space="0" w:color="auto"/>
            <w:right w:val="none" w:sz="0" w:space="0" w:color="auto"/>
          </w:divBdr>
        </w:div>
        <w:div w:id="1102845319">
          <w:marLeft w:val="0"/>
          <w:marRight w:val="0"/>
          <w:marTop w:val="0"/>
          <w:marBottom w:val="300"/>
          <w:divBdr>
            <w:top w:val="none" w:sz="0" w:space="0" w:color="auto"/>
            <w:left w:val="none" w:sz="0" w:space="0" w:color="auto"/>
            <w:bottom w:val="none" w:sz="0" w:space="0" w:color="auto"/>
            <w:right w:val="none" w:sz="0" w:space="0" w:color="auto"/>
          </w:divBdr>
          <w:divsChild>
            <w:div w:id="1627010033">
              <w:marLeft w:val="0"/>
              <w:marRight w:val="0"/>
              <w:marTop w:val="0"/>
              <w:marBottom w:val="0"/>
              <w:divBdr>
                <w:top w:val="none" w:sz="0" w:space="0" w:color="auto"/>
                <w:left w:val="none" w:sz="0" w:space="0" w:color="auto"/>
                <w:bottom w:val="none" w:sz="0" w:space="0" w:color="auto"/>
                <w:right w:val="none" w:sz="0" w:space="0" w:color="auto"/>
              </w:divBdr>
              <w:divsChild>
                <w:div w:id="2132943394">
                  <w:marLeft w:val="0"/>
                  <w:marRight w:val="0"/>
                  <w:marTop w:val="0"/>
                  <w:marBottom w:val="0"/>
                  <w:divBdr>
                    <w:top w:val="single" w:sz="2" w:space="4" w:color="FFFFFF"/>
                    <w:left w:val="single" w:sz="2" w:space="11" w:color="FFFFFF"/>
                    <w:bottom w:val="single" w:sz="2" w:space="1" w:color="FFFFFF"/>
                    <w:right w:val="single" w:sz="2" w:space="4" w:color="FFFFFF"/>
                  </w:divBdr>
                  <w:divsChild>
                    <w:div w:id="1783062922">
                      <w:marLeft w:val="0"/>
                      <w:marRight w:val="0"/>
                      <w:marTop w:val="0"/>
                      <w:marBottom w:val="0"/>
                      <w:divBdr>
                        <w:top w:val="none" w:sz="0" w:space="0" w:color="auto"/>
                        <w:left w:val="none" w:sz="0" w:space="0" w:color="auto"/>
                        <w:bottom w:val="none" w:sz="0" w:space="0" w:color="auto"/>
                        <w:right w:val="none" w:sz="0" w:space="0" w:color="auto"/>
                      </w:divBdr>
                    </w:div>
                  </w:divsChild>
                </w:div>
                <w:div w:id="861942245">
                  <w:marLeft w:val="0"/>
                  <w:marRight w:val="0"/>
                  <w:marTop w:val="0"/>
                  <w:marBottom w:val="0"/>
                  <w:divBdr>
                    <w:top w:val="single" w:sz="2" w:space="1" w:color="FFFFFF"/>
                    <w:left w:val="single" w:sz="2" w:space="11" w:color="FFFFFF"/>
                    <w:bottom w:val="single" w:sz="2" w:space="1" w:color="FFFFFF"/>
                    <w:right w:val="single" w:sz="2" w:space="4" w:color="FFFFFF"/>
                  </w:divBdr>
                  <w:divsChild>
                    <w:div w:id="1971546968">
                      <w:marLeft w:val="0"/>
                      <w:marRight w:val="0"/>
                      <w:marTop w:val="0"/>
                      <w:marBottom w:val="0"/>
                      <w:divBdr>
                        <w:top w:val="none" w:sz="0" w:space="0" w:color="auto"/>
                        <w:left w:val="none" w:sz="0" w:space="0" w:color="auto"/>
                        <w:bottom w:val="none" w:sz="0" w:space="0" w:color="auto"/>
                        <w:right w:val="none" w:sz="0" w:space="0" w:color="auto"/>
                      </w:divBdr>
                    </w:div>
                  </w:divsChild>
                </w:div>
                <w:div w:id="1915817025">
                  <w:marLeft w:val="0"/>
                  <w:marRight w:val="0"/>
                  <w:marTop w:val="0"/>
                  <w:marBottom w:val="0"/>
                  <w:divBdr>
                    <w:top w:val="single" w:sz="2" w:space="1" w:color="FFFFFF"/>
                    <w:left w:val="single" w:sz="2" w:space="11" w:color="FFFFFF"/>
                    <w:bottom w:val="single" w:sz="2" w:space="1" w:color="FFFFFF"/>
                    <w:right w:val="single" w:sz="2" w:space="4" w:color="FFFFFF"/>
                  </w:divBdr>
                  <w:divsChild>
                    <w:div w:id="851722464">
                      <w:marLeft w:val="0"/>
                      <w:marRight w:val="0"/>
                      <w:marTop w:val="0"/>
                      <w:marBottom w:val="0"/>
                      <w:divBdr>
                        <w:top w:val="none" w:sz="0" w:space="0" w:color="auto"/>
                        <w:left w:val="none" w:sz="0" w:space="0" w:color="auto"/>
                        <w:bottom w:val="none" w:sz="0" w:space="0" w:color="auto"/>
                        <w:right w:val="none" w:sz="0" w:space="0" w:color="auto"/>
                      </w:divBdr>
                    </w:div>
                  </w:divsChild>
                </w:div>
                <w:div w:id="838885375">
                  <w:marLeft w:val="0"/>
                  <w:marRight w:val="0"/>
                  <w:marTop w:val="0"/>
                  <w:marBottom w:val="0"/>
                  <w:divBdr>
                    <w:top w:val="single" w:sz="2" w:space="1" w:color="FFFFFF"/>
                    <w:left w:val="single" w:sz="2" w:space="11" w:color="FFFFFF"/>
                    <w:bottom w:val="single" w:sz="2" w:space="1" w:color="FFFFFF"/>
                    <w:right w:val="single" w:sz="2" w:space="4" w:color="FFFFFF"/>
                  </w:divBdr>
                  <w:divsChild>
                    <w:div w:id="745883401">
                      <w:marLeft w:val="0"/>
                      <w:marRight w:val="0"/>
                      <w:marTop w:val="0"/>
                      <w:marBottom w:val="0"/>
                      <w:divBdr>
                        <w:top w:val="none" w:sz="0" w:space="0" w:color="auto"/>
                        <w:left w:val="none" w:sz="0" w:space="0" w:color="auto"/>
                        <w:bottom w:val="none" w:sz="0" w:space="0" w:color="auto"/>
                        <w:right w:val="none" w:sz="0" w:space="0" w:color="auto"/>
                      </w:divBdr>
                    </w:div>
                  </w:divsChild>
                </w:div>
                <w:div w:id="1517309006">
                  <w:marLeft w:val="0"/>
                  <w:marRight w:val="0"/>
                  <w:marTop w:val="0"/>
                  <w:marBottom w:val="0"/>
                  <w:divBdr>
                    <w:top w:val="single" w:sz="2" w:space="1" w:color="FFFFFF"/>
                    <w:left w:val="single" w:sz="2" w:space="11" w:color="FFFFFF"/>
                    <w:bottom w:val="single" w:sz="2" w:space="1" w:color="FFFFFF"/>
                    <w:right w:val="single" w:sz="2" w:space="4" w:color="FFFFFF"/>
                  </w:divBdr>
                  <w:divsChild>
                    <w:div w:id="1610353257">
                      <w:marLeft w:val="0"/>
                      <w:marRight w:val="0"/>
                      <w:marTop w:val="0"/>
                      <w:marBottom w:val="0"/>
                      <w:divBdr>
                        <w:top w:val="none" w:sz="0" w:space="0" w:color="auto"/>
                        <w:left w:val="none" w:sz="0" w:space="0" w:color="auto"/>
                        <w:bottom w:val="none" w:sz="0" w:space="0" w:color="auto"/>
                        <w:right w:val="none" w:sz="0" w:space="0" w:color="auto"/>
                      </w:divBdr>
                    </w:div>
                  </w:divsChild>
                </w:div>
                <w:div w:id="934171116">
                  <w:marLeft w:val="0"/>
                  <w:marRight w:val="0"/>
                  <w:marTop w:val="0"/>
                  <w:marBottom w:val="0"/>
                  <w:divBdr>
                    <w:top w:val="single" w:sz="2" w:space="1" w:color="FFFFFF"/>
                    <w:left w:val="single" w:sz="2" w:space="11" w:color="FFFFFF"/>
                    <w:bottom w:val="single" w:sz="2" w:space="1" w:color="FFFFFF"/>
                    <w:right w:val="single" w:sz="2" w:space="4" w:color="FFFFFF"/>
                  </w:divBdr>
                  <w:divsChild>
                    <w:div w:id="1988633213">
                      <w:marLeft w:val="0"/>
                      <w:marRight w:val="0"/>
                      <w:marTop w:val="0"/>
                      <w:marBottom w:val="0"/>
                      <w:divBdr>
                        <w:top w:val="none" w:sz="0" w:space="0" w:color="auto"/>
                        <w:left w:val="none" w:sz="0" w:space="0" w:color="auto"/>
                        <w:bottom w:val="none" w:sz="0" w:space="0" w:color="auto"/>
                        <w:right w:val="none" w:sz="0" w:space="0" w:color="auto"/>
                      </w:divBdr>
                    </w:div>
                  </w:divsChild>
                </w:div>
                <w:div w:id="658387715">
                  <w:marLeft w:val="0"/>
                  <w:marRight w:val="0"/>
                  <w:marTop w:val="0"/>
                  <w:marBottom w:val="0"/>
                  <w:divBdr>
                    <w:top w:val="single" w:sz="2" w:space="1" w:color="FFFFFF"/>
                    <w:left w:val="single" w:sz="2" w:space="11" w:color="FFFFFF"/>
                    <w:bottom w:val="single" w:sz="2" w:space="1" w:color="FFFFFF"/>
                    <w:right w:val="single" w:sz="2" w:space="4" w:color="FFFFFF"/>
                  </w:divBdr>
                  <w:divsChild>
                    <w:div w:id="1800413557">
                      <w:marLeft w:val="0"/>
                      <w:marRight w:val="0"/>
                      <w:marTop w:val="0"/>
                      <w:marBottom w:val="0"/>
                      <w:divBdr>
                        <w:top w:val="none" w:sz="0" w:space="0" w:color="auto"/>
                        <w:left w:val="none" w:sz="0" w:space="0" w:color="auto"/>
                        <w:bottom w:val="none" w:sz="0" w:space="0" w:color="auto"/>
                        <w:right w:val="none" w:sz="0" w:space="0" w:color="auto"/>
                      </w:divBdr>
                    </w:div>
                  </w:divsChild>
                </w:div>
                <w:div w:id="746999906">
                  <w:marLeft w:val="0"/>
                  <w:marRight w:val="0"/>
                  <w:marTop w:val="0"/>
                  <w:marBottom w:val="0"/>
                  <w:divBdr>
                    <w:top w:val="single" w:sz="2" w:space="1" w:color="FFFFFF"/>
                    <w:left w:val="single" w:sz="2" w:space="11" w:color="FFFFFF"/>
                    <w:bottom w:val="single" w:sz="2" w:space="1" w:color="FFFFFF"/>
                    <w:right w:val="single" w:sz="2" w:space="4" w:color="FFFFFF"/>
                  </w:divBdr>
                  <w:divsChild>
                    <w:div w:id="135538378">
                      <w:marLeft w:val="0"/>
                      <w:marRight w:val="0"/>
                      <w:marTop w:val="0"/>
                      <w:marBottom w:val="0"/>
                      <w:divBdr>
                        <w:top w:val="none" w:sz="0" w:space="0" w:color="auto"/>
                        <w:left w:val="none" w:sz="0" w:space="0" w:color="auto"/>
                        <w:bottom w:val="none" w:sz="0" w:space="0" w:color="auto"/>
                        <w:right w:val="none" w:sz="0" w:space="0" w:color="auto"/>
                      </w:divBdr>
                    </w:div>
                  </w:divsChild>
                </w:div>
                <w:div w:id="1523668554">
                  <w:marLeft w:val="0"/>
                  <w:marRight w:val="0"/>
                  <w:marTop w:val="0"/>
                  <w:marBottom w:val="0"/>
                  <w:divBdr>
                    <w:top w:val="single" w:sz="2" w:space="1" w:color="FFFFFF"/>
                    <w:left w:val="single" w:sz="2" w:space="11" w:color="FFFFFF"/>
                    <w:bottom w:val="single" w:sz="2" w:space="1" w:color="FFFFFF"/>
                    <w:right w:val="single" w:sz="2" w:space="4" w:color="FFFFFF"/>
                  </w:divBdr>
                  <w:divsChild>
                    <w:div w:id="1505126076">
                      <w:marLeft w:val="0"/>
                      <w:marRight w:val="0"/>
                      <w:marTop w:val="0"/>
                      <w:marBottom w:val="0"/>
                      <w:divBdr>
                        <w:top w:val="none" w:sz="0" w:space="0" w:color="auto"/>
                        <w:left w:val="none" w:sz="0" w:space="0" w:color="auto"/>
                        <w:bottom w:val="none" w:sz="0" w:space="0" w:color="auto"/>
                        <w:right w:val="none" w:sz="0" w:space="0" w:color="auto"/>
                      </w:divBdr>
                    </w:div>
                  </w:divsChild>
                </w:div>
                <w:div w:id="121967778">
                  <w:marLeft w:val="0"/>
                  <w:marRight w:val="0"/>
                  <w:marTop w:val="0"/>
                  <w:marBottom w:val="0"/>
                  <w:divBdr>
                    <w:top w:val="single" w:sz="2" w:space="1" w:color="FFFFFF"/>
                    <w:left w:val="single" w:sz="2" w:space="11" w:color="FFFFFF"/>
                    <w:bottom w:val="single" w:sz="2" w:space="1" w:color="FFFFFF"/>
                    <w:right w:val="single" w:sz="2" w:space="4" w:color="FFFFFF"/>
                  </w:divBdr>
                  <w:divsChild>
                    <w:div w:id="2026439133">
                      <w:marLeft w:val="0"/>
                      <w:marRight w:val="0"/>
                      <w:marTop w:val="0"/>
                      <w:marBottom w:val="0"/>
                      <w:divBdr>
                        <w:top w:val="none" w:sz="0" w:space="0" w:color="auto"/>
                        <w:left w:val="none" w:sz="0" w:space="0" w:color="auto"/>
                        <w:bottom w:val="none" w:sz="0" w:space="0" w:color="auto"/>
                        <w:right w:val="none" w:sz="0" w:space="0" w:color="auto"/>
                      </w:divBdr>
                    </w:div>
                  </w:divsChild>
                </w:div>
                <w:div w:id="1639990730">
                  <w:marLeft w:val="0"/>
                  <w:marRight w:val="0"/>
                  <w:marTop w:val="0"/>
                  <w:marBottom w:val="0"/>
                  <w:divBdr>
                    <w:top w:val="single" w:sz="2" w:space="1" w:color="FFFFFF"/>
                    <w:left w:val="single" w:sz="2" w:space="11" w:color="FFFFFF"/>
                    <w:bottom w:val="single" w:sz="2" w:space="1" w:color="FFFFFF"/>
                    <w:right w:val="single" w:sz="2" w:space="4" w:color="FFFFFF"/>
                  </w:divBdr>
                  <w:divsChild>
                    <w:div w:id="454980932">
                      <w:marLeft w:val="0"/>
                      <w:marRight w:val="0"/>
                      <w:marTop w:val="0"/>
                      <w:marBottom w:val="0"/>
                      <w:divBdr>
                        <w:top w:val="none" w:sz="0" w:space="0" w:color="auto"/>
                        <w:left w:val="none" w:sz="0" w:space="0" w:color="auto"/>
                        <w:bottom w:val="none" w:sz="0" w:space="0" w:color="auto"/>
                        <w:right w:val="none" w:sz="0" w:space="0" w:color="auto"/>
                      </w:divBdr>
                    </w:div>
                  </w:divsChild>
                </w:div>
                <w:div w:id="853345254">
                  <w:marLeft w:val="0"/>
                  <w:marRight w:val="0"/>
                  <w:marTop w:val="0"/>
                  <w:marBottom w:val="0"/>
                  <w:divBdr>
                    <w:top w:val="single" w:sz="2" w:space="1" w:color="FFFFFF"/>
                    <w:left w:val="single" w:sz="2" w:space="11" w:color="FFFFFF"/>
                    <w:bottom w:val="single" w:sz="2" w:space="1" w:color="FFFFFF"/>
                    <w:right w:val="single" w:sz="2" w:space="4" w:color="FFFFFF"/>
                  </w:divBdr>
                  <w:divsChild>
                    <w:div w:id="1839886755">
                      <w:marLeft w:val="0"/>
                      <w:marRight w:val="0"/>
                      <w:marTop w:val="0"/>
                      <w:marBottom w:val="0"/>
                      <w:divBdr>
                        <w:top w:val="none" w:sz="0" w:space="0" w:color="auto"/>
                        <w:left w:val="none" w:sz="0" w:space="0" w:color="auto"/>
                        <w:bottom w:val="none" w:sz="0" w:space="0" w:color="auto"/>
                        <w:right w:val="none" w:sz="0" w:space="0" w:color="auto"/>
                      </w:divBdr>
                    </w:div>
                  </w:divsChild>
                </w:div>
                <w:div w:id="2022925476">
                  <w:marLeft w:val="0"/>
                  <w:marRight w:val="0"/>
                  <w:marTop w:val="0"/>
                  <w:marBottom w:val="0"/>
                  <w:divBdr>
                    <w:top w:val="single" w:sz="2" w:space="1" w:color="FFFFFF"/>
                    <w:left w:val="single" w:sz="2" w:space="11" w:color="FFFFFF"/>
                    <w:bottom w:val="single" w:sz="2" w:space="1" w:color="FFFFFF"/>
                    <w:right w:val="single" w:sz="2" w:space="4" w:color="FFFFFF"/>
                  </w:divBdr>
                  <w:divsChild>
                    <w:div w:id="396629030">
                      <w:marLeft w:val="0"/>
                      <w:marRight w:val="0"/>
                      <w:marTop w:val="0"/>
                      <w:marBottom w:val="0"/>
                      <w:divBdr>
                        <w:top w:val="none" w:sz="0" w:space="0" w:color="auto"/>
                        <w:left w:val="none" w:sz="0" w:space="0" w:color="auto"/>
                        <w:bottom w:val="none" w:sz="0" w:space="0" w:color="auto"/>
                        <w:right w:val="none" w:sz="0" w:space="0" w:color="auto"/>
                      </w:divBdr>
                    </w:div>
                  </w:divsChild>
                </w:div>
                <w:div w:id="2067606964">
                  <w:marLeft w:val="0"/>
                  <w:marRight w:val="0"/>
                  <w:marTop w:val="0"/>
                  <w:marBottom w:val="0"/>
                  <w:divBdr>
                    <w:top w:val="single" w:sz="2" w:space="1" w:color="FFFFFF"/>
                    <w:left w:val="single" w:sz="2" w:space="11" w:color="FFFFFF"/>
                    <w:bottom w:val="single" w:sz="2" w:space="1" w:color="FFFFFF"/>
                    <w:right w:val="single" w:sz="2" w:space="4" w:color="FFFFFF"/>
                  </w:divBdr>
                  <w:divsChild>
                    <w:div w:id="447360617">
                      <w:marLeft w:val="0"/>
                      <w:marRight w:val="0"/>
                      <w:marTop w:val="0"/>
                      <w:marBottom w:val="0"/>
                      <w:divBdr>
                        <w:top w:val="none" w:sz="0" w:space="0" w:color="auto"/>
                        <w:left w:val="none" w:sz="0" w:space="0" w:color="auto"/>
                        <w:bottom w:val="none" w:sz="0" w:space="0" w:color="auto"/>
                        <w:right w:val="none" w:sz="0" w:space="0" w:color="auto"/>
                      </w:divBdr>
                    </w:div>
                  </w:divsChild>
                </w:div>
                <w:div w:id="433326575">
                  <w:marLeft w:val="0"/>
                  <w:marRight w:val="0"/>
                  <w:marTop w:val="0"/>
                  <w:marBottom w:val="0"/>
                  <w:divBdr>
                    <w:top w:val="single" w:sz="2" w:space="1" w:color="FFFFFF"/>
                    <w:left w:val="single" w:sz="2" w:space="11" w:color="FFFFFF"/>
                    <w:bottom w:val="single" w:sz="2" w:space="1" w:color="FFFFFF"/>
                    <w:right w:val="single" w:sz="2" w:space="4" w:color="FFFFFF"/>
                  </w:divBdr>
                  <w:divsChild>
                    <w:div w:id="1615208180">
                      <w:marLeft w:val="0"/>
                      <w:marRight w:val="0"/>
                      <w:marTop w:val="0"/>
                      <w:marBottom w:val="0"/>
                      <w:divBdr>
                        <w:top w:val="none" w:sz="0" w:space="0" w:color="auto"/>
                        <w:left w:val="none" w:sz="0" w:space="0" w:color="auto"/>
                        <w:bottom w:val="none" w:sz="0" w:space="0" w:color="auto"/>
                        <w:right w:val="none" w:sz="0" w:space="0" w:color="auto"/>
                      </w:divBdr>
                    </w:div>
                  </w:divsChild>
                </w:div>
                <w:div w:id="560672754">
                  <w:marLeft w:val="0"/>
                  <w:marRight w:val="0"/>
                  <w:marTop w:val="0"/>
                  <w:marBottom w:val="0"/>
                  <w:divBdr>
                    <w:top w:val="single" w:sz="2" w:space="1" w:color="FFFFFF"/>
                    <w:left w:val="single" w:sz="2" w:space="11" w:color="FFFFFF"/>
                    <w:bottom w:val="single" w:sz="2" w:space="1" w:color="FFFFFF"/>
                    <w:right w:val="single" w:sz="2" w:space="4" w:color="FFFFFF"/>
                  </w:divBdr>
                  <w:divsChild>
                    <w:div w:id="289626082">
                      <w:marLeft w:val="0"/>
                      <w:marRight w:val="0"/>
                      <w:marTop w:val="0"/>
                      <w:marBottom w:val="0"/>
                      <w:divBdr>
                        <w:top w:val="none" w:sz="0" w:space="0" w:color="auto"/>
                        <w:left w:val="none" w:sz="0" w:space="0" w:color="auto"/>
                        <w:bottom w:val="none" w:sz="0" w:space="0" w:color="auto"/>
                        <w:right w:val="none" w:sz="0" w:space="0" w:color="auto"/>
                      </w:divBdr>
                    </w:div>
                  </w:divsChild>
                </w:div>
                <w:div w:id="1757171789">
                  <w:marLeft w:val="0"/>
                  <w:marRight w:val="0"/>
                  <w:marTop w:val="0"/>
                  <w:marBottom w:val="0"/>
                  <w:divBdr>
                    <w:top w:val="single" w:sz="2" w:space="1" w:color="FFFFFF"/>
                    <w:left w:val="single" w:sz="2" w:space="11" w:color="FFFFFF"/>
                    <w:bottom w:val="single" w:sz="2" w:space="1" w:color="FFFFFF"/>
                    <w:right w:val="single" w:sz="2" w:space="4" w:color="FFFFFF"/>
                  </w:divBdr>
                  <w:divsChild>
                    <w:div w:id="1723358000">
                      <w:marLeft w:val="0"/>
                      <w:marRight w:val="0"/>
                      <w:marTop w:val="0"/>
                      <w:marBottom w:val="0"/>
                      <w:divBdr>
                        <w:top w:val="none" w:sz="0" w:space="0" w:color="auto"/>
                        <w:left w:val="none" w:sz="0" w:space="0" w:color="auto"/>
                        <w:bottom w:val="none" w:sz="0" w:space="0" w:color="auto"/>
                        <w:right w:val="none" w:sz="0" w:space="0" w:color="auto"/>
                      </w:divBdr>
                    </w:div>
                  </w:divsChild>
                </w:div>
                <w:div w:id="351103837">
                  <w:marLeft w:val="0"/>
                  <w:marRight w:val="0"/>
                  <w:marTop w:val="0"/>
                  <w:marBottom w:val="0"/>
                  <w:divBdr>
                    <w:top w:val="single" w:sz="2" w:space="1" w:color="FFFFFF"/>
                    <w:left w:val="single" w:sz="2" w:space="11" w:color="FFFFFF"/>
                    <w:bottom w:val="single" w:sz="2" w:space="1" w:color="FFFFFF"/>
                    <w:right w:val="single" w:sz="2" w:space="4" w:color="FFFFFF"/>
                  </w:divBdr>
                  <w:divsChild>
                    <w:div w:id="1269507352">
                      <w:marLeft w:val="0"/>
                      <w:marRight w:val="0"/>
                      <w:marTop w:val="0"/>
                      <w:marBottom w:val="0"/>
                      <w:divBdr>
                        <w:top w:val="none" w:sz="0" w:space="0" w:color="auto"/>
                        <w:left w:val="none" w:sz="0" w:space="0" w:color="auto"/>
                        <w:bottom w:val="none" w:sz="0" w:space="0" w:color="auto"/>
                        <w:right w:val="none" w:sz="0" w:space="0" w:color="auto"/>
                      </w:divBdr>
                    </w:div>
                  </w:divsChild>
                </w:div>
                <w:div w:id="2024163716">
                  <w:marLeft w:val="0"/>
                  <w:marRight w:val="0"/>
                  <w:marTop w:val="0"/>
                  <w:marBottom w:val="0"/>
                  <w:divBdr>
                    <w:top w:val="single" w:sz="2" w:space="1" w:color="FFFFFF"/>
                    <w:left w:val="single" w:sz="2" w:space="11" w:color="FFFFFF"/>
                    <w:bottom w:val="single" w:sz="2" w:space="1" w:color="FFFFFF"/>
                    <w:right w:val="single" w:sz="2" w:space="4" w:color="FFFFFF"/>
                  </w:divBdr>
                  <w:divsChild>
                    <w:div w:id="1859391339">
                      <w:marLeft w:val="0"/>
                      <w:marRight w:val="0"/>
                      <w:marTop w:val="0"/>
                      <w:marBottom w:val="0"/>
                      <w:divBdr>
                        <w:top w:val="none" w:sz="0" w:space="0" w:color="auto"/>
                        <w:left w:val="none" w:sz="0" w:space="0" w:color="auto"/>
                        <w:bottom w:val="none" w:sz="0" w:space="0" w:color="auto"/>
                        <w:right w:val="none" w:sz="0" w:space="0" w:color="auto"/>
                      </w:divBdr>
                    </w:div>
                  </w:divsChild>
                </w:div>
                <w:div w:id="2130127120">
                  <w:marLeft w:val="0"/>
                  <w:marRight w:val="0"/>
                  <w:marTop w:val="0"/>
                  <w:marBottom w:val="0"/>
                  <w:divBdr>
                    <w:top w:val="single" w:sz="2" w:space="1" w:color="FFFFFF"/>
                    <w:left w:val="single" w:sz="2" w:space="11" w:color="FFFFFF"/>
                    <w:bottom w:val="single" w:sz="2" w:space="1" w:color="FFFFFF"/>
                    <w:right w:val="single" w:sz="2" w:space="4" w:color="FFFFFF"/>
                  </w:divBdr>
                  <w:divsChild>
                    <w:div w:id="1513103963">
                      <w:marLeft w:val="0"/>
                      <w:marRight w:val="0"/>
                      <w:marTop w:val="0"/>
                      <w:marBottom w:val="0"/>
                      <w:divBdr>
                        <w:top w:val="none" w:sz="0" w:space="0" w:color="auto"/>
                        <w:left w:val="none" w:sz="0" w:space="0" w:color="auto"/>
                        <w:bottom w:val="none" w:sz="0" w:space="0" w:color="auto"/>
                        <w:right w:val="none" w:sz="0" w:space="0" w:color="auto"/>
                      </w:divBdr>
                    </w:div>
                  </w:divsChild>
                </w:div>
                <w:div w:id="1051657026">
                  <w:marLeft w:val="0"/>
                  <w:marRight w:val="0"/>
                  <w:marTop w:val="0"/>
                  <w:marBottom w:val="0"/>
                  <w:divBdr>
                    <w:top w:val="single" w:sz="2" w:space="1" w:color="FFFFFF"/>
                    <w:left w:val="single" w:sz="2" w:space="11" w:color="FFFFFF"/>
                    <w:bottom w:val="single" w:sz="2" w:space="1" w:color="FFFFFF"/>
                    <w:right w:val="single" w:sz="2" w:space="4" w:color="FFFFFF"/>
                  </w:divBdr>
                  <w:divsChild>
                    <w:div w:id="1723553609">
                      <w:marLeft w:val="0"/>
                      <w:marRight w:val="0"/>
                      <w:marTop w:val="0"/>
                      <w:marBottom w:val="0"/>
                      <w:divBdr>
                        <w:top w:val="none" w:sz="0" w:space="0" w:color="auto"/>
                        <w:left w:val="none" w:sz="0" w:space="0" w:color="auto"/>
                        <w:bottom w:val="none" w:sz="0" w:space="0" w:color="auto"/>
                        <w:right w:val="none" w:sz="0" w:space="0" w:color="auto"/>
                      </w:divBdr>
                    </w:div>
                  </w:divsChild>
                </w:div>
                <w:div w:id="1289971976">
                  <w:marLeft w:val="0"/>
                  <w:marRight w:val="0"/>
                  <w:marTop w:val="0"/>
                  <w:marBottom w:val="0"/>
                  <w:divBdr>
                    <w:top w:val="single" w:sz="2" w:space="1" w:color="FFFFFF"/>
                    <w:left w:val="single" w:sz="2" w:space="11" w:color="FFFFFF"/>
                    <w:bottom w:val="single" w:sz="2" w:space="1" w:color="FFFFFF"/>
                    <w:right w:val="single" w:sz="2" w:space="4" w:color="FFFFFF"/>
                  </w:divBdr>
                  <w:divsChild>
                    <w:div w:id="347483781">
                      <w:marLeft w:val="0"/>
                      <w:marRight w:val="0"/>
                      <w:marTop w:val="0"/>
                      <w:marBottom w:val="0"/>
                      <w:divBdr>
                        <w:top w:val="none" w:sz="0" w:space="0" w:color="auto"/>
                        <w:left w:val="none" w:sz="0" w:space="0" w:color="auto"/>
                        <w:bottom w:val="none" w:sz="0" w:space="0" w:color="auto"/>
                        <w:right w:val="none" w:sz="0" w:space="0" w:color="auto"/>
                      </w:divBdr>
                    </w:div>
                  </w:divsChild>
                </w:div>
                <w:div w:id="658575994">
                  <w:marLeft w:val="0"/>
                  <w:marRight w:val="0"/>
                  <w:marTop w:val="0"/>
                  <w:marBottom w:val="0"/>
                  <w:divBdr>
                    <w:top w:val="single" w:sz="2" w:space="1" w:color="FFFFFF"/>
                    <w:left w:val="single" w:sz="2" w:space="11" w:color="FFFFFF"/>
                    <w:bottom w:val="single" w:sz="2" w:space="1" w:color="FFFFFF"/>
                    <w:right w:val="single" w:sz="2" w:space="4" w:color="FFFFFF"/>
                  </w:divBdr>
                  <w:divsChild>
                    <w:div w:id="276840290">
                      <w:marLeft w:val="0"/>
                      <w:marRight w:val="0"/>
                      <w:marTop w:val="0"/>
                      <w:marBottom w:val="0"/>
                      <w:divBdr>
                        <w:top w:val="none" w:sz="0" w:space="0" w:color="auto"/>
                        <w:left w:val="none" w:sz="0" w:space="0" w:color="auto"/>
                        <w:bottom w:val="none" w:sz="0" w:space="0" w:color="auto"/>
                        <w:right w:val="none" w:sz="0" w:space="0" w:color="auto"/>
                      </w:divBdr>
                    </w:div>
                  </w:divsChild>
                </w:div>
                <w:div w:id="1483885744">
                  <w:marLeft w:val="0"/>
                  <w:marRight w:val="0"/>
                  <w:marTop w:val="0"/>
                  <w:marBottom w:val="0"/>
                  <w:divBdr>
                    <w:top w:val="single" w:sz="2" w:space="1" w:color="FFFFFF"/>
                    <w:left w:val="single" w:sz="2" w:space="11" w:color="FFFFFF"/>
                    <w:bottom w:val="single" w:sz="2" w:space="1" w:color="FFFFFF"/>
                    <w:right w:val="single" w:sz="2" w:space="4" w:color="FFFFFF"/>
                  </w:divBdr>
                  <w:divsChild>
                    <w:div w:id="1514297172">
                      <w:marLeft w:val="0"/>
                      <w:marRight w:val="0"/>
                      <w:marTop w:val="0"/>
                      <w:marBottom w:val="0"/>
                      <w:divBdr>
                        <w:top w:val="none" w:sz="0" w:space="0" w:color="auto"/>
                        <w:left w:val="none" w:sz="0" w:space="0" w:color="auto"/>
                        <w:bottom w:val="none" w:sz="0" w:space="0" w:color="auto"/>
                        <w:right w:val="none" w:sz="0" w:space="0" w:color="auto"/>
                      </w:divBdr>
                    </w:div>
                  </w:divsChild>
                </w:div>
                <w:div w:id="360126542">
                  <w:marLeft w:val="0"/>
                  <w:marRight w:val="0"/>
                  <w:marTop w:val="0"/>
                  <w:marBottom w:val="0"/>
                  <w:divBdr>
                    <w:top w:val="single" w:sz="2" w:space="1" w:color="FFFFFF"/>
                    <w:left w:val="single" w:sz="2" w:space="11" w:color="FFFFFF"/>
                    <w:bottom w:val="single" w:sz="2" w:space="1" w:color="FFFFFF"/>
                    <w:right w:val="single" w:sz="2" w:space="4" w:color="FFFFFF"/>
                  </w:divBdr>
                  <w:divsChild>
                    <w:div w:id="454174496">
                      <w:marLeft w:val="0"/>
                      <w:marRight w:val="0"/>
                      <w:marTop w:val="0"/>
                      <w:marBottom w:val="0"/>
                      <w:divBdr>
                        <w:top w:val="none" w:sz="0" w:space="0" w:color="auto"/>
                        <w:left w:val="none" w:sz="0" w:space="0" w:color="auto"/>
                        <w:bottom w:val="none" w:sz="0" w:space="0" w:color="auto"/>
                        <w:right w:val="none" w:sz="0" w:space="0" w:color="auto"/>
                      </w:divBdr>
                    </w:div>
                  </w:divsChild>
                </w:div>
                <w:div w:id="744113358">
                  <w:marLeft w:val="0"/>
                  <w:marRight w:val="0"/>
                  <w:marTop w:val="0"/>
                  <w:marBottom w:val="0"/>
                  <w:divBdr>
                    <w:top w:val="single" w:sz="2" w:space="1" w:color="FFFFFF"/>
                    <w:left w:val="single" w:sz="2" w:space="11" w:color="FFFFFF"/>
                    <w:bottom w:val="single" w:sz="2" w:space="1" w:color="FFFFFF"/>
                    <w:right w:val="single" w:sz="2" w:space="4" w:color="FFFFFF"/>
                  </w:divBdr>
                  <w:divsChild>
                    <w:div w:id="1854419996">
                      <w:marLeft w:val="0"/>
                      <w:marRight w:val="0"/>
                      <w:marTop w:val="0"/>
                      <w:marBottom w:val="0"/>
                      <w:divBdr>
                        <w:top w:val="none" w:sz="0" w:space="0" w:color="auto"/>
                        <w:left w:val="none" w:sz="0" w:space="0" w:color="auto"/>
                        <w:bottom w:val="none" w:sz="0" w:space="0" w:color="auto"/>
                        <w:right w:val="none" w:sz="0" w:space="0" w:color="auto"/>
                      </w:divBdr>
                    </w:div>
                  </w:divsChild>
                </w:div>
                <w:div w:id="82066969">
                  <w:marLeft w:val="0"/>
                  <w:marRight w:val="0"/>
                  <w:marTop w:val="0"/>
                  <w:marBottom w:val="0"/>
                  <w:divBdr>
                    <w:top w:val="single" w:sz="2" w:space="1" w:color="FFFFFF"/>
                    <w:left w:val="single" w:sz="2" w:space="11" w:color="FFFFFF"/>
                    <w:bottom w:val="single" w:sz="2" w:space="1" w:color="FFFFFF"/>
                    <w:right w:val="single" w:sz="2" w:space="4" w:color="FFFFFF"/>
                  </w:divBdr>
                  <w:divsChild>
                    <w:div w:id="1073434850">
                      <w:marLeft w:val="0"/>
                      <w:marRight w:val="0"/>
                      <w:marTop w:val="0"/>
                      <w:marBottom w:val="0"/>
                      <w:divBdr>
                        <w:top w:val="none" w:sz="0" w:space="0" w:color="auto"/>
                        <w:left w:val="none" w:sz="0" w:space="0" w:color="auto"/>
                        <w:bottom w:val="none" w:sz="0" w:space="0" w:color="auto"/>
                        <w:right w:val="none" w:sz="0" w:space="0" w:color="auto"/>
                      </w:divBdr>
                    </w:div>
                  </w:divsChild>
                </w:div>
                <w:div w:id="824081749">
                  <w:marLeft w:val="0"/>
                  <w:marRight w:val="0"/>
                  <w:marTop w:val="0"/>
                  <w:marBottom w:val="0"/>
                  <w:divBdr>
                    <w:top w:val="single" w:sz="2" w:space="1" w:color="FFFFFF"/>
                    <w:left w:val="single" w:sz="2" w:space="11" w:color="FFFFFF"/>
                    <w:bottom w:val="single" w:sz="2" w:space="1" w:color="FFFFFF"/>
                    <w:right w:val="single" w:sz="2" w:space="4" w:color="FFFFFF"/>
                  </w:divBdr>
                  <w:divsChild>
                    <w:div w:id="1441603994">
                      <w:marLeft w:val="0"/>
                      <w:marRight w:val="0"/>
                      <w:marTop w:val="0"/>
                      <w:marBottom w:val="0"/>
                      <w:divBdr>
                        <w:top w:val="none" w:sz="0" w:space="0" w:color="auto"/>
                        <w:left w:val="none" w:sz="0" w:space="0" w:color="auto"/>
                        <w:bottom w:val="none" w:sz="0" w:space="0" w:color="auto"/>
                        <w:right w:val="none" w:sz="0" w:space="0" w:color="auto"/>
                      </w:divBdr>
                    </w:div>
                  </w:divsChild>
                </w:div>
                <w:div w:id="144901341">
                  <w:marLeft w:val="0"/>
                  <w:marRight w:val="0"/>
                  <w:marTop w:val="0"/>
                  <w:marBottom w:val="0"/>
                  <w:divBdr>
                    <w:top w:val="single" w:sz="2" w:space="1" w:color="FFFFFF"/>
                    <w:left w:val="single" w:sz="2" w:space="11" w:color="FFFFFF"/>
                    <w:bottom w:val="single" w:sz="2" w:space="1" w:color="FFFFFF"/>
                    <w:right w:val="single" w:sz="2" w:space="4" w:color="FFFFFF"/>
                  </w:divBdr>
                  <w:divsChild>
                    <w:div w:id="1459953099">
                      <w:marLeft w:val="0"/>
                      <w:marRight w:val="0"/>
                      <w:marTop w:val="0"/>
                      <w:marBottom w:val="0"/>
                      <w:divBdr>
                        <w:top w:val="none" w:sz="0" w:space="0" w:color="auto"/>
                        <w:left w:val="none" w:sz="0" w:space="0" w:color="auto"/>
                        <w:bottom w:val="none" w:sz="0" w:space="0" w:color="auto"/>
                        <w:right w:val="none" w:sz="0" w:space="0" w:color="auto"/>
                      </w:divBdr>
                    </w:div>
                  </w:divsChild>
                </w:div>
                <w:div w:id="665402545">
                  <w:marLeft w:val="0"/>
                  <w:marRight w:val="0"/>
                  <w:marTop w:val="0"/>
                  <w:marBottom w:val="0"/>
                  <w:divBdr>
                    <w:top w:val="single" w:sz="2" w:space="1" w:color="FFFFFF"/>
                    <w:left w:val="single" w:sz="2" w:space="11" w:color="FFFFFF"/>
                    <w:bottom w:val="single" w:sz="2" w:space="1" w:color="FFFFFF"/>
                    <w:right w:val="single" w:sz="2" w:space="4" w:color="FFFFFF"/>
                  </w:divBdr>
                  <w:divsChild>
                    <w:div w:id="156043552">
                      <w:marLeft w:val="0"/>
                      <w:marRight w:val="0"/>
                      <w:marTop w:val="0"/>
                      <w:marBottom w:val="0"/>
                      <w:divBdr>
                        <w:top w:val="none" w:sz="0" w:space="0" w:color="auto"/>
                        <w:left w:val="none" w:sz="0" w:space="0" w:color="auto"/>
                        <w:bottom w:val="none" w:sz="0" w:space="0" w:color="auto"/>
                        <w:right w:val="none" w:sz="0" w:space="0" w:color="auto"/>
                      </w:divBdr>
                    </w:div>
                  </w:divsChild>
                </w:div>
                <w:div w:id="1821577451">
                  <w:marLeft w:val="0"/>
                  <w:marRight w:val="0"/>
                  <w:marTop w:val="0"/>
                  <w:marBottom w:val="0"/>
                  <w:divBdr>
                    <w:top w:val="single" w:sz="2" w:space="1" w:color="FFFFFF"/>
                    <w:left w:val="single" w:sz="2" w:space="11" w:color="FFFFFF"/>
                    <w:bottom w:val="single" w:sz="2" w:space="1" w:color="FFFFFF"/>
                    <w:right w:val="single" w:sz="2" w:space="4" w:color="FFFFFF"/>
                  </w:divBdr>
                  <w:divsChild>
                    <w:div w:id="1496917361">
                      <w:marLeft w:val="0"/>
                      <w:marRight w:val="0"/>
                      <w:marTop w:val="0"/>
                      <w:marBottom w:val="0"/>
                      <w:divBdr>
                        <w:top w:val="none" w:sz="0" w:space="0" w:color="auto"/>
                        <w:left w:val="none" w:sz="0" w:space="0" w:color="auto"/>
                        <w:bottom w:val="none" w:sz="0" w:space="0" w:color="auto"/>
                        <w:right w:val="none" w:sz="0" w:space="0" w:color="auto"/>
                      </w:divBdr>
                    </w:div>
                  </w:divsChild>
                </w:div>
                <w:div w:id="479730790">
                  <w:marLeft w:val="0"/>
                  <w:marRight w:val="0"/>
                  <w:marTop w:val="0"/>
                  <w:marBottom w:val="0"/>
                  <w:divBdr>
                    <w:top w:val="single" w:sz="2" w:space="1" w:color="FFFFFF"/>
                    <w:left w:val="single" w:sz="2" w:space="11" w:color="FFFFFF"/>
                    <w:bottom w:val="single" w:sz="2" w:space="1" w:color="FFFFFF"/>
                    <w:right w:val="single" w:sz="2" w:space="4" w:color="FFFFFF"/>
                  </w:divBdr>
                  <w:divsChild>
                    <w:div w:id="541476096">
                      <w:marLeft w:val="0"/>
                      <w:marRight w:val="0"/>
                      <w:marTop w:val="0"/>
                      <w:marBottom w:val="0"/>
                      <w:divBdr>
                        <w:top w:val="none" w:sz="0" w:space="0" w:color="auto"/>
                        <w:left w:val="none" w:sz="0" w:space="0" w:color="auto"/>
                        <w:bottom w:val="none" w:sz="0" w:space="0" w:color="auto"/>
                        <w:right w:val="none" w:sz="0" w:space="0" w:color="auto"/>
                      </w:divBdr>
                    </w:div>
                  </w:divsChild>
                </w:div>
                <w:div w:id="989209961">
                  <w:marLeft w:val="0"/>
                  <w:marRight w:val="0"/>
                  <w:marTop w:val="0"/>
                  <w:marBottom w:val="0"/>
                  <w:divBdr>
                    <w:top w:val="single" w:sz="2" w:space="1" w:color="FFFFFF"/>
                    <w:left w:val="single" w:sz="2" w:space="11" w:color="FFFFFF"/>
                    <w:bottom w:val="single" w:sz="2" w:space="1" w:color="FFFFFF"/>
                    <w:right w:val="single" w:sz="2" w:space="4" w:color="FFFFFF"/>
                  </w:divBdr>
                  <w:divsChild>
                    <w:div w:id="103310528">
                      <w:marLeft w:val="0"/>
                      <w:marRight w:val="0"/>
                      <w:marTop w:val="0"/>
                      <w:marBottom w:val="0"/>
                      <w:divBdr>
                        <w:top w:val="none" w:sz="0" w:space="0" w:color="auto"/>
                        <w:left w:val="none" w:sz="0" w:space="0" w:color="auto"/>
                        <w:bottom w:val="none" w:sz="0" w:space="0" w:color="auto"/>
                        <w:right w:val="none" w:sz="0" w:space="0" w:color="auto"/>
                      </w:divBdr>
                    </w:div>
                  </w:divsChild>
                </w:div>
                <w:div w:id="218370885">
                  <w:marLeft w:val="0"/>
                  <w:marRight w:val="0"/>
                  <w:marTop w:val="0"/>
                  <w:marBottom w:val="0"/>
                  <w:divBdr>
                    <w:top w:val="single" w:sz="2" w:space="1" w:color="FFFFFF"/>
                    <w:left w:val="single" w:sz="2" w:space="11" w:color="FFFFFF"/>
                    <w:bottom w:val="single" w:sz="2" w:space="1" w:color="FFFFFF"/>
                    <w:right w:val="single" w:sz="2" w:space="4" w:color="FFFFFF"/>
                  </w:divBdr>
                  <w:divsChild>
                    <w:div w:id="1213691646">
                      <w:marLeft w:val="0"/>
                      <w:marRight w:val="0"/>
                      <w:marTop w:val="0"/>
                      <w:marBottom w:val="0"/>
                      <w:divBdr>
                        <w:top w:val="none" w:sz="0" w:space="0" w:color="auto"/>
                        <w:left w:val="none" w:sz="0" w:space="0" w:color="auto"/>
                        <w:bottom w:val="none" w:sz="0" w:space="0" w:color="auto"/>
                        <w:right w:val="none" w:sz="0" w:space="0" w:color="auto"/>
                      </w:divBdr>
                    </w:div>
                  </w:divsChild>
                </w:div>
                <w:div w:id="22679061">
                  <w:marLeft w:val="0"/>
                  <w:marRight w:val="0"/>
                  <w:marTop w:val="0"/>
                  <w:marBottom w:val="0"/>
                  <w:divBdr>
                    <w:top w:val="single" w:sz="2" w:space="1" w:color="FFFFFF"/>
                    <w:left w:val="single" w:sz="2" w:space="11" w:color="FFFFFF"/>
                    <w:bottom w:val="single" w:sz="2" w:space="1" w:color="FFFFFF"/>
                    <w:right w:val="single" w:sz="2" w:space="4" w:color="FFFFFF"/>
                  </w:divBdr>
                  <w:divsChild>
                    <w:div w:id="1397556151">
                      <w:marLeft w:val="0"/>
                      <w:marRight w:val="0"/>
                      <w:marTop w:val="0"/>
                      <w:marBottom w:val="0"/>
                      <w:divBdr>
                        <w:top w:val="none" w:sz="0" w:space="0" w:color="auto"/>
                        <w:left w:val="none" w:sz="0" w:space="0" w:color="auto"/>
                        <w:bottom w:val="none" w:sz="0" w:space="0" w:color="auto"/>
                        <w:right w:val="none" w:sz="0" w:space="0" w:color="auto"/>
                      </w:divBdr>
                    </w:div>
                  </w:divsChild>
                </w:div>
                <w:div w:id="1887330507">
                  <w:marLeft w:val="0"/>
                  <w:marRight w:val="0"/>
                  <w:marTop w:val="0"/>
                  <w:marBottom w:val="0"/>
                  <w:divBdr>
                    <w:top w:val="single" w:sz="2" w:space="1" w:color="FFFFFF"/>
                    <w:left w:val="single" w:sz="2" w:space="11" w:color="FFFFFF"/>
                    <w:bottom w:val="single" w:sz="2" w:space="1" w:color="FFFFFF"/>
                    <w:right w:val="single" w:sz="2" w:space="4" w:color="FFFFFF"/>
                  </w:divBdr>
                  <w:divsChild>
                    <w:div w:id="1153713607">
                      <w:marLeft w:val="0"/>
                      <w:marRight w:val="0"/>
                      <w:marTop w:val="0"/>
                      <w:marBottom w:val="0"/>
                      <w:divBdr>
                        <w:top w:val="none" w:sz="0" w:space="0" w:color="auto"/>
                        <w:left w:val="none" w:sz="0" w:space="0" w:color="auto"/>
                        <w:bottom w:val="none" w:sz="0" w:space="0" w:color="auto"/>
                        <w:right w:val="none" w:sz="0" w:space="0" w:color="auto"/>
                      </w:divBdr>
                    </w:div>
                  </w:divsChild>
                </w:div>
                <w:div w:id="248731399">
                  <w:marLeft w:val="0"/>
                  <w:marRight w:val="0"/>
                  <w:marTop w:val="0"/>
                  <w:marBottom w:val="0"/>
                  <w:divBdr>
                    <w:top w:val="single" w:sz="2" w:space="1" w:color="FFFFFF"/>
                    <w:left w:val="single" w:sz="2" w:space="11" w:color="FFFFFF"/>
                    <w:bottom w:val="single" w:sz="2" w:space="1" w:color="FFFFFF"/>
                    <w:right w:val="single" w:sz="2" w:space="4" w:color="FFFFFF"/>
                  </w:divBdr>
                  <w:divsChild>
                    <w:div w:id="2065130753">
                      <w:marLeft w:val="0"/>
                      <w:marRight w:val="0"/>
                      <w:marTop w:val="0"/>
                      <w:marBottom w:val="0"/>
                      <w:divBdr>
                        <w:top w:val="none" w:sz="0" w:space="0" w:color="auto"/>
                        <w:left w:val="none" w:sz="0" w:space="0" w:color="auto"/>
                        <w:bottom w:val="none" w:sz="0" w:space="0" w:color="auto"/>
                        <w:right w:val="none" w:sz="0" w:space="0" w:color="auto"/>
                      </w:divBdr>
                    </w:div>
                  </w:divsChild>
                </w:div>
                <w:div w:id="1004822612">
                  <w:marLeft w:val="0"/>
                  <w:marRight w:val="0"/>
                  <w:marTop w:val="0"/>
                  <w:marBottom w:val="0"/>
                  <w:divBdr>
                    <w:top w:val="single" w:sz="2" w:space="1" w:color="FFFFFF"/>
                    <w:left w:val="single" w:sz="2" w:space="11" w:color="FFFFFF"/>
                    <w:bottom w:val="single" w:sz="2" w:space="1" w:color="FFFFFF"/>
                    <w:right w:val="single" w:sz="2" w:space="4" w:color="FFFFFF"/>
                  </w:divBdr>
                  <w:divsChild>
                    <w:div w:id="1194073181">
                      <w:marLeft w:val="0"/>
                      <w:marRight w:val="0"/>
                      <w:marTop w:val="0"/>
                      <w:marBottom w:val="0"/>
                      <w:divBdr>
                        <w:top w:val="none" w:sz="0" w:space="0" w:color="auto"/>
                        <w:left w:val="none" w:sz="0" w:space="0" w:color="auto"/>
                        <w:bottom w:val="none" w:sz="0" w:space="0" w:color="auto"/>
                        <w:right w:val="none" w:sz="0" w:space="0" w:color="auto"/>
                      </w:divBdr>
                    </w:div>
                  </w:divsChild>
                </w:div>
                <w:div w:id="498229163">
                  <w:marLeft w:val="0"/>
                  <w:marRight w:val="0"/>
                  <w:marTop w:val="0"/>
                  <w:marBottom w:val="0"/>
                  <w:divBdr>
                    <w:top w:val="single" w:sz="2" w:space="1" w:color="FFFFFF"/>
                    <w:left w:val="single" w:sz="2" w:space="11" w:color="FFFFFF"/>
                    <w:bottom w:val="single" w:sz="2" w:space="1" w:color="FFFFFF"/>
                    <w:right w:val="single" w:sz="2" w:space="4" w:color="FFFFFF"/>
                  </w:divBdr>
                  <w:divsChild>
                    <w:div w:id="758066957">
                      <w:marLeft w:val="0"/>
                      <w:marRight w:val="0"/>
                      <w:marTop w:val="0"/>
                      <w:marBottom w:val="0"/>
                      <w:divBdr>
                        <w:top w:val="none" w:sz="0" w:space="0" w:color="auto"/>
                        <w:left w:val="none" w:sz="0" w:space="0" w:color="auto"/>
                        <w:bottom w:val="none" w:sz="0" w:space="0" w:color="auto"/>
                        <w:right w:val="none" w:sz="0" w:space="0" w:color="auto"/>
                      </w:divBdr>
                    </w:div>
                  </w:divsChild>
                </w:div>
                <w:div w:id="475875519">
                  <w:marLeft w:val="0"/>
                  <w:marRight w:val="0"/>
                  <w:marTop w:val="0"/>
                  <w:marBottom w:val="0"/>
                  <w:divBdr>
                    <w:top w:val="single" w:sz="2" w:space="1" w:color="FFFFFF"/>
                    <w:left w:val="single" w:sz="2" w:space="11" w:color="FFFFFF"/>
                    <w:bottom w:val="single" w:sz="2" w:space="1" w:color="FFFFFF"/>
                    <w:right w:val="single" w:sz="2" w:space="4" w:color="FFFFFF"/>
                  </w:divBdr>
                  <w:divsChild>
                    <w:div w:id="1058747266">
                      <w:marLeft w:val="0"/>
                      <w:marRight w:val="0"/>
                      <w:marTop w:val="0"/>
                      <w:marBottom w:val="0"/>
                      <w:divBdr>
                        <w:top w:val="none" w:sz="0" w:space="0" w:color="auto"/>
                        <w:left w:val="none" w:sz="0" w:space="0" w:color="auto"/>
                        <w:bottom w:val="none" w:sz="0" w:space="0" w:color="auto"/>
                        <w:right w:val="none" w:sz="0" w:space="0" w:color="auto"/>
                      </w:divBdr>
                    </w:div>
                  </w:divsChild>
                </w:div>
                <w:div w:id="1212763882">
                  <w:marLeft w:val="0"/>
                  <w:marRight w:val="0"/>
                  <w:marTop w:val="0"/>
                  <w:marBottom w:val="0"/>
                  <w:divBdr>
                    <w:top w:val="single" w:sz="2" w:space="1" w:color="FFFFFF"/>
                    <w:left w:val="single" w:sz="2" w:space="11" w:color="FFFFFF"/>
                    <w:bottom w:val="single" w:sz="2" w:space="1" w:color="FFFFFF"/>
                    <w:right w:val="single" w:sz="2" w:space="4" w:color="FFFFFF"/>
                  </w:divBdr>
                  <w:divsChild>
                    <w:div w:id="1773671664">
                      <w:marLeft w:val="0"/>
                      <w:marRight w:val="0"/>
                      <w:marTop w:val="0"/>
                      <w:marBottom w:val="0"/>
                      <w:divBdr>
                        <w:top w:val="none" w:sz="0" w:space="0" w:color="auto"/>
                        <w:left w:val="none" w:sz="0" w:space="0" w:color="auto"/>
                        <w:bottom w:val="none" w:sz="0" w:space="0" w:color="auto"/>
                        <w:right w:val="none" w:sz="0" w:space="0" w:color="auto"/>
                      </w:divBdr>
                    </w:div>
                  </w:divsChild>
                </w:div>
                <w:div w:id="968822275">
                  <w:marLeft w:val="0"/>
                  <w:marRight w:val="0"/>
                  <w:marTop w:val="0"/>
                  <w:marBottom w:val="0"/>
                  <w:divBdr>
                    <w:top w:val="single" w:sz="2" w:space="1" w:color="FFFFFF"/>
                    <w:left w:val="single" w:sz="2" w:space="11" w:color="FFFFFF"/>
                    <w:bottom w:val="single" w:sz="2" w:space="1" w:color="FFFFFF"/>
                    <w:right w:val="single" w:sz="2" w:space="4" w:color="FFFFFF"/>
                  </w:divBdr>
                  <w:divsChild>
                    <w:div w:id="1948930822">
                      <w:marLeft w:val="0"/>
                      <w:marRight w:val="0"/>
                      <w:marTop w:val="0"/>
                      <w:marBottom w:val="0"/>
                      <w:divBdr>
                        <w:top w:val="none" w:sz="0" w:space="0" w:color="auto"/>
                        <w:left w:val="none" w:sz="0" w:space="0" w:color="auto"/>
                        <w:bottom w:val="none" w:sz="0" w:space="0" w:color="auto"/>
                        <w:right w:val="none" w:sz="0" w:space="0" w:color="auto"/>
                      </w:divBdr>
                    </w:div>
                  </w:divsChild>
                </w:div>
                <w:div w:id="323701566">
                  <w:marLeft w:val="0"/>
                  <w:marRight w:val="0"/>
                  <w:marTop w:val="0"/>
                  <w:marBottom w:val="0"/>
                  <w:divBdr>
                    <w:top w:val="single" w:sz="2" w:space="1" w:color="FFFFFF"/>
                    <w:left w:val="single" w:sz="2" w:space="11" w:color="FFFFFF"/>
                    <w:bottom w:val="single" w:sz="2" w:space="1" w:color="FFFFFF"/>
                    <w:right w:val="single" w:sz="2" w:space="4" w:color="FFFFFF"/>
                  </w:divBdr>
                  <w:divsChild>
                    <w:div w:id="203713914">
                      <w:marLeft w:val="0"/>
                      <w:marRight w:val="0"/>
                      <w:marTop w:val="0"/>
                      <w:marBottom w:val="0"/>
                      <w:divBdr>
                        <w:top w:val="none" w:sz="0" w:space="0" w:color="auto"/>
                        <w:left w:val="none" w:sz="0" w:space="0" w:color="auto"/>
                        <w:bottom w:val="none" w:sz="0" w:space="0" w:color="auto"/>
                        <w:right w:val="none" w:sz="0" w:space="0" w:color="auto"/>
                      </w:divBdr>
                    </w:div>
                  </w:divsChild>
                </w:div>
                <w:div w:id="1550259598">
                  <w:marLeft w:val="0"/>
                  <w:marRight w:val="0"/>
                  <w:marTop w:val="0"/>
                  <w:marBottom w:val="0"/>
                  <w:divBdr>
                    <w:top w:val="single" w:sz="2" w:space="1" w:color="FFFFFF"/>
                    <w:left w:val="single" w:sz="2" w:space="11" w:color="FFFFFF"/>
                    <w:bottom w:val="single" w:sz="2" w:space="1" w:color="FFFFFF"/>
                    <w:right w:val="single" w:sz="2" w:space="4" w:color="FFFFFF"/>
                  </w:divBdr>
                  <w:divsChild>
                    <w:div w:id="571894894">
                      <w:marLeft w:val="0"/>
                      <w:marRight w:val="0"/>
                      <w:marTop w:val="0"/>
                      <w:marBottom w:val="0"/>
                      <w:divBdr>
                        <w:top w:val="none" w:sz="0" w:space="0" w:color="auto"/>
                        <w:left w:val="none" w:sz="0" w:space="0" w:color="auto"/>
                        <w:bottom w:val="none" w:sz="0" w:space="0" w:color="auto"/>
                        <w:right w:val="none" w:sz="0" w:space="0" w:color="auto"/>
                      </w:divBdr>
                    </w:div>
                  </w:divsChild>
                </w:div>
                <w:div w:id="1021318656">
                  <w:marLeft w:val="0"/>
                  <w:marRight w:val="0"/>
                  <w:marTop w:val="0"/>
                  <w:marBottom w:val="0"/>
                  <w:divBdr>
                    <w:top w:val="single" w:sz="2" w:space="1" w:color="FFFFFF"/>
                    <w:left w:val="single" w:sz="2" w:space="11" w:color="FFFFFF"/>
                    <w:bottom w:val="single" w:sz="2" w:space="1" w:color="FFFFFF"/>
                    <w:right w:val="single" w:sz="2" w:space="4" w:color="FFFFFF"/>
                  </w:divBdr>
                  <w:divsChild>
                    <w:div w:id="2077509722">
                      <w:marLeft w:val="0"/>
                      <w:marRight w:val="0"/>
                      <w:marTop w:val="0"/>
                      <w:marBottom w:val="0"/>
                      <w:divBdr>
                        <w:top w:val="none" w:sz="0" w:space="0" w:color="auto"/>
                        <w:left w:val="none" w:sz="0" w:space="0" w:color="auto"/>
                        <w:bottom w:val="none" w:sz="0" w:space="0" w:color="auto"/>
                        <w:right w:val="none" w:sz="0" w:space="0" w:color="auto"/>
                      </w:divBdr>
                    </w:div>
                  </w:divsChild>
                </w:div>
                <w:div w:id="1153521482">
                  <w:marLeft w:val="0"/>
                  <w:marRight w:val="0"/>
                  <w:marTop w:val="0"/>
                  <w:marBottom w:val="0"/>
                  <w:divBdr>
                    <w:top w:val="single" w:sz="2" w:space="1" w:color="FFFFFF"/>
                    <w:left w:val="single" w:sz="2" w:space="11" w:color="FFFFFF"/>
                    <w:bottom w:val="single" w:sz="2" w:space="1" w:color="FFFFFF"/>
                    <w:right w:val="single" w:sz="2" w:space="4" w:color="FFFFFF"/>
                  </w:divBdr>
                  <w:divsChild>
                    <w:div w:id="509607994">
                      <w:marLeft w:val="0"/>
                      <w:marRight w:val="0"/>
                      <w:marTop w:val="0"/>
                      <w:marBottom w:val="0"/>
                      <w:divBdr>
                        <w:top w:val="none" w:sz="0" w:space="0" w:color="auto"/>
                        <w:left w:val="none" w:sz="0" w:space="0" w:color="auto"/>
                        <w:bottom w:val="none" w:sz="0" w:space="0" w:color="auto"/>
                        <w:right w:val="none" w:sz="0" w:space="0" w:color="auto"/>
                      </w:divBdr>
                    </w:div>
                  </w:divsChild>
                </w:div>
                <w:div w:id="1723627743">
                  <w:marLeft w:val="0"/>
                  <w:marRight w:val="0"/>
                  <w:marTop w:val="0"/>
                  <w:marBottom w:val="0"/>
                  <w:divBdr>
                    <w:top w:val="single" w:sz="2" w:space="1" w:color="FFFFFF"/>
                    <w:left w:val="single" w:sz="2" w:space="11" w:color="FFFFFF"/>
                    <w:bottom w:val="single" w:sz="2" w:space="1" w:color="FFFFFF"/>
                    <w:right w:val="single" w:sz="2" w:space="4" w:color="FFFFFF"/>
                  </w:divBdr>
                  <w:divsChild>
                    <w:div w:id="1499615794">
                      <w:marLeft w:val="0"/>
                      <w:marRight w:val="0"/>
                      <w:marTop w:val="0"/>
                      <w:marBottom w:val="0"/>
                      <w:divBdr>
                        <w:top w:val="none" w:sz="0" w:space="0" w:color="auto"/>
                        <w:left w:val="none" w:sz="0" w:space="0" w:color="auto"/>
                        <w:bottom w:val="none" w:sz="0" w:space="0" w:color="auto"/>
                        <w:right w:val="none" w:sz="0" w:space="0" w:color="auto"/>
                      </w:divBdr>
                    </w:div>
                  </w:divsChild>
                </w:div>
                <w:div w:id="558246741">
                  <w:marLeft w:val="0"/>
                  <w:marRight w:val="0"/>
                  <w:marTop w:val="0"/>
                  <w:marBottom w:val="0"/>
                  <w:divBdr>
                    <w:top w:val="single" w:sz="2" w:space="1" w:color="FFFFFF"/>
                    <w:left w:val="single" w:sz="2" w:space="11" w:color="FFFFFF"/>
                    <w:bottom w:val="single" w:sz="2" w:space="1" w:color="FFFFFF"/>
                    <w:right w:val="single" w:sz="2" w:space="4" w:color="FFFFFF"/>
                  </w:divBdr>
                  <w:divsChild>
                    <w:div w:id="596256788">
                      <w:marLeft w:val="0"/>
                      <w:marRight w:val="0"/>
                      <w:marTop w:val="0"/>
                      <w:marBottom w:val="0"/>
                      <w:divBdr>
                        <w:top w:val="none" w:sz="0" w:space="0" w:color="auto"/>
                        <w:left w:val="none" w:sz="0" w:space="0" w:color="auto"/>
                        <w:bottom w:val="none" w:sz="0" w:space="0" w:color="auto"/>
                        <w:right w:val="none" w:sz="0" w:space="0" w:color="auto"/>
                      </w:divBdr>
                    </w:div>
                  </w:divsChild>
                </w:div>
                <w:div w:id="1140148030">
                  <w:marLeft w:val="0"/>
                  <w:marRight w:val="0"/>
                  <w:marTop w:val="0"/>
                  <w:marBottom w:val="0"/>
                  <w:divBdr>
                    <w:top w:val="single" w:sz="2" w:space="1" w:color="FFFFFF"/>
                    <w:left w:val="single" w:sz="2" w:space="11" w:color="FFFFFF"/>
                    <w:bottom w:val="single" w:sz="2" w:space="1" w:color="FFFFFF"/>
                    <w:right w:val="single" w:sz="2" w:space="4" w:color="FFFFFF"/>
                  </w:divBdr>
                  <w:divsChild>
                    <w:div w:id="1734964664">
                      <w:marLeft w:val="0"/>
                      <w:marRight w:val="0"/>
                      <w:marTop w:val="0"/>
                      <w:marBottom w:val="0"/>
                      <w:divBdr>
                        <w:top w:val="none" w:sz="0" w:space="0" w:color="auto"/>
                        <w:left w:val="none" w:sz="0" w:space="0" w:color="auto"/>
                        <w:bottom w:val="none" w:sz="0" w:space="0" w:color="auto"/>
                        <w:right w:val="none" w:sz="0" w:space="0" w:color="auto"/>
                      </w:divBdr>
                    </w:div>
                  </w:divsChild>
                </w:div>
                <w:div w:id="1356350296">
                  <w:marLeft w:val="0"/>
                  <w:marRight w:val="0"/>
                  <w:marTop w:val="0"/>
                  <w:marBottom w:val="0"/>
                  <w:divBdr>
                    <w:top w:val="single" w:sz="2" w:space="1" w:color="FFFFFF"/>
                    <w:left w:val="single" w:sz="2" w:space="11" w:color="FFFFFF"/>
                    <w:bottom w:val="single" w:sz="2" w:space="1" w:color="FFFFFF"/>
                    <w:right w:val="single" w:sz="2" w:space="4" w:color="FFFFFF"/>
                  </w:divBdr>
                  <w:divsChild>
                    <w:div w:id="1016692240">
                      <w:marLeft w:val="0"/>
                      <w:marRight w:val="0"/>
                      <w:marTop w:val="0"/>
                      <w:marBottom w:val="0"/>
                      <w:divBdr>
                        <w:top w:val="none" w:sz="0" w:space="0" w:color="auto"/>
                        <w:left w:val="none" w:sz="0" w:space="0" w:color="auto"/>
                        <w:bottom w:val="none" w:sz="0" w:space="0" w:color="auto"/>
                        <w:right w:val="none" w:sz="0" w:space="0" w:color="auto"/>
                      </w:divBdr>
                    </w:div>
                  </w:divsChild>
                </w:div>
                <w:div w:id="1762994512">
                  <w:marLeft w:val="0"/>
                  <w:marRight w:val="0"/>
                  <w:marTop w:val="0"/>
                  <w:marBottom w:val="0"/>
                  <w:divBdr>
                    <w:top w:val="single" w:sz="2" w:space="1" w:color="FFFFFF"/>
                    <w:left w:val="single" w:sz="2" w:space="11" w:color="FFFFFF"/>
                    <w:bottom w:val="single" w:sz="2" w:space="1" w:color="FFFFFF"/>
                    <w:right w:val="single" w:sz="2" w:space="4" w:color="FFFFFF"/>
                  </w:divBdr>
                  <w:divsChild>
                    <w:div w:id="550310052">
                      <w:marLeft w:val="0"/>
                      <w:marRight w:val="0"/>
                      <w:marTop w:val="0"/>
                      <w:marBottom w:val="0"/>
                      <w:divBdr>
                        <w:top w:val="none" w:sz="0" w:space="0" w:color="auto"/>
                        <w:left w:val="none" w:sz="0" w:space="0" w:color="auto"/>
                        <w:bottom w:val="none" w:sz="0" w:space="0" w:color="auto"/>
                        <w:right w:val="none" w:sz="0" w:space="0" w:color="auto"/>
                      </w:divBdr>
                    </w:div>
                  </w:divsChild>
                </w:div>
                <w:div w:id="928122015">
                  <w:marLeft w:val="0"/>
                  <w:marRight w:val="0"/>
                  <w:marTop w:val="0"/>
                  <w:marBottom w:val="0"/>
                  <w:divBdr>
                    <w:top w:val="single" w:sz="2" w:space="1" w:color="FFFFFF"/>
                    <w:left w:val="single" w:sz="2" w:space="11" w:color="FFFFFF"/>
                    <w:bottom w:val="single" w:sz="2" w:space="1" w:color="FFFFFF"/>
                    <w:right w:val="single" w:sz="2" w:space="4" w:color="FFFFFF"/>
                  </w:divBdr>
                  <w:divsChild>
                    <w:div w:id="1799908301">
                      <w:marLeft w:val="0"/>
                      <w:marRight w:val="0"/>
                      <w:marTop w:val="0"/>
                      <w:marBottom w:val="0"/>
                      <w:divBdr>
                        <w:top w:val="none" w:sz="0" w:space="0" w:color="auto"/>
                        <w:left w:val="none" w:sz="0" w:space="0" w:color="auto"/>
                        <w:bottom w:val="none" w:sz="0" w:space="0" w:color="auto"/>
                        <w:right w:val="none" w:sz="0" w:space="0" w:color="auto"/>
                      </w:divBdr>
                    </w:div>
                  </w:divsChild>
                </w:div>
                <w:div w:id="242224815">
                  <w:marLeft w:val="0"/>
                  <w:marRight w:val="0"/>
                  <w:marTop w:val="0"/>
                  <w:marBottom w:val="0"/>
                  <w:divBdr>
                    <w:top w:val="single" w:sz="2" w:space="1" w:color="FFFFFF"/>
                    <w:left w:val="single" w:sz="2" w:space="11" w:color="FFFFFF"/>
                    <w:bottom w:val="single" w:sz="2" w:space="1" w:color="FFFFFF"/>
                    <w:right w:val="single" w:sz="2" w:space="4" w:color="FFFFFF"/>
                  </w:divBdr>
                  <w:divsChild>
                    <w:div w:id="1133986971">
                      <w:marLeft w:val="0"/>
                      <w:marRight w:val="0"/>
                      <w:marTop w:val="0"/>
                      <w:marBottom w:val="0"/>
                      <w:divBdr>
                        <w:top w:val="none" w:sz="0" w:space="0" w:color="auto"/>
                        <w:left w:val="none" w:sz="0" w:space="0" w:color="auto"/>
                        <w:bottom w:val="none" w:sz="0" w:space="0" w:color="auto"/>
                        <w:right w:val="none" w:sz="0" w:space="0" w:color="auto"/>
                      </w:divBdr>
                    </w:div>
                  </w:divsChild>
                </w:div>
                <w:div w:id="1161773493">
                  <w:marLeft w:val="0"/>
                  <w:marRight w:val="0"/>
                  <w:marTop w:val="0"/>
                  <w:marBottom w:val="0"/>
                  <w:divBdr>
                    <w:top w:val="single" w:sz="2" w:space="1" w:color="FFFFFF"/>
                    <w:left w:val="single" w:sz="2" w:space="11" w:color="FFFFFF"/>
                    <w:bottom w:val="single" w:sz="2" w:space="1" w:color="FFFFFF"/>
                    <w:right w:val="single" w:sz="2" w:space="4" w:color="FFFFFF"/>
                  </w:divBdr>
                  <w:divsChild>
                    <w:div w:id="1468088833">
                      <w:marLeft w:val="0"/>
                      <w:marRight w:val="0"/>
                      <w:marTop w:val="0"/>
                      <w:marBottom w:val="0"/>
                      <w:divBdr>
                        <w:top w:val="none" w:sz="0" w:space="0" w:color="auto"/>
                        <w:left w:val="none" w:sz="0" w:space="0" w:color="auto"/>
                        <w:bottom w:val="none" w:sz="0" w:space="0" w:color="auto"/>
                        <w:right w:val="none" w:sz="0" w:space="0" w:color="auto"/>
                      </w:divBdr>
                    </w:div>
                  </w:divsChild>
                </w:div>
                <w:div w:id="841042119">
                  <w:marLeft w:val="0"/>
                  <w:marRight w:val="0"/>
                  <w:marTop w:val="0"/>
                  <w:marBottom w:val="0"/>
                  <w:divBdr>
                    <w:top w:val="single" w:sz="2" w:space="1" w:color="FFFFFF"/>
                    <w:left w:val="single" w:sz="2" w:space="11" w:color="FFFFFF"/>
                    <w:bottom w:val="single" w:sz="2" w:space="1" w:color="FFFFFF"/>
                    <w:right w:val="single" w:sz="2" w:space="4" w:color="FFFFFF"/>
                  </w:divBdr>
                  <w:divsChild>
                    <w:div w:id="1314337790">
                      <w:marLeft w:val="0"/>
                      <w:marRight w:val="0"/>
                      <w:marTop w:val="0"/>
                      <w:marBottom w:val="0"/>
                      <w:divBdr>
                        <w:top w:val="none" w:sz="0" w:space="0" w:color="auto"/>
                        <w:left w:val="none" w:sz="0" w:space="0" w:color="auto"/>
                        <w:bottom w:val="none" w:sz="0" w:space="0" w:color="auto"/>
                        <w:right w:val="none" w:sz="0" w:space="0" w:color="auto"/>
                      </w:divBdr>
                    </w:div>
                  </w:divsChild>
                </w:div>
                <w:div w:id="1515535913">
                  <w:marLeft w:val="0"/>
                  <w:marRight w:val="0"/>
                  <w:marTop w:val="0"/>
                  <w:marBottom w:val="0"/>
                  <w:divBdr>
                    <w:top w:val="single" w:sz="2" w:space="1" w:color="FFFFFF"/>
                    <w:left w:val="single" w:sz="2" w:space="11" w:color="FFFFFF"/>
                    <w:bottom w:val="single" w:sz="2" w:space="1" w:color="FFFFFF"/>
                    <w:right w:val="single" w:sz="2" w:space="4" w:color="FFFFFF"/>
                  </w:divBdr>
                  <w:divsChild>
                    <w:div w:id="190463923">
                      <w:marLeft w:val="0"/>
                      <w:marRight w:val="0"/>
                      <w:marTop w:val="0"/>
                      <w:marBottom w:val="0"/>
                      <w:divBdr>
                        <w:top w:val="none" w:sz="0" w:space="0" w:color="auto"/>
                        <w:left w:val="none" w:sz="0" w:space="0" w:color="auto"/>
                        <w:bottom w:val="none" w:sz="0" w:space="0" w:color="auto"/>
                        <w:right w:val="none" w:sz="0" w:space="0" w:color="auto"/>
                      </w:divBdr>
                    </w:div>
                  </w:divsChild>
                </w:div>
                <w:div w:id="397938758">
                  <w:marLeft w:val="0"/>
                  <w:marRight w:val="0"/>
                  <w:marTop w:val="0"/>
                  <w:marBottom w:val="0"/>
                  <w:divBdr>
                    <w:top w:val="single" w:sz="2" w:space="1" w:color="FFFFFF"/>
                    <w:left w:val="single" w:sz="2" w:space="11" w:color="FFFFFF"/>
                    <w:bottom w:val="single" w:sz="2" w:space="1" w:color="FFFFFF"/>
                    <w:right w:val="single" w:sz="2" w:space="4" w:color="FFFFFF"/>
                  </w:divBdr>
                  <w:divsChild>
                    <w:div w:id="854995725">
                      <w:marLeft w:val="0"/>
                      <w:marRight w:val="0"/>
                      <w:marTop w:val="0"/>
                      <w:marBottom w:val="0"/>
                      <w:divBdr>
                        <w:top w:val="none" w:sz="0" w:space="0" w:color="auto"/>
                        <w:left w:val="none" w:sz="0" w:space="0" w:color="auto"/>
                        <w:bottom w:val="none" w:sz="0" w:space="0" w:color="auto"/>
                        <w:right w:val="none" w:sz="0" w:space="0" w:color="auto"/>
                      </w:divBdr>
                    </w:div>
                  </w:divsChild>
                </w:div>
                <w:div w:id="1483043074">
                  <w:marLeft w:val="0"/>
                  <w:marRight w:val="0"/>
                  <w:marTop w:val="0"/>
                  <w:marBottom w:val="0"/>
                  <w:divBdr>
                    <w:top w:val="single" w:sz="2" w:space="1" w:color="FFFFFF"/>
                    <w:left w:val="single" w:sz="2" w:space="11" w:color="FFFFFF"/>
                    <w:bottom w:val="single" w:sz="2" w:space="1" w:color="FFFFFF"/>
                    <w:right w:val="single" w:sz="2" w:space="4" w:color="FFFFFF"/>
                  </w:divBdr>
                  <w:divsChild>
                    <w:div w:id="1434588774">
                      <w:marLeft w:val="0"/>
                      <w:marRight w:val="0"/>
                      <w:marTop w:val="0"/>
                      <w:marBottom w:val="0"/>
                      <w:divBdr>
                        <w:top w:val="none" w:sz="0" w:space="0" w:color="auto"/>
                        <w:left w:val="none" w:sz="0" w:space="0" w:color="auto"/>
                        <w:bottom w:val="none" w:sz="0" w:space="0" w:color="auto"/>
                        <w:right w:val="none" w:sz="0" w:space="0" w:color="auto"/>
                      </w:divBdr>
                    </w:div>
                  </w:divsChild>
                </w:div>
                <w:div w:id="1261186017">
                  <w:marLeft w:val="0"/>
                  <w:marRight w:val="0"/>
                  <w:marTop w:val="0"/>
                  <w:marBottom w:val="0"/>
                  <w:divBdr>
                    <w:top w:val="single" w:sz="2" w:space="1" w:color="FFFFFF"/>
                    <w:left w:val="single" w:sz="2" w:space="11" w:color="FFFFFF"/>
                    <w:bottom w:val="single" w:sz="2" w:space="1" w:color="FFFFFF"/>
                    <w:right w:val="single" w:sz="2" w:space="4" w:color="FFFFFF"/>
                  </w:divBdr>
                  <w:divsChild>
                    <w:div w:id="1892109563">
                      <w:marLeft w:val="0"/>
                      <w:marRight w:val="0"/>
                      <w:marTop w:val="0"/>
                      <w:marBottom w:val="0"/>
                      <w:divBdr>
                        <w:top w:val="none" w:sz="0" w:space="0" w:color="auto"/>
                        <w:left w:val="none" w:sz="0" w:space="0" w:color="auto"/>
                        <w:bottom w:val="none" w:sz="0" w:space="0" w:color="auto"/>
                        <w:right w:val="none" w:sz="0" w:space="0" w:color="auto"/>
                      </w:divBdr>
                    </w:div>
                  </w:divsChild>
                </w:div>
                <w:div w:id="497500396">
                  <w:marLeft w:val="0"/>
                  <w:marRight w:val="0"/>
                  <w:marTop w:val="0"/>
                  <w:marBottom w:val="0"/>
                  <w:divBdr>
                    <w:top w:val="single" w:sz="2" w:space="1" w:color="FFFFFF"/>
                    <w:left w:val="single" w:sz="2" w:space="11" w:color="FFFFFF"/>
                    <w:bottom w:val="single" w:sz="2" w:space="1" w:color="FFFFFF"/>
                    <w:right w:val="single" w:sz="2" w:space="4" w:color="FFFFFF"/>
                  </w:divBdr>
                  <w:divsChild>
                    <w:div w:id="1792898377">
                      <w:marLeft w:val="0"/>
                      <w:marRight w:val="0"/>
                      <w:marTop w:val="0"/>
                      <w:marBottom w:val="0"/>
                      <w:divBdr>
                        <w:top w:val="none" w:sz="0" w:space="0" w:color="auto"/>
                        <w:left w:val="none" w:sz="0" w:space="0" w:color="auto"/>
                        <w:bottom w:val="none" w:sz="0" w:space="0" w:color="auto"/>
                        <w:right w:val="none" w:sz="0" w:space="0" w:color="auto"/>
                      </w:divBdr>
                    </w:div>
                  </w:divsChild>
                </w:div>
                <w:div w:id="1969163523">
                  <w:marLeft w:val="0"/>
                  <w:marRight w:val="0"/>
                  <w:marTop w:val="0"/>
                  <w:marBottom w:val="0"/>
                  <w:divBdr>
                    <w:top w:val="single" w:sz="2" w:space="1" w:color="FFFFFF"/>
                    <w:left w:val="single" w:sz="2" w:space="11" w:color="FFFFFF"/>
                    <w:bottom w:val="single" w:sz="2" w:space="1" w:color="FFFFFF"/>
                    <w:right w:val="single" w:sz="2" w:space="4" w:color="FFFFFF"/>
                  </w:divBdr>
                  <w:divsChild>
                    <w:div w:id="847598461">
                      <w:marLeft w:val="0"/>
                      <w:marRight w:val="0"/>
                      <w:marTop w:val="0"/>
                      <w:marBottom w:val="0"/>
                      <w:divBdr>
                        <w:top w:val="none" w:sz="0" w:space="0" w:color="auto"/>
                        <w:left w:val="none" w:sz="0" w:space="0" w:color="auto"/>
                        <w:bottom w:val="none" w:sz="0" w:space="0" w:color="auto"/>
                        <w:right w:val="none" w:sz="0" w:space="0" w:color="auto"/>
                      </w:divBdr>
                    </w:div>
                  </w:divsChild>
                </w:div>
                <w:div w:id="311519136">
                  <w:marLeft w:val="0"/>
                  <w:marRight w:val="0"/>
                  <w:marTop w:val="0"/>
                  <w:marBottom w:val="0"/>
                  <w:divBdr>
                    <w:top w:val="single" w:sz="2" w:space="1" w:color="FFFFFF"/>
                    <w:left w:val="single" w:sz="2" w:space="11" w:color="FFFFFF"/>
                    <w:bottom w:val="single" w:sz="2" w:space="1" w:color="FFFFFF"/>
                    <w:right w:val="single" w:sz="2" w:space="4" w:color="FFFFFF"/>
                  </w:divBdr>
                  <w:divsChild>
                    <w:div w:id="977538516">
                      <w:marLeft w:val="0"/>
                      <w:marRight w:val="0"/>
                      <w:marTop w:val="0"/>
                      <w:marBottom w:val="0"/>
                      <w:divBdr>
                        <w:top w:val="none" w:sz="0" w:space="0" w:color="auto"/>
                        <w:left w:val="none" w:sz="0" w:space="0" w:color="auto"/>
                        <w:bottom w:val="none" w:sz="0" w:space="0" w:color="auto"/>
                        <w:right w:val="none" w:sz="0" w:space="0" w:color="auto"/>
                      </w:divBdr>
                    </w:div>
                  </w:divsChild>
                </w:div>
                <w:div w:id="1068108663">
                  <w:marLeft w:val="0"/>
                  <w:marRight w:val="0"/>
                  <w:marTop w:val="0"/>
                  <w:marBottom w:val="0"/>
                  <w:divBdr>
                    <w:top w:val="single" w:sz="2" w:space="1" w:color="FFFFFF"/>
                    <w:left w:val="single" w:sz="2" w:space="11" w:color="FFFFFF"/>
                    <w:bottom w:val="single" w:sz="2" w:space="1" w:color="FFFFFF"/>
                    <w:right w:val="single" w:sz="2" w:space="4" w:color="FFFFFF"/>
                  </w:divBdr>
                  <w:divsChild>
                    <w:div w:id="365716315">
                      <w:marLeft w:val="0"/>
                      <w:marRight w:val="0"/>
                      <w:marTop w:val="0"/>
                      <w:marBottom w:val="0"/>
                      <w:divBdr>
                        <w:top w:val="none" w:sz="0" w:space="0" w:color="auto"/>
                        <w:left w:val="none" w:sz="0" w:space="0" w:color="auto"/>
                        <w:bottom w:val="none" w:sz="0" w:space="0" w:color="auto"/>
                        <w:right w:val="none" w:sz="0" w:space="0" w:color="auto"/>
                      </w:divBdr>
                    </w:div>
                  </w:divsChild>
                </w:div>
                <w:div w:id="544827358">
                  <w:marLeft w:val="0"/>
                  <w:marRight w:val="0"/>
                  <w:marTop w:val="0"/>
                  <w:marBottom w:val="0"/>
                  <w:divBdr>
                    <w:top w:val="single" w:sz="2" w:space="1" w:color="FFFFFF"/>
                    <w:left w:val="single" w:sz="2" w:space="11" w:color="FFFFFF"/>
                    <w:bottom w:val="single" w:sz="2" w:space="1" w:color="FFFFFF"/>
                    <w:right w:val="single" w:sz="2" w:space="4" w:color="FFFFFF"/>
                  </w:divBdr>
                  <w:divsChild>
                    <w:div w:id="1763449542">
                      <w:marLeft w:val="0"/>
                      <w:marRight w:val="0"/>
                      <w:marTop w:val="0"/>
                      <w:marBottom w:val="0"/>
                      <w:divBdr>
                        <w:top w:val="none" w:sz="0" w:space="0" w:color="auto"/>
                        <w:left w:val="none" w:sz="0" w:space="0" w:color="auto"/>
                        <w:bottom w:val="none" w:sz="0" w:space="0" w:color="auto"/>
                        <w:right w:val="none" w:sz="0" w:space="0" w:color="auto"/>
                      </w:divBdr>
                    </w:div>
                  </w:divsChild>
                </w:div>
                <w:div w:id="689256362">
                  <w:marLeft w:val="0"/>
                  <w:marRight w:val="0"/>
                  <w:marTop w:val="0"/>
                  <w:marBottom w:val="0"/>
                  <w:divBdr>
                    <w:top w:val="single" w:sz="2" w:space="1" w:color="FFFFFF"/>
                    <w:left w:val="single" w:sz="2" w:space="11" w:color="FFFFFF"/>
                    <w:bottom w:val="single" w:sz="2" w:space="1" w:color="FFFFFF"/>
                    <w:right w:val="single" w:sz="2" w:space="4" w:color="FFFFFF"/>
                  </w:divBdr>
                  <w:divsChild>
                    <w:div w:id="1426263085">
                      <w:marLeft w:val="0"/>
                      <w:marRight w:val="0"/>
                      <w:marTop w:val="0"/>
                      <w:marBottom w:val="0"/>
                      <w:divBdr>
                        <w:top w:val="none" w:sz="0" w:space="0" w:color="auto"/>
                        <w:left w:val="none" w:sz="0" w:space="0" w:color="auto"/>
                        <w:bottom w:val="none" w:sz="0" w:space="0" w:color="auto"/>
                        <w:right w:val="none" w:sz="0" w:space="0" w:color="auto"/>
                      </w:divBdr>
                    </w:div>
                  </w:divsChild>
                </w:div>
                <w:div w:id="1278561511">
                  <w:marLeft w:val="0"/>
                  <w:marRight w:val="0"/>
                  <w:marTop w:val="0"/>
                  <w:marBottom w:val="0"/>
                  <w:divBdr>
                    <w:top w:val="single" w:sz="2" w:space="1" w:color="FFFFFF"/>
                    <w:left w:val="single" w:sz="2" w:space="11" w:color="FFFFFF"/>
                    <w:bottom w:val="single" w:sz="2" w:space="4" w:color="FFFFFF"/>
                    <w:right w:val="single" w:sz="2" w:space="4" w:color="FFFFFF"/>
                  </w:divBdr>
                  <w:divsChild>
                    <w:div w:id="1877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642171">
          <w:marLeft w:val="0"/>
          <w:marRight w:val="0"/>
          <w:marTop w:val="0"/>
          <w:marBottom w:val="300"/>
          <w:divBdr>
            <w:top w:val="none" w:sz="0" w:space="0" w:color="auto"/>
            <w:left w:val="none" w:sz="0" w:space="0" w:color="auto"/>
            <w:bottom w:val="none" w:sz="0" w:space="0" w:color="auto"/>
            <w:right w:val="none" w:sz="0" w:space="0" w:color="auto"/>
          </w:divBdr>
          <w:divsChild>
            <w:div w:id="1501234836">
              <w:marLeft w:val="0"/>
              <w:marRight w:val="0"/>
              <w:marTop w:val="0"/>
              <w:marBottom w:val="0"/>
              <w:divBdr>
                <w:top w:val="none" w:sz="0" w:space="0" w:color="auto"/>
                <w:left w:val="none" w:sz="0" w:space="0" w:color="auto"/>
                <w:bottom w:val="none" w:sz="0" w:space="0" w:color="auto"/>
                <w:right w:val="none" w:sz="0" w:space="0" w:color="auto"/>
              </w:divBdr>
              <w:divsChild>
                <w:div w:id="1566258587">
                  <w:marLeft w:val="0"/>
                  <w:marRight w:val="0"/>
                  <w:marTop w:val="0"/>
                  <w:marBottom w:val="0"/>
                  <w:divBdr>
                    <w:top w:val="single" w:sz="2" w:space="4" w:color="FFFFFF"/>
                    <w:left w:val="single" w:sz="2" w:space="11" w:color="FFFFFF"/>
                    <w:bottom w:val="single" w:sz="2" w:space="1" w:color="FFFFFF"/>
                    <w:right w:val="single" w:sz="2" w:space="4" w:color="FFFFFF"/>
                  </w:divBdr>
                  <w:divsChild>
                    <w:div w:id="840581807">
                      <w:marLeft w:val="0"/>
                      <w:marRight w:val="0"/>
                      <w:marTop w:val="0"/>
                      <w:marBottom w:val="0"/>
                      <w:divBdr>
                        <w:top w:val="none" w:sz="0" w:space="0" w:color="auto"/>
                        <w:left w:val="none" w:sz="0" w:space="0" w:color="auto"/>
                        <w:bottom w:val="none" w:sz="0" w:space="0" w:color="auto"/>
                        <w:right w:val="none" w:sz="0" w:space="0" w:color="auto"/>
                      </w:divBdr>
                    </w:div>
                  </w:divsChild>
                </w:div>
                <w:div w:id="229655068">
                  <w:marLeft w:val="0"/>
                  <w:marRight w:val="0"/>
                  <w:marTop w:val="0"/>
                  <w:marBottom w:val="0"/>
                  <w:divBdr>
                    <w:top w:val="single" w:sz="2" w:space="1" w:color="FFFFFF"/>
                    <w:left w:val="single" w:sz="2" w:space="11" w:color="FFFFFF"/>
                    <w:bottom w:val="single" w:sz="2" w:space="1" w:color="FFFFFF"/>
                    <w:right w:val="single" w:sz="2" w:space="4" w:color="FFFFFF"/>
                  </w:divBdr>
                  <w:divsChild>
                    <w:div w:id="80833217">
                      <w:marLeft w:val="0"/>
                      <w:marRight w:val="0"/>
                      <w:marTop w:val="0"/>
                      <w:marBottom w:val="0"/>
                      <w:divBdr>
                        <w:top w:val="none" w:sz="0" w:space="0" w:color="auto"/>
                        <w:left w:val="none" w:sz="0" w:space="0" w:color="auto"/>
                        <w:bottom w:val="none" w:sz="0" w:space="0" w:color="auto"/>
                        <w:right w:val="none" w:sz="0" w:space="0" w:color="auto"/>
                      </w:divBdr>
                    </w:div>
                  </w:divsChild>
                </w:div>
                <w:div w:id="821196928">
                  <w:marLeft w:val="0"/>
                  <w:marRight w:val="0"/>
                  <w:marTop w:val="0"/>
                  <w:marBottom w:val="0"/>
                  <w:divBdr>
                    <w:top w:val="single" w:sz="2" w:space="1" w:color="FFFFFF"/>
                    <w:left w:val="single" w:sz="2" w:space="11" w:color="FFFFFF"/>
                    <w:bottom w:val="single" w:sz="2" w:space="1" w:color="FFFFFF"/>
                    <w:right w:val="single" w:sz="2" w:space="4" w:color="FFFFFF"/>
                  </w:divBdr>
                  <w:divsChild>
                    <w:div w:id="889224208">
                      <w:marLeft w:val="0"/>
                      <w:marRight w:val="0"/>
                      <w:marTop w:val="0"/>
                      <w:marBottom w:val="0"/>
                      <w:divBdr>
                        <w:top w:val="none" w:sz="0" w:space="0" w:color="auto"/>
                        <w:left w:val="none" w:sz="0" w:space="0" w:color="auto"/>
                        <w:bottom w:val="none" w:sz="0" w:space="0" w:color="auto"/>
                        <w:right w:val="none" w:sz="0" w:space="0" w:color="auto"/>
                      </w:divBdr>
                    </w:div>
                  </w:divsChild>
                </w:div>
                <w:div w:id="1524705182">
                  <w:marLeft w:val="0"/>
                  <w:marRight w:val="0"/>
                  <w:marTop w:val="0"/>
                  <w:marBottom w:val="0"/>
                  <w:divBdr>
                    <w:top w:val="single" w:sz="2" w:space="1" w:color="FFFFFF"/>
                    <w:left w:val="single" w:sz="2" w:space="11" w:color="FFFFFF"/>
                    <w:bottom w:val="single" w:sz="2" w:space="1" w:color="FFFFFF"/>
                    <w:right w:val="single" w:sz="2" w:space="4" w:color="FFFFFF"/>
                  </w:divBdr>
                  <w:divsChild>
                    <w:div w:id="1942685859">
                      <w:marLeft w:val="0"/>
                      <w:marRight w:val="0"/>
                      <w:marTop w:val="0"/>
                      <w:marBottom w:val="0"/>
                      <w:divBdr>
                        <w:top w:val="none" w:sz="0" w:space="0" w:color="auto"/>
                        <w:left w:val="none" w:sz="0" w:space="0" w:color="auto"/>
                        <w:bottom w:val="none" w:sz="0" w:space="0" w:color="auto"/>
                        <w:right w:val="none" w:sz="0" w:space="0" w:color="auto"/>
                      </w:divBdr>
                    </w:div>
                  </w:divsChild>
                </w:div>
                <w:div w:id="1535338963">
                  <w:marLeft w:val="0"/>
                  <w:marRight w:val="0"/>
                  <w:marTop w:val="0"/>
                  <w:marBottom w:val="0"/>
                  <w:divBdr>
                    <w:top w:val="single" w:sz="2" w:space="1" w:color="FFFFFF"/>
                    <w:left w:val="single" w:sz="2" w:space="11" w:color="FFFFFF"/>
                    <w:bottom w:val="single" w:sz="2" w:space="1" w:color="FFFFFF"/>
                    <w:right w:val="single" w:sz="2" w:space="4" w:color="FFFFFF"/>
                  </w:divBdr>
                  <w:divsChild>
                    <w:div w:id="1531643883">
                      <w:marLeft w:val="0"/>
                      <w:marRight w:val="0"/>
                      <w:marTop w:val="0"/>
                      <w:marBottom w:val="0"/>
                      <w:divBdr>
                        <w:top w:val="none" w:sz="0" w:space="0" w:color="auto"/>
                        <w:left w:val="none" w:sz="0" w:space="0" w:color="auto"/>
                        <w:bottom w:val="none" w:sz="0" w:space="0" w:color="auto"/>
                        <w:right w:val="none" w:sz="0" w:space="0" w:color="auto"/>
                      </w:divBdr>
                    </w:div>
                  </w:divsChild>
                </w:div>
                <w:div w:id="410664045">
                  <w:marLeft w:val="0"/>
                  <w:marRight w:val="0"/>
                  <w:marTop w:val="0"/>
                  <w:marBottom w:val="0"/>
                  <w:divBdr>
                    <w:top w:val="single" w:sz="2" w:space="1" w:color="FFFFFF"/>
                    <w:left w:val="single" w:sz="2" w:space="11" w:color="FFFFFF"/>
                    <w:bottom w:val="single" w:sz="2" w:space="1" w:color="FFFFFF"/>
                    <w:right w:val="single" w:sz="2" w:space="4" w:color="FFFFFF"/>
                  </w:divBdr>
                  <w:divsChild>
                    <w:div w:id="1760366073">
                      <w:marLeft w:val="0"/>
                      <w:marRight w:val="0"/>
                      <w:marTop w:val="0"/>
                      <w:marBottom w:val="0"/>
                      <w:divBdr>
                        <w:top w:val="none" w:sz="0" w:space="0" w:color="auto"/>
                        <w:left w:val="none" w:sz="0" w:space="0" w:color="auto"/>
                        <w:bottom w:val="none" w:sz="0" w:space="0" w:color="auto"/>
                        <w:right w:val="none" w:sz="0" w:space="0" w:color="auto"/>
                      </w:divBdr>
                    </w:div>
                  </w:divsChild>
                </w:div>
                <w:div w:id="995954591">
                  <w:marLeft w:val="0"/>
                  <w:marRight w:val="0"/>
                  <w:marTop w:val="0"/>
                  <w:marBottom w:val="0"/>
                  <w:divBdr>
                    <w:top w:val="single" w:sz="2" w:space="1" w:color="FFFFFF"/>
                    <w:left w:val="single" w:sz="2" w:space="11" w:color="FFFFFF"/>
                    <w:bottom w:val="single" w:sz="2" w:space="1" w:color="FFFFFF"/>
                    <w:right w:val="single" w:sz="2" w:space="4" w:color="FFFFFF"/>
                  </w:divBdr>
                  <w:divsChild>
                    <w:div w:id="818809945">
                      <w:marLeft w:val="0"/>
                      <w:marRight w:val="0"/>
                      <w:marTop w:val="0"/>
                      <w:marBottom w:val="0"/>
                      <w:divBdr>
                        <w:top w:val="none" w:sz="0" w:space="0" w:color="auto"/>
                        <w:left w:val="none" w:sz="0" w:space="0" w:color="auto"/>
                        <w:bottom w:val="none" w:sz="0" w:space="0" w:color="auto"/>
                        <w:right w:val="none" w:sz="0" w:space="0" w:color="auto"/>
                      </w:divBdr>
                    </w:div>
                  </w:divsChild>
                </w:div>
                <w:div w:id="1696348004">
                  <w:marLeft w:val="0"/>
                  <w:marRight w:val="0"/>
                  <w:marTop w:val="0"/>
                  <w:marBottom w:val="0"/>
                  <w:divBdr>
                    <w:top w:val="single" w:sz="2" w:space="1" w:color="FFFFFF"/>
                    <w:left w:val="single" w:sz="2" w:space="11" w:color="FFFFFF"/>
                    <w:bottom w:val="single" w:sz="2" w:space="1" w:color="FFFFFF"/>
                    <w:right w:val="single" w:sz="2" w:space="4" w:color="FFFFFF"/>
                  </w:divBdr>
                  <w:divsChild>
                    <w:div w:id="1415200988">
                      <w:marLeft w:val="0"/>
                      <w:marRight w:val="0"/>
                      <w:marTop w:val="0"/>
                      <w:marBottom w:val="0"/>
                      <w:divBdr>
                        <w:top w:val="none" w:sz="0" w:space="0" w:color="auto"/>
                        <w:left w:val="none" w:sz="0" w:space="0" w:color="auto"/>
                        <w:bottom w:val="none" w:sz="0" w:space="0" w:color="auto"/>
                        <w:right w:val="none" w:sz="0" w:space="0" w:color="auto"/>
                      </w:divBdr>
                    </w:div>
                  </w:divsChild>
                </w:div>
                <w:div w:id="678166745">
                  <w:marLeft w:val="0"/>
                  <w:marRight w:val="0"/>
                  <w:marTop w:val="0"/>
                  <w:marBottom w:val="0"/>
                  <w:divBdr>
                    <w:top w:val="single" w:sz="2" w:space="1" w:color="FFFFFF"/>
                    <w:left w:val="single" w:sz="2" w:space="11" w:color="FFFFFF"/>
                    <w:bottom w:val="single" w:sz="2" w:space="1" w:color="FFFFFF"/>
                    <w:right w:val="single" w:sz="2" w:space="4" w:color="FFFFFF"/>
                  </w:divBdr>
                  <w:divsChild>
                    <w:div w:id="144007239">
                      <w:marLeft w:val="0"/>
                      <w:marRight w:val="0"/>
                      <w:marTop w:val="0"/>
                      <w:marBottom w:val="0"/>
                      <w:divBdr>
                        <w:top w:val="none" w:sz="0" w:space="0" w:color="auto"/>
                        <w:left w:val="none" w:sz="0" w:space="0" w:color="auto"/>
                        <w:bottom w:val="none" w:sz="0" w:space="0" w:color="auto"/>
                        <w:right w:val="none" w:sz="0" w:space="0" w:color="auto"/>
                      </w:divBdr>
                    </w:div>
                  </w:divsChild>
                </w:div>
                <w:div w:id="832339030">
                  <w:marLeft w:val="0"/>
                  <w:marRight w:val="0"/>
                  <w:marTop w:val="0"/>
                  <w:marBottom w:val="0"/>
                  <w:divBdr>
                    <w:top w:val="single" w:sz="2" w:space="1" w:color="FFFFFF"/>
                    <w:left w:val="single" w:sz="2" w:space="11" w:color="FFFFFF"/>
                    <w:bottom w:val="single" w:sz="2" w:space="1" w:color="FFFFFF"/>
                    <w:right w:val="single" w:sz="2" w:space="4" w:color="FFFFFF"/>
                  </w:divBdr>
                  <w:divsChild>
                    <w:div w:id="134298266">
                      <w:marLeft w:val="0"/>
                      <w:marRight w:val="0"/>
                      <w:marTop w:val="0"/>
                      <w:marBottom w:val="0"/>
                      <w:divBdr>
                        <w:top w:val="none" w:sz="0" w:space="0" w:color="auto"/>
                        <w:left w:val="none" w:sz="0" w:space="0" w:color="auto"/>
                        <w:bottom w:val="none" w:sz="0" w:space="0" w:color="auto"/>
                        <w:right w:val="none" w:sz="0" w:space="0" w:color="auto"/>
                      </w:divBdr>
                    </w:div>
                  </w:divsChild>
                </w:div>
                <w:div w:id="901016300">
                  <w:marLeft w:val="0"/>
                  <w:marRight w:val="0"/>
                  <w:marTop w:val="0"/>
                  <w:marBottom w:val="0"/>
                  <w:divBdr>
                    <w:top w:val="single" w:sz="2" w:space="1" w:color="FFFFFF"/>
                    <w:left w:val="single" w:sz="2" w:space="11" w:color="FFFFFF"/>
                    <w:bottom w:val="single" w:sz="2" w:space="1" w:color="FFFFFF"/>
                    <w:right w:val="single" w:sz="2" w:space="4" w:color="FFFFFF"/>
                  </w:divBdr>
                  <w:divsChild>
                    <w:div w:id="686761241">
                      <w:marLeft w:val="0"/>
                      <w:marRight w:val="0"/>
                      <w:marTop w:val="0"/>
                      <w:marBottom w:val="0"/>
                      <w:divBdr>
                        <w:top w:val="none" w:sz="0" w:space="0" w:color="auto"/>
                        <w:left w:val="none" w:sz="0" w:space="0" w:color="auto"/>
                        <w:bottom w:val="none" w:sz="0" w:space="0" w:color="auto"/>
                        <w:right w:val="none" w:sz="0" w:space="0" w:color="auto"/>
                      </w:divBdr>
                    </w:div>
                  </w:divsChild>
                </w:div>
                <w:div w:id="58594943">
                  <w:marLeft w:val="0"/>
                  <w:marRight w:val="0"/>
                  <w:marTop w:val="0"/>
                  <w:marBottom w:val="0"/>
                  <w:divBdr>
                    <w:top w:val="single" w:sz="2" w:space="1" w:color="FFFFFF"/>
                    <w:left w:val="single" w:sz="2" w:space="11" w:color="FFFFFF"/>
                    <w:bottom w:val="single" w:sz="2" w:space="1" w:color="FFFFFF"/>
                    <w:right w:val="single" w:sz="2" w:space="4" w:color="FFFFFF"/>
                  </w:divBdr>
                  <w:divsChild>
                    <w:div w:id="125976490">
                      <w:marLeft w:val="0"/>
                      <w:marRight w:val="0"/>
                      <w:marTop w:val="0"/>
                      <w:marBottom w:val="0"/>
                      <w:divBdr>
                        <w:top w:val="none" w:sz="0" w:space="0" w:color="auto"/>
                        <w:left w:val="none" w:sz="0" w:space="0" w:color="auto"/>
                        <w:bottom w:val="none" w:sz="0" w:space="0" w:color="auto"/>
                        <w:right w:val="none" w:sz="0" w:space="0" w:color="auto"/>
                      </w:divBdr>
                    </w:div>
                  </w:divsChild>
                </w:div>
                <w:div w:id="1637687204">
                  <w:marLeft w:val="0"/>
                  <w:marRight w:val="0"/>
                  <w:marTop w:val="0"/>
                  <w:marBottom w:val="0"/>
                  <w:divBdr>
                    <w:top w:val="single" w:sz="2" w:space="1" w:color="FFFFFF"/>
                    <w:left w:val="single" w:sz="2" w:space="11" w:color="FFFFFF"/>
                    <w:bottom w:val="single" w:sz="2" w:space="1" w:color="FFFFFF"/>
                    <w:right w:val="single" w:sz="2" w:space="4" w:color="FFFFFF"/>
                  </w:divBdr>
                  <w:divsChild>
                    <w:div w:id="663362151">
                      <w:marLeft w:val="0"/>
                      <w:marRight w:val="0"/>
                      <w:marTop w:val="0"/>
                      <w:marBottom w:val="0"/>
                      <w:divBdr>
                        <w:top w:val="none" w:sz="0" w:space="0" w:color="auto"/>
                        <w:left w:val="none" w:sz="0" w:space="0" w:color="auto"/>
                        <w:bottom w:val="none" w:sz="0" w:space="0" w:color="auto"/>
                        <w:right w:val="none" w:sz="0" w:space="0" w:color="auto"/>
                      </w:divBdr>
                    </w:div>
                  </w:divsChild>
                </w:div>
                <w:div w:id="1527057890">
                  <w:marLeft w:val="0"/>
                  <w:marRight w:val="0"/>
                  <w:marTop w:val="0"/>
                  <w:marBottom w:val="0"/>
                  <w:divBdr>
                    <w:top w:val="single" w:sz="2" w:space="1" w:color="FFFFFF"/>
                    <w:left w:val="single" w:sz="2" w:space="11" w:color="FFFFFF"/>
                    <w:bottom w:val="single" w:sz="2" w:space="1" w:color="FFFFFF"/>
                    <w:right w:val="single" w:sz="2" w:space="4" w:color="FFFFFF"/>
                  </w:divBdr>
                  <w:divsChild>
                    <w:div w:id="1617563882">
                      <w:marLeft w:val="0"/>
                      <w:marRight w:val="0"/>
                      <w:marTop w:val="0"/>
                      <w:marBottom w:val="0"/>
                      <w:divBdr>
                        <w:top w:val="none" w:sz="0" w:space="0" w:color="auto"/>
                        <w:left w:val="none" w:sz="0" w:space="0" w:color="auto"/>
                        <w:bottom w:val="none" w:sz="0" w:space="0" w:color="auto"/>
                        <w:right w:val="none" w:sz="0" w:space="0" w:color="auto"/>
                      </w:divBdr>
                    </w:div>
                  </w:divsChild>
                </w:div>
                <w:div w:id="146434872">
                  <w:marLeft w:val="0"/>
                  <w:marRight w:val="0"/>
                  <w:marTop w:val="0"/>
                  <w:marBottom w:val="0"/>
                  <w:divBdr>
                    <w:top w:val="single" w:sz="2" w:space="1" w:color="FFFFFF"/>
                    <w:left w:val="single" w:sz="2" w:space="11" w:color="FFFFFF"/>
                    <w:bottom w:val="single" w:sz="2" w:space="1" w:color="FFFFFF"/>
                    <w:right w:val="single" w:sz="2" w:space="4" w:color="FFFFFF"/>
                  </w:divBdr>
                  <w:divsChild>
                    <w:div w:id="574900302">
                      <w:marLeft w:val="0"/>
                      <w:marRight w:val="0"/>
                      <w:marTop w:val="0"/>
                      <w:marBottom w:val="0"/>
                      <w:divBdr>
                        <w:top w:val="none" w:sz="0" w:space="0" w:color="auto"/>
                        <w:left w:val="none" w:sz="0" w:space="0" w:color="auto"/>
                        <w:bottom w:val="none" w:sz="0" w:space="0" w:color="auto"/>
                        <w:right w:val="none" w:sz="0" w:space="0" w:color="auto"/>
                      </w:divBdr>
                    </w:div>
                  </w:divsChild>
                </w:div>
                <w:div w:id="1744448208">
                  <w:marLeft w:val="0"/>
                  <w:marRight w:val="0"/>
                  <w:marTop w:val="0"/>
                  <w:marBottom w:val="0"/>
                  <w:divBdr>
                    <w:top w:val="single" w:sz="2" w:space="1" w:color="FFFFFF"/>
                    <w:left w:val="single" w:sz="2" w:space="11" w:color="FFFFFF"/>
                    <w:bottom w:val="single" w:sz="2" w:space="1" w:color="FFFFFF"/>
                    <w:right w:val="single" w:sz="2" w:space="4" w:color="FFFFFF"/>
                  </w:divBdr>
                  <w:divsChild>
                    <w:div w:id="2058965821">
                      <w:marLeft w:val="0"/>
                      <w:marRight w:val="0"/>
                      <w:marTop w:val="0"/>
                      <w:marBottom w:val="0"/>
                      <w:divBdr>
                        <w:top w:val="none" w:sz="0" w:space="0" w:color="auto"/>
                        <w:left w:val="none" w:sz="0" w:space="0" w:color="auto"/>
                        <w:bottom w:val="none" w:sz="0" w:space="0" w:color="auto"/>
                        <w:right w:val="none" w:sz="0" w:space="0" w:color="auto"/>
                      </w:divBdr>
                    </w:div>
                  </w:divsChild>
                </w:div>
                <w:div w:id="1584222990">
                  <w:marLeft w:val="0"/>
                  <w:marRight w:val="0"/>
                  <w:marTop w:val="0"/>
                  <w:marBottom w:val="0"/>
                  <w:divBdr>
                    <w:top w:val="single" w:sz="2" w:space="1" w:color="FFFFFF"/>
                    <w:left w:val="single" w:sz="2" w:space="11" w:color="FFFFFF"/>
                    <w:bottom w:val="single" w:sz="2" w:space="1" w:color="FFFFFF"/>
                    <w:right w:val="single" w:sz="2" w:space="4" w:color="FFFFFF"/>
                  </w:divBdr>
                  <w:divsChild>
                    <w:div w:id="1903255051">
                      <w:marLeft w:val="0"/>
                      <w:marRight w:val="0"/>
                      <w:marTop w:val="0"/>
                      <w:marBottom w:val="0"/>
                      <w:divBdr>
                        <w:top w:val="none" w:sz="0" w:space="0" w:color="auto"/>
                        <w:left w:val="none" w:sz="0" w:space="0" w:color="auto"/>
                        <w:bottom w:val="none" w:sz="0" w:space="0" w:color="auto"/>
                        <w:right w:val="none" w:sz="0" w:space="0" w:color="auto"/>
                      </w:divBdr>
                    </w:div>
                  </w:divsChild>
                </w:div>
                <w:div w:id="1056322526">
                  <w:marLeft w:val="0"/>
                  <w:marRight w:val="0"/>
                  <w:marTop w:val="0"/>
                  <w:marBottom w:val="0"/>
                  <w:divBdr>
                    <w:top w:val="single" w:sz="2" w:space="1" w:color="FFFFFF"/>
                    <w:left w:val="single" w:sz="2" w:space="11" w:color="FFFFFF"/>
                    <w:bottom w:val="single" w:sz="2" w:space="4" w:color="FFFFFF"/>
                    <w:right w:val="single" w:sz="2" w:space="4" w:color="FFFFFF"/>
                  </w:divBdr>
                  <w:divsChild>
                    <w:div w:id="131453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080501">
          <w:marLeft w:val="0"/>
          <w:marRight w:val="0"/>
          <w:marTop w:val="0"/>
          <w:marBottom w:val="300"/>
          <w:divBdr>
            <w:top w:val="none" w:sz="0" w:space="0" w:color="auto"/>
            <w:left w:val="none" w:sz="0" w:space="0" w:color="auto"/>
            <w:bottom w:val="none" w:sz="0" w:space="0" w:color="auto"/>
            <w:right w:val="none" w:sz="0" w:space="0" w:color="auto"/>
          </w:divBdr>
          <w:divsChild>
            <w:div w:id="689339071">
              <w:marLeft w:val="0"/>
              <w:marRight w:val="0"/>
              <w:marTop w:val="0"/>
              <w:marBottom w:val="0"/>
              <w:divBdr>
                <w:top w:val="none" w:sz="0" w:space="0" w:color="auto"/>
                <w:left w:val="none" w:sz="0" w:space="0" w:color="auto"/>
                <w:bottom w:val="none" w:sz="0" w:space="0" w:color="auto"/>
                <w:right w:val="none" w:sz="0" w:space="0" w:color="auto"/>
              </w:divBdr>
              <w:divsChild>
                <w:div w:id="814032418">
                  <w:marLeft w:val="0"/>
                  <w:marRight w:val="0"/>
                  <w:marTop w:val="0"/>
                  <w:marBottom w:val="0"/>
                  <w:divBdr>
                    <w:top w:val="single" w:sz="2" w:space="4" w:color="FFFFFF"/>
                    <w:left w:val="single" w:sz="2" w:space="11" w:color="FFFFFF"/>
                    <w:bottom w:val="single" w:sz="2" w:space="1" w:color="FFFFFF"/>
                    <w:right w:val="single" w:sz="2" w:space="4" w:color="FFFFFF"/>
                  </w:divBdr>
                  <w:divsChild>
                    <w:div w:id="1154761824">
                      <w:marLeft w:val="0"/>
                      <w:marRight w:val="0"/>
                      <w:marTop w:val="0"/>
                      <w:marBottom w:val="0"/>
                      <w:divBdr>
                        <w:top w:val="none" w:sz="0" w:space="0" w:color="auto"/>
                        <w:left w:val="none" w:sz="0" w:space="0" w:color="auto"/>
                        <w:bottom w:val="none" w:sz="0" w:space="0" w:color="auto"/>
                        <w:right w:val="none" w:sz="0" w:space="0" w:color="auto"/>
                      </w:divBdr>
                    </w:div>
                  </w:divsChild>
                </w:div>
                <w:div w:id="745878642">
                  <w:marLeft w:val="0"/>
                  <w:marRight w:val="0"/>
                  <w:marTop w:val="0"/>
                  <w:marBottom w:val="0"/>
                  <w:divBdr>
                    <w:top w:val="single" w:sz="2" w:space="1" w:color="FFFFFF"/>
                    <w:left w:val="single" w:sz="2" w:space="11" w:color="FFFFFF"/>
                    <w:bottom w:val="single" w:sz="2" w:space="1" w:color="FFFFFF"/>
                    <w:right w:val="single" w:sz="2" w:space="4" w:color="FFFFFF"/>
                  </w:divBdr>
                  <w:divsChild>
                    <w:div w:id="2143379477">
                      <w:marLeft w:val="0"/>
                      <w:marRight w:val="0"/>
                      <w:marTop w:val="0"/>
                      <w:marBottom w:val="0"/>
                      <w:divBdr>
                        <w:top w:val="none" w:sz="0" w:space="0" w:color="auto"/>
                        <w:left w:val="none" w:sz="0" w:space="0" w:color="auto"/>
                        <w:bottom w:val="none" w:sz="0" w:space="0" w:color="auto"/>
                        <w:right w:val="none" w:sz="0" w:space="0" w:color="auto"/>
                      </w:divBdr>
                    </w:div>
                  </w:divsChild>
                </w:div>
                <w:div w:id="278535475">
                  <w:marLeft w:val="0"/>
                  <w:marRight w:val="0"/>
                  <w:marTop w:val="0"/>
                  <w:marBottom w:val="0"/>
                  <w:divBdr>
                    <w:top w:val="single" w:sz="2" w:space="1" w:color="FFFFFF"/>
                    <w:left w:val="single" w:sz="2" w:space="11" w:color="FFFFFF"/>
                    <w:bottom w:val="single" w:sz="2" w:space="1" w:color="FFFFFF"/>
                    <w:right w:val="single" w:sz="2" w:space="4" w:color="FFFFFF"/>
                  </w:divBdr>
                  <w:divsChild>
                    <w:div w:id="534539539">
                      <w:marLeft w:val="0"/>
                      <w:marRight w:val="0"/>
                      <w:marTop w:val="0"/>
                      <w:marBottom w:val="0"/>
                      <w:divBdr>
                        <w:top w:val="none" w:sz="0" w:space="0" w:color="auto"/>
                        <w:left w:val="none" w:sz="0" w:space="0" w:color="auto"/>
                        <w:bottom w:val="none" w:sz="0" w:space="0" w:color="auto"/>
                        <w:right w:val="none" w:sz="0" w:space="0" w:color="auto"/>
                      </w:divBdr>
                    </w:div>
                  </w:divsChild>
                </w:div>
                <w:div w:id="991065203">
                  <w:marLeft w:val="0"/>
                  <w:marRight w:val="0"/>
                  <w:marTop w:val="0"/>
                  <w:marBottom w:val="0"/>
                  <w:divBdr>
                    <w:top w:val="single" w:sz="2" w:space="1" w:color="FFFFFF"/>
                    <w:left w:val="single" w:sz="2" w:space="11" w:color="FFFFFF"/>
                    <w:bottom w:val="single" w:sz="2" w:space="1" w:color="FFFFFF"/>
                    <w:right w:val="single" w:sz="2" w:space="4" w:color="FFFFFF"/>
                  </w:divBdr>
                  <w:divsChild>
                    <w:div w:id="1329988042">
                      <w:marLeft w:val="0"/>
                      <w:marRight w:val="0"/>
                      <w:marTop w:val="0"/>
                      <w:marBottom w:val="0"/>
                      <w:divBdr>
                        <w:top w:val="none" w:sz="0" w:space="0" w:color="auto"/>
                        <w:left w:val="none" w:sz="0" w:space="0" w:color="auto"/>
                        <w:bottom w:val="none" w:sz="0" w:space="0" w:color="auto"/>
                        <w:right w:val="none" w:sz="0" w:space="0" w:color="auto"/>
                      </w:divBdr>
                    </w:div>
                  </w:divsChild>
                </w:div>
                <w:div w:id="320234445">
                  <w:marLeft w:val="0"/>
                  <w:marRight w:val="0"/>
                  <w:marTop w:val="0"/>
                  <w:marBottom w:val="0"/>
                  <w:divBdr>
                    <w:top w:val="single" w:sz="2" w:space="1" w:color="FFFFFF"/>
                    <w:left w:val="single" w:sz="2" w:space="11" w:color="FFFFFF"/>
                    <w:bottom w:val="single" w:sz="2" w:space="1" w:color="FFFFFF"/>
                    <w:right w:val="single" w:sz="2" w:space="4" w:color="FFFFFF"/>
                  </w:divBdr>
                  <w:divsChild>
                    <w:div w:id="43142637">
                      <w:marLeft w:val="0"/>
                      <w:marRight w:val="0"/>
                      <w:marTop w:val="0"/>
                      <w:marBottom w:val="0"/>
                      <w:divBdr>
                        <w:top w:val="none" w:sz="0" w:space="0" w:color="auto"/>
                        <w:left w:val="none" w:sz="0" w:space="0" w:color="auto"/>
                        <w:bottom w:val="none" w:sz="0" w:space="0" w:color="auto"/>
                        <w:right w:val="none" w:sz="0" w:space="0" w:color="auto"/>
                      </w:divBdr>
                    </w:div>
                  </w:divsChild>
                </w:div>
                <w:div w:id="1184634977">
                  <w:marLeft w:val="0"/>
                  <w:marRight w:val="0"/>
                  <w:marTop w:val="0"/>
                  <w:marBottom w:val="0"/>
                  <w:divBdr>
                    <w:top w:val="single" w:sz="2" w:space="1" w:color="FFFFFF"/>
                    <w:left w:val="single" w:sz="2" w:space="11" w:color="FFFFFF"/>
                    <w:bottom w:val="single" w:sz="2" w:space="1" w:color="FFFFFF"/>
                    <w:right w:val="single" w:sz="2" w:space="4" w:color="FFFFFF"/>
                  </w:divBdr>
                  <w:divsChild>
                    <w:div w:id="1243026525">
                      <w:marLeft w:val="0"/>
                      <w:marRight w:val="0"/>
                      <w:marTop w:val="0"/>
                      <w:marBottom w:val="0"/>
                      <w:divBdr>
                        <w:top w:val="none" w:sz="0" w:space="0" w:color="auto"/>
                        <w:left w:val="none" w:sz="0" w:space="0" w:color="auto"/>
                        <w:bottom w:val="none" w:sz="0" w:space="0" w:color="auto"/>
                        <w:right w:val="none" w:sz="0" w:space="0" w:color="auto"/>
                      </w:divBdr>
                    </w:div>
                  </w:divsChild>
                </w:div>
                <w:div w:id="777915507">
                  <w:marLeft w:val="0"/>
                  <w:marRight w:val="0"/>
                  <w:marTop w:val="0"/>
                  <w:marBottom w:val="0"/>
                  <w:divBdr>
                    <w:top w:val="single" w:sz="2" w:space="1" w:color="FFFFFF"/>
                    <w:left w:val="single" w:sz="2" w:space="11" w:color="FFFFFF"/>
                    <w:bottom w:val="single" w:sz="2" w:space="1" w:color="FFFFFF"/>
                    <w:right w:val="single" w:sz="2" w:space="4" w:color="FFFFFF"/>
                  </w:divBdr>
                  <w:divsChild>
                    <w:div w:id="1200777451">
                      <w:marLeft w:val="0"/>
                      <w:marRight w:val="0"/>
                      <w:marTop w:val="0"/>
                      <w:marBottom w:val="0"/>
                      <w:divBdr>
                        <w:top w:val="none" w:sz="0" w:space="0" w:color="auto"/>
                        <w:left w:val="none" w:sz="0" w:space="0" w:color="auto"/>
                        <w:bottom w:val="none" w:sz="0" w:space="0" w:color="auto"/>
                        <w:right w:val="none" w:sz="0" w:space="0" w:color="auto"/>
                      </w:divBdr>
                    </w:div>
                  </w:divsChild>
                </w:div>
                <w:div w:id="486289239">
                  <w:marLeft w:val="0"/>
                  <w:marRight w:val="0"/>
                  <w:marTop w:val="0"/>
                  <w:marBottom w:val="0"/>
                  <w:divBdr>
                    <w:top w:val="single" w:sz="2" w:space="1" w:color="FFFFFF"/>
                    <w:left w:val="single" w:sz="2" w:space="11" w:color="FFFFFF"/>
                    <w:bottom w:val="single" w:sz="2" w:space="1" w:color="FFFFFF"/>
                    <w:right w:val="single" w:sz="2" w:space="4" w:color="FFFFFF"/>
                  </w:divBdr>
                  <w:divsChild>
                    <w:div w:id="534119171">
                      <w:marLeft w:val="0"/>
                      <w:marRight w:val="0"/>
                      <w:marTop w:val="0"/>
                      <w:marBottom w:val="0"/>
                      <w:divBdr>
                        <w:top w:val="none" w:sz="0" w:space="0" w:color="auto"/>
                        <w:left w:val="none" w:sz="0" w:space="0" w:color="auto"/>
                        <w:bottom w:val="none" w:sz="0" w:space="0" w:color="auto"/>
                        <w:right w:val="none" w:sz="0" w:space="0" w:color="auto"/>
                      </w:divBdr>
                    </w:div>
                  </w:divsChild>
                </w:div>
                <w:div w:id="951059647">
                  <w:marLeft w:val="0"/>
                  <w:marRight w:val="0"/>
                  <w:marTop w:val="0"/>
                  <w:marBottom w:val="0"/>
                  <w:divBdr>
                    <w:top w:val="single" w:sz="2" w:space="1" w:color="FFFFFF"/>
                    <w:left w:val="single" w:sz="2" w:space="11" w:color="FFFFFF"/>
                    <w:bottom w:val="single" w:sz="2" w:space="1" w:color="FFFFFF"/>
                    <w:right w:val="single" w:sz="2" w:space="4" w:color="FFFFFF"/>
                  </w:divBdr>
                  <w:divsChild>
                    <w:div w:id="829520242">
                      <w:marLeft w:val="0"/>
                      <w:marRight w:val="0"/>
                      <w:marTop w:val="0"/>
                      <w:marBottom w:val="0"/>
                      <w:divBdr>
                        <w:top w:val="none" w:sz="0" w:space="0" w:color="auto"/>
                        <w:left w:val="none" w:sz="0" w:space="0" w:color="auto"/>
                        <w:bottom w:val="none" w:sz="0" w:space="0" w:color="auto"/>
                        <w:right w:val="none" w:sz="0" w:space="0" w:color="auto"/>
                      </w:divBdr>
                    </w:div>
                  </w:divsChild>
                </w:div>
                <w:div w:id="15816883">
                  <w:marLeft w:val="0"/>
                  <w:marRight w:val="0"/>
                  <w:marTop w:val="0"/>
                  <w:marBottom w:val="0"/>
                  <w:divBdr>
                    <w:top w:val="single" w:sz="2" w:space="1" w:color="FFFFFF"/>
                    <w:left w:val="single" w:sz="2" w:space="11" w:color="FFFFFF"/>
                    <w:bottom w:val="single" w:sz="2" w:space="1" w:color="FFFFFF"/>
                    <w:right w:val="single" w:sz="2" w:space="4" w:color="FFFFFF"/>
                  </w:divBdr>
                  <w:divsChild>
                    <w:div w:id="699822144">
                      <w:marLeft w:val="0"/>
                      <w:marRight w:val="0"/>
                      <w:marTop w:val="0"/>
                      <w:marBottom w:val="0"/>
                      <w:divBdr>
                        <w:top w:val="none" w:sz="0" w:space="0" w:color="auto"/>
                        <w:left w:val="none" w:sz="0" w:space="0" w:color="auto"/>
                        <w:bottom w:val="none" w:sz="0" w:space="0" w:color="auto"/>
                        <w:right w:val="none" w:sz="0" w:space="0" w:color="auto"/>
                      </w:divBdr>
                    </w:div>
                  </w:divsChild>
                </w:div>
                <w:div w:id="829180364">
                  <w:marLeft w:val="0"/>
                  <w:marRight w:val="0"/>
                  <w:marTop w:val="0"/>
                  <w:marBottom w:val="0"/>
                  <w:divBdr>
                    <w:top w:val="single" w:sz="2" w:space="1" w:color="FFFFFF"/>
                    <w:left w:val="single" w:sz="2" w:space="11" w:color="FFFFFF"/>
                    <w:bottom w:val="single" w:sz="2" w:space="1" w:color="FFFFFF"/>
                    <w:right w:val="single" w:sz="2" w:space="4" w:color="FFFFFF"/>
                  </w:divBdr>
                  <w:divsChild>
                    <w:div w:id="1607343894">
                      <w:marLeft w:val="0"/>
                      <w:marRight w:val="0"/>
                      <w:marTop w:val="0"/>
                      <w:marBottom w:val="0"/>
                      <w:divBdr>
                        <w:top w:val="none" w:sz="0" w:space="0" w:color="auto"/>
                        <w:left w:val="none" w:sz="0" w:space="0" w:color="auto"/>
                        <w:bottom w:val="none" w:sz="0" w:space="0" w:color="auto"/>
                        <w:right w:val="none" w:sz="0" w:space="0" w:color="auto"/>
                      </w:divBdr>
                    </w:div>
                  </w:divsChild>
                </w:div>
                <w:div w:id="48042192">
                  <w:marLeft w:val="0"/>
                  <w:marRight w:val="0"/>
                  <w:marTop w:val="0"/>
                  <w:marBottom w:val="0"/>
                  <w:divBdr>
                    <w:top w:val="single" w:sz="2" w:space="1" w:color="FFFFFF"/>
                    <w:left w:val="single" w:sz="2" w:space="11" w:color="FFFFFF"/>
                    <w:bottom w:val="single" w:sz="2" w:space="1" w:color="FFFFFF"/>
                    <w:right w:val="single" w:sz="2" w:space="4" w:color="FFFFFF"/>
                  </w:divBdr>
                  <w:divsChild>
                    <w:div w:id="960652999">
                      <w:marLeft w:val="0"/>
                      <w:marRight w:val="0"/>
                      <w:marTop w:val="0"/>
                      <w:marBottom w:val="0"/>
                      <w:divBdr>
                        <w:top w:val="none" w:sz="0" w:space="0" w:color="auto"/>
                        <w:left w:val="none" w:sz="0" w:space="0" w:color="auto"/>
                        <w:bottom w:val="none" w:sz="0" w:space="0" w:color="auto"/>
                        <w:right w:val="none" w:sz="0" w:space="0" w:color="auto"/>
                      </w:divBdr>
                    </w:div>
                  </w:divsChild>
                </w:div>
                <w:div w:id="2109226890">
                  <w:marLeft w:val="0"/>
                  <w:marRight w:val="0"/>
                  <w:marTop w:val="0"/>
                  <w:marBottom w:val="0"/>
                  <w:divBdr>
                    <w:top w:val="single" w:sz="2" w:space="1" w:color="FFFFFF"/>
                    <w:left w:val="single" w:sz="2" w:space="11" w:color="FFFFFF"/>
                    <w:bottom w:val="single" w:sz="2" w:space="1" w:color="FFFFFF"/>
                    <w:right w:val="single" w:sz="2" w:space="4" w:color="FFFFFF"/>
                  </w:divBdr>
                  <w:divsChild>
                    <w:div w:id="54860852">
                      <w:marLeft w:val="0"/>
                      <w:marRight w:val="0"/>
                      <w:marTop w:val="0"/>
                      <w:marBottom w:val="0"/>
                      <w:divBdr>
                        <w:top w:val="none" w:sz="0" w:space="0" w:color="auto"/>
                        <w:left w:val="none" w:sz="0" w:space="0" w:color="auto"/>
                        <w:bottom w:val="none" w:sz="0" w:space="0" w:color="auto"/>
                        <w:right w:val="none" w:sz="0" w:space="0" w:color="auto"/>
                      </w:divBdr>
                    </w:div>
                  </w:divsChild>
                </w:div>
                <w:div w:id="1225533125">
                  <w:marLeft w:val="0"/>
                  <w:marRight w:val="0"/>
                  <w:marTop w:val="0"/>
                  <w:marBottom w:val="0"/>
                  <w:divBdr>
                    <w:top w:val="single" w:sz="2" w:space="1" w:color="FFFFFF"/>
                    <w:left w:val="single" w:sz="2" w:space="11" w:color="FFFFFF"/>
                    <w:bottom w:val="single" w:sz="2" w:space="1" w:color="FFFFFF"/>
                    <w:right w:val="single" w:sz="2" w:space="4" w:color="FFFFFF"/>
                  </w:divBdr>
                  <w:divsChild>
                    <w:div w:id="565461138">
                      <w:marLeft w:val="0"/>
                      <w:marRight w:val="0"/>
                      <w:marTop w:val="0"/>
                      <w:marBottom w:val="0"/>
                      <w:divBdr>
                        <w:top w:val="none" w:sz="0" w:space="0" w:color="auto"/>
                        <w:left w:val="none" w:sz="0" w:space="0" w:color="auto"/>
                        <w:bottom w:val="none" w:sz="0" w:space="0" w:color="auto"/>
                        <w:right w:val="none" w:sz="0" w:space="0" w:color="auto"/>
                      </w:divBdr>
                    </w:div>
                  </w:divsChild>
                </w:div>
                <w:div w:id="115098824">
                  <w:marLeft w:val="0"/>
                  <w:marRight w:val="0"/>
                  <w:marTop w:val="0"/>
                  <w:marBottom w:val="0"/>
                  <w:divBdr>
                    <w:top w:val="single" w:sz="2" w:space="1" w:color="FFFFFF"/>
                    <w:left w:val="single" w:sz="2" w:space="11" w:color="FFFFFF"/>
                    <w:bottom w:val="single" w:sz="2" w:space="1" w:color="FFFFFF"/>
                    <w:right w:val="single" w:sz="2" w:space="4" w:color="FFFFFF"/>
                  </w:divBdr>
                  <w:divsChild>
                    <w:div w:id="1605306649">
                      <w:marLeft w:val="0"/>
                      <w:marRight w:val="0"/>
                      <w:marTop w:val="0"/>
                      <w:marBottom w:val="0"/>
                      <w:divBdr>
                        <w:top w:val="none" w:sz="0" w:space="0" w:color="auto"/>
                        <w:left w:val="none" w:sz="0" w:space="0" w:color="auto"/>
                        <w:bottom w:val="none" w:sz="0" w:space="0" w:color="auto"/>
                        <w:right w:val="none" w:sz="0" w:space="0" w:color="auto"/>
                      </w:divBdr>
                    </w:div>
                  </w:divsChild>
                </w:div>
                <w:div w:id="830952009">
                  <w:marLeft w:val="0"/>
                  <w:marRight w:val="0"/>
                  <w:marTop w:val="0"/>
                  <w:marBottom w:val="0"/>
                  <w:divBdr>
                    <w:top w:val="single" w:sz="2" w:space="1" w:color="FFFFFF"/>
                    <w:left w:val="single" w:sz="2" w:space="11" w:color="FFFFFF"/>
                    <w:bottom w:val="single" w:sz="2" w:space="1" w:color="FFFFFF"/>
                    <w:right w:val="single" w:sz="2" w:space="4" w:color="FFFFFF"/>
                  </w:divBdr>
                  <w:divsChild>
                    <w:div w:id="1220046026">
                      <w:marLeft w:val="0"/>
                      <w:marRight w:val="0"/>
                      <w:marTop w:val="0"/>
                      <w:marBottom w:val="0"/>
                      <w:divBdr>
                        <w:top w:val="none" w:sz="0" w:space="0" w:color="auto"/>
                        <w:left w:val="none" w:sz="0" w:space="0" w:color="auto"/>
                        <w:bottom w:val="none" w:sz="0" w:space="0" w:color="auto"/>
                        <w:right w:val="none" w:sz="0" w:space="0" w:color="auto"/>
                      </w:divBdr>
                    </w:div>
                  </w:divsChild>
                </w:div>
                <w:div w:id="660813990">
                  <w:marLeft w:val="0"/>
                  <w:marRight w:val="0"/>
                  <w:marTop w:val="0"/>
                  <w:marBottom w:val="0"/>
                  <w:divBdr>
                    <w:top w:val="single" w:sz="2" w:space="1" w:color="FFFFFF"/>
                    <w:left w:val="single" w:sz="2" w:space="11" w:color="FFFFFF"/>
                    <w:bottom w:val="single" w:sz="2" w:space="1" w:color="FFFFFF"/>
                    <w:right w:val="single" w:sz="2" w:space="4" w:color="FFFFFF"/>
                  </w:divBdr>
                  <w:divsChild>
                    <w:div w:id="1348872126">
                      <w:marLeft w:val="0"/>
                      <w:marRight w:val="0"/>
                      <w:marTop w:val="0"/>
                      <w:marBottom w:val="0"/>
                      <w:divBdr>
                        <w:top w:val="none" w:sz="0" w:space="0" w:color="auto"/>
                        <w:left w:val="none" w:sz="0" w:space="0" w:color="auto"/>
                        <w:bottom w:val="none" w:sz="0" w:space="0" w:color="auto"/>
                        <w:right w:val="none" w:sz="0" w:space="0" w:color="auto"/>
                      </w:divBdr>
                    </w:div>
                  </w:divsChild>
                </w:div>
                <w:div w:id="1037773323">
                  <w:marLeft w:val="0"/>
                  <w:marRight w:val="0"/>
                  <w:marTop w:val="0"/>
                  <w:marBottom w:val="0"/>
                  <w:divBdr>
                    <w:top w:val="single" w:sz="2" w:space="1" w:color="FFFFFF"/>
                    <w:left w:val="single" w:sz="2" w:space="11" w:color="FFFFFF"/>
                    <w:bottom w:val="single" w:sz="2" w:space="1" w:color="FFFFFF"/>
                    <w:right w:val="single" w:sz="2" w:space="4" w:color="FFFFFF"/>
                  </w:divBdr>
                  <w:divsChild>
                    <w:div w:id="1646351167">
                      <w:marLeft w:val="0"/>
                      <w:marRight w:val="0"/>
                      <w:marTop w:val="0"/>
                      <w:marBottom w:val="0"/>
                      <w:divBdr>
                        <w:top w:val="none" w:sz="0" w:space="0" w:color="auto"/>
                        <w:left w:val="none" w:sz="0" w:space="0" w:color="auto"/>
                        <w:bottom w:val="none" w:sz="0" w:space="0" w:color="auto"/>
                        <w:right w:val="none" w:sz="0" w:space="0" w:color="auto"/>
                      </w:divBdr>
                    </w:div>
                  </w:divsChild>
                </w:div>
                <w:div w:id="1645700664">
                  <w:marLeft w:val="0"/>
                  <w:marRight w:val="0"/>
                  <w:marTop w:val="0"/>
                  <w:marBottom w:val="0"/>
                  <w:divBdr>
                    <w:top w:val="single" w:sz="2" w:space="1" w:color="FFFFFF"/>
                    <w:left w:val="single" w:sz="2" w:space="11" w:color="FFFFFF"/>
                    <w:bottom w:val="single" w:sz="2" w:space="1" w:color="FFFFFF"/>
                    <w:right w:val="single" w:sz="2" w:space="4" w:color="FFFFFF"/>
                  </w:divBdr>
                  <w:divsChild>
                    <w:div w:id="1980768918">
                      <w:marLeft w:val="0"/>
                      <w:marRight w:val="0"/>
                      <w:marTop w:val="0"/>
                      <w:marBottom w:val="0"/>
                      <w:divBdr>
                        <w:top w:val="none" w:sz="0" w:space="0" w:color="auto"/>
                        <w:left w:val="none" w:sz="0" w:space="0" w:color="auto"/>
                        <w:bottom w:val="none" w:sz="0" w:space="0" w:color="auto"/>
                        <w:right w:val="none" w:sz="0" w:space="0" w:color="auto"/>
                      </w:divBdr>
                    </w:div>
                  </w:divsChild>
                </w:div>
                <w:div w:id="712652354">
                  <w:marLeft w:val="0"/>
                  <w:marRight w:val="0"/>
                  <w:marTop w:val="0"/>
                  <w:marBottom w:val="0"/>
                  <w:divBdr>
                    <w:top w:val="single" w:sz="2" w:space="1" w:color="FFFFFF"/>
                    <w:left w:val="single" w:sz="2" w:space="11" w:color="FFFFFF"/>
                    <w:bottom w:val="single" w:sz="2" w:space="4" w:color="FFFFFF"/>
                    <w:right w:val="single" w:sz="2" w:space="4" w:color="FFFFFF"/>
                  </w:divBdr>
                  <w:divsChild>
                    <w:div w:id="62030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62827">
          <w:marLeft w:val="0"/>
          <w:marRight w:val="0"/>
          <w:marTop w:val="0"/>
          <w:marBottom w:val="300"/>
          <w:divBdr>
            <w:top w:val="none" w:sz="0" w:space="0" w:color="auto"/>
            <w:left w:val="none" w:sz="0" w:space="0" w:color="auto"/>
            <w:bottom w:val="none" w:sz="0" w:space="0" w:color="auto"/>
            <w:right w:val="none" w:sz="0" w:space="0" w:color="auto"/>
          </w:divBdr>
          <w:divsChild>
            <w:div w:id="1958901861">
              <w:marLeft w:val="0"/>
              <w:marRight w:val="0"/>
              <w:marTop w:val="0"/>
              <w:marBottom w:val="0"/>
              <w:divBdr>
                <w:top w:val="none" w:sz="0" w:space="0" w:color="auto"/>
                <w:left w:val="none" w:sz="0" w:space="0" w:color="auto"/>
                <w:bottom w:val="none" w:sz="0" w:space="0" w:color="auto"/>
                <w:right w:val="none" w:sz="0" w:space="0" w:color="auto"/>
              </w:divBdr>
              <w:divsChild>
                <w:div w:id="1731922450">
                  <w:marLeft w:val="0"/>
                  <w:marRight w:val="0"/>
                  <w:marTop w:val="0"/>
                  <w:marBottom w:val="0"/>
                  <w:divBdr>
                    <w:top w:val="single" w:sz="2" w:space="4" w:color="FFFFFF"/>
                    <w:left w:val="single" w:sz="2" w:space="11" w:color="FFFFFF"/>
                    <w:bottom w:val="single" w:sz="2" w:space="1" w:color="FFFFFF"/>
                    <w:right w:val="single" w:sz="2" w:space="4" w:color="FFFFFF"/>
                  </w:divBdr>
                  <w:divsChild>
                    <w:div w:id="670835967">
                      <w:marLeft w:val="0"/>
                      <w:marRight w:val="0"/>
                      <w:marTop w:val="0"/>
                      <w:marBottom w:val="0"/>
                      <w:divBdr>
                        <w:top w:val="none" w:sz="0" w:space="0" w:color="auto"/>
                        <w:left w:val="none" w:sz="0" w:space="0" w:color="auto"/>
                        <w:bottom w:val="none" w:sz="0" w:space="0" w:color="auto"/>
                        <w:right w:val="none" w:sz="0" w:space="0" w:color="auto"/>
                      </w:divBdr>
                    </w:div>
                  </w:divsChild>
                </w:div>
                <w:div w:id="348456381">
                  <w:marLeft w:val="0"/>
                  <w:marRight w:val="0"/>
                  <w:marTop w:val="0"/>
                  <w:marBottom w:val="0"/>
                  <w:divBdr>
                    <w:top w:val="single" w:sz="2" w:space="1" w:color="FFFFFF"/>
                    <w:left w:val="single" w:sz="2" w:space="11" w:color="FFFFFF"/>
                    <w:bottom w:val="single" w:sz="2" w:space="1" w:color="FFFFFF"/>
                    <w:right w:val="single" w:sz="2" w:space="4" w:color="FFFFFF"/>
                  </w:divBdr>
                  <w:divsChild>
                    <w:div w:id="1366173903">
                      <w:marLeft w:val="0"/>
                      <w:marRight w:val="0"/>
                      <w:marTop w:val="0"/>
                      <w:marBottom w:val="0"/>
                      <w:divBdr>
                        <w:top w:val="none" w:sz="0" w:space="0" w:color="auto"/>
                        <w:left w:val="none" w:sz="0" w:space="0" w:color="auto"/>
                        <w:bottom w:val="none" w:sz="0" w:space="0" w:color="auto"/>
                        <w:right w:val="none" w:sz="0" w:space="0" w:color="auto"/>
                      </w:divBdr>
                    </w:div>
                  </w:divsChild>
                </w:div>
                <w:div w:id="1494375120">
                  <w:marLeft w:val="0"/>
                  <w:marRight w:val="0"/>
                  <w:marTop w:val="0"/>
                  <w:marBottom w:val="0"/>
                  <w:divBdr>
                    <w:top w:val="single" w:sz="2" w:space="1" w:color="FFFFFF"/>
                    <w:left w:val="single" w:sz="2" w:space="11" w:color="FFFFFF"/>
                    <w:bottom w:val="single" w:sz="2" w:space="1" w:color="FFFFFF"/>
                    <w:right w:val="single" w:sz="2" w:space="4" w:color="FFFFFF"/>
                  </w:divBdr>
                  <w:divsChild>
                    <w:div w:id="753743348">
                      <w:marLeft w:val="0"/>
                      <w:marRight w:val="0"/>
                      <w:marTop w:val="0"/>
                      <w:marBottom w:val="0"/>
                      <w:divBdr>
                        <w:top w:val="none" w:sz="0" w:space="0" w:color="auto"/>
                        <w:left w:val="none" w:sz="0" w:space="0" w:color="auto"/>
                        <w:bottom w:val="none" w:sz="0" w:space="0" w:color="auto"/>
                        <w:right w:val="none" w:sz="0" w:space="0" w:color="auto"/>
                      </w:divBdr>
                    </w:div>
                  </w:divsChild>
                </w:div>
                <w:div w:id="1466047728">
                  <w:marLeft w:val="0"/>
                  <w:marRight w:val="0"/>
                  <w:marTop w:val="0"/>
                  <w:marBottom w:val="0"/>
                  <w:divBdr>
                    <w:top w:val="single" w:sz="2" w:space="1" w:color="FFFFFF"/>
                    <w:left w:val="single" w:sz="2" w:space="11" w:color="FFFFFF"/>
                    <w:bottom w:val="single" w:sz="2" w:space="1" w:color="FFFFFF"/>
                    <w:right w:val="single" w:sz="2" w:space="4" w:color="FFFFFF"/>
                  </w:divBdr>
                  <w:divsChild>
                    <w:div w:id="2108963863">
                      <w:marLeft w:val="0"/>
                      <w:marRight w:val="0"/>
                      <w:marTop w:val="0"/>
                      <w:marBottom w:val="0"/>
                      <w:divBdr>
                        <w:top w:val="none" w:sz="0" w:space="0" w:color="auto"/>
                        <w:left w:val="none" w:sz="0" w:space="0" w:color="auto"/>
                        <w:bottom w:val="none" w:sz="0" w:space="0" w:color="auto"/>
                        <w:right w:val="none" w:sz="0" w:space="0" w:color="auto"/>
                      </w:divBdr>
                    </w:div>
                  </w:divsChild>
                </w:div>
                <w:div w:id="842204870">
                  <w:marLeft w:val="0"/>
                  <w:marRight w:val="0"/>
                  <w:marTop w:val="0"/>
                  <w:marBottom w:val="0"/>
                  <w:divBdr>
                    <w:top w:val="single" w:sz="2" w:space="1" w:color="FFFFFF"/>
                    <w:left w:val="single" w:sz="2" w:space="11" w:color="FFFFFF"/>
                    <w:bottom w:val="single" w:sz="2" w:space="1" w:color="FFFFFF"/>
                    <w:right w:val="single" w:sz="2" w:space="4" w:color="FFFFFF"/>
                  </w:divBdr>
                  <w:divsChild>
                    <w:div w:id="1006250552">
                      <w:marLeft w:val="0"/>
                      <w:marRight w:val="0"/>
                      <w:marTop w:val="0"/>
                      <w:marBottom w:val="0"/>
                      <w:divBdr>
                        <w:top w:val="none" w:sz="0" w:space="0" w:color="auto"/>
                        <w:left w:val="none" w:sz="0" w:space="0" w:color="auto"/>
                        <w:bottom w:val="none" w:sz="0" w:space="0" w:color="auto"/>
                        <w:right w:val="none" w:sz="0" w:space="0" w:color="auto"/>
                      </w:divBdr>
                    </w:div>
                  </w:divsChild>
                </w:div>
                <w:div w:id="1027293383">
                  <w:marLeft w:val="0"/>
                  <w:marRight w:val="0"/>
                  <w:marTop w:val="0"/>
                  <w:marBottom w:val="0"/>
                  <w:divBdr>
                    <w:top w:val="single" w:sz="2" w:space="1" w:color="FFFFFF"/>
                    <w:left w:val="single" w:sz="2" w:space="11" w:color="FFFFFF"/>
                    <w:bottom w:val="single" w:sz="2" w:space="1" w:color="FFFFFF"/>
                    <w:right w:val="single" w:sz="2" w:space="4" w:color="FFFFFF"/>
                  </w:divBdr>
                  <w:divsChild>
                    <w:div w:id="1750956008">
                      <w:marLeft w:val="0"/>
                      <w:marRight w:val="0"/>
                      <w:marTop w:val="0"/>
                      <w:marBottom w:val="0"/>
                      <w:divBdr>
                        <w:top w:val="none" w:sz="0" w:space="0" w:color="auto"/>
                        <w:left w:val="none" w:sz="0" w:space="0" w:color="auto"/>
                        <w:bottom w:val="none" w:sz="0" w:space="0" w:color="auto"/>
                        <w:right w:val="none" w:sz="0" w:space="0" w:color="auto"/>
                      </w:divBdr>
                    </w:div>
                  </w:divsChild>
                </w:div>
                <w:div w:id="1871646047">
                  <w:marLeft w:val="0"/>
                  <w:marRight w:val="0"/>
                  <w:marTop w:val="0"/>
                  <w:marBottom w:val="0"/>
                  <w:divBdr>
                    <w:top w:val="single" w:sz="2" w:space="1" w:color="FFFFFF"/>
                    <w:left w:val="single" w:sz="2" w:space="11" w:color="FFFFFF"/>
                    <w:bottom w:val="single" w:sz="2" w:space="1" w:color="FFFFFF"/>
                    <w:right w:val="single" w:sz="2" w:space="4" w:color="FFFFFF"/>
                  </w:divBdr>
                  <w:divsChild>
                    <w:div w:id="531110523">
                      <w:marLeft w:val="0"/>
                      <w:marRight w:val="0"/>
                      <w:marTop w:val="0"/>
                      <w:marBottom w:val="0"/>
                      <w:divBdr>
                        <w:top w:val="none" w:sz="0" w:space="0" w:color="auto"/>
                        <w:left w:val="none" w:sz="0" w:space="0" w:color="auto"/>
                        <w:bottom w:val="none" w:sz="0" w:space="0" w:color="auto"/>
                        <w:right w:val="none" w:sz="0" w:space="0" w:color="auto"/>
                      </w:divBdr>
                    </w:div>
                  </w:divsChild>
                </w:div>
                <w:div w:id="1085613796">
                  <w:marLeft w:val="0"/>
                  <w:marRight w:val="0"/>
                  <w:marTop w:val="0"/>
                  <w:marBottom w:val="0"/>
                  <w:divBdr>
                    <w:top w:val="single" w:sz="2" w:space="1" w:color="FFFFFF"/>
                    <w:left w:val="single" w:sz="2" w:space="11" w:color="FFFFFF"/>
                    <w:bottom w:val="single" w:sz="2" w:space="1" w:color="FFFFFF"/>
                    <w:right w:val="single" w:sz="2" w:space="4" w:color="FFFFFF"/>
                  </w:divBdr>
                  <w:divsChild>
                    <w:div w:id="241838788">
                      <w:marLeft w:val="0"/>
                      <w:marRight w:val="0"/>
                      <w:marTop w:val="0"/>
                      <w:marBottom w:val="0"/>
                      <w:divBdr>
                        <w:top w:val="none" w:sz="0" w:space="0" w:color="auto"/>
                        <w:left w:val="none" w:sz="0" w:space="0" w:color="auto"/>
                        <w:bottom w:val="none" w:sz="0" w:space="0" w:color="auto"/>
                        <w:right w:val="none" w:sz="0" w:space="0" w:color="auto"/>
                      </w:divBdr>
                    </w:div>
                  </w:divsChild>
                </w:div>
                <w:div w:id="1906601128">
                  <w:marLeft w:val="0"/>
                  <w:marRight w:val="0"/>
                  <w:marTop w:val="0"/>
                  <w:marBottom w:val="0"/>
                  <w:divBdr>
                    <w:top w:val="single" w:sz="2" w:space="1" w:color="FFFFFF"/>
                    <w:left w:val="single" w:sz="2" w:space="11" w:color="FFFFFF"/>
                    <w:bottom w:val="single" w:sz="2" w:space="1" w:color="FFFFFF"/>
                    <w:right w:val="single" w:sz="2" w:space="4" w:color="FFFFFF"/>
                  </w:divBdr>
                  <w:divsChild>
                    <w:div w:id="330106973">
                      <w:marLeft w:val="0"/>
                      <w:marRight w:val="0"/>
                      <w:marTop w:val="0"/>
                      <w:marBottom w:val="0"/>
                      <w:divBdr>
                        <w:top w:val="none" w:sz="0" w:space="0" w:color="auto"/>
                        <w:left w:val="none" w:sz="0" w:space="0" w:color="auto"/>
                        <w:bottom w:val="none" w:sz="0" w:space="0" w:color="auto"/>
                        <w:right w:val="none" w:sz="0" w:space="0" w:color="auto"/>
                      </w:divBdr>
                    </w:div>
                  </w:divsChild>
                </w:div>
                <w:div w:id="155924300">
                  <w:marLeft w:val="0"/>
                  <w:marRight w:val="0"/>
                  <w:marTop w:val="0"/>
                  <w:marBottom w:val="0"/>
                  <w:divBdr>
                    <w:top w:val="single" w:sz="2" w:space="1" w:color="FFFFFF"/>
                    <w:left w:val="single" w:sz="2" w:space="11" w:color="FFFFFF"/>
                    <w:bottom w:val="single" w:sz="2" w:space="1" w:color="FFFFFF"/>
                    <w:right w:val="single" w:sz="2" w:space="4" w:color="FFFFFF"/>
                  </w:divBdr>
                  <w:divsChild>
                    <w:div w:id="108165112">
                      <w:marLeft w:val="0"/>
                      <w:marRight w:val="0"/>
                      <w:marTop w:val="0"/>
                      <w:marBottom w:val="0"/>
                      <w:divBdr>
                        <w:top w:val="none" w:sz="0" w:space="0" w:color="auto"/>
                        <w:left w:val="none" w:sz="0" w:space="0" w:color="auto"/>
                        <w:bottom w:val="none" w:sz="0" w:space="0" w:color="auto"/>
                        <w:right w:val="none" w:sz="0" w:space="0" w:color="auto"/>
                      </w:divBdr>
                    </w:div>
                  </w:divsChild>
                </w:div>
                <w:div w:id="1885099492">
                  <w:marLeft w:val="0"/>
                  <w:marRight w:val="0"/>
                  <w:marTop w:val="0"/>
                  <w:marBottom w:val="0"/>
                  <w:divBdr>
                    <w:top w:val="single" w:sz="2" w:space="1" w:color="FFFFFF"/>
                    <w:left w:val="single" w:sz="2" w:space="11" w:color="FFFFFF"/>
                    <w:bottom w:val="single" w:sz="2" w:space="1" w:color="FFFFFF"/>
                    <w:right w:val="single" w:sz="2" w:space="4" w:color="FFFFFF"/>
                  </w:divBdr>
                  <w:divsChild>
                    <w:div w:id="78722959">
                      <w:marLeft w:val="0"/>
                      <w:marRight w:val="0"/>
                      <w:marTop w:val="0"/>
                      <w:marBottom w:val="0"/>
                      <w:divBdr>
                        <w:top w:val="none" w:sz="0" w:space="0" w:color="auto"/>
                        <w:left w:val="none" w:sz="0" w:space="0" w:color="auto"/>
                        <w:bottom w:val="none" w:sz="0" w:space="0" w:color="auto"/>
                        <w:right w:val="none" w:sz="0" w:space="0" w:color="auto"/>
                      </w:divBdr>
                    </w:div>
                  </w:divsChild>
                </w:div>
                <w:div w:id="2075465618">
                  <w:marLeft w:val="0"/>
                  <w:marRight w:val="0"/>
                  <w:marTop w:val="0"/>
                  <w:marBottom w:val="0"/>
                  <w:divBdr>
                    <w:top w:val="single" w:sz="2" w:space="1" w:color="FFFFFF"/>
                    <w:left w:val="single" w:sz="2" w:space="11" w:color="FFFFFF"/>
                    <w:bottom w:val="single" w:sz="2" w:space="1" w:color="FFFFFF"/>
                    <w:right w:val="single" w:sz="2" w:space="4" w:color="FFFFFF"/>
                  </w:divBdr>
                  <w:divsChild>
                    <w:div w:id="876896349">
                      <w:marLeft w:val="0"/>
                      <w:marRight w:val="0"/>
                      <w:marTop w:val="0"/>
                      <w:marBottom w:val="0"/>
                      <w:divBdr>
                        <w:top w:val="none" w:sz="0" w:space="0" w:color="auto"/>
                        <w:left w:val="none" w:sz="0" w:space="0" w:color="auto"/>
                        <w:bottom w:val="none" w:sz="0" w:space="0" w:color="auto"/>
                        <w:right w:val="none" w:sz="0" w:space="0" w:color="auto"/>
                      </w:divBdr>
                    </w:div>
                  </w:divsChild>
                </w:div>
                <w:div w:id="695152364">
                  <w:marLeft w:val="0"/>
                  <w:marRight w:val="0"/>
                  <w:marTop w:val="0"/>
                  <w:marBottom w:val="0"/>
                  <w:divBdr>
                    <w:top w:val="single" w:sz="2" w:space="1" w:color="FFFFFF"/>
                    <w:left w:val="single" w:sz="2" w:space="11" w:color="FFFFFF"/>
                    <w:bottom w:val="single" w:sz="2" w:space="1" w:color="FFFFFF"/>
                    <w:right w:val="single" w:sz="2" w:space="4" w:color="FFFFFF"/>
                  </w:divBdr>
                  <w:divsChild>
                    <w:div w:id="1287421418">
                      <w:marLeft w:val="0"/>
                      <w:marRight w:val="0"/>
                      <w:marTop w:val="0"/>
                      <w:marBottom w:val="0"/>
                      <w:divBdr>
                        <w:top w:val="none" w:sz="0" w:space="0" w:color="auto"/>
                        <w:left w:val="none" w:sz="0" w:space="0" w:color="auto"/>
                        <w:bottom w:val="none" w:sz="0" w:space="0" w:color="auto"/>
                        <w:right w:val="none" w:sz="0" w:space="0" w:color="auto"/>
                      </w:divBdr>
                    </w:div>
                  </w:divsChild>
                </w:div>
                <w:div w:id="678511339">
                  <w:marLeft w:val="0"/>
                  <w:marRight w:val="0"/>
                  <w:marTop w:val="0"/>
                  <w:marBottom w:val="0"/>
                  <w:divBdr>
                    <w:top w:val="single" w:sz="2" w:space="1" w:color="FFFFFF"/>
                    <w:left w:val="single" w:sz="2" w:space="11" w:color="FFFFFF"/>
                    <w:bottom w:val="single" w:sz="2" w:space="1" w:color="FFFFFF"/>
                    <w:right w:val="single" w:sz="2" w:space="4" w:color="FFFFFF"/>
                  </w:divBdr>
                  <w:divsChild>
                    <w:div w:id="467742190">
                      <w:marLeft w:val="0"/>
                      <w:marRight w:val="0"/>
                      <w:marTop w:val="0"/>
                      <w:marBottom w:val="0"/>
                      <w:divBdr>
                        <w:top w:val="none" w:sz="0" w:space="0" w:color="auto"/>
                        <w:left w:val="none" w:sz="0" w:space="0" w:color="auto"/>
                        <w:bottom w:val="none" w:sz="0" w:space="0" w:color="auto"/>
                        <w:right w:val="none" w:sz="0" w:space="0" w:color="auto"/>
                      </w:divBdr>
                    </w:div>
                  </w:divsChild>
                </w:div>
                <w:div w:id="2076317512">
                  <w:marLeft w:val="0"/>
                  <w:marRight w:val="0"/>
                  <w:marTop w:val="0"/>
                  <w:marBottom w:val="0"/>
                  <w:divBdr>
                    <w:top w:val="single" w:sz="2" w:space="1" w:color="FFFFFF"/>
                    <w:left w:val="single" w:sz="2" w:space="11" w:color="FFFFFF"/>
                    <w:bottom w:val="single" w:sz="2" w:space="1" w:color="FFFFFF"/>
                    <w:right w:val="single" w:sz="2" w:space="4" w:color="FFFFFF"/>
                  </w:divBdr>
                  <w:divsChild>
                    <w:div w:id="1321691507">
                      <w:marLeft w:val="0"/>
                      <w:marRight w:val="0"/>
                      <w:marTop w:val="0"/>
                      <w:marBottom w:val="0"/>
                      <w:divBdr>
                        <w:top w:val="none" w:sz="0" w:space="0" w:color="auto"/>
                        <w:left w:val="none" w:sz="0" w:space="0" w:color="auto"/>
                        <w:bottom w:val="none" w:sz="0" w:space="0" w:color="auto"/>
                        <w:right w:val="none" w:sz="0" w:space="0" w:color="auto"/>
                      </w:divBdr>
                    </w:div>
                  </w:divsChild>
                </w:div>
                <w:div w:id="205067851">
                  <w:marLeft w:val="0"/>
                  <w:marRight w:val="0"/>
                  <w:marTop w:val="0"/>
                  <w:marBottom w:val="0"/>
                  <w:divBdr>
                    <w:top w:val="single" w:sz="2" w:space="1" w:color="FFFFFF"/>
                    <w:left w:val="single" w:sz="2" w:space="11" w:color="FFFFFF"/>
                    <w:bottom w:val="single" w:sz="2" w:space="1" w:color="FFFFFF"/>
                    <w:right w:val="single" w:sz="2" w:space="4" w:color="FFFFFF"/>
                  </w:divBdr>
                  <w:divsChild>
                    <w:div w:id="859901856">
                      <w:marLeft w:val="0"/>
                      <w:marRight w:val="0"/>
                      <w:marTop w:val="0"/>
                      <w:marBottom w:val="0"/>
                      <w:divBdr>
                        <w:top w:val="none" w:sz="0" w:space="0" w:color="auto"/>
                        <w:left w:val="none" w:sz="0" w:space="0" w:color="auto"/>
                        <w:bottom w:val="none" w:sz="0" w:space="0" w:color="auto"/>
                        <w:right w:val="none" w:sz="0" w:space="0" w:color="auto"/>
                      </w:divBdr>
                    </w:div>
                  </w:divsChild>
                </w:div>
                <w:div w:id="213470750">
                  <w:marLeft w:val="0"/>
                  <w:marRight w:val="0"/>
                  <w:marTop w:val="0"/>
                  <w:marBottom w:val="0"/>
                  <w:divBdr>
                    <w:top w:val="single" w:sz="2" w:space="1" w:color="FFFFFF"/>
                    <w:left w:val="single" w:sz="2" w:space="11" w:color="FFFFFF"/>
                    <w:bottom w:val="single" w:sz="2" w:space="4" w:color="FFFFFF"/>
                    <w:right w:val="single" w:sz="2" w:space="4" w:color="FFFFFF"/>
                  </w:divBdr>
                  <w:divsChild>
                    <w:div w:id="11632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980675">
      <w:bodyDiv w:val="1"/>
      <w:marLeft w:val="0"/>
      <w:marRight w:val="0"/>
      <w:marTop w:val="0"/>
      <w:marBottom w:val="0"/>
      <w:divBdr>
        <w:top w:val="none" w:sz="0" w:space="0" w:color="auto"/>
        <w:left w:val="none" w:sz="0" w:space="0" w:color="auto"/>
        <w:bottom w:val="none" w:sz="0" w:space="0" w:color="auto"/>
        <w:right w:val="none" w:sz="0" w:space="0" w:color="auto"/>
      </w:divBdr>
      <w:divsChild>
        <w:div w:id="1182552146">
          <w:marLeft w:val="0"/>
          <w:marRight w:val="0"/>
          <w:marTop w:val="0"/>
          <w:marBottom w:val="0"/>
          <w:divBdr>
            <w:top w:val="none" w:sz="0" w:space="0" w:color="auto"/>
            <w:left w:val="none" w:sz="0" w:space="0" w:color="auto"/>
            <w:bottom w:val="none" w:sz="0" w:space="0" w:color="auto"/>
            <w:right w:val="none" w:sz="0" w:space="0" w:color="auto"/>
          </w:divBdr>
        </w:div>
        <w:div w:id="1971739148">
          <w:marLeft w:val="0"/>
          <w:marRight w:val="0"/>
          <w:marTop w:val="0"/>
          <w:marBottom w:val="300"/>
          <w:divBdr>
            <w:top w:val="none" w:sz="0" w:space="0" w:color="auto"/>
            <w:left w:val="none" w:sz="0" w:space="0" w:color="auto"/>
            <w:bottom w:val="none" w:sz="0" w:space="0" w:color="auto"/>
            <w:right w:val="none" w:sz="0" w:space="0" w:color="auto"/>
          </w:divBdr>
          <w:divsChild>
            <w:div w:id="1098523957">
              <w:marLeft w:val="0"/>
              <w:marRight w:val="0"/>
              <w:marTop w:val="0"/>
              <w:marBottom w:val="0"/>
              <w:divBdr>
                <w:top w:val="none" w:sz="0" w:space="0" w:color="auto"/>
                <w:left w:val="none" w:sz="0" w:space="0" w:color="auto"/>
                <w:bottom w:val="none" w:sz="0" w:space="0" w:color="auto"/>
                <w:right w:val="none" w:sz="0" w:space="0" w:color="auto"/>
              </w:divBdr>
              <w:divsChild>
                <w:div w:id="1987314727">
                  <w:marLeft w:val="0"/>
                  <w:marRight w:val="0"/>
                  <w:marTop w:val="0"/>
                  <w:marBottom w:val="0"/>
                  <w:divBdr>
                    <w:top w:val="single" w:sz="2" w:space="4" w:color="FFFFFF"/>
                    <w:left w:val="single" w:sz="2" w:space="11" w:color="FFFFFF"/>
                    <w:bottom w:val="single" w:sz="2" w:space="1" w:color="FFFFFF"/>
                    <w:right w:val="single" w:sz="2" w:space="4" w:color="FFFFFF"/>
                  </w:divBdr>
                  <w:divsChild>
                    <w:div w:id="981302290">
                      <w:marLeft w:val="0"/>
                      <w:marRight w:val="0"/>
                      <w:marTop w:val="0"/>
                      <w:marBottom w:val="0"/>
                      <w:divBdr>
                        <w:top w:val="none" w:sz="0" w:space="0" w:color="auto"/>
                        <w:left w:val="none" w:sz="0" w:space="0" w:color="auto"/>
                        <w:bottom w:val="none" w:sz="0" w:space="0" w:color="auto"/>
                        <w:right w:val="none" w:sz="0" w:space="0" w:color="auto"/>
                      </w:divBdr>
                    </w:div>
                  </w:divsChild>
                </w:div>
                <w:div w:id="516887660">
                  <w:marLeft w:val="0"/>
                  <w:marRight w:val="0"/>
                  <w:marTop w:val="0"/>
                  <w:marBottom w:val="0"/>
                  <w:divBdr>
                    <w:top w:val="single" w:sz="2" w:space="1" w:color="FFFFFF"/>
                    <w:left w:val="single" w:sz="2" w:space="11" w:color="FFFFFF"/>
                    <w:bottom w:val="single" w:sz="2" w:space="1" w:color="FFFFFF"/>
                    <w:right w:val="single" w:sz="2" w:space="4" w:color="FFFFFF"/>
                  </w:divBdr>
                  <w:divsChild>
                    <w:div w:id="1259098205">
                      <w:marLeft w:val="0"/>
                      <w:marRight w:val="0"/>
                      <w:marTop w:val="0"/>
                      <w:marBottom w:val="0"/>
                      <w:divBdr>
                        <w:top w:val="none" w:sz="0" w:space="0" w:color="auto"/>
                        <w:left w:val="none" w:sz="0" w:space="0" w:color="auto"/>
                        <w:bottom w:val="none" w:sz="0" w:space="0" w:color="auto"/>
                        <w:right w:val="none" w:sz="0" w:space="0" w:color="auto"/>
                      </w:divBdr>
                    </w:div>
                  </w:divsChild>
                </w:div>
                <w:div w:id="1447113533">
                  <w:marLeft w:val="0"/>
                  <w:marRight w:val="0"/>
                  <w:marTop w:val="0"/>
                  <w:marBottom w:val="0"/>
                  <w:divBdr>
                    <w:top w:val="single" w:sz="2" w:space="1" w:color="FFFFFF"/>
                    <w:left w:val="single" w:sz="2" w:space="11" w:color="FFFFFF"/>
                    <w:bottom w:val="single" w:sz="2" w:space="1" w:color="FFFFFF"/>
                    <w:right w:val="single" w:sz="2" w:space="4" w:color="FFFFFF"/>
                  </w:divBdr>
                  <w:divsChild>
                    <w:div w:id="167602049">
                      <w:marLeft w:val="0"/>
                      <w:marRight w:val="0"/>
                      <w:marTop w:val="0"/>
                      <w:marBottom w:val="0"/>
                      <w:divBdr>
                        <w:top w:val="none" w:sz="0" w:space="0" w:color="auto"/>
                        <w:left w:val="none" w:sz="0" w:space="0" w:color="auto"/>
                        <w:bottom w:val="none" w:sz="0" w:space="0" w:color="auto"/>
                        <w:right w:val="none" w:sz="0" w:space="0" w:color="auto"/>
                      </w:divBdr>
                    </w:div>
                  </w:divsChild>
                </w:div>
                <w:div w:id="2008243411">
                  <w:marLeft w:val="0"/>
                  <w:marRight w:val="0"/>
                  <w:marTop w:val="0"/>
                  <w:marBottom w:val="0"/>
                  <w:divBdr>
                    <w:top w:val="single" w:sz="2" w:space="1" w:color="FFFFFF"/>
                    <w:left w:val="single" w:sz="2" w:space="11" w:color="FFFFFF"/>
                    <w:bottom w:val="single" w:sz="2" w:space="1" w:color="FFFFFF"/>
                    <w:right w:val="single" w:sz="2" w:space="4" w:color="FFFFFF"/>
                  </w:divBdr>
                  <w:divsChild>
                    <w:div w:id="1299992484">
                      <w:marLeft w:val="0"/>
                      <w:marRight w:val="0"/>
                      <w:marTop w:val="0"/>
                      <w:marBottom w:val="0"/>
                      <w:divBdr>
                        <w:top w:val="none" w:sz="0" w:space="0" w:color="auto"/>
                        <w:left w:val="none" w:sz="0" w:space="0" w:color="auto"/>
                        <w:bottom w:val="none" w:sz="0" w:space="0" w:color="auto"/>
                        <w:right w:val="none" w:sz="0" w:space="0" w:color="auto"/>
                      </w:divBdr>
                    </w:div>
                  </w:divsChild>
                </w:div>
                <w:div w:id="834029796">
                  <w:marLeft w:val="0"/>
                  <w:marRight w:val="0"/>
                  <w:marTop w:val="0"/>
                  <w:marBottom w:val="0"/>
                  <w:divBdr>
                    <w:top w:val="single" w:sz="2" w:space="1" w:color="FFFFFF"/>
                    <w:left w:val="single" w:sz="2" w:space="11" w:color="FFFFFF"/>
                    <w:bottom w:val="single" w:sz="2" w:space="1" w:color="FFFFFF"/>
                    <w:right w:val="single" w:sz="2" w:space="4" w:color="FFFFFF"/>
                  </w:divBdr>
                  <w:divsChild>
                    <w:div w:id="1058016655">
                      <w:marLeft w:val="0"/>
                      <w:marRight w:val="0"/>
                      <w:marTop w:val="0"/>
                      <w:marBottom w:val="0"/>
                      <w:divBdr>
                        <w:top w:val="none" w:sz="0" w:space="0" w:color="auto"/>
                        <w:left w:val="none" w:sz="0" w:space="0" w:color="auto"/>
                        <w:bottom w:val="none" w:sz="0" w:space="0" w:color="auto"/>
                        <w:right w:val="none" w:sz="0" w:space="0" w:color="auto"/>
                      </w:divBdr>
                    </w:div>
                  </w:divsChild>
                </w:div>
                <w:div w:id="499085133">
                  <w:marLeft w:val="0"/>
                  <w:marRight w:val="0"/>
                  <w:marTop w:val="0"/>
                  <w:marBottom w:val="0"/>
                  <w:divBdr>
                    <w:top w:val="single" w:sz="2" w:space="1" w:color="FFFFFF"/>
                    <w:left w:val="single" w:sz="2" w:space="11" w:color="FFFFFF"/>
                    <w:bottom w:val="single" w:sz="2" w:space="1" w:color="FFFFFF"/>
                    <w:right w:val="single" w:sz="2" w:space="4" w:color="FFFFFF"/>
                  </w:divBdr>
                  <w:divsChild>
                    <w:div w:id="57019837">
                      <w:marLeft w:val="0"/>
                      <w:marRight w:val="0"/>
                      <w:marTop w:val="0"/>
                      <w:marBottom w:val="0"/>
                      <w:divBdr>
                        <w:top w:val="none" w:sz="0" w:space="0" w:color="auto"/>
                        <w:left w:val="none" w:sz="0" w:space="0" w:color="auto"/>
                        <w:bottom w:val="none" w:sz="0" w:space="0" w:color="auto"/>
                        <w:right w:val="none" w:sz="0" w:space="0" w:color="auto"/>
                      </w:divBdr>
                    </w:div>
                  </w:divsChild>
                </w:div>
                <w:div w:id="1478379665">
                  <w:marLeft w:val="0"/>
                  <w:marRight w:val="0"/>
                  <w:marTop w:val="0"/>
                  <w:marBottom w:val="0"/>
                  <w:divBdr>
                    <w:top w:val="single" w:sz="2" w:space="1" w:color="FFFFFF"/>
                    <w:left w:val="single" w:sz="2" w:space="11" w:color="FFFFFF"/>
                    <w:bottom w:val="single" w:sz="2" w:space="1" w:color="FFFFFF"/>
                    <w:right w:val="single" w:sz="2" w:space="4" w:color="FFFFFF"/>
                  </w:divBdr>
                  <w:divsChild>
                    <w:div w:id="2044936869">
                      <w:marLeft w:val="0"/>
                      <w:marRight w:val="0"/>
                      <w:marTop w:val="0"/>
                      <w:marBottom w:val="0"/>
                      <w:divBdr>
                        <w:top w:val="none" w:sz="0" w:space="0" w:color="auto"/>
                        <w:left w:val="none" w:sz="0" w:space="0" w:color="auto"/>
                        <w:bottom w:val="none" w:sz="0" w:space="0" w:color="auto"/>
                        <w:right w:val="none" w:sz="0" w:space="0" w:color="auto"/>
                      </w:divBdr>
                    </w:div>
                  </w:divsChild>
                </w:div>
                <w:div w:id="1334798554">
                  <w:marLeft w:val="0"/>
                  <w:marRight w:val="0"/>
                  <w:marTop w:val="0"/>
                  <w:marBottom w:val="0"/>
                  <w:divBdr>
                    <w:top w:val="single" w:sz="2" w:space="1" w:color="FFFFFF"/>
                    <w:left w:val="single" w:sz="2" w:space="11" w:color="FFFFFF"/>
                    <w:bottom w:val="single" w:sz="2" w:space="1" w:color="FFFFFF"/>
                    <w:right w:val="single" w:sz="2" w:space="4" w:color="FFFFFF"/>
                  </w:divBdr>
                  <w:divsChild>
                    <w:div w:id="110176531">
                      <w:marLeft w:val="0"/>
                      <w:marRight w:val="0"/>
                      <w:marTop w:val="0"/>
                      <w:marBottom w:val="0"/>
                      <w:divBdr>
                        <w:top w:val="none" w:sz="0" w:space="0" w:color="auto"/>
                        <w:left w:val="none" w:sz="0" w:space="0" w:color="auto"/>
                        <w:bottom w:val="none" w:sz="0" w:space="0" w:color="auto"/>
                        <w:right w:val="none" w:sz="0" w:space="0" w:color="auto"/>
                      </w:divBdr>
                    </w:div>
                  </w:divsChild>
                </w:div>
                <w:div w:id="1270041082">
                  <w:marLeft w:val="0"/>
                  <w:marRight w:val="0"/>
                  <w:marTop w:val="0"/>
                  <w:marBottom w:val="0"/>
                  <w:divBdr>
                    <w:top w:val="single" w:sz="2" w:space="1" w:color="FFFFFF"/>
                    <w:left w:val="single" w:sz="2" w:space="11" w:color="FFFFFF"/>
                    <w:bottom w:val="single" w:sz="2" w:space="1" w:color="FFFFFF"/>
                    <w:right w:val="single" w:sz="2" w:space="4" w:color="FFFFFF"/>
                  </w:divBdr>
                  <w:divsChild>
                    <w:div w:id="312178895">
                      <w:marLeft w:val="0"/>
                      <w:marRight w:val="0"/>
                      <w:marTop w:val="0"/>
                      <w:marBottom w:val="0"/>
                      <w:divBdr>
                        <w:top w:val="none" w:sz="0" w:space="0" w:color="auto"/>
                        <w:left w:val="none" w:sz="0" w:space="0" w:color="auto"/>
                        <w:bottom w:val="none" w:sz="0" w:space="0" w:color="auto"/>
                        <w:right w:val="none" w:sz="0" w:space="0" w:color="auto"/>
                      </w:divBdr>
                    </w:div>
                  </w:divsChild>
                </w:div>
                <w:div w:id="1618635222">
                  <w:marLeft w:val="0"/>
                  <w:marRight w:val="0"/>
                  <w:marTop w:val="0"/>
                  <w:marBottom w:val="0"/>
                  <w:divBdr>
                    <w:top w:val="single" w:sz="2" w:space="1" w:color="FFFFFF"/>
                    <w:left w:val="single" w:sz="2" w:space="11" w:color="FFFFFF"/>
                    <w:bottom w:val="single" w:sz="2" w:space="1" w:color="FFFFFF"/>
                    <w:right w:val="single" w:sz="2" w:space="4" w:color="FFFFFF"/>
                  </w:divBdr>
                  <w:divsChild>
                    <w:div w:id="114913584">
                      <w:marLeft w:val="0"/>
                      <w:marRight w:val="0"/>
                      <w:marTop w:val="0"/>
                      <w:marBottom w:val="0"/>
                      <w:divBdr>
                        <w:top w:val="none" w:sz="0" w:space="0" w:color="auto"/>
                        <w:left w:val="none" w:sz="0" w:space="0" w:color="auto"/>
                        <w:bottom w:val="none" w:sz="0" w:space="0" w:color="auto"/>
                        <w:right w:val="none" w:sz="0" w:space="0" w:color="auto"/>
                      </w:divBdr>
                    </w:div>
                  </w:divsChild>
                </w:div>
                <w:div w:id="679428549">
                  <w:marLeft w:val="0"/>
                  <w:marRight w:val="0"/>
                  <w:marTop w:val="0"/>
                  <w:marBottom w:val="0"/>
                  <w:divBdr>
                    <w:top w:val="single" w:sz="2" w:space="1" w:color="FFFFFF"/>
                    <w:left w:val="single" w:sz="2" w:space="11" w:color="FFFFFF"/>
                    <w:bottom w:val="single" w:sz="2" w:space="4" w:color="FFFFFF"/>
                    <w:right w:val="single" w:sz="2" w:space="4" w:color="FFFFFF"/>
                  </w:divBdr>
                  <w:divsChild>
                    <w:div w:id="134115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142875">
          <w:marLeft w:val="0"/>
          <w:marRight w:val="0"/>
          <w:marTop w:val="0"/>
          <w:marBottom w:val="300"/>
          <w:divBdr>
            <w:top w:val="none" w:sz="0" w:space="0" w:color="auto"/>
            <w:left w:val="none" w:sz="0" w:space="0" w:color="auto"/>
            <w:bottom w:val="none" w:sz="0" w:space="0" w:color="auto"/>
            <w:right w:val="none" w:sz="0" w:space="0" w:color="auto"/>
          </w:divBdr>
          <w:divsChild>
            <w:div w:id="488257281">
              <w:marLeft w:val="0"/>
              <w:marRight w:val="0"/>
              <w:marTop w:val="0"/>
              <w:marBottom w:val="0"/>
              <w:divBdr>
                <w:top w:val="none" w:sz="0" w:space="0" w:color="auto"/>
                <w:left w:val="none" w:sz="0" w:space="0" w:color="auto"/>
                <w:bottom w:val="none" w:sz="0" w:space="0" w:color="auto"/>
                <w:right w:val="none" w:sz="0" w:space="0" w:color="auto"/>
              </w:divBdr>
              <w:divsChild>
                <w:div w:id="682049780">
                  <w:marLeft w:val="0"/>
                  <w:marRight w:val="0"/>
                  <w:marTop w:val="0"/>
                  <w:marBottom w:val="0"/>
                  <w:divBdr>
                    <w:top w:val="single" w:sz="2" w:space="4" w:color="FFFFFF"/>
                    <w:left w:val="single" w:sz="2" w:space="11" w:color="FFFFFF"/>
                    <w:bottom w:val="single" w:sz="2" w:space="1" w:color="FFFFFF"/>
                    <w:right w:val="single" w:sz="2" w:space="4" w:color="FFFFFF"/>
                  </w:divBdr>
                  <w:divsChild>
                    <w:div w:id="305093062">
                      <w:marLeft w:val="0"/>
                      <w:marRight w:val="0"/>
                      <w:marTop w:val="0"/>
                      <w:marBottom w:val="0"/>
                      <w:divBdr>
                        <w:top w:val="none" w:sz="0" w:space="0" w:color="auto"/>
                        <w:left w:val="none" w:sz="0" w:space="0" w:color="auto"/>
                        <w:bottom w:val="none" w:sz="0" w:space="0" w:color="auto"/>
                        <w:right w:val="none" w:sz="0" w:space="0" w:color="auto"/>
                      </w:divBdr>
                    </w:div>
                  </w:divsChild>
                </w:div>
                <w:div w:id="1486162850">
                  <w:marLeft w:val="0"/>
                  <w:marRight w:val="0"/>
                  <w:marTop w:val="0"/>
                  <w:marBottom w:val="0"/>
                  <w:divBdr>
                    <w:top w:val="single" w:sz="2" w:space="1" w:color="FFFFFF"/>
                    <w:left w:val="single" w:sz="2" w:space="11" w:color="FFFFFF"/>
                    <w:bottom w:val="single" w:sz="2" w:space="1" w:color="FFFFFF"/>
                    <w:right w:val="single" w:sz="2" w:space="4" w:color="FFFFFF"/>
                  </w:divBdr>
                  <w:divsChild>
                    <w:div w:id="1606419118">
                      <w:marLeft w:val="0"/>
                      <w:marRight w:val="0"/>
                      <w:marTop w:val="0"/>
                      <w:marBottom w:val="0"/>
                      <w:divBdr>
                        <w:top w:val="none" w:sz="0" w:space="0" w:color="auto"/>
                        <w:left w:val="none" w:sz="0" w:space="0" w:color="auto"/>
                        <w:bottom w:val="none" w:sz="0" w:space="0" w:color="auto"/>
                        <w:right w:val="none" w:sz="0" w:space="0" w:color="auto"/>
                      </w:divBdr>
                    </w:div>
                  </w:divsChild>
                </w:div>
                <w:div w:id="71895326">
                  <w:marLeft w:val="0"/>
                  <w:marRight w:val="0"/>
                  <w:marTop w:val="0"/>
                  <w:marBottom w:val="0"/>
                  <w:divBdr>
                    <w:top w:val="single" w:sz="2" w:space="1" w:color="FFFFFF"/>
                    <w:left w:val="single" w:sz="2" w:space="11" w:color="FFFFFF"/>
                    <w:bottom w:val="single" w:sz="2" w:space="1" w:color="FFFFFF"/>
                    <w:right w:val="single" w:sz="2" w:space="4" w:color="FFFFFF"/>
                  </w:divBdr>
                  <w:divsChild>
                    <w:div w:id="1540779603">
                      <w:marLeft w:val="0"/>
                      <w:marRight w:val="0"/>
                      <w:marTop w:val="0"/>
                      <w:marBottom w:val="0"/>
                      <w:divBdr>
                        <w:top w:val="none" w:sz="0" w:space="0" w:color="auto"/>
                        <w:left w:val="none" w:sz="0" w:space="0" w:color="auto"/>
                        <w:bottom w:val="none" w:sz="0" w:space="0" w:color="auto"/>
                        <w:right w:val="none" w:sz="0" w:space="0" w:color="auto"/>
                      </w:divBdr>
                    </w:div>
                  </w:divsChild>
                </w:div>
                <w:div w:id="1217425299">
                  <w:marLeft w:val="0"/>
                  <w:marRight w:val="0"/>
                  <w:marTop w:val="0"/>
                  <w:marBottom w:val="0"/>
                  <w:divBdr>
                    <w:top w:val="single" w:sz="2" w:space="1" w:color="FFFFFF"/>
                    <w:left w:val="single" w:sz="2" w:space="11" w:color="FFFFFF"/>
                    <w:bottom w:val="single" w:sz="2" w:space="1" w:color="FFFFFF"/>
                    <w:right w:val="single" w:sz="2" w:space="4" w:color="FFFFFF"/>
                  </w:divBdr>
                  <w:divsChild>
                    <w:div w:id="1109079816">
                      <w:marLeft w:val="0"/>
                      <w:marRight w:val="0"/>
                      <w:marTop w:val="0"/>
                      <w:marBottom w:val="0"/>
                      <w:divBdr>
                        <w:top w:val="none" w:sz="0" w:space="0" w:color="auto"/>
                        <w:left w:val="none" w:sz="0" w:space="0" w:color="auto"/>
                        <w:bottom w:val="none" w:sz="0" w:space="0" w:color="auto"/>
                        <w:right w:val="none" w:sz="0" w:space="0" w:color="auto"/>
                      </w:divBdr>
                    </w:div>
                  </w:divsChild>
                </w:div>
                <w:div w:id="1680038081">
                  <w:marLeft w:val="0"/>
                  <w:marRight w:val="0"/>
                  <w:marTop w:val="0"/>
                  <w:marBottom w:val="0"/>
                  <w:divBdr>
                    <w:top w:val="single" w:sz="2" w:space="1" w:color="FFFFFF"/>
                    <w:left w:val="single" w:sz="2" w:space="11" w:color="FFFFFF"/>
                    <w:bottom w:val="single" w:sz="2" w:space="1" w:color="FFFFFF"/>
                    <w:right w:val="single" w:sz="2" w:space="4" w:color="FFFFFF"/>
                  </w:divBdr>
                  <w:divsChild>
                    <w:div w:id="2114737164">
                      <w:marLeft w:val="0"/>
                      <w:marRight w:val="0"/>
                      <w:marTop w:val="0"/>
                      <w:marBottom w:val="0"/>
                      <w:divBdr>
                        <w:top w:val="none" w:sz="0" w:space="0" w:color="auto"/>
                        <w:left w:val="none" w:sz="0" w:space="0" w:color="auto"/>
                        <w:bottom w:val="none" w:sz="0" w:space="0" w:color="auto"/>
                        <w:right w:val="none" w:sz="0" w:space="0" w:color="auto"/>
                      </w:divBdr>
                    </w:div>
                  </w:divsChild>
                </w:div>
                <w:div w:id="1567105746">
                  <w:marLeft w:val="0"/>
                  <w:marRight w:val="0"/>
                  <w:marTop w:val="0"/>
                  <w:marBottom w:val="0"/>
                  <w:divBdr>
                    <w:top w:val="single" w:sz="2" w:space="1" w:color="FFFFFF"/>
                    <w:left w:val="single" w:sz="2" w:space="11" w:color="FFFFFF"/>
                    <w:bottom w:val="single" w:sz="2" w:space="1" w:color="FFFFFF"/>
                    <w:right w:val="single" w:sz="2" w:space="4" w:color="FFFFFF"/>
                  </w:divBdr>
                  <w:divsChild>
                    <w:div w:id="2121871532">
                      <w:marLeft w:val="0"/>
                      <w:marRight w:val="0"/>
                      <w:marTop w:val="0"/>
                      <w:marBottom w:val="0"/>
                      <w:divBdr>
                        <w:top w:val="none" w:sz="0" w:space="0" w:color="auto"/>
                        <w:left w:val="none" w:sz="0" w:space="0" w:color="auto"/>
                        <w:bottom w:val="none" w:sz="0" w:space="0" w:color="auto"/>
                        <w:right w:val="none" w:sz="0" w:space="0" w:color="auto"/>
                      </w:divBdr>
                    </w:div>
                  </w:divsChild>
                </w:div>
                <w:div w:id="2067679684">
                  <w:marLeft w:val="0"/>
                  <w:marRight w:val="0"/>
                  <w:marTop w:val="0"/>
                  <w:marBottom w:val="0"/>
                  <w:divBdr>
                    <w:top w:val="single" w:sz="2" w:space="1" w:color="FFFFFF"/>
                    <w:left w:val="single" w:sz="2" w:space="11" w:color="FFFFFF"/>
                    <w:bottom w:val="single" w:sz="2" w:space="1" w:color="FFFFFF"/>
                    <w:right w:val="single" w:sz="2" w:space="4" w:color="FFFFFF"/>
                  </w:divBdr>
                  <w:divsChild>
                    <w:div w:id="1492676212">
                      <w:marLeft w:val="0"/>
                      <w:marRight w:val="0"/>
                      <w:marTop w:val="0"/>
                      <w:marBottom w:val="0"/>
                      <w:divBdr>
                        <w:top w:val="none" w:sz="0" w:space="0" w:color="auto"/>
                        <w:left w:val="none" w:sz="0" w:space="0" w:color="auto"/>
                        <w:bottom w:val="none" w:sz="0" w:space="0" w:color="auto"/>
                        <w:right w:val="none" w:sz="0" w:space="0" w:color="auto"/>
                      </w:divBdr>
                    </w:div>
                  </w:divsChild>
                </w:div>
                <w:div w:id="271598111">
                  <w:marLeft w:val="0"/>
                  <w:marRight w:val="0"/>
                  <w:marTop w:val="0"/>
                  <w:marBottom w:val="0"/>
                  <w:divBdr>
                    <w:top w:val="single" w:sz="2" w:space="1" w:color="FFFFFF"/>
                    <w:left w:val="single" w:sz="2" w:space="11" w:color="FFFFFF"/>
                    <w:bottom w:val="single" w:sz="2" w:space="1" w:color="FFFFFF"/>
                    <w:right w:val="single" w:sz="2" w:space="4" w:color="FFFFFF"/>
                  </w:divBdr>
                  <w:divsChild>
                    <w:div w:id="272983885">
                      <w:marLeft w:val="0"/>
                      <w:marRight w:val="0"/>
                      <w:marTop w:val="0"/>
                      <w:marBottom w:val="0"/>
                      <w:divBdr>
                        <w:top w:val="none" w:sz="0" w:space="0" w:color="auto"/>
                        <w:left w:val="none" w:sz="0" w:space="0" w:color="auto"/>
                        <w:bottom w:val="none" w:sz="0" w:space="0" w:color="auto"/>
                        <w:right w:val="none" w:sz="0" w:space="0" w:color="auto"/>
                      </w:divBdr>
                    </w:div>
                  </w:divsChild>
                </w:div>
                <w:div w:id="958530887">
                  <w:marLeft w:val="0"/>
                  <w:marRight w:val="0"/>
                  <w:marTop w:val="0"/>
                  <w:marBottom w:val="0"/>
                  <w:divBdr>
                    <w:top w:val="single" w:sz="2" w:space="1" w:color="FFFFFF"/>
                    <w:left w:val="single" w:sz="2" w:space="11" w:color="FFFFFF"/>
                    <w:bottom w:val="single" w:sz="2" w:space="1" w:color="FFFFFF"/>
                    <w:right w:val="single" w:sz="2" w:space="4" w:color="FFFFFF"/>
                  </w:divBdr>
                  <w:divsChild>
                    <w:div w:id="771049965">
                      <w:marLeft w:val="0"/>
                      <w:marRight w:val="0"/>
                      <w:marTop w:val="0"/>
                      <w:marBottom w:val="0"/>
                      <w:divBdr>
                        <w:top w:val="none" w:sz="0" w:space="0" w:color="auto"/>
                        <w:left w:val="none" w:sz="0" w:space="0" w:color="auto"/>
                        <w:bottom w:val="none" w:sz="0" w:space="0" w:color="auto"/>
                        <w:right w:val="none" w:sz="0" w:space="0" w:color="auto"/>
                      </w:divBdr>
                    </w:div>
                  </w:divsChild>
                </w:div>
                <w:div w:id="1740597436">
                  <w:marLeft w:val="0"/>
                  <w:marRight w:val="0"/>
                  <w:marTop w:val="0"/>
                  <w:marBottom w:val="0"/>
                  <w:divBdr>
                    <w:top w:val="single" w:sz="2" w:space="1" w:color="FFFFFF"/>
                    <w:left w:val="single" w:sz="2" w:space="11" w:color="FFFFFF"/>
                    <w:bottom w:val="single" w:sz="2" w:space="1" w:color="FFFFFF"/>
                    <w:right w:val="single" w:sz="2" w:space="4" w:color="FFFFFF"/>
                  </w:divBdr>
                  <w:divsChild>
                    <w:div w:id="276716600">
                      <w:marLeft w:val="0"/>
                      <w:marRight w:val="0"/>
                      <w:marTop w:val="0"/>
                      <w:marBottom w:val="0"/>
                      <w:divBdr>
                        <w:top w:val="none" w:sz="0" w:space="0" w:color="auto"/>
                        <w:left w:val="none" w:sz="0" w:space="0" w:color="auto"/>
                        <w:bottom w:val="none" w:sz="0" w:space="0" w:color="auto"/>
                        <w:right w:val="none" w:sz="0" w:space="0" w:color="auto"/>
                      </w:divBdr>
                    </w:div>
                  </w:divsChild>
                </w:div>
                <w:div w:id="1241021639">
                  <w:marLeft w:val="0"/>
                  <w:marRight w:val="0"/>
                  <w:marTop w:val="0"/>
                  <w:marBottom w:val="0"/>
                  <w:divBdr>
                    <w:top w:val="single" w:sz="2" w:space="1" w:color="FFFFFF"/>
                    <w:left w:val="single" w:sz="2" w:space="11" w:color="FFFFFF"/>
                    <w:bottom w:val="single" w:sz="2" w:space="1" w:color="FFFFFF"/>
                    <w:right w:val="single" w:sz="2" w:space="4" w:color="FFFFFF"/>
                  </w:divBdr>
                  <w:divsChild>
                    <w:div w:id="202669443">
                      <w:marLeft w:val="0"/>
                      <w:marRight w:val="0"/>
                      <w:marTop w:val="0"/>
                      <w:marBottom w:val="0"/>
                      <w:divBdr>
                        <w:top w:val="none" w:sz="0" w:space="0" w:color="auto"/>
                        <w:left w:val="none" w:sz="0" w:space="0" w:color="auto"/>
                        <w:bottom w:val="none" w:sz="0" w:space="0" w:color="auto"/>
                        <w:right w:val="none" w:sz="0" w:space="0" w:color="auto"/>
                      </w:divBdr>
                    </w:div>
                  </w:divsChild>
                </w:div>
                <w:div w:id="928849209">
                  <w:marLeft w:val="0"/>
                  <w:marRight w:val="0"/>
                  <w:marTop w:val="0"/>
                  <w:marBottom w:val="0"/>
                  <w:divBdr>
                    <w:top w:val="single" w:sz="2" w:space="1" w:color="FFFFFF"/>
                    <w:left w:val="single" w:sz="2" w:space="11" w:color="FFFFFF"/>
                    <w:bottom w:val="single" w:sz="2" w:space="1" w:color="FFFFFF"/>
                    <w:right w:val="single" w:sz="2" w:space="4" w:color="FFFFFF"/>
                  </w:divBdr>
                  <w:divsChild>
                    <w:div w:id="99842702">
                      <w:marLeft w:val="0"/>
                      <w:marRight w:val="0"/>
                      <w:marTop w:val="0"/>
                      <w:marBottom w:val="0"/>
                      <w:divBdr>
                        <w:top w:val="none" w:sz="0" w:space="0" w:color="auto"/>
                        <w:left w:val="none" w:sz="0" w:space="0" w:color="auto"/>
                        <w:bottom w:val="none" w:sz="0" w:space="0" w:color="auto"/>
                        <w:right w:val="none" w:sz="0" w:space="0" w:color="auto"/>
                      </w:divBdr>
                    </w:div>
                  </w:divsChild>
                </w:div>
                <w:div w:id="1532524316">
                  <w:marLeft w:val="0"/>
                  <w:marRight w:val="0"/>
                  <w:marTop w:val="0"/>
                  <w:marBottom w:val="0"/>
                  <w:divBdr>
                    <w:top w:val="single" w:sz="2" w:space="1" w:color="FFFFFF"/>
                    <w:left w:val="single" w:sz="2" w:space="11" w:color="FFFFFF"/>
                    <w:bottom w:val="single" w:sz="2" w:space="4" w:color="FFFFFF"/>
                    <w:right w:val="single" w:sz="2" w:space="4" w:color="FFFFFF"/>
                  </w:divBdr>
                  <w:divsChild>
                    <w:div w:id="42507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608213">
          <w:marLeft w:val="0"/>
          <w:marRight w:val="0"/>
          <w:marTop w:val="0"/>
          <w:marBottom w:val="300"/>
          <w:divBdr>
            <w:top w:val="none" w:sz="0" w:space="0" w:color="auto"/>
            <w:left w:val="none" w:sz="0" w:space="0" w:color="auto"/>
            <w:bottom w:val="none" w:sz="0" w:space="0" w:color="auto"/>
            <w:right w:val="none" w:sz="0" w:space="0" w:color="auto"/>
          </w:divBdr>
          <w:divsChild>
            <w:div w:id="1747680294">
              <w:marLeft w:val="0"/>
              <w:marRight w:val="0"/>
              <w:marTop w:val="0"/>
              <w:marBottom w:val="0"/>
              <w:divBdr>
                <w:top w:val="none" w:sz="0" w:space="0" w:color="auto"/>
                <w:left w:val="none" w:sz="0" w:space="0" w:color="auto"/>
                <w:bottom w:val="none" w:sz="0" w:space="0" w:color="auto"/>
                <w:right w:val="none" w:sz="0" w:space="0" w:color="auto"/>
              </w:divBdr>
              <w:divsChild>
                <w:div w:id="1617718108">
                  <w:marLeft w:val="0"/>
                  <w:marRight w:val="0"/>
                  <w:marTop w:val="0"/>
                  <w:marBottom w:val="0"/>
                  <w:divBdr>
                    <w:top w:val="single" w:sz="2" w:space="4" w:color="FFFFFF"/>
                    <w:left w:val="single" w:sz="2" w:space="11" w:color="FFFFFF"/>
                    <w:bottom w:val="single" w:sz="2" w:space="1" w:color="FFFFFF"/>
                    <w:right w:val="single" w:sz="2" w:space="4" w:color="FFFFFF"/>
                  </w:divBdr>
                  <w:divsChild>
                    <w:div w:id="691222000">
                      <w:marLeft w:val="0"/>
                      <w:marRight w:val="0"/>
                      <w:marTop w:val="0"/>
                      <w:marBottom w:val="0"/>
                      <w:divBdr>
                        <w:top w:val="none" w:sz="0" w:space="0" w:color="auto"/>
                        <w:left w:val="none" w:sz="0" w:space="0" w:color="auto"/>
                        <w:bottom w:val="none" w:sz="0" w:space="0" w:color="auto"/>
                        <w:right w:val="none" w:sz="0" w:space="0" w:color="auto"/>
                      </w:divBdr>
                    </w:div>
                  </w:divsChild>
                </w:div>
                <w:div w:id="2075084727">
                  <w:marLeft w:val="0"/>
                  <w:marRight w:val="0"/>
                  <w:marTop w:val="0"/>
                  <w:marBottom w:val="0"/>
                  <w:divBdr>
                    <w:top w:val="single" w:sz="2" w:space="1" w:color="FFFFFF"/>
                    <w:left w:val="single" w:sz="2" w:space="11" w:color="FFFFFF"/>
                    <w:bottom w:val="single" w:sz="2" w:space="1" w:color="FFFFFF"/>
                    <w:right w:val="single" w:sz="2" w:space="4" w:color="FFFFFF"/>
                  </w:divBdr>
                  <w:divsChild>
                    <w:div w:id="1180850752">
                      <w:marLeft w:val="0"/>
                      <w:marRight w:val="0"/>
                      <w:marTop w:val="0"/>
                      <w:marBottom w:val="0"/>
                      <w:divBdr>
                        <w:top w:val="none" w:sz="0" w:space="0" w:color="auto"/>
                        <w:left w:val="none" w:sz="0" w:space="0" w:color="auto"/>
                        <w:bottom w:val="none" w:sz="0" w:space="0" w:color="auto"/>
                        <w:right w:val="none" w:sz="0" w:space="0" w:color="auto"/>
                      </w:divBdr>
                    </w:div>
                  </w:divsChild>
                </w:div>
                <w:div w:id="1432431643">
                  <w:marLeft w:val="0"/>
                  <w:marRight w:val="0"/>
                  <w:marTop w:val="0"/>
                  <w:marBottom w:val="0"/>
                  <w:divBdr>
                    <w:top w:val="single" w:sz="2" w:space="1" w:color="FFFFFF"/>
                    <w:left w:val="single" w:sz="2" w:space="11" w:color="FFFFFF"/>
                    <w:bottom w:val="single" w:sz="2" w:space="1" w:color="FFFFFF"/>
                    <w:right w:val="single" w:sz="2" w:space="4" w:color="FFFFFF"/>
                  </w:divBdr>
                  <w:divsChild>
                    <w:div w:id="1298684549">
                      <w:marLeft w:val="0"/>
                      <w:marRight w:val="0"/>
                      <w:marTop w:val="0"/>
                      <w:marBottom w:val="0"/>
                      <w:divBdr>
                        <w:top w:val="none" w:sz="0" w:space="0" w:color="auto"/>
                        <w:left w:val="none" w:sz="0" w:space="0" w:color="auto"/>
                        <w:bottom w:val="none" w:sz="0" w:space="0" w:color="auto"/>
                        <w:right w:val="none" w:sz="0" w:space="0" w:color="auto"/>
                      </w:divBdr>
                    </w:div>
                  </w:divsChild>
                </w:div>
                <w:div w:id="317078949">
                  <w:marLeft w:val="0"/>
                  <w:marRight w:val="0"/>
                  <w:marTop w:val="0"/>
                  <w:marBottom w:val="0"/>
                  <w:divBdr>
                    <w:top w:val="single" w:sz="2" w:space="1" w:color="FFFFFF"/>
                    <w:left w:val="single" w:sz="2" w:space="11" w:color="FFFFFF"/>
                    <w:bottom w:val="single" w:sz="2" w:space="1" w:color="FFFFFF"/>
                    <w:right w:val="single" w:sz="2" w:space="4" w:color="FFFFFF"/>
                  </w:divBdr>
                  <w:divsChild>
                    <w:div w:id="561447867">
                      <w:marLeft w:val="0"/>
                      <w:marRight w:val="0"/>
                      <w:marTop w:val="0"/>
                      <w:marBottom w:val="0"/>
                      <w:divBdr>
                        <w:top w:val="none" w:sz="0" w:space="0" w:color="auto"/>
                        <w:left w:val="none" w:sz="0" w:space="0" w:color="auto"/>
                        <w:bottom w:val="none" w:sz="0" w:space="0" w:color="auto"/>
                        <w:right w:val="none" w:sz="0" w:space="0" w:color="auto"/>
                      </w:divBdr>
                    </w:div>
                  </w:divsChild>
                </w:div>
                <w:div w:id="384069013">
                  <w:marLeft w:val="0"/>
                  <w:marRight w:val="0"/>
                  <w:marTop w:val="0"/>
                  <w:marBottom w:val="0"/>
                  <w:divBdr>
                    <w:top w:val="single" w:sz="2" w:space="1" w:color="FFFFFF"/>
                    <w:left w:val="single" w:sz="2" w:space="11" w:color="FFFFFF"/>
                    <w:bottom w:val="single" w:sz="2" w:space="1" w:color="FFFFFF"/>
                    <w:right w:val="single" w:sz="2" w:space="4" w:color="FFFFFF"/>
                  </w:divBdr>
                  <w:divsChild>
                    <w:div w:id="1937398280">
                      <w:marLeft w:val="0"/>
                      <w:marRight w:val="0"/>
                      <w:marTop w:val="0"/>
                      <w:marBottom w:val="0"/>
                      <w:divBdr>
                        <w:top w:val="none" w:sz="0" w:space="0" w:color="auto"/>
                        <w:left w:val="none" w:sz="0" w:space="0" w:color="auto"/>
                        <w:bottom w:val="none" w:sz="0" w:space="0" w:color="auto"/>
                        <w:right w:val="none" w:sz="0" w:space="0" w:color="auto"/>
                      </w:divBdr>
                    </w:div>
                  </w:divsChild>
                </w:div>
                <w:div w:id="561526805">
                  <w:marLeft w:val="0"/>
                  <w:marRight w:val="0"/>
                  <w:marTop w:val="0"/>
                  <w:marBottom w:val="0"/>
                  <w:divBdr>
                    <w:top w:val="single" w:sz="2" w:space="1" w:color="FFFFFF"/>
                    <w:left w:val="single" w:sz="2" w:space="11" w:color="FFFFFF"/>
                    <w:bottom w:val="single" w:sz="2" w:space="1" w:color="FFFFFF"/>
                    <w:right w:val="single" w:sz="2" w:space="4" w:color="FFFFFF"/>
                  </w:divBdr>
                  <w:divsChild>
                    <w:div w:id="84570511">
                      <w:marLeft w:val="0"/>
                      <w:marRight w:val="0"/>
                      <w:marTop w:val="0"/>
                      <w:marBottom w:val="0"/>
                      <w:divBdr>
                        <w:top w:val="none" w:sz="0" w:space="0" w:color="auto"/>
                        <w:left w:val="none" w:sz="0" w:space="0" w:color="auto"/>
                        <w:bottom w:val="none" w:sz="0" w:space="0" w:color="auto"/>
                        <w:right w:val="none" w:sz="0" w:space="0" w:color="auto"/>
                      </w:divBdr>
                    </w:div>
                  </w:divsChild>
                </w:div>
                <w:div w:id="884488383">
                  <w:marLeft w:val="0"/>
                  <w:marRight w:val="0"/>
                  <w:marTop w:val="0"/>
                  <w:marBottom w:val="0"/>
                  <w:divBdr>
                    <w:top w:val="single" w:sz="2" w:space="1" w:color="FFFFFF"/>
                    <w:left w:val="single" w:sz="2" w:space="11" w:color="FFFFFF"/>
                    <w:bottom w:val="single" w:sz="2" w:space="1" w:color="FFFFFF"/>
                    <w:right w:val="single" w:sz="2" w:space="4" w:color="FFFFFF"/>
                  </w:divBdr>
                  <w:divsChild>
                    <w:div w:id="302271258">
                      <w:marLeft w:val="0"/>
                      <w:marRight w:val="0"/>
                      <w:marTop w:val="0"/>
                      <w:marBottom w:val="0"/>
                      <w:divBdr>
                        <w:top w:val="none" w:sz="0" w:space="0" w:color="auto"/>
                        <w:left w:val="none" w:sz="0" w:space="0" w:color="auto"/>
                        <w:bottom w:val="none" w:sz="0" w:space="0" w:color="auto"/>
                        <w:right w:val="none" w:sz="0" w:space="0" w:color="auto"/>
                      </w:divBdr>
                    </w:div>
                  </w:divsChild>
                </w:div>
                <w:div w:id="618798998">
                  <w:marLeft w:val="0"/>
                  <w:marRight w:val="0"/>
                  <w:marTop w:val="0"/>
                  <w:marBottom w:val="0"/>
                  <w:divBdr>
                    <w:top w:val="single" w:sz="2" w:space="1" w:color="FFFFFF"/>
                    <w:left w:val="single" w:sz="2" w:space="11" w:color="FFFFFF"/>
                    <w:bottom w:val="single" w:sz="2" w:space="1" w:color="FFFFFF"/>
                    <w:right w:val="single" w:sz="2" w:space="4" w:color="FFFFFF"/>
                  </w:divBdr>
                  <w:divsChild>
                    <w:div w:id="155533748">
                      <w:marLeft w:val="0"/>
                      <w:marRight w:val="0"/>
                      <w:marTop w:val="0"/>
                      <w:marBottom w:val="0"/>
                      <w:divBdr>
                        <w:top w:val="none" w:sz="0" w:space="0" w:color="auto"/>
                        <w:left w:val="none" w:sz="0" w:space="0" w:color="auto"/>
                        <w:bottom w:val="none" w:sz="0" w:space="0" w:color="auto"/>
                        <w:right w:val="none" w:sz="0" w:space="0" w:color="auto"/>
                      </w:divBdr>
                    </w:div>
                  </w:divsChild>
                </w:div>
                <w:div w:id="1745950257">
                  <w:marLeft w:val="0"/>
                  <w:marRight w:val="0"/>
                  <w:marTop w:val="0"/>
                  <w:marBottom w:val="0"/>
                  <w:divBdr>
                    <w:top w:val="single" w:sz="2" w:space="1" w:color="FFFFFF"/>
                    <w:left w:val="single" w:sz="2" w:space="11" w:color="FFFFFF"/>
                    <w:bottom w:val="single" w:sz="2" w:space="1" w:color="FFFFFF"/>
                    <w:right w:val="single" w:sz="2" w:space="4" w:color="FFFFFF"/>
                  </w:divBdr>
                  <w:divsChild>
                    <w:div w:id="1635679360">
                      <w:marLeft w:val="0"/>
                      <w:marRight w:val="0"/>
                      <w:marTop w:val="0"/>
                      <w:marBottom w:val="0"/>
                      <w:divBdr>
                        <w:top w:val="none" w:sz="0" w:space="0" w:color="auto"/>
                        <w:left w:val="none" w:sz="0" w:space="0" w:color="auto"/>
                        <w:bottom w:val="none" w:sz="0" w:space="0" w:color="auto"/>
                        <w:right w:val="none" w:sz="0" w:space="0" w:color="auto"/>
                      </w:divBdr>
                    </w:div>
                  </w:divsChild>
                </w:div>
                <w:div w:id="522671322">
                  <w:marLeft w:val="0"/>
                  <w:marRight w:val="0"/>
                  <w:marTop w:val="0"/>
                  <w:marBottom w:val="0"/>
                  <w:divBdr>
                    <w:top w:val="single" w:sz="2" w:space="1" w:color="FFFFFF"/>
                    <w:left w:val="single" w:sz="2" w:space="11" w:color="FFFFFF"/>
                    <w:bottom w:val="single" w:sz="2" w:space="1" w:color="FFFFFF"/>
                    <w:right w:val="single" w:sz="2" w:space="4" w:color="FFFFFF"/>
                  </w:divBdr>
                  <w:divsChild>
                    <w:div w:id="1582451167">
                      <w:marLeft w:val="0"/>
                      <w:marRight w:val="0"/>
                      <w:marTop w:val="0"/>
                      <w:marBottom w:val="0"/>
                      <w:divBdr>
                        <w:top w:val="none" w:sz="0" w:space="0" w:color="auto"/>
                        <w:left w:val="none" w:sz="0" w:space="0" w:color="auto"/>
                        <w:bottom w:val="none" w:sz="0" w:space="0" w:color="auto"/>
                        <w:right w:val="none" w:sz="0" w:space="0" w:color="auto"/>
                      </w:divBdr>
                    </w:div>
                  </w:divsChild>
                </w:div>
                <w:div w:id="1660814598">
                  <w:marLeft w:val="0"/>
                  <w:marRight w:val="0"/>
                  <w:marTop w:val="0"/>
                  <w:marBottom w:val="0"/>
                  <w:divBdr>
                    <w:top w:val="single" w:sz="2" w:space="1" w:color="FFFFFF"/>
                    <w:left w:val="single" w:sz="2" w:space="11" w:color="FFFFFF"/>
                    <w:bottom w:val="single" w:sz="2" w:space="1" w:color="FFFFFF"/>
                    <w:right w:val="single" w:sz="2" w:space="4" w:color="FFFFFF"/>
                  </w:divBdr>
                  <w:divsChild>
                    <w:div w:id="1127046527">
                      <w:marLeft w:val="0"/>
                      <w:marRight w:val="0"/>
                      <w:marTop w:val="0"/>
                      <w:marBottom w:val="0"/>
                      <w:divBdr>
                        <w:top w:val="none" w:sz="0" w:space="0" w:color="auto"/>
                        <w:left w:val="none" w:sz="0" w:space="0" w:color="auto"/>
                        <w:bottom w:val="none" w:sz="0" w:space="0" w:color="auto"/>
                        <w:right w:val="none" w:sz="0" w:space="0" w:color="auto"/>
                      </w:divBdr>
                    </w:div>
                  </w:divsChild>
                </w:div>
                <w:div w:id="619844415">
                  <w:marLeft w:val="0"/>
                  <w:marRight w:val="0"/>
                  <w:marTop w:val="0"/>
                  <w:marBottom w:val="0"/>
                  <w:divBdr>
                    <w:top w:val="single" w:sz="2" w:space="1" w:color="FFFFFF"/>
                    <w:left w:val="single" w:sz="2" w:space="11" w:color="FFFFFF"/>
                    <w:bottom w:val="single" w:sz="2" w:space="1" w:color="FFFFFF"/>
                    <w:right w:val="single" w:sz="2" w:space="4" w:color="FFFFFF"/>
                  </w:divBdr>
                  <w:divsChild>
                    <w:div w:id="1131754244">
                      <w:marLeft w:val="0"/>
                      <w:marRight w:val="0"/>
                      <w:marTop w:val="0"/>
                      <w:marBottom w:val="0"/>
                      <w:divBdr>
                        <w:top w:val="none" w:sz="0" w:space="0" w:color="auto"/>
                        <w:left w:val="none" w:sz="0" w:space="0" w:color="auto"/>
                        <w:bottom w:val="none" w:sz="0" w:space="0" w:color="auto"/>
                        <w:right w:val="none" w:sz="0" w:space="0" w:color="auto"/>
                      </w:divBdr>
                    </w:div>
                  </w:divsChild>
                </w:div>
                <w:div w:id="1842621885">
                  <w:marLeft w:val="0"/>
                  <w:marRight w:val="0"/>
                  <w:marTop w:val="0"/>
                  <w:marBottom w:val="0"/>
                  <w:divBdr>
                    <w:top w:val="single" w:sz="2" w:space="1" w:color="FFFFFF"/>
                    <w:left w:val="single" w:sz="2" w:space="11" w:color="FFFFFF"/>
                    <w:bottom w:val="single" w:sz="2" w:space="1" w:color="FFFFFF"/>
                    <w:right w:val="single" w:sz="2" w:space="4" w:color="FFFFFF"/>
                  </w:divBdr>
                  <w:divsChild>
                    <w:div w:id="1386755619">
                      <w:marLeft w:val="0"/>
                      <w:marRight w:val="0"/>
                      <w:marTop w:val="0"/>
                      <w:marBottom w:val="0"/>
                      <w:divBdr>
                        <w:top w:val="none" w:sz="0" w:space="0" w:color="auto"/>
                        <w:left w:val="none" w:sz="0" w:space="0" w:color="auto"/>
                        <w:bottom w:val="none" w:sz="0" w:space="0" w:color="auto"/>
                        <w:right w:val="none" w:sz="0" w:space="0" w:color="auto"/>
                      </w:divBdr>
                    </w:div>
                  </w:divsChild>
                </w:div>
                <w:div w:id="1803962435">
                  <w:marLeft w:val="0"/>
                  <w:marRight w:val="0"/>
                  <w:marTop w:val="0"/>
                  <w:marBottom w:val="0"/>
                  <w:divBdr>
                    <w:top w:val="single" w:sz="2" w:space="1" w:color="FFFFFF"/>
                    <w:left w:val="single" w:sz="2" w:space="11" w:color="FFFFFF"/>
                    <w:bottom w:val="single" w:sz="2" w:space="1" w:color="FFFFFF"/>
                    <w:right w:val="single" w:sz="2" w:space="4" w:color="FFFFFF"/>
                  </w:divBdr>
                  <w:divsChild>
                    <w:div w:id="1218590760">
                      <w:marLeft w:val="0"/>
                      <w:marRight w:val="0"/>
                      <w:marTop w:val="0"/>
                      <w:marBottom w:val="0"/>
                      <w:divBdr>
                        <w:top w:val="none" w:sz="0" w:space="0" w:color="auto"/>
                        <w:left w:val="none" w:sz="0" w:space="0" w:color="auto"/>
                        <w:bottom w:val="none" w:sz="0" w:space="0" w:color="auto"/>
                        <w:right w:val="none" w:sz="0" w:space="0" w:color="auto"/>
                      </w:divBdr>
                    </w:div>
                  </w:divsChild>
                </w:div>
                <w:div w:id="1052000404">
                  <w:marLeft w:val="0"/>
                  <w:marRight w:val="0"/>
                  <w:marTop w:val="0"/>
                  <w:marBottom w:val="0"/>
                  <w:divBdr>
                    <w:top w:val="single" w:sz="2" w:space="1" w:color="FFFFFF"/>
                    <w:left w:val="single" w:sz="2" w:space="11" w:color="FFFFFF"/>
                    <w:bottom w:val="single" w:sz="2" w:space="1" w:color="FFFFFF"/>
                    <w:right w:val="single" w:sz="2" w:space="4" w:color="FFFFFF"/>
                  </w:divBdr>
                  <w:divsChild>
                    <w:div w:id="1487017043">
                      <w:marLeft w:val="0"/>
                      <w:marRight w:val="0"/>
                      <w:marTop w:val="0"/>
                      <w:marBottom w:val="0"/>
                      <w:divBdr>
                        <w:top w:val="none" w:sz="0" w:space="0" w:color="auto"/>
                        <w:left w:val="none" w:sz="0" w:space="0" w:color="auto"/>
                        <w:bottom w:val="none" w:sz="0" w:space="0" w:color="auto"/>
                        <w:right w:val="none" w:sz="0" w:space="0" w:color="auto"/>
                      </w:divBdr>
                    </w:div>
                  </w:divsChild>
                </w:div>
                <w:div w:id="859589584">
                  <w:marLeft w:val="0"/>
                  <w:marRight w:val="0"/>
                  <w:marTop w:val="0"/>
                  <w:marBottom w:val="0"/>
                  <w:divBdr>
                    <w:top w:val="single" w:sz="2" w:space="1" w:color="FFFFFF"/>
                    <w:left w:val="single" w:sz="2" w:space="11" w:color="FFFFFF"/>
                    <w:bottom w:val="single" w:sz="2" w:space="1" w:color="FFFFFF"/>
                    <w:right w:val="single" w:sz="2" w:space="4" w:color="FFFFFF"/>
                  </w:divBdr>
                  <w:divsChild>
                    <w:div w:id="309600406">
                      <w:marLeft w:val="0"/>
                      <w:marRight w:val="0"/>
                      <w:marTop w:val="0"/>
                      <w:marBottom w:val="0"/>
                      <w:divBdr>
                        <w:top w:val="none" w:sz="0" w:space="0" w:color="auto"/>
                        <w:left w:val="none" w:sz="0" w:space="0" w:color="auto"/>
                        <w:bottom w:val="none" w:sz="0" w:space="0" w:color="auto"/>
                        <w:right w:val="none" w:sz="0" w:space="0" w:color="auto"/>
                      </w:divBdr>
                    </w:div>
                  </w:divsChild>
                </w:div>
                <w:div w:id="810755789">
                  <w:marLeft w:val="0"/>
                  <w:marRight w:val="0"/>
                  <w:marTop w:val="0"/>
                  <w:marBottom w:val="0"/>
                  <w:divBdr>
                    <w:top w:val="single" w:sz="2" w:space="1" w:color="FFFFFF"/>
                    <w:left w:val="single" w:sz="2" w:space="11" w:color="FFFFFF"/>
                    <w:bottom w:val="single" w:sz="2" w:space="1" w:color="FFFFFF"/>
                    <w:right w:val="single" w:sz="2" w:space="4" w:color="FFFFFF"/>
                  </w:divBdr>
                  <w:divsChild>
                    <w:div w:id="60758272">
                      <w:marLeft w:val="0"/>
                      <w:marRight w:val="0"/>
                      <w:marTop w:val="0"/>
                      <w:marBottom w:val="0"/>
                      <w:divBdr>
                        <w:top w:val="none" w:sz="0" w:space="0" w:color="auto"/>
                        <w:left w:val="none" w:sz="0" w:space="0" w:color="auto"/>
                        <w:bottom w:val="none" w:sz="0" w:space="0" w:color="auto"/>
                        <w:right w:val="none" w:sz="0" w:space="0" w:color="auto"/>
                      </w:divBdr>
                    </w:div>
                  </w:divsChild>
                </w:div>
                <w:div w:id="1584990736">
                  <w:marLeft w:val="0"/>
                  <w:marRight w:val="0"/>
                  <w:marTop w:val="0"/>
                  <w:marBottom w:val="0"/>
                  <w:divBdr>
                    <w:top w:val="single" w:sz="2" w:space="1" w:color="FFFFFF"/>
                    <w:left w:val="single" w:sz="2" w:space="11" w:color="FFFFFF"/>
                    <w:bottom w:val="single" w:sz="2" w:space="1" w:color="FFFFFF"/>
                    <w:right w:val="single" w:sz="2" w:space="4" w:color="FFFFFF"/>
                  </w:divBdr>
                  <w:divsChild>
                    <w:div w:id="293220858">
                      <w:marLeft w:val="0"/>
                      <w:marRight w:val="0"/>
                      <w:marTop w:val="0"/>
                      <w:marBottom w:val="0"/>
                      <w:divBdr>
                        <w:top w:val="none" w:sz="0" w:space="0" w:color="auto"/>
                        <w:left w:val="none" w:sz="0" w:space="0" w:color="auto"/>
                        <w:bottom w:val="none" w:sz="0" w:space="0" w:color="auto"/>
                        <w:right w:val="none" w:sz="0" w:space="0" w:color="auto"/>
                      </w:divBdr>
                    </w:div>
                  </w:divsChild>
                </w:div>
                <w:div w:id="803545334">
                  <w:marLeft w:val="0"/>
                  <w:marRight w:val="0"/>
                  <w:marTop w:val="0"/>
                  <w:marBottom w:val="0"/>
                  <w:divBdr>
                    <w:top w:val="single" w:sz="2" w:space="1" w:color="FFFFFF"/>
                    <w:left w:val="single" w:sz="2" w:space="11" w:color="FFFFFF"/>
                    <w:bottom w:val="single" w:sz="2" w:space="1" w:color="FFFFFF"/>
                    <w:right w:val="single" w:sz="2" w:space="4" w:color="FFFFFF"/>
                  </w:divBdr>
                  <w:divsChild>
                    <w:div w:id="42603546">
                      <w:marLeft w:val="0"/>
                      <w:marRight w:val="0"/>
                      <w:marTop w:val="0"/>
                      <w:marBottom w:val="0"/>
                      <w:divBdr>
                        <w:top w:val="none" w:sz="0" w:space="0" w:color="auto"/>
                        <w:left w:val="none" w:sz="0" w:space="0" w:color="auto"/>
                        <w:bottom w:val="none" w:sz="0" w:space="0" w:color="auto"/>
                        <w:right w:val="none" w:sz="0" w:space="0" w:color="auto"/>
                      </w:divBdr>
                    </w:div>
                  </w:divsChild>
                </w:div>
                <w:div w:id="309135016">
                  <w:marLeft w:val="0"/>
                  <w:marRight w:val="0"/>
                  <w:marTop w:val="0"/>
                  <w:marBottom w:val="0"/>
                  <w:divBdr>
                    <w:top w:val="single" w:sz="2" w:space="1" w:color="FFFFFF"/>
                    <w:left w:val="single" w:sz="2" w:space="11" w:color="FFFFFF"/>
                    <w:bottom w:val="single" w:sz="2" w:space="4" w:color="FFFFFF"/>
                    <w:right w:val="single" w:sz="2" w:space="4" w:color="FFFFFF"/>
                  </w:divBdr>
                  <w:divsChild>
                    <w:div w:id="30343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44741">
          <w:marLeft w:val="0"/>
          <w:marRight w:val="0"/>
          <w:marTop w:val="0"/>
          <w:marBottom w:val="300"/>
          <w:divBdr>
            <w:top w:val="none" w:sz="0" w:space="0" w:color="auto"/>
            <w:left w:val="none" w:sz="0" w:space="0" w:color="auto"/>
            <w:bottom w:val="none" w:sz="0" w:space="0" w:color="auto"/>
            <w:right w:val="none" w:sz="0" w:space="0" w:color="auto"/>
          </w:divBdr>
          <w:divsChild>
            <w:div w:id="138307974">
              <w:marLeft w:val="0"/>
              <w:marRight w:val="0"/>
              <w:marTop w:val="0"/>
              <w:marBottom w:val="0"/>
              <w:divBdr>
                <w:top w:val="none" w:sz="0" w:space="0" w:color="auto"/>
                <w:left w:val="none" w:sz="0" w:space="0" w:color="auto"/>
                <w:bottom w:val="none" w:sz="0" w:space="0" w:color="auto"/>
                <w:right w:val="none" w:sz="0" w:space="0" w:color="auto"/>
              </w:divBdr>
              <w:divsChild>
                <w:div w:id="1418094784">
                  <w:marLeft w:val="0"/>
                  <w:marRight w:val="0"/>
                  <w:marTop w:val="0"/>
                  <w:marBottom w:val="0"/>
                  <w:divBdr>
                    <w:top w:val="single" w:sz="2" w:space="4" w:color="FFFFFF"/>
                    <w:left w:val="single" w:sz="2" w:space="11" w:color="FFFFFF"/>
                    <w:bottom w:val="single" w:sz="2" w:space="1" w:color="FFFFFF"/>
                    <w:right w:val="single" w:sz="2" w:space="4" w:color="FFFFFF"/>
                  </w:divBdr>
                  <w:divsChild>
                    <w:div w:id="1011638451">
                      <w:marLeft w:val="0"/>
                      <w:marRight w:val="0"/>
                      <w:marTop w:val="0"/>
                      <w:marBottom w:val="0"/>
                      <w:divBdr>
                        <w:top w:val="none" w:sz="0" w:space="0" w:color="auto"/>
                        <w:left w:val="none" w:sz="0" w:space="0" w:color="auto"/>
                        <w:bottom w:val="none" w:sz="0" w:space="0" w:color="auto"/>
                        <w:right w:val="none" w:sz="0" w:space="0" w:color="auto"/>
                      </w:divBdr>
                    </w:div>
                  </w:divsChild>
                </w:div>
                <w:div w:id="2071689642">
                  <w:marLeft w:val="0"/>
                  <w:marRight w:val="0"/>
                  <w:marTop w:val="0"/>
                  <w:marBottom w:val="0"/>
                  <w:divBdr>
                    <w:top w:val="single" w:sz="2" w:space="1" w:color="FFFFFF"/>
                    <w:left w:val="single" w:sz="2" w:space="11" w:color="FFFFFF"/>
                    <w:bottom w:val="single" w:sz="2" w:space="1" w:color="FFFFFF"/>
                    <w:right w:val="single" w:sz="2" w:space="4" w:color="FFFFFF"/>
                  </w:divBdr>
                  <w:divsChild>
                    <w:div w:id="1061094347">
                      <w:marLeft w:val="0"/>
                      <w:marRight w:val="0"/>
                      <w:marTop w:val="0"/>
                      <w:marBottom w:val="0"/>
                      <w:divBdr>
                        <w:top w:val="none" w:sz="0" w:space="0" w:color="auto"/>
                        <w:left w:val="none" w:sz="0" w:space="0" w:color="auto"/>
                        <w:bottom w:val="none" w:sz="0" w:space="0" w:color="auto"/>
                        <w:right w:val="none" w:sz="0" w:space="0" w:color="auto"/>
                      </w:divBdr>
                    </w:div>
                  </w:divsChild>
                </w:div>
                <w:div w:id="1339846644">
                  <w:marLeft w:val="0"/>
                  <w:marRight w:val="0"/>
                  <w:marTop w:val="0"/>
                  <w:marBottom w:val="0"/>
                  <w:divBdr>
                    <w:top w:val="single" w:sz="2" w:space="1" w:color="FFFFFF"/>
                    <w:left w:val="single" w:sz="2" w:space="11" w:color="FFFFFF"/>
                    <w:bottom w:val="single" w:sz="2" w:space="1" w:color="FFFFFF"/>
                    <w:right w:val="single" w:sz="2" w:space="4" w:color="FFFFFF"/>
                  </w:divBdr>
                  <w:divsChild>
                    <w:div w:id="364334408">
                      <w:marLeft w:val="0"/>
                      <w:marRight w:val="0"/>
                      <w:marTop w:val="0"/>
                      <w:marBottom w:val="0"/>
                      <w:divBdr>
                        <w:top w:val="none" w:sz="0" w:space="0" w:color="auto"/>
                        <w:left w:val="none" w:sz="0" w:space="0" w:color="auto"/>
                        <w:bottom w:val="none" w:sz="0" w:space="0" w:color="auto"/>
                        <w:right w:val="none" w:sz="0" w:space="0" w:color="auto"/>
                      </w:divBdr>
                    </w:div>
                  </w:divsChild>
                </w:div>
                <w:div w:id="559709081">
                  <w:marLeft w:val="0"/>
                  <w:marRight w:val="0"/>
                  <w:marTop w:val="0"/>
                  <w:marBottom w:val="0"/>
                  <w:divBdr>
                    <w:top w:val="single" w:sz="2" w:space="1" w:color="FFFFFF"/>
                    <w:left w:val="single" w:sz="2" w:space="11" w:color="FFFFFF"/>
                    <w:bottom w:val="single" w:sz="2" w:space="1" w:color="FFFFFF"/>
                    <w:right w:val="single" w:sz="2" w:space="4" w:color="FFFFFF"/>
                  </w:divBdr>
                  <w:divsChild>
                    <w:div w:id="2080396685">
                      <w:marLeft w:val="0"/>
                      <w:marRight w:val="0"/>
                      <w:marTop w:val="0"/>
                      <w:marBottom w:val="0"/>
                      <w:divBdr>
                        <w:top w:val="none" w:sz="0" w:space="0" w:color="auto"/>
                        <w:left w:val="none" w:sz="0" w:space="0" w:color="auto"/>
                        <w:bottom w:val="none" w:sz="0" w:space="0" w:color="auto"/>
                        <w:right w:val="none" w:sz="0" w:space="0" w:color="auto"/>
                      </w:divBdr>
                    </w:div>
                  </w:divsChild>
                </w:div>
                <w:div w:id="1477408605">
                  <w:marLeft w:val="0"/>
                  <w:marRight w:val="0"/>
                  <w:marTop w:val="0"/>
                  <w:marBottom w:val="0"/>
                  <w:divBdr>
                    <w:top w:val="single" w:sz="2" w:space="1" w:color="FFFFFF"/>
                    <w:left w:val="single" w:sz="2" w:space="11" w:color="FFFFFF"/>
                    <w:bottom w:val="single" w:sz="2" w:space="1" w:color="FFFFFF"/>
                    <w:right w:val="single" w:sz="2" w:space="4" w:color="FFFFFF"/>
                  </w:divBdr>
                  <w:divsChild>
                    <w:div w:id="963192600">
                      <w:marLeft w:val="0"/>
                      <w:marRight w:val="0"/>
                      <w:marTop w:val="0"/>
                      <w:marBottom w:val="0"/>
                      <w:divBdr>
                        <w:top w:val="none" w:sz="0" w:space="0" w:color="auto"/>
                        <w:left w:val="none" w:sz="0" w:space="0" w:color="auto"/>
                        <w:bottom w:val="none" w:sz="0" w:space="0" w:color="auto"/>
                        <w:right w:val="none" w:sz="0" w:space="0" w:color="auto"/>
                      </w:divBdr>
                    </w:div>
                  </w:divsChild>
                </w:div>
                <w:div w:id="1840192353">
                  <w:marLeft w:val="0"/>
                  <w:marRight w:val="0"/>
                  <w:marTop w:val="0"/>
                  <w:marBottom w:val="0"/>
                  <w:divBdr>
                    <w:top w:val="single" w:sz="2" w:space="1" w:color="FFFFFF"/>
                    <w:left w:val="single" w:sz="2" w:space="11" w:color="FFFFFF"/>
                    <w:bottom w:val="single" w:sz="2" w:space="1" w:color="FFFFFF"/>
                    <w:right w:val="single" w:sz="2" w:space="4" w:color="FFFFFF"/>
                  </w:divBdr>
                  <w:divsChild>
                    <w:div w:id="1229075362">
                      <w:marLeft w:val="0"/>
                      <w:marRight w:val="0"/>
                      <w:marTop w:val="0"/>
                      <w:marBottom w:val="0"/>
                      <w:divBdr>
                        <w:top w:val="none" w:sz="0" w:space="0" w:color="auto"/>
                        <w:left w:val="none" w:sz="0" w:space="0" w:color="auto"/>
                        <w:bottom w:val="none" w:sz="0" w:space="0" w:color="auto"/>
                        <w:right w:val="none" w:sz="0" w:space="0" w:color="auto"/>
                      </w:divBdr>
                    </w:div>
                  </w:divsChild>
                </w:div>
                <w:div w:id="1064448850">
                  <w:marLeft w:val="0"/>
                  <w:marRight w:val="0"/>
                  <w:marTop w:val="0"/>
                  <w:marBottom w:val="0"/>
                  <w:divBdr>
                    <w:top w:val="single" w:sz="2" w:space="1" w:color="FFFFFF"/>
                    <w:left w:val="single" w:sz="2" w:space="11" w:color="FFFFFF"/>
                    <w:bottom w:val="single" w:sz="2" w:space="1" w:color="FFFFFF"/>
                    <w:right w:val="single" w:sz="2" w:space="4" w:color="FFFFFF"/>
                  </w:divBdr>
                  <w:divsChild>
                    <w:div w:id="1973512601">
                      <w:marLeft w:val="0"/>
                      <w:marRight w:val="0"/>
                      <w:marTop w:val="0"/>
                      <w:marBottom w:val="0"/>
                      <w:divBdr>
                        <w:top w:val="none" w:sz="0" w:space="0" w:color="auto"/>
                        <w:left w:val="none" w:sz="0" w:space="0" w:color="auto"/>
                        <w:bottom w:val="none" w:sz="0" w:space="0" w:color="auto"/>
                        <w:right w:val="none" w:sz="0" w:space="0" w:color="auto"/>
                      </w:divBdr>
                    </w:div>
                  </w:divsChild>
                </w:div>
                <w:div w:id="2064861518">
                  <w:marLeft w:val="0"/>
                  <w:marRight w:val="0"/>
                  <w:marTop w:val="0"/>
                  <w:marBottom w:val="0"/>
                  <w:divBdr>
                    <w:top w:val="single" w:sz="2" w:space="1" w:color="FFFFFF"/>
                    <w:left w:val="single" w:sz="2" w:space="11" w:color="FFFFFF"/>
                    <w:bottom w:val="single" w:sz="2" w:space="1" w:color="FFFFFF"/>
                    <w:right w:val="single" w:sz="2" w:space="4" w:color="FFFFFF"/>
                  </w:divBdr>
                  <w:divsChild>
                    <w:div w:id="1899970407">
                      <w:marLeft w:val="0"/>
                      <w:marRight w:val="0"/>
                      <w:marTop w:val="0"/>
                      <w:marBottom w:val="0"/>
                      <w:divBdr>
                        <w:top w:val="none" w:sz="0" w:space="0" w:color="auto"/>
                        <w:left w:val="none" w:sz="0" w:space="0" w:color="auto"/>
                        <w:bottom w:val="none" w:sz="0" w:space="0" w:color="auto"/>
                        <w:right w:val="none" w:sz="0" w:space="0" w:color="auto"/>
                      </w:divBdr>
                    </w:div>
                  </w:divsChild>
                </w:div>
                <w:div w:id="1062363540">
                  <w:marLeft w:val="0"/>
                  <w:marRight w:val="0"/>
                  <w:marTop w:val="0"/>
                  <w:marBottom w:val="0"/>
                  <w:divBdr>
                    <w:top w:val="single" w:sz="2" w:space="1" w:color="FFFFFF"/>
                    <w:left w:val="single" w:sz="2" w:space="11" w:color="FFFFFF"/>
                    <w:bottom w:val="single" w:sz="2" w:space="1" w:color="FFFFFF"/>
                    <w:right w:val="single" w:sz="2" w:space="4" w:color="FFFFFF"/>
                  </w:divBdr>
                  <w:divsChild>
                    <w:div w:id="1506745171">
                      <w:marLeft w:val="0"/>
                      <w:marRight w:val="0"/>
                      <w:marTop w:val="0"/>
                      <w:marBottom w:val="0"/>
                      <w:divBdr>
                        <w:top w:val="none" w:sz="0" w:space="0" w:color="auto"/>
                        <w:left w:val="none" w:sz="0" w:space="0" w:color="auto"/>
                        <w:bottom w:val="none" w:sz="0" w:space="0" w:color="auto"/>
                        <w:right w:val="none" w:sz="0" w:space="0" w:color="auto"/>
                      </w:divBdr>
                    </w:div>
                  </w:divsChild>
                </w:div>
                <w:div w:id="1231816334">
                  <w:marLeft w:val="0"/>
                  <w:marRight w:val="0"/>
                  <w:marTop w:val="0"/>
                  <w:marBottom w:val="0"/>
                  <w:divBdr>
                    <w:top w:val="single" w:sz="2" w:space="1" w:color="FFFFFF"/>
                    <w:left w:val="single" w:sz="2" w:space="11" w:color="FFFFFF"/>
                    <w:bottom w:val="single" w:sz="2" w:space="1" w:color="FFFFFF"/>
                    <w:right w:val="single" w:sz="2" w:space="4" w:color="FFFFFF"/>
                  </w:divBdr>
                  <w:divsChild>
                    <w:div w:id="100540090">
                      <w:marLeft w:val="0"/>
                      <w:marRight w:val="0"/>
                      <w:marTop w:val="0"/>
                      <w:marBottom w:val="0"/>
                      <w:divBdr>
                        <w:top w:val="none" w:sz="0" w:space="0" w:color="auto"/>
                        <w:left w:val="none" w:sz="0" w:space="0" w:color="auto"/>
                        <w:bottom w:val="none" w:sz="0" w:space="0" w:color="auto"/>
                        <w:right w:val="none" w:sz="0" w:space="0" w:color="auto"/>
                      </w:divBdr>
                    </w:div>
                  </w:divsChild>
                </w:div>
                <w:div w:id="382606052">
                  <w:marLeft w:val="0"/>
                  <w:marRight w:val="0"/>
                  <w:marTop w:val="0"/>
                  <w:marBottom w:val="0"/>
                  <w:divBdr>
                    <w:top w:val="single" w:sz="2" w:space="1" w:color="FFFFFF"/>
                    <w:left w:val="single" w:sz="2" w:space="11" w:color="FFFFFF"/>
                    <w:bottom w:val="single" w:sz="2" w:space="1" w:color="FFFFFF"/>
                    <w:right w:val="single" w:sz="2" w:space="4" w:color="FFFFFF"/>
                  </w:divBdr>
                  <w:divsChild>
                    <w:div w:id="2144928158">
                      <w:marLeft w:val="0"/>
                      <w:marRight w:val="0"/>
                      <w:marTop w:val="0"/>
                      <w:marBottom w:val="0"/>
                      <w:divBdr>
                        <w:top w:val="none" w:sz="0" w:space="0" w:color="auto"/>
                        <w:left w:val="none" w:sz="0" w:space="0" w:color="auto"/>
                        <w:bottom w:val="none" w:sz="0" w:space="0" w:color="auto"/>
                        <w:right w:val="none" w:sz="0" w:space="0" w:color="auto"/>
                      </w:divBdr>
                    </w:div>
                  </w:divsChild>
                </w:div>
                <w:div w:id="771126786">
                  <w:marLeft w:val="0"/>
                  <w:marRight w:val="0"/>
                  <w:marTop w:val="0"/>
                  <w:marBottom w:val="0"/>
                  <w:divBdr>
                    <w:top w:val="single" w:sz="2" w:space="1" w:color="FFFFFF"/>
                    <w:left w:val="single" w:sz="2" w:space="11" w:color="FFFFFF"/>
                    <w:bottom w:val="single" w:sz="2" w:space="1" w:color="FFFFFF"/>
                    <w:right w:val="single" w:sz="2" w:space="4" w:color="FFFFFF"/>
                  </w:divBdr>
                  <w:divsChild>
                    <w:div w:id="805201007">
                      <w:marLeft w:val="0"/>
                      <w:marRight w:val="0"/>
                      <w:marTop w:val="0"/>
                      <w:marBottom w:val="0"/>
                      <w:divBdr>
                        <w:top w:val="none" w:sz="0" w:space="0" w:color="auto"/>
                        <w:left w:val="none" w:sz="0" w:space="0" w:color="auto"/>
                        <w:bottom w:val="none" w:sz="0" w:space="0" w:color="auto"/>
                        <w:right w:val="none" w:sz="0" w:space="0" w:color="auto"/>
                      </w:divBdr>
                    </w:div>
                  </w:divsChild>
                </w:div>
                <w:div w:id="36046946">
                  <w:marLeft w:val="0"/>
                  <w:marRight w:val="0"/>
                  <w:marTop w:val="0"/>
                  <w:marBottom w:val="0"/>
                  <w:divBdr>
                    <w:top w:val="single" w:sz="2" w:space="1" w:color="FFFFFF"/>
                    <w:left w:val="single" w:sz="2" w:space="11" w:color="FFFFFF"/>
                    <w:bottom w:val="single" w:sz="2" w:space="1" w:color="FFFFFF"/>
                    <w:right w:val="single" w:sz="2" w:space="4" w:color="FFFFFF"/>
                  </w:divBdr>
                  <w:divsChild>
                    <w:div w:id="1457337241">
                      <w:marLeft w:val="0"/>
                      <w:marRight w:val="0"/>
                      <w:marTop w:val="0"/>
                      <w:marBottom w:val="0"/>
                      <w:divBdr>
                        <w:top w:val="none" w:sz="0" w:space="0" w:color="auto"/>
                        <w:left w:val="none" w:sz="0" w:space="0" w:color="auto"/>
                        <w:bottom w:val="none" w:sz="0" w:space="0" w:color="auto"/>
                        <w:right w:val="none" w:sz="0" w:space="0" w:color="auto"/>
                      </w:divBdr>
                    </w:div>
                  </w:divsChild>
                </w:div>
                <w:div w:id="496000402">
                  <w:marLeft w:val="0"/>
                  <w:marRight w:val="0"/>
                  <w:marTop w:val="0"/>
                  <w:marBottom w:val="0"/>
                  <w:divBdr>
                    <w:top w:val="single" w:sz="2" w:space="1" w:color="FFFFFF"/>
                    <w:left w:val="single" w:sz="2" w:space="11" w:color="FFFFFF"/>
                    <w:bottom w:val="single" w:sz="2" w:space="1" w:color="FFFFFF"/>
                    <w:right w:val="single" w:sz="2" w:space="4" w:color="FFFFFF"/>
                  </w:divBdr>
                  <w:divsChild>
                    <w:div w:id="885145035">
                      <w:marLeft w:val="0"/>
                      <w:marRight w:val="0"/>
                      <w:marTop w:val="0"/>
                      <w:marBottom w:val="0"/>
                      <w:divBdr>
                        <w:top w:val="none" w:sz="0" w:space="0" w:color="auto"/>
                        <w:left w:val="none" w:sz="0" w:space="0" w:color="auto"/>
                        <w:bottom w:val="none" w:sz="0" w:space="0" w:color="auto"/>
                        <w:right w:val="none" w:sz="0" w:space="0" w:color="auto"/>
                      </w:divBdr>
                    </w:div>
                  </w:divsChild>
                </w:div>
                <w:div w:id="1288395119">
                  <w:marLeft w:val="0"/>
                  <w:marRight w:val="0"/>
                  <w:marTop w:val="0"/>
                  <w:marBottom w:val="0"/>
                  <w:divBdr>
                    <w:top w:val="single" w:sz="2" w:space="1" w:color="FFFFFF"/>
                    <w:left w:val="single" w:sz="2" w:space="11" w:color="FFFFFF"/>
                    <w:bottom w:val="single" w:sz="2" w:space="1" w:color="FFFFFF"/>
                    <w:right w:val="single" w:sz="2" w:space="4" w:color="FFFFFF"/>
                  </w:divBdr>
                  <w:divsChild>
                    <w:div w:id="1044794392">
                      <w:marLeft w:val="0"/>
                      <w:marRight w:val="0"/>
                      <w:marTop w:val="0"/>
                      <w:marBottom w:val="0"/>
                      <w:divBdr>
                        <w:top w:val="none" w:sz="0" w:space="0" w:color="auto"/>
                        <w:left w:val="none" w:sz="0" w:space="0" w:color="auto"/>
                        <w:bottom w:val="none" w:sz="0" w:space="0" w:color="auto"/>
                        <w:right w:val="none" w:sz="0" w:space="0" w:color="auto"/>
                      </w:divBdr>
                    </w:div>
                  </w:divsChild>
                </w:div>
                <w:div w:id="399908659">
                  <w:marLeft w:val="0"/>
                  <w:marRight w:val="0"/>
                  <w:marTop w:val="0"/>
                  <w:marBottom w:val="0"/>
                  <w:divBdr>
                    <w:top w:val="single" w:sz="2" w:space="1" w:color="FFFFFF"/>
                    <w:left w:val="single" w:sz="2" w:space="11" w:color="FFFFFF"/>
                    <w:bottom w:val="single" w:sz="2" w:space="1" w:color="FFFFFF"/>
                    <w:right w:val="single" w:sz="2" w:space="4" w:color="FFFFFF"/>
                  </w:divBdr>
                  <w:divsChild>
                    <w:div w:id="702828206">
                      <w:marLeft w:val="0"/>
                      <w:marRight w:val="0"/>
                      <w:marTop w:val="0"/>
                      <w:marBottom w:val="0"/>
                      <w:divBdr>
                        <w:top w:val="none" w:sz="0" w:space="0" w:color="auto"/>
                        <w:left w:val="none" w:sz="0" w:space="0" w:color="auto"/>
                        <w:bottom w:val="none" w:sz="0" w:space="0" w:color="auto"/>
                        <w:right w:val="none" w:sz="0" w:space="0" w:color="auto"/>
                      </w:divBdr>
                    </w:div>
                  </w:divsChild>
                </w:div>
                <w:div w:id="1016077271">
                  <w:marLeft w:val="0"/>
                  <w:marRight w:val="0"/>
                  <w:marTop w:val="0"/>
                  <w:marBottom w:val="0"/>
                  <w:divBdr>
                    <w:top w:val="single" w:sz="2" w:space="1" w:color="FFFFFF"/>
                    <w:left w:val="single" w:sz="2" w:space="11" w:color="FFFFFF"/>
                    <w:bottom w:val="single" w:sz="2" w:space="4" w:color="FFFFFF"/>
                    <w:right w:val="single" w:sz="2" w:space="4" w:color="FFFFFF"/>
                  </w:divBdr>
                  <w:divsChild>
                    <w:div w:id="17706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276238">
          <w:marLeft w:val="0"/>
          <w:marRight w:val="0"/>
          <w:marTop w:val="0"/>
          <w:marBottom w:val="300"/>
          <w:divBdr>
            <w:top w:val="none" w:sz="0" w:space="0" w:color="auto"/>
            <w:left w:val="none" w:sz="0" w:space="0" w:color="auto"/>
            <w:bottom w:val="none" w:sz="0" w:space="0" w:color="auto"/>
            <w:right w:val="none" w:sz="0" w:space="0" w:color="auto"/>
          </w:divBdr>
          <w:divsChild>
            <w:div w:id="714935896">
              <w:marLeft w:val="0"/>
              <w:marRight w:val="0"/>
              <w:marTop w:val="0"/>
              <w:marBottom w:val="0"/>
              <w:divBdr>
                <w:top w:val="none" w:sz="0" w:space="0" w:color="auto"/>
                <w:left w:val="none" w:sz="0" w:space="0" w:color="auto"/>
                <w:bottom w:val="none" w:sz="0" w:space="0" w:color="auto"/>
                <w:right w:val="none" w:sz="0" w:space="0" w:color="auto"/>
              </w:divBdr>
              <w:divsChild>
                <w:div w:id="497617384">
                  <w:marLeft w:val="0"/>
                  <w:marRight w:val="0"/>
                  <w:marTop w:val="0"/>
                  <w:marBottom w:val="0"/>
                  <w:divBdr>
                    <w:top w:val="single" w:sz="2" w:space="4" w:color="FFFFFF"/>
                    <w:left w:val="single" w:sz="2" w:space="11" w:color="FFFFFF"/>
                    <w:bottom w:val="single" w:sz="2" w:space="1" w:color="FFFFFF"/>
                    <w:right w:val="single" w:sz="2" w:space="4" w:color="FFFFFF"/>
                  </w:divBdr>
                  <w:divsChild>
                    <w:div w:id="1359549962">
                      <w:marLeft w:val="0"/>
                      <w:marRight w:val="0"/>
                      <w:marTop w:val="0"/>
                      <w:marBottom w:val="0"/>
                      <w:divBdr>
                        <w:top w:val="none" w:sz="0" w:space="0" w:color="auto"/>
                        <w:left w:val="none" w:sz="0" w:space="0" w:color="auto"/>
                        <w:bottom w:val="none" w:sz="0" w:space="0" w:color="auto"/>
                        <w:right w:val="none" w:sz="0" w:space="0" w:color="auto"/>
                      </w:divBdr>
                    </w:div>
                  </w:divsChild>
                </w:div>
                <w:div w:id="1882933395">
                  <w:marLeft w:val="0"/>
                  <w:marRight w:val="0"/>
                  <w:marTop w:val="0"/>
                  <w:marBottom w:val="0"/>
                  <w:divBdr>
                    <w:top w:val="single" w:sz="2" w:space="1" w:color="FFFFFF"/>
                    <w:left w:val="single" w:sz="2" w:space="11" w:color="FFFFFF"/>
                    <w:bottom w:val="single" w:sz="2" w:space="1" w:color="FFFFFF"/>
                    <w:right w:val="single" w:sz="2" w:space="4" w:color="FFFFFF"/>
                  </w:divBdr>
                  <w:divsChild>
                    <w:div w:id="39525641">
                      <w:marLeft w:val="0"/>
                      <w:marRight w:val="0"/>
                      <w:marTop w:val="0"/>
                      <w:marBottom w:val="0"/>
                      <w:divBdr>
                        <w:top w:val="none" w:sz="0" w:space="0" w:color="auto"/>
                        <w:left w:val="none" w:sz="0" w:space="0" w:color="auto"/>
                        <w:bottom w:val="none" w:sz="0" w:space="0" w:color="auto"/>
                        <w:right w:val="none" w:sz="0" w:space="0" w:color="auto"/>
                      </w:divBdr>
                    </w:div>
                  </w:divsChild>
                </w:div>
                <w:div w:id="1282416532">
                  <w:marLeft w:val="0"/>
                  <w:marRight w:val="0"/>
                  <w:marTop w:val="0"/>
                  <w:marBottom w:val="0"/>
                  <w:divBdr>
                    <w:top w:val="single" w:sz="2" w:space="1" w:color="FFFFFF"/>
                    <w:left w:val="single" w:sz="2" w:space="11" w:color="FFFFFF"/>
                    <w:bottom w:val="single" w:sz="2" w:space="1" w:color="FFFFFF"/>
                    <w:right w:val="single" w:sz="2" w:space="4" w:color="FFFFFF"/>
                  </w:divBdr>
                  <w:divsChild>
                    <w:div w:id="1602569556">
                      <w:marLeft w:val="0"/>
                      <w:marRight w:val="0"/>
                      <w:marTop w:val="0"/>
                      <w:marBottom w:val="0"/>
                      <w:divBdr>
                        <w:top w:val="none" w:sz="0" w:space="0" w:color="auto"/>
                        <w:left w:val="none" w:sz="0" w:space="0" w:color="auto"/>
                        <w:bottom w:val="none" w:sz="0" w:space="0" w:color="auto"/>
                        <w:right w:val="none" w:sz="0" w:space="0" w:color="auto"/>
                      </w:divBdr>
                    </w:div>
                  </w:divsChild>
                </w:div>
                <w:div w:id="2049795178">
                  <w:marLeft w:val="0"/>
                  <w:marRight w:val="0"/>
                  <w:marTop w:val="0"/>
                  <w:marBottom w:val="0"/>
                  <w:divBdr>
                    <w:top w:val="single" w:sz="2" w:space="1" w:color="FFFFFF"/>
                    <w:left w:val="single" w:sz="2" w:space="11" w:color="FFFFFF"/>
                    <w:bottom w:val="single" w:sz="2" w:space="1" w:color="FFFFFF"/>
                    <w:right w:val="single" w:sz="2" w:space="4" w:color="FFFFFF"/>
                  </w:divBdr>
                  <w:divsChild>
                    <w:div w:id="95441595">
                      <w:marLeft w:val="0"/>
                      <w:marRight w:val="0"/>
                      <w:marTop w:val="0"/>
                      <w:marBottom w:val="0"/>
                      <w:divBdr>
                        <w:top w:val="none" w:sz="0" w:space="0" w:color="auto"/>
                        <w:left w:val="none" w:sz="0" w:space="0" w:color="auto"/>
                        <w:bottom w:val="none" w:sz="0" w:space="0" w:color="auto"/>
                        <w:right w:val="none" w:sz="0" w:space="0" w:color="auto"/>
                      </w:divBdr>
                    </w:div>
                  </w:divsChild>
                </w:div>
                <w:div w:id="2026053332">
                  <w:marLeft w:val="0"/>
                  <w:marRight w:val="0"/>
                  <w:marTop w:val="0"/>
                  <w:marBottom w:val="0"/>
                  <w:divBdr>
                    <w:top w:val="single" w:sz="2" w:space="1" w:color="FFFFFF"/>
                    <w:left w:val="single" w:sz="2" w:space="11" w:color="FFFFFF"/>
                    <w:bottom w:val="single" w:sz="2" w:space="1" w:color="FFFFFF"/>
                    <w:right w:val="single" w:sz="2" w:space="4" w:color="FFFFFF"/>
                  </w:divBdr>
                  <w:divsChild>
                    <w:div w:id="1626891541">
                      <w:marLeft w:val="0"/>
                      <w:marRight w:val="0"/>
                      <w:marTop w:val="0"/>
                      <w:marBottom w:val="0"/>
                      <w:divBdr>
                        <w:top w:val="none" w:sz="0" w:space="0" w:color="auto"/>
                        <w:left w:val="none" w:sz="0" w:space="0" w:color="auto"/>
                        <w:bottom w:val="none" w:sz="0" w:space="0" w:color="auto"/>
                        <w:right w:val="none" w:sz="0" w:space="0" w:color="auto"/>
                      </w:divBdr>
                    </w:div>
                  </w:divsChild>
                </w:div>
                <w:div w:id="1975400889">
                  <w:marLeft w:val="0"/>
                  <w:marRight w:val="0"/>
                  <w:marTop w:val="0"/>
                  <w:marBottom w:val="0"/>
                  <w:divBdr>
                    <w:top w:val="single" w:sz="2" w:space="1" w:color="FFFFFF"/>
                    <w:left w:val="single" w:sz="2" w:space="11" w:color="FFFFFF"/>
                    <w:bottom w:val="single" w:sz="2" w:space="1" w:color="FFFFFF"/>
                    <w:right w:val="single" w:sz="2" w:space="4" w:color="FFFFFF"/>
                  </w:divBdr>
                  <w:divsChild>
                    <w:div w:id="751852380">
                      <w:marLeft w:val="0"/>
                      <w:marRight w:val="0"/>
                      <w:marTop w:val="0"/>
                      <w:marBottom w:val="0"/>
                      <w:divBdr>
                        <w:top w:val="none" w:sz="0" w:space="0" w:color="auto"/>
                        <w:left w:val="none" w:sz="0" w:space="0" w:color="auto"/>
                        <w:bottom w:val="none" w:sz="0" w:space="0" w:color="auto"/>
                        <w:right w:val="none" w:sz="0" w:space="0" w:color="auto"/>
                      </w:divBdr>
                    </w:div>
                  </w:divsChild>
                </w:div>
                <w:div w:id="1259212142">
                  <w:marLeft w:val="0"/>
                  <w:marRight w:val="0"/>
                  <w:marTop w:val="0"/>
                  <w:marBottom w:val="0"/>
                  <w:divBdr>
                    <w:top w:val="single" w:sz="2" w:space="1" w:color="FFFFFF"/>
                    <w:left w:val="single" w:sz="2" w:space="11" w:color="FFFFFF"/>
                    <w:bottom w:val="single" w:sz="2" w:space="1" w:color="FFFFFF"/>
                    <w:right w:val="single" w:sz="2" w:space="4" w:color="FFFFFF"/>
                  </w:divBdr>
                  <w:divsChild>
                    <w:div w:id="97876015">
                      <w:marLeft w:val="0"/>
                      <w:marRight w:val="0"/>
                      <w:marTop w:val="0"/>
                      <w:marBottom w:val="0"/>
                      <w:divBdr>
                        <w:top w:val="none" w:sz="0" w:space="0" w:color="auto"/>
                        <w:left w:val="none" w:sz="0" w:space="0" w:color="auto"/>
                        <w:bottom w:val="none" w:sz="0" w:space="0" w:color="auto"/>
                        <w:right w:val="none" w:sz="0" w:space="0" w:color="auto"/>
                      </w:divBdr>
                    </w:div>
                  </w:divsChild>
                </w:div>
                <w:div w:id="637952881">
                  <w:marLeft w:val="0"/>
                  <w:marRight w:val="0"/>
                  <w:marTop w:val="0"/>
                  <w:marBottom w:val="0"/>
                  <w:divBdr>
                    <w:top w:val="single" w:sz="2" w:space="1" w:color="FFFFFF"/>
                    <w:left w:val="single" w:sz="2" w:space="11" w:color="FFFFFF"/>
                    <w:bottom w:val="single" w:sz="2" w:space="1" w:color="FFFFFF"/>
                    <w:right w:val="single" w:sz="2" w:space="4" w:color="FFFFFF"/>
                  </w:divBdr>
                  <w:divsChild>
                    <w:div w:id="1107894489">
                      <w:marLeft w:val="0"/>
                      <w:marRight w:val="0"/>
                      <w:marTop w:val="0"/>
                      <w:marBottom w:val="0"/>
                      <w:divBdr>
                        <w:top w:val="none" w:sz="0" w:space="0" w:color="auto"/>
                        <w:left w:val="none" w:sz="0" w:space="0" w:color="auto"/>
                        <w:bottom w:val="none" w:sz="0" w:space="0" w:color="auto"/>
                        <w:right w:val="none" w:sz="0" w:space="0" w:color="auto"/>
                      </w:divBdr>
                    </w:div>
                  </w:divsChild>
                </w:div>
                <w:div w:id="154221290">
                  <w:marLeft w:val="0"/>
                  <w:marRight w:val="0"/>
                  <w:marTop w:val="0"/>
                  <w:marBottom w:val="0"/>
                  <w:divBdr>
                    <w:top w:val="single" w:sz="2" w:space="1" w:color="FFFFFF"/>
                    <w:left w:val="single" w:sz="2" w:space="11" w:color="FFFFFF"/>
                    <w:bottom w:val="single" w:sz="2" w:space="1" w:color="FFFFFF"/>
                    <w:right w:val="single" w:sz="2" w:space="4" w:color="FFFFFF"/>
                  </w:divBdr>
                  <w:divsChild>
                    <w:div w:id="2112820813">
                      <w:marLeft w:val="0"/>
                      <w:marRight w:val="0"/>
                      <w:marTop w:val="0"/>
                      <w:marBottom w:val="0"/>
                      <w:divBdr>
                        <w:top w:val="none" w:sz="0" w:space="0" w:color="auto"/>
                        <w:left w:val="none" w:sz="0" w:space="0" w:color="auto"/>
                        <w:bottom w:val="none" w:sz="0" w:space="0" w:color="auto"/>
                        <w:right w:val="none" w:sz="0" w:space="0" w:color="auto"/>
                      </w:divBdr>
                    </w:div>
                  </w:divsChild>
                </w:div>
                <w:div w:id="642271924">
                  <w:marLeft w:val="0"/>
                  <w:marRight w:val="0"/>
                  <w:marTop w:val="0"/>
                  <w:marBottom w:val="0"/>
                  <w:divBdr>
                    <w:top w:val="single" w:sz="2" w:space="1" w:color="FFFFFF"/>
                    <w:left w:val="single" w:sz="2" w:space="11" w:color="FFFFFF"/>
                    <w:bottom w:val="single" w:sz="2" w:space="1" w:color="FFFFFF"/>
                    <w:right w:val="single" w:sz="2" w:space="4" w:color="FFFFFF"/>
                  </w:divBdr>
                  <w:divsChild>
                    <w:div w:id="1029642019">
                      <w:marLeft w:val="0"/>
                      <w:marRight w:val="0"/>
                      <w:marTop w:val="0"/>
                      <w:marBottom w:val="0"/>
                      <w:divBdr>
                        <w:top w:val="none" w:sz="0" w:space="0" w:color="auto"/>
                        <w:left w:val="none" w:sz="0" w:space="0" w:color="auto"/>
                        <w:bottom w:val="none" w:sz="0" w:space="0" w:color="auto"/>
                        <w:right w:val="none" w:sz="0" w:space="0" w:color="auto"/>
                      </w:divBdr>
                    </w:div>
                  </w:divsChild>
                </w:div>
                <w:div w:id="232349908">
                  <w:marLeft w:val="0"/>
                  <w:marRight w:val="0"/>
                  <w:marTop w:val="0"/>
                  <w:marBottom w:val="0"/>
                  <w:divBdr>
                    <w:top w:val="single" w:sz="2" w:space="1" w:color="FFFFFF"/>
                    <w:left w:val="single" w:sz="2" w:space="11" w:color="FFFFFF"/>
                    <w:bottom w:val="single" w:sz="2" w:space="1" w:color="FFFFFF"/>
                    <w:right w:val="single" w:sz="2" w:space="4" w:color="FFFFFF"/>
                  </w:divBdr>
                  <w:divsChild>
                    <w:div w:id="191263672">
                      <w:marLeft w:val="0"/>
                      <w:marRight w:val="0"/>
                      <w:marTop w:val="0"/>
                      <w:marBottom w:val="0"/>
                      <w:divBdr>
                        <w:top w:val="none" w:sz="0" w:space="0" w:color="auto"/>
                        <w:left w:val="none" w:sz="0" w:space="0" w:color="auto"/>
                        <w:bottom w:val="none" w:sz="0" w:space="0" w:color="auto"/>
                        <w:right w:val="none" w:sz="0" w:space="0" w:color="auto"/>
                      </w:divBdr>
                    </w:div>
                  </w:divsChild>
                </w:div>
                <w:div w:id="228613631">
                  <w:marLeft w:val="0"/>
                  <w:marRight w:val="0"/>
                  <w:marTop w:val="0"/>
                  <w:marBottom w:val="0"/>
                  <w:divBdr>
                    <w:top w:val="single" w:sz="2" w:space="1" w:color="FFFFFF"/>
                    <w:left w:val="single" w:sz="2" w:space="11" w:color="FFFFFF"/>
                    <w:bottom w:val="single" w:sz="2" w:space="1" w:color="FFFFFF"/>
                    <w:right w:val="single" w:sz="2" w:space="4" w:color="FFFFFF"/>
                  </w:divBdr>
                  <w:divsChild>
                    <w:div w:id="1137644746">
                      <w:marLeft w:val="0"/>
                      <w:marRight w:val="0"/>
                      <w:marTop w:val="0"/>
                      <w:marBottom w:val="0"/>
                      <w:divBdr>
                        <w:top w:val="none" w:sz="0" w:space="0" w:color="auto"/>
                        <w:left w:val="none" w:sz="0" w:space="0" w:color="auto"/>
                        <w:bottom w:val="none" w:sz="0" w:space="0" w:color="auto"/>
                        <w:right w:val="none" w:sz="0" w:space="0" w:color="auto"/>
                      </w:divBdr>
                    </w:div>
                  </w:divsChild>
                </w:div>
                <w:div w:id="1522277912">
                  <w:marLeft w:val="0"/>
                  <w:marRight w:val="0"/>
                  <w:marTop w:val="0"/>
                  <w:marBottom w:val="0"/>
                  <w:divBdr>
                    <w:top w:val="single" w:sz="2" w:space="1" w:color="FFFFFF"/>
                    <w:left w:val="single" w:sz="2" w:space="11" w:color="FFFFFF"/>
                    <w:bottom w:val="single" w:sz="2" w:space="1" w:color="FFFFFF"/>
                    <w:right w:val="single" w:sz="2" w:space="4" w:color="FFFFFF"/>
                  </w:divBdr>
                  <w:divsChild>
                    <w:div w:id="681131748">
                      <w:marLeft w:val="0"/>
                      <w:marRight w:val="0"/>
                      <w:marTop w:val="0"/>
                      <w:marBottom w:val="0"/>
                      <w:divBdr>
                        <w:top w:val="none" w:sz="0" w:space="0" w:color="auto"/>
                        <w:left w:val="none" w:sz="0" w:space="0" w:color="auto"/>
                        <w:bottom w:val="none" w:sz="0" w:space="0" w:color="auto"/>
                        <w:right w:val="none" w:sz="0" w:space="0" w:color="auto"/>
                      </w:divBdr>
                    </w:div>
                  </w:divsChild>
                </w:div>
                <w:div w:id="1116826045">
                  <w:marLeft w:val="0"/>
                  <w:marRight w:val="0"/>
                  <w:marTop w:val="0"/>
                  <w:marBottom w:val="0"/>
                  <w:divBdr>
                    <w:top w:val="single" w:sz="2" w:space="1" w:color="FFFFFF"/>
                    <w:left w:val="single" w:sz="2" w:space="11" w:color="FFFFFF"/>
                    <w:bottom w:val="single" w:sz="2" w:space="1" w:color="FFFFFF"/>
                    <w:right w:val="single" w:sz="2" w:space="4" w:color="FFFFFF"/>
                  </w:divBdr>
                  <w:divsChild>
                    <w:div w:id="351567542">
                      <w:marLeft w:val="0"/>
                      <w:marRight w:val="0"/>
                      <w:marTop w:val="0"/>
                      <w:marBottom w:val="0"/>
                      <w:divBdr>
                        <w:top w:val="none" w:sz="0" w:space="0" w:color="auto"/>
                        <w:left w:val="none" w:sz="0" w:space="0" w:color="auto"/>
                        <w:bottom w:val="none" w:sz="0" w:space="0" w:color="auto"/>
                        <w:right w:val="none" w:sz="0" w:space="0" w:color="auto"/>
                      </w:divBdr>
                    </w:div>
                  </w:divsChild>
                </w:div>
                <w:div w:id="1980263259">
                  <w:marLeft w:val="0"/>
                  <w:marRight w:val="0"/>
                  <w:marTop w:val="0"/>
                  <w:marBottom w:val="0"/>
                  <w:divBdr>
                    <w:top w:val="single" w:sz="2" w:space="1" w:color="FFFFFF"/>
                    <w:left w:val="single" w:sz="2" w:space="11" w:color="FFFFFF"/>
                    <w:bottom w:val="single" w:sz="2" w:space="4" w:color="FFFFFF"/>
                    <w:right w:val="single" w:sz="2" w:space="4" w:color="FFFFFF"/>
                  </w:divBdr>
                  <w:divsChild>
                    <w:div w:id="75563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724490">
      <w:bodyDiv w:val="1"/>
      <w:marLeft w:val="0"/>
      <w:marRight w:val="0"/>
      <w:marTop w:val="0"/>
      <w:marBottom w:val="0"/>
      <w:divBdr>
        <w:top w:val="none" w:sz="0" w:space="0" w:color="auto"/>
        <w:left w:val="none" w:sz="0" w:space="0" w:color="auto"/>
        <w:bottom w:val="none" w:sz="0" w:space="0" w:color="auto"/>
        <w:right w:val="none" w:sz="0" w:space="0" w:color="auto"/>
      </w:divBdr>
      <w:divsChild>
        <w:div w:id="1015038084">
          <w:marLeft w:val="0"/>
          <w:marRight w:val="0"/>
          <w:marTop w:val="0"/>
          <w:marBottom w:val="0"/>
          <w:divBdr>
            <w:top w:val="none" w:sz="0" w:space="0" w:color="auto"/>
            <w:left w:val="none" w:sz="0" w:space="0" w:color="auto"/>
            <w:bottom w:val="none" w:sz="0" w:space="0" w:color="auto"/>
            <w:right w:val="none" w:sz="0" w:space="0" w:color="auto"/>
          </w:divBdr>
        </w:div>
        <w:div w:id="780304117">
          <w:marLeft w:val="0"/>
          <w:marRight w:val="0"/>
          <w:marTop w:val="0"/>
          <w:marBottom w:val="300"/>
          <w:divBdr>
            <w:top w:val="none" w:sz="0" w:space="0" w:color="auto"/>
            <w:left w:val="none" w:sz="0" w:space="0" w:color="auto"/>
            <w:bottom w:val="none" w:sz="0" w:space="0" w:color="auto"/>
            <w:right w:val="none" w:sz="0" w:space="0" w:color="auto"/>
          </w:divBdr>
          <w:divsChild>
            <w:div w:id="516777846">
              <w:marLeft w:val="0"/>
              <w:marRight w:val="0"/>
              <w:marTop w:val="0"/>
              <w:marBottom w:val="0"/>
              <w:divBdr>
                <w:top w:val="none" w:sz="0" w:space="0" w:color="auto"/>
                <w:left w:val="none" w:sz="0" w:space="0" w:color="auto"/>
                <w:bottom w:val="none" w:sz="0" w:space="0" w:color="auto"/>
                <w:right w:val="none" w:sz="0" w:space="0" w:color="auto"/>
              </w:divBdr>
              <w:divsChild>
                <w:div w:id="1179932229">
                  <w:marLeft w:val="0"/>
                  <w:marRight w:val="0"/>
                  <w:marTop w:val="0"/>
                  <w:marBottom w:val="0"/>
                  <w:divBdr>
                    <w:top w:val="single" w:sz="2" w:space="4" w:color="FFFFFF"/>
                    <w:left w:val="single" w:sz="2" w:space="11" w:color="FFFFFF"/>
                    <w:bottom w:val="single" w:sz="2" w:space="1" w:color="FFFFFF"/>
                    <w:right w:val="single" w:sz="2" w:space="4" w:color="FFFFFF"/>
                  </w:divBdr>
                  <w:divsChild>
                    <w:div w:id="523861570">
                      <w:marLeft w:val="0"/>
                      <w:marRight w:val="0"/>
                      <w:marTop w:val="0"/>
                      <w:marBottom w:val="0"/>
                      <w:divBdr>
                        <w:top w:val="none" w:sz="0" w:space="0" w:color="auto"/>
                        <w:left w:val="none" w:sz="0" w:space="0" w:color="auto"/>
                        <w:bottom w:val="none" w:sz="0" w:space="0" w:color="auto"/>
                        <w:right w:val="none" w:sz="0" w:space="0" w:color="auto"/>
                      </w:divBdr>
                    </w:div>
                  </w:divsChild>
                </w:div>
                <w:div w:id="547490897">
                  <w:marLeft w:val="0"/>
                  <w:marRight w:val="0"/>
                  <w:marTop w:val="0"/>
                  <w:marBottom w:val="0"/>
                  <w:divBdr>
                    <w:top w:val="single" w:sz="2" w:space="1" w:color="FFFFFF"/>
                    <w:left w:val="single" w:sz="2" w:space="11" w:color="FFFFFF"/>
                    <w:bottom w:val="single" w:sz="2" w:space="1" w:color="FFFFFF"/>
                    <w:right w:val="single" w:sz="2" w:space="4" w:color="FFFFFF"/>
                  </w:divBdr>
                  <w:divsChild>
                    <w:div w:id="659427360">
                      <w:marLeft w:val="0"/>
                      <w:marRight w:val="0"/>
                      <w:marTop w:val="0"/>
                      <w:marBottom w:val="0"/>
                      <w:divBdr>
                        <w:top w:val="none" w:sz="0" w:space="0" w:color="auto"/>
                        <w:left w:val="none" w:sz="0" w:space="0" w:color="auto"/>
                        <w:bottom w:val="none" w:sz="0" w:space="0" w:color="auto"/>
                        <w:right w:val="none" w:sz="0" w:space="0" w:color="auto"/>
                      </w:divBdr>
                    </w:div>
                  </w:divsChild>
                </w:div>
                <w:div w:id="955143136">
                  <w:marLeft w:val="0"/>
                  <w:marRight w:val="0"/>
                  <w:marTop w:val="0"/>
                  <w:marBottom w:val="0"/>
                  <w:divBdr>
                    <w:top w:val="single" w:sz="2" w:space="1" w:color="FFFFFF"/>
                    <w:left w:val="single" w:sz="2" w:space="11" w:color="FFFFFF"/>
                    <w:bottom w:val="single" w:sz="2" w:space="1" w:color="FFFFFF"/>
                    <w:right w:val="single" w:sz="2" w:space="4" w:color="FFFFFF"/>
                  </w:divBdr>
                  <w:divsChild>
                    <w:div w:id="322510201">
                      <w:marLeft w:val="0"/>
                      <w:marRight w:val="0"/>
                      <w:marTop w:val="0"/>
                      <w:marBottom w:val="0"/>
                      <w:divBdr>
                        <w:top w:val="none" w:sz="0" w:space="0" w:color="auto"/>
                        <w:left w:val="none" w:sz="0" w:space="0" w:color="auto"/>
                        <w:bottom w:val="none" w:sz="0" w:space="0" w:color="auto"/>
                        <w:right w:val="none" w:sz="0" w:space="0" w:color="auto"/>
                      </w:divBdr>
                    </w:div>
                  </w:divsChild>
                </w:div>
                <w:div w:id="2041007513">
                  <w:marLeft w:val="0"/>
                  <w:marRight w:val="0"/>
                  <w:marTop w:val="0"/>
                  <w:marBottom w:val="0"/>
                  <w:divBdr>
                    <w:top w:val="single" w:sz="2" w:space="1" w:color="FFFFFF"/>
                    <w:left w:val="single" w:sz="2" w:space="11" w:color="FFFFFF"/>
                    <w:bottom w:val="single" w:sz="2" w:space="1" w:color="FFFFFF"/>
                    <w:right w:val="single" w:sz="2" w:space="4" w:color="FFFFFF"/>
                  </w:divBdr>
                  <w:divsChild>
                    <w:div w:id="1511795398">
                      <w:marLeft w:val="0"/>
                      <w:marRight w:val="0"/>
                      <w:marTop w:val="0"/>
                      <w:marBottom w:val="0"/>
                      <w:divBdr>
                        <w:top w:val="none" w:sz="0" w:space="0" w:color="auto"/>
                        <w:left w:val="none" w:sz="0" w:space="0" w:color="auto"/>
                        <w:bottom w:val="none" w:sz="0" w:space="0" w:color="auto"/>
                        <w:right w:val="none" w:sz="0" w:space="0" w:color="auto"/>
                      </w:divBdr>
                    </w:div>
                  </w:divsChild>
                </w:div>
                <w:div w:id="2107381975">
                  <w:marLeft w:val="0"/>
                  <w:marRight w:val="0"/>
                  <w:marTop w:val="0"/>
                  <w:marBottom w:val="0"/>
                  <w:divBdr>
                    <w:top w:val="single" w:sz="2" w:space="1" w:color="FFFFFF"/>
                    <w:left w:val="single" w:sz="2" w:space="11" w:color="FFFFFF"/>
                    <w:bottom w:val="single" w:sz="2" w:space="1" w:color="FFFFFF"/>
                    <w:right w:val="single" w:sz="2" w:space="4" w:color="FFFFFF"/>
                  </w:divBdr>
                  <w:divsChild>
                    <w:div w:id="2061857857">
                      <w:marLeft w:val="0"/>
                      <w:marRight w:val="0"/>
                      <w:marTop w:val="0"/>
                      <w:marBottom w:val="0"/>
                      <w:divBdr>
                        <w:top w:val="none" w:sz="0" w:space="0" w:color="auto"/>
                        <w:left w:val="none" w:sz="0" w:space="0" w:color="auto"/>
                        <w:bottom w:val="none" w:sz="0" w:space="0" w:color="auto"/>
                        <w:right w:val="none" w:sz="0" w:space="0" w:color="auto"/>
                      </w:divBdr>
                    </w:div>
                  </w:divsChild>
                </w:div>
                <w:div w:id="396977223">
                  <w:marLeft w:val="0"/>
                  <w:marRight w:val="0"/>
                  <w:marTop w:val="0"/>
                  <w:marBottom w:val="0"/>
                  <w:divBdr>
                    <w:top w:val="single" w:sz="2" w:space="1" w:color="FFFFFF"/>
                    <w:left w:val="single" w:sz="2" w:space="11" w:color="FFFFFF"/>
                    <w:bottom w:val="single" w:sz="2" w:space="1" w:color="FFFFFF"/>
                    <w:right w:val="single" w:sz="2" w:space="4" w:color="FFFFFF"/>
                  </w:divBdr>
                  <w:divsChild>
                    <w:div w:id="2062708437">
                      <w:marLeft w:val="0"/>
                      <w:marRight w:val="0"/>
                      <w:marTop w:val="0"/>
                      <w:marBottom w:val="0"/>
                      <w:divBdr>
                        <w:top w:val="none" w:sz="0" w:space="0" w:color="auto"/>
                        <w:left w:val="none" w:sz="0" w:space="0" w:color="auto"/>
                        <w:bottom w:val="none" w:sz="0" w:space="0" w:color="auto"/>
                        <w:right w:val="none" w:sz="0" w:space="0" w:color="auto"/>
                      </w:divBdr>
                    </w:div>
                  </w:divsChild>
                </w:div>
                <w:div w:id="299461667">
                  <w:marLeft w:val="0"/>
                  <w:marRight w:val="0"/>
                  <w:marTop w:val="0"/>
                  <w:marBottom w:val="0"/>
                  <w:divBdr>
                    <w:top w:val="single" w:sz="2" w:space="1" w:color="FFFFFF"/>
                    <w:left w:val="single" w:sz="2" w:space="11" w:color="FFFFFF"/>
                    <w:bottom w:val="single" w:sz="2" w:space="1" w:color="FFFFFF"/>
                    <w:right w:val="single" w:sz="2" w:space="4" w:color="FFFFFF"/>
                  </w:divBdr>
                  <w:divsChild>
                    <w:div w:id="311373901">
                      <w:marLeft w:val="0"/>
                      <w:marRight w:val="0"/>
                      <w:marTop w:val="0"/>
                      <w:marBottom w:val="0"/>
                      <w:divBdr>
                        <w:top w:val="none" w:sz="0" w:space="0" w:color="auto"/>
                        <w:left w:val="none" w:sz="0" w:space="0" w:color="auto"/>
                        <w:bottom w:val="none" w:sz="0" w:space="0" w:color="auto"/>
                        <w:right w:val="none" w:sz="0" w:space="0" w:color="auto"/>
                      </w:divBdr>
                    </w:div>
                  </w:divsChild>
                </w:div>
                <w:div w:id="1372924114">
                  <w:marLeft w:val="0"/>
                  <w:marRight w:val="0"/>
                  <w:marTop w:val="0"/>
                  <w:marBottom w:val="0"/>
                  <w:divBdr>
                    <w:top w:val="single" w:sz="2" w:space="1" w:color="FFFFFF"/>
                    <w:left w:val="single" w:sz="2" w:space="11" w:color="FFFFFF"/>
                    <w:bottom w:val="single" w:sz="2" w:space="1" w:color="FFFFFF"/>
                    <w:right w:val="single" w:sz="2" w:space="4" w:color="FFFFFF"/>
                  </w:divBdr>
                  <w:divsChild>
                    <w:div w:id="890192509">
                      <w:marLeft w:val="0"/>
                      <w:marRight w:val="0"/>
                      <w:marTop w:val="0"/>
                      <w:marBottom w:val="0"/>
                      <w:divBdr>
                        <w:top w:val="none" w:sz="0" w:space="0" w:color="auto"/>
                        <w:left w:val="none" w:sz="0" w:space="0" w:color="auto"/>
                        <w:bottom w:val="none" w:sz="0" w:space="0" w:color="auto"/>
                        <w:right w:val="none" w:sz="0" w:space="0" w:color="auto"/>
                      </w:divBdr>
                    </w:div>
                  </w:divsChild>
                </w:div>
                <w:div w:id="1756896674">
                  <w:marLeft w:val="0"/>
                  <w:marRight w:val="0"/>
                  <w:marTop w:val="0"/>
                  <w:marBottom w:val="0"/>
                  <w:divBdr>
                    <w:top w:val="single" w:sz="2" w:space="1" w:color="FFFFFF"/>
                    <w:left w:val="single" w:sz="2" w:space="11" w:color="FFFFFF"/>
                    <w:bottom w:val="single" w:sz="2" w:space="1" w:color="FFFFFF"/>
                    <w:right w:val="single" w:sz="2" w:space="4" w:color="FFFFFF"/>
                  </w:divBdr>
                  <w:divsChild>
                    <w:div w:id="466046257">
                      <w:marLeft w:val="0"/>
                      <w:marRight w:val="0"/>
                      <w:marTop w:val="0"/>
                      <w:marBottom w:val="0"/>
                      <w:divBdr>
                        <w:top w:val="none" w:sz="0" w:space="0" w:color="auto"/>
                        <w:left w:val="none" w:sz="0" w:space="0" w:color="auto"/>
                        <w:bottom w:val="none" w:sz="0" w:space="0" w:color="auto"/>
                        <w:right w:val="none" w:sz="0" w:space="0" w:color="auto"/>
                      </w:divBdr>
                    </w:div>
                  </w:divsChild>
                </w:div>
                <w:div w:id="606159100">
                  <w:marLeft w:val="0"/>
                  <w:marRight w:val="0"/>
                  <w:marTop w:val="0"/>
                  <w:marBottom w:val="0"/>
                  <w:divBdr>
                    <w:top w:val="single" w:sz="2" w:space="1" w:color="FFFFFF"/>
                    <w:left w:val="single" w:sz="2" w:space="11" w:color="FFFFFF"/>
                    <w:bottom w:val="single" w:sz="2" w:space="1" w:color="FFFFFF"/>
                    <w:right w:val="single" w:sz="2" w:space="4" w:color="FFFFFF"/>
                  </w:divBdr>
                  <w:divsChild>
                    <w:div w:id="1921089316">
                      <w:marLeft w:val="0"/>
                      <w:marRight w:val="0"/>
                      <w:marTop w:val="0"/>
                      <w:marBottom w:val="0"/>
                      <w:divBdr>
                        <w:top w:val="none" w:sz="0" w:space="0" w:color="auto"/>
                        <w:left w:val="none" w:sz="0" w:space="0" w:color="auto"/>
                        <w:bottom w:val="none" w:sz="0" w:space="0" w:color="auto"/>
                        <w:right w:val="none" w:sz="0" w:space="0" w:color="auto"/>
                      </w:divBdr>
                    </w:div>
                  </w:divsChild>
                </w:div>
                <w:div w:id="1699894935">
                  <w:marLeft w:val="0"/>
                  <w:marRight w:val="0"/>
                  <w:marTop w:val="0"/>
                  <w:marBottom w:val="0"/>
                  <w:divBdr>
                    <w:top w:val="single" w:sz="2" w:space="1" w:color="FFFFFF"/>
                    <w:left w:val="single" w:sz="2" w:space="11" w:color="FFFFFF"/>
                    <w:bottom w:val="single" w:sz="2" w:space="1" w:color="FFFFFF"/>
                    <w:right w:val="single" w:sz="2" w:space="4" w:color="FFFFFF"/>
                  </w:divBdr>
                  <w:divsChild>
                    <w:div w:id="398212717">
                      <w:marLeft w:val="0"/>
                      <w:marRight w:val="0"/>
                      <w:marTop w:val="0"/>
                      <w:marBottom w:val="0"/>
                      <w:divBdr>
                        <w:top w:val="none" w:sz="0" w:space="0" w:color="auto"/>
                        <w:left w:val="none" w:sz="0" w:space="0" w:color="auto"/>
                        <w:bottom w:val="none" w:sz="0" w:space="0" w:color="auto"/>
                        <w:right w:val="none" w:sz="0" w:space="0" w:color="auto"/>
                      </w:divBdr>
                    </w:div>
                  </w:divsChild>
                </w:div>
                <w:div w:id="1084840896">
                  <w:marLeft w:val="0"/>
                  <w:marRight w:val="0"/>
                  <w:marTop w:val="0"/>
                  <w:marBottom w:val="0"/>
                  <w:divBdr>
                    <w:top w:val="single" w:sz="2" w:space="1" w:color="FFFFFF"/>
                    <w:left w:val="single" w:sz="2" w:space="11" w:color="FFFFFF"/>
                    <w:bottom w:val="single" w:sz="2" w:space="1" w:color="FFFFFF"/>
                    <w:right w:val="single" w:sz="2" w:space="4" w:color="FFFFFF"/>
                  </w:divBdr>
                  <w:divsChild>
                    <w:div w:id="277377711">
                      <w:marLeft w:val="0"/>
                      <w:marRight w:val="0"/>
                      <w:marTop w:val="0"/>
                      <w:marBottom w:val="0"/>
                      <w:divBdr>
                        <w:top w:val="none" w:sz="0" w:space="0" w:color="auto"/>
                        <w:left w:val="none" w:sz="0" w:space="0" w:color="auto"/>
                        <w:bottom w:val="none" w:sz="0" w:space="0" w:color="auto"/>
                        <w:right w:val="none" w:sz="0" w:space="0" w:color="auto"/>
                      </w:divBdr>
                    </w:div>
                  </w:divsChild>
                </w:div>
                <w:div w:id="421679399">
                  <w:marLeft w:val="0"/>
                  <w:marRight w:val="0"/>
                  <w:marTop w:val="0"/>
                  <w:marBottom w:val="0"/>
                  <w:divBdr>
                    <w:top w:val="single" w:sz="2" w:space="1" w:color="FFFFFF"/>
                    <w:left w:val="single" w:sz="2" w:space="11" w:color="FFFFFF"/>
                    <w:bottom w:val="single" w:sz="2" w:space="1" w:color="FFFFFF"/>
                    <w:right w:val="single" w:sz="2" w:space="4" w:color="FFFFFF"/>
                  </w:divBdr>
                  <w:divsChild>
                    <w:div w:id="2008241592">
                      <w:marLeft w:val="0"/>
                      <w:marRight w:val="0"/>
                      <w:marTop w:val="0"/>
                      <w:marBottom w:val="0"/>
                      <w:divBdr>
                        <w:top w:val="none" w:sz="0" w:space="0" w:color="auto"/>
                        <w:left w:val="none" w:sz="0" w:space="0" w:color="auto"/>
                        <w:bottom w:val="none" w:sz="0" w:space="0" w:color="auto"/>
                        <w:right w:val="none" w:sz="0" w:space="0" w:color="auto"/>
                      </w:divBdr>
                    </w:div>
                  </w:divsChild>
                </w:div>
                <w:div w:id="1063987957">
                  <w:marLeft w:val="0"/>
                  <w:marRight w:val="0"/>
                  <w:marTop w:val="0"/>
                  <w:marBottom w:val="0"/>
                  <w:divBdr>
                    <w:top w:val="single" w:sz="2" w:space="1" w:color="FFFFFF"/>
                    <w:left w:val="single" w:sz="2" w:space="11" w:color="FFFFFF"/>
                    <w:bottom w:val="single" w:sz="2" w:space="4" w:color="FFFFFF"/>
                    <w:right w:val="single" w:sz="2" w:space="4" w:color="FFFFFF"/>
                  </w:divBdr>
                  <w:divsChild>
                    <w:div w:id="137966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433939">
          <w:marLeft w:val="0"/>
          <w:marRight w:val="0"/>
          <w:marTop w:val="0"/>
          <w:marBottom w:val="300"/>
          <w:divBdr>
            <w:top w:val="none" w:sz="0" w:space="0" w:color="auto"/>
            <w:left w:val="none" w:sz="0" w:space="0" w:color="auto"/>
            <w:bottom w:val="none" w:sz="0" w:space="0" w:color="auto"/>
            <w:right w:val="none" w:sz="0" w:space="0" w:color="auto"/>
          </w:divBdr>
          <w:divsChild>
            <w:div w:id="596905741">
              <w:marLeft w:val="0"/>
              <w:marRight w:val="0"/>
              <w:marTop w:val="0"/>
              <w:marBottom w:val="0"/>
              <w:divBdr>
                <w:top w:val="none" w:sz="0" w:space="0" w:color="auto"/>
                <w:left w:val="none" w:sz="0" w:space="0" w:color="auto"/>
                <w:bottom w:val="none" w:sz="0" w:space="0" w:color="auto"/>
                <w:right w:val="none" w:sz="0" w:space="0" w:color="auto"/>
              </w:divBdr>
              <w:divsChild>
                <w:div w:id="2020158141">
                  <w:marLeft w:val="0"/>
                  <w:marRight w:val="0"/>
                  <w:marTop w:val="0"/>
                  <w:marBottom w:val="0"/>
                  <w:divBdr>
                    <w:top w:val="single" w:sz="2" w:space="4" w:color="FFFFFF"/>
                    <w:left w:val="single" w:sz="2" w:space="11" w:color="FFFFFF"/>
                    <w:bottom w:val="single" w:sz="2" w:space="1" w:color="FFFFFF"/>
                    <w:right w:val="single" w:sz="2" w:space="4" w:color="FFFFFF"/>
                  </w:divBdr>
                  <w:divsChild>
                    <w:div w:id="1009137554">
                      <w:marLeft w:val="0"/>
                      <w:marRight w:val="0"/>
                      <w:marTop w:val="0"/>
                      <w:marBottom w:val="0"/>
                      <w:divBdr>
                        <w:top w:val="none" w:sz="0" w:space="0" w:color="auto"/>
                        <w:left w:val="none" w:sz="0" w:space="0" w:color="auto"/>
                        <w:bottom w:val="none" w:sz="0" w:space="0" w:color="auto"/>
                        <w:right w:val="none" w:sz="0" w:space="0" w:color="auto"/>
                      </w:divBdr>
                    </w:div>
                  </w:divsChild>
                </w:div>
                <w:div w:id="1439059082">
                  <w:marLeft w:val="0"/>
                  <w:marRight w:val="0"/>
                  <w:marTop w:val="0"/>
                  <w:marBottom w:val="0"/>
                  <w:divBdr>
                    <w:top w:val="single" w:sz="2" w:space="1" w:color="FFFFFF"/>
                    <w:left w:val="single" w:sz="2" w:space="11" w:color="FFFFFF"/>
                    <w:bottom w:val="single" w:sz="2" w:space="1" w:color="FFFFFF"/>
                    <w:right w:val="single" w:sz="2" w:space="4" w:color="FFFFFF"/>
                  </w:divBdr>
                  <w:divsChild>
                    <w:div w:id="589704537">
                      <w:marLeft w:val="0"/>
                      <w:marRight w:val="0"/>
                      <w:marTop w:val="0"/>
                      <w:marBottom w:val="0"/>
                      <w:divBdr>
                        <w:top w:val="none" w:sz="0" w:space="0" w:color="auto"/>
                        <w:left w:val="none" w:sz="0" w:space="0" w:color="auto"/>
                        <w:bottom w:val="none" w:sz="0" w:space="0" w:color="auto"/>
                        <w:right w:val="none" w:sz="0" w:space="0" w:color="auto"/>
                      </w:divBdr>
                    </w:div>
                  </w:divsChild>
                </w:div>
                <w:div w:id="1939098643">
                  <w:marLeft w:val="0"/>
                  <w:marRight w:val="0"/>
                  <w:marTop w:val="0"/>
                  <w:marBottom w:val="0"/>
                  <w:divBdr>
                    <w:top w:val="single" w:sz="2" w:space="1" w:color="FFFFFF"/>
                    <w:left w:val="single" w:sz="2" w:space="11" w:color="FFFFFF"/>
                    <w:bottom w:val="single" w:sz="2" w:space="1" w:color="FFFFFF"/>
                    <w:right w:val="single" w:sz="2" w:space="4" w:color="FFFFFF"/>
                  </w:divBdr>
                  <w:divsChild>
                    <w:div w:id="1997221787">
                      <w:marLeft w:val="0"/>
                      <w:marRight w:val="0"/>
                      <w:marTop w:val="0"/>
                      <w:marBottom w:val="0"/>
                      <w:divBdr>
                        <w:top w:val="none" w:sz="0" w:space="0" w:color="auto"/>
                        <w:left w:val="none" w:sz="0" w:space="0" w:color="auto"/>
                        <w:bottom w:val="none" w:sz="0" w:space="0" w:color="auto"/>
                        <w:right w:val="none" w:sz="0" w:space="0" w:color="auto"/>
                      </w:divBdr>
                    </w:div>
                  </w:divsChild>
                </w:div>
                <w:div w:id="849609572">
                  <w:marLeft w:val="0"/>
                  <w:marRight w:val="0"/>
                  <w:marTop w:val="0"/>
                  <w:marBottom w:val="0"/>
                  <w:divBdr>
                    <w:top w:val="single" w:sz="2" w:space="1" w:color="FFFFFF"/>
                    <w:left w:val="single" w:sz="2" w:space="11" w:color="FFFFFF"/>
                    <w:bottom w:val="single" w:sz="2" w:space="1" w:color="FFFFFF"/>
                    <w:right w:val="single" w:sz="2" w:space="4" w:color="FFFFFF"/>
                  </w:divBdr>
                  <w:divsChild>
                    <w:div w:id="166791503">
                      <w:marLeft w:val="0"/>
                      <w:marRight w:val="0"/>
                      <w:marTop w:val="0"/>
                      <w:marBottom w:val="0"/>
                      <w:divBdr>
                        <w:top w:val="none" w:sz="0" w:space="0" w:color="auto"/>
                        <w:left w:val="none" w:sz="0" w:space="0" w:color="auto"/>
                        <w:bottom w:val="none" w:sz="0" w:space="0" w:color="auto"/>
                        <w:right w:val="none" w:sz="0" w:space="0" w:color="auto"/>
                      </w:divBdr>
                    </w:div>
                  </w:divsChild>
                </w:div>
                <w:div w:id="1546720757">
                  <w:marLeft w:val="0"/>
                  <w:marRight w:val="0"/>
                  <w:marTop w:val="0"/>
                  <w:marBottom w:val="0"/>
                  <w:divBdr>
                    <w:top w:val="single" w:sz="2" w:space="1" w:color="FFFFFF"/>
                    <w:left w:val="single" w:sz="2" w:space="11" w:color="FFFFFF"/>
                    <w:bottom w:val="single" w:sz="2" w:space="1" w:color="FFFFFF"/>
                    <w:right w:val="single" w:sz="2" w:space="4" w:color="FFFFFF"/>
                  </w:divBdr>
                  <w:divsChild>
                    <w:div w:id="576089532">
                      <w:marLeft w:val="0"/>
                      <w:marRight w:val="0"/>
                      <w:marTop w:val="0"/>
                      <w:marBottom w:val="0"/>
                      <w:divBdr>
                        <w:top w:val="none" w:sz="0" w:space="0" w:color="auto"/>
                        <w:left w:val="none" w:sz="0" w:space="0" w:color="auto"/>
                        <w:bottom w:val="none" w:sz="0" w:space="0" w:color="auto"/>
                        <w:right w:val="none" w:sz="0" w:space="0" w:color="auto"/>
                      </w:divBdr>
                    </w:div>
                  </w:divsChild>
                </w:div>
                <w:div w:id="1338464470">
                  <w:marLeft w:val="0"/>
                  <w:marRight w:val="0"/>
                  <w:marTop w:val="0"/>
                  <w:marBottom w:val="0"/>
                  <w:divBdr>
                    <w:top w:val="single" w:sz="2" w:space="1" w:color="FFFFFF"/>
                    <w:left w:val="single" w:sz="2" w:space="11" w:color="FFFFFF"/>
                    <w:bottom w:val="single" w:sz="2" w:space="1" w:color="FFFFFF"/>
                    <w:right w:val="single" w:sz="2" w:space="4" w:color="FFFFFF"/>
                  </w:divBdr>
                  <w:divsChild>
                    <w:div w:id="1507404251">
                      <w:marLeft w:val="0"/>
                      <w:marRight w:val="0"/>
                      <w:marTop w:val="0"/>
                      <w:marBottom w:val="0"/>
                      <w:divBdr>
                        <w:top w:val="none" w:sz="0" w:space="0" w:color="auto"/>
                        <w:left w:val="none" w:sz="0" w:space="0" w:color="auto"/>
                        <w:bottom w:val="none" w:sz="0" w:space="0" w:color="auto"/>
                        <w:right w:val="none" w:sz="0" w:space="0" w:color="auto"/>
                      </w:divBdr>
                    </w:div>
                  </w:divsChild>
                </w:div>
                <w:div w:id="701246614">
                  <w:marLeft w:val="0"/>
                  <w:marRight w:val="0"/>
                  <w:marTop w:val="0"/>
                  <w:marBottom w:val="0"/>
                  <w:divBdr>
                    <w:top w:val="single" w:sz="2" w:space="1" w:color="FFFFFF"/>
                    <w:left w:val="single" w:sz="2" w:space="11" w:color="FFFFFF"/>
                    <w:bottom w:val="single" w:sz="2" w:space="1" w:color="FFFFFF"/>
                    <w:right w:val="single" w:sz="2" w:space="4" w:color="FFFFFF"/>
                  </w:divBdr>
                  <w:divsChild>
                    <w:div w:id="738285578">
                      <w:marLeft w:val="0"/>
                      <w:marRight w:val="0"/>
                      <w:marTop w:val="0"/>
                      <w:marBottom w:val="0"/>
                      <w:divBdr>
                        <w:top w:val="none" w:sz="0" w:space="0" w:color="auto"/>
                        <w:left w:val="none" w:sz="0" w:space="0" w:color="auto"/>
                        <w:bottom w:val="none" w:sz="0" w:space="0" w:color="auto"/>
                        <w:right w:val="none" w:sz="0" w:space="0" w:color="auto"/>
                      </w:divBdr>
                    </w:div>
                  </w:divsChild>
                </w:div>
                <w:div w:id="1144155346">
                  <w:marLeft w:val="0"/>
                  <w:marRight w:val="0"/>
                  <w:marTop w:val="0"/>
                  <w:marBottom w:val="0"/>
                  <w:divBdr>
                    <w:top w:val="single" w:sz="2" w:space="1" w:color="FFFFFF"/>
                    <w:left w:val="single" w:sz="2" w:space="11" w:color="FFFFFF"/>
                    <w:bottom w:val="single" w:sz="2" w:space="1" w:color="FFFFFF"/>
                    <w:right w:val="single" w:sz="2" w:space="4" w:color="FFFFFF"/>
                  </w:divBdr>
                  <w:divsChild>
                    <w:div w:id="187915489">
                      <w:marLeft w:val="0"/>
                      <w:marRight w:val="0"/>
                      <w:marTop w:val="0"/>
                      <w:marBottom w:val="0"/>
                      <w:divBdr>
                        <w:top w:val="none" w:sz="0" w:space="0" w:color="auto"/>
                        <w:left w:val="none" w:sz="0" w:space="0" w:color="auto"/>
                        <w:bottom w:val="none" w:sz="0" w:space="0" w:color="auto"/>
                        <w:right w:val="none" w:sz="0" w:space="0" w:color="auto"/>
                      </w:divBdr>
                    </w:div>
                  </w:divsChild>
                </w:div>
                <w:div w:id="89132594">
                  <w:marLeft w:val="0"/>
                  <w:marRight w:val="0"/>
                  <w:marTop w:val="0"/>
                  <w:marBottom w:val="0"/>
                  <w:divBdr>
                    <w:top w:val="single" w:sz="2" w:space="1" w:color="FFFFFF"/>
                    <w:left w:val="single" w:sz="2" w:space="11" w:color="FFFFFF"/>
                    <w:bottom w:val="single" w:sz="2" w:space="1" w:color="FFFFFF"/>
                    <w:right w:val="single" w:sz="2" w:space="4" w:color="FFFFFF"/>
                  </w:divBdr>
                  <w:divsChild>
                    <w:div w:id="1355768042">
                      <w:marLeft w:val="0"/>
                      <w:marRight w:val="0"/>
                      <w:marTop w:val="0"/>
                      <w:marBottom w:val="0"/>
                      <w:divBdr>
                        <w:top w:val="none" w:sz="0" w:space="0" w:color="auto"/>
                        <w:left w:val="none" w:sz="0" w:space="0" w:color="auto"/>
                        <w:bottom w:val="none" w:sz="0" w:space="0" w:color="auto"/>
                        <w:right w:val="none" w:sz="0" w:space="0" w:color="auto"/>
                      </w:divBdr>
                    </w:div>
                  </w:divsChild>
                </w:div>
                <w:div w:id="97992955">
                  <w:marLeft w:val="0"/>
                  <w:marRight w:val="0"/>
                  <w:marTop w:val="0"/>
                  <w:marBottom w:val="0"/>
                  <w:divBdr>
                    <w:top w:val="single" w:sz="2" w:space="1" w:color="FFFFFF"/>
                    <w:left w:val="single" w:sz="2" w:space="11" w:color="FFFFFF"/>
                    <w:bottom w:val="single" w:sz="2" w:space="1" w:color="FFFFFF"/>
                    <w:right w:val="single" w:sz="2" w:space="4" w:color="FFFFFF"/>
                  </w:divBdr>
                  <w:divsChild>
                    <w:div w:id="704216960">
                      <w:marLeft w:val="0"/>
                      <w:marRight w:val="0"/>
                      <w:marTop w:val="0"/>
                      <w:marBottom w:val="0"/>
                      <w:divBdr>
                        <w:top w:val="none" w:sz="0" w:space="0" w:color="auto"/>
                        <w:left w:val="none" w:sz="0" w:space="0" w:color="auto"/>
                        <w:bottom w:val="none" w:sz="0" w:space="0" w:color="auto"/>
                        <w:right w:val="none" w:sz="0" w:space="0" w:color="auto"/>
                      </w:divBdr>
                    </w:div>
                  </w:divsChild>
                </w:div>
                <w:div w:id="858351060">
                  <w:marLeft w:val="0"/>
                  <w:marRight w:val="0"/>
                  <w:marTop w:val="0"/>
                  <w:marBottom w:val="0"/>
                  <w:divBdr>
                    <w:top w:val="single" w:sz="2" w:space="1" w:color="FFFFFF"/>
                    <w:left w:val="single" w:sz="2" w:space="11" w:color="FFFFFF"/>
                    <w:bottom w:val="single" w:sz="2" w:space="1" w:color="FFFFFF"/>
                    <w:right w:val="single" w:sz="2" w:space="4" w:color="FFFFFF"/>
                  </w:divBdr>
                  <w:divsChild>
                    <w:div w:id="1919319624">
                      <w:marLeft w:val="0"/>
                      <w:marRight w:val="0"/>
                      <w:marTop w:val="0"/>
                      <w:marBottom w:val="0"/>
                      <w:divBdr>
                        <w:top w:val="none" w:sz="0" w:space="0" w:color="auto"/>
                        <w:left w:val="none" w:sz="0" w:space="0" w:color="auto"/>
                        <w:bottom w:val="none" w:sz="0" w:space="0" w:color="auto"/>
                        <w:right w:val="none" w:sz="0" w:space="0" w:color="auto"/>
                      </w:divBdr>
                    </w:div>
                  </w:divsChild>
                </w:div>
                <w:div w:id="2075351311">
                  <w:marLeft w:val="0"/>
                  <w:marRight w:val="0"/>
                  <w:marTop w:val="0"/>
                  <w:marBottom w:val="0"/>
                  <w:divBdr>
                    <w:top w:val="single" w:sz="2" w:space="1" w:color="FFFFFF"/>
                    <w:left w:val="single" w:sz="2" w:space="11" w:color="FFFFFF"/>
                    <w:bottom w:val="single" w:sz="2" w:space="1" w:color="FFFFFF"/>
                    <w:right w:val="single" w:sz="2" w:space="4" w:color="FFFFFF"/>
                  </w:divBdr>
                  <w:divsChild>
                    <w:div w:id="188029680">
                      <w:marLeft w:val="0"/>
                      <w:marRight w:val="0"/>
                      <w:marTop w:val="0"/>
                      <w:marBottom w:val="0"/>
                      <w:divBdr>
                        <w:top w:val="none" w:sz="0" w:space="0" w:color="auto"/>
                        <w:left w:val="none" w:sz="0" w:space="0" w:color="auto"/>
                        <w:bottom w:val="none" w:sz="0" w:space="0" w:color="auto"/>
                        <w:right w:val="none" w:sz="0" w:space="0" w:color="auto"/>
                      </w:divBdr>
                    </w:div>
                  </w:divsChild>
                </w:div>
                <w:div w:id="1917277975">
                  <w:marLeft w:val="0"/>
                  <w:marRight w:val="0"/>
                  <w:marTop w:val="0"/>
                  <w:marBottom w:val="0"/>
                  <w:divBdr>
                    <w:top w:val="single" w:sz="2" w:space="1" w:color="FFFFFF"/>
                    <w:left w:val="single" w:sz="2" w:space="11" w:color="FFFFFF"/>
                    <w:bottom w:val="single" w:sz="2" w:space="4" w:color="FFFFFF"/>
                    <w:right w:val="single" w:sz="2" w:space="4" w:color="FFFFFF"/>
                  </w:divBdr>
                  <w:divsChild>
                    <w:div w:id="11605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002577">
          <w:marLeft w:val="0"/>
          <w:marRight w:val="0"/>
          <w:marTop w:val="0"/>
          <w:marBottom w:val="300"/>
          <w:divBdr>
            <w:top w:val="none" w:sz="0" w:space="0" w:color="auto"/>
            <w:left w:val="none" w:sz="0" w:space="0" w:color="auto"/>
            <w:bottom w:val="none" w:sz="0" w:space="0" w:color="auto"/>
            <w:right w:val="none" w:sz="0" w:space="0" w:color="auto"/>
          </w:divBdr>
          <w:divsChild>
            <w:div w:id="995299813">
              <w:marLeft w:val="0"/>
              <w:marRight w:val="0"/>
              <w:marTop w:val="0"/>
              <w:marBottom w:val="0"/>
              <w:divBdr>
                <w:top w:val="none" w:sz="0" w:space="0" w:color="auto"/>
                <w:left w:val="none" w:sz="0" w:space="0" w:color="auto"/>
                <w:bottom w:val="none" w:sz="0" w:space="0" w:color="auto"/>
                <w:right w:val="none" w:sz="0" w:space="0" w:color="auto"/>
              </w:divBdr>
              <w:divsChild>
                <w:div w:id="1772624963">
                  <w:marLeft w:val="0"/>
                  <w:marRight w:val="0"/>
                  <w:marTop w:val="0"/>
                  <w:marBottom w:val="0"/>
                  <w:divBdr>
                    <w:top w:val="single" w:sz="2" w:space="4" w:color="FFFFFF"/>
                    <w:left w:val="single" w:sz="2" w:space="11" w:color="FFFFFF"/>
                    <w:bottom w:val="single" w:sz="2" w:space="1" w:color="FFFFFF"/>
                    <w:right w:val="single" w:sz="2" w:space="4" w:color="FFFFFF"/>
                  </w:divBdr>
                  <w:divsChild>
                    <w:div w:id="1327323619">
                      <w:marLeft w:val="0"/>
                      <w:marRight w:val="0"/>
                      <w:marTop w:val="0"/>
                      <w:marBottom w:val="0"/>
                      <w:divBdr>
                        <w:top w:val="none" w:sz="0" w:space="0" w:color="auto"/>
                        <w:left w:val="none" w:sz="0" w:space="0" w:color="auto"/>
                        <w:bottom w:val="none" w:sz="0" w:space="0" w:color="auto"/>
                        <w:right w:val="none" w:sz="0" w:space="0" w:color="auto"/>
                      </w:divBdr>
                    </w:div>
                  </w:divsChild>
                </w:div>
                <w:div w:id="1916624095">
                  <w:marLeft w:val="0"/>
                  <w:marRight w:val="0"/>
                  <w:marTop w:val="0"/>
                  <w:marBottom w:val="0"/>
                  <w:divBdr>
                    <w:top w:val="single" w:sz="2" w:space="1" w:color="FFFFFF"/>
                    <w:left w:val="single" w:sz="2" w:space="11" w:color="FFFFFF"/>
                    <w:bottom w:val="single" w:sz="2" w:space="1" w:color="FFFFFF"/>
                    <w:right w:val="single" w:sz="2" w:space="4" w:color="FFFFFF"/>
                  </w:divBdr>
                  <w:divsChild>
                    <w:div w:id="1048340146">
                      <w:marLeft w:val="0"/>
                      <w:marRight w:val="0"/>
                      <w:marTop w:val="0"/>
                      <w:marBottom w:val="0"/>
                      <w:divBdr>
                        <w:top w:val="none" w:sz="0" w:space="0" w:color="auto"/>
                        <w:left w:val="none" w:sz="0" w:space="0" w:color="auto"/>
                        <w:bottom w:val="none" w:sz="0" w:space="0" w:color="auto"/>
                        <w:right w:val="none" w:sz="0" w:space="0" w:color="auto"/>
                      </w:divBdr>
                    </w:div>
                  </w:divsChild>
                </w:div>
                <w:div w:id="1763069655">
                  <w:marLeft w:val="0"/>
                  <w:marRight w:val="0"/>
                  <w:marTop w:val="0"/>
                  <w:marBottom w:val="0"/>
                  <w:divBdr>
                    <w:top w:val="single" w:sz="2" w:space="1" w:color="FFFFFF"/>
                    <w:left w:val="single" w:sz="2" w:space="11" w:color="FFFFFF"/>
                    <w:bottom w:val="single" w:sz="2" w:space="1" w:color="FFFFFF"/>
                    <w:right w:val="single" w:sz="2" w:space="4" w:color="FFFFFF"/>
                  </w:divBdr>
                  <w:divsChild>
                    <w:div w:id="2120028157">
                      <w:marLeft w:val="0"/>
                      <w:marRight w:val="0"/>
                      <w:marTop w:val="0"/>
                      <w:marBottom w:val="0"/>
                      <w:divBdr>
                        <w:top w:val="none" w:sz="0" w:space="0" w:color="auto"/>
                        <w:left w:val="none" w:sz="0" w:space="0" w:color="auto"/>
                        <w:bottom w:val="none" w:sz="0" w:space="0" w:color="auto"/>
                        <w:right w:val="none" w:sz="0" w:space="0" w:color="auto"/>
                      </w:divBdr>
                    </w:div>
                  </w:divsChild>
                </w:div>
                <w:div w:id="839734136">
                  <w:marLeft w:val="0"/>
                  <w:marRight w:val="0"/>
                  <w:marTop w:val="0"/>
                  <w:marBottom w:val="0"/>
                  <w:divBdr>
                    <w:top w:val="single" w:sz="2" w:space="1" w:color="FFFFFF"/>
                    <w:left w:val="single" w:sz="2" w:space="11" w:color="FFFFFF"/>
                    <w:bottom w:val="single" w:sz="2" w:space="1" w:color="FFFFFF"/>
                    <w:right w:val="single" w:sz="2" w:space="4" w:color="FFFFFF"/>
                  </w:divBdr>
                  <w:divsChild>
                    <w:div w:id="495998139">
                      <w:marLeft w:val="0"/>
                      <w:marRight w:val="0"/>
                      <w:marTop w:val="0"/>
                      <w:marBottom w:val="0"/>
                      <w:divBdr>
                        <w:top w:val="none" w:sz="0" w:space="0" w:color="auto"/>
                        <w:left w:val="none" w:sz="0" w:space="0" w:color="auto"/>
                        <w:bottom w:val="none" w:sz="0" w:space="0" w:color="auto"/>
                        <w:right w:val="none" w:sz="0" w:space="0" w:color="auto"/>
                      </w:divBdr>
                    </w:div>
                  </w:divsChild>
                </w:div>
                <w:div w:id="100220942">
                  <w:marLeft w:val="0"/>
                  <w:marRight w:val="0"/>
                  <w:marTop w:val="0"/>
                  <w:marBottom w:val="0"/>
                  <w:divBdr>
                    <w:top w:val="single" w:sz="2" w:space="1" w:color="FFFFFF"/>
                    <w:left w:val="single" w:sz="2" w:space="11" w:color="FFFFFF"/>
                    <w:bottom w:val="single" w:sz="2" w:space="1" w:color="FFFFFF"/>
                    <w:right w:val="single" w:sz="2" w:space="4" w:color="FFFFFF"/>
                  </w:divBdr>
                  <w:divsChild>
                    <w:div w:id="977880853">
                      <w:marLeft w:val="0"/>
                      <w:marRight w:val="0"/>
                      <w:marTop w:val="0"/>
                      <w:marBottom w:val="0"/>
                      <w:divBdr>
                        <w:top w:val="none" w:sz="0" w:space="0" w:color="auto"/>
                        <w:left w:val="none" w:sz="0" w:space="0" w:color="auto"/>
                        <w:bottom w:val="none" w:sz="0" w:space="0" w:color="auto"/>
                        <w:right w:val="none" w:sz="0" w:space="0" w:color="auto"/>
                      </w:divBdr>
                    </w:div>
                  </w:divsChild>
                </w:div>
                <w:div w:id="764544050">
                  <w:marLeft w:val="0"/>
                  <w:marRight w:val="0"/>
                  <w:marTop w:val="0"/>
                  <w:marBottom w:val="0"/>
                  <w:divBdr>
                    <w:top w:val="single" w:sz="2" w:space="1" w:color="FFFFFF"/>
                    <w:left w:val="single" w:sz="2" w:space="11" w:color="FFFFFF"/>
                    <w:bottom w:val="single" w:sz="2" w:space="1" w:color="FFFFFF"/>
                    <w:right w:val="single" w:sz="2" w:space="4" w:color="FFFFFF"/>
                  </w:divBdr>
                  <w:divsChild>
                    <w:div w:id="1711877925">
                      <w:marLeft w:val="0"/>
                      <w:marRight w:val="0"/>
                      <w:marTop w:val="0"/>
                      <w:marBottom w:val="0"/>
                      <w:divBdr>
                        <w:top w:val="none" w:sz="0" w:space="0" w:color="auto"/>
                        <w:left w:val="none" w:sz="0" w:space="0" w:color="auto"/>
                        <w:bottom w:val="none" w:sz="0" w:space="0" w:color="auto"/>
                        <w:right w:val="none" w:sz="0" w:space="0" w:color="auto"/>
                      </w:divBdr>
                    </w:div>
                  </w:divsChild>
                </w:div>
                <w:div w:id="337077972">
                  <w:marLeft w:val="0"/>
                  <w:marRight w:val="0"/>
                  <w:marTop w:val="0"/>
                  <w:marBottom w:val="0"/>
                  <w:divBdr>
                    <w:top w:val="single" w:sz="2" w:space="1" w:color="FFFFFF"/>
                    <w:left w:val="single" w:sz="2" w:space="11" w:color="FFFFFF"/>
                    <w:bottom w:val="single" w:sz="2" w:space="1" w:color="FFFFFF"/>
                    <w:right w:val="single" w:sz="2" w:space="4" w:color="FFFFFF"/>
                  </w:divBdr>
                  <w:divsChild>
                    <w:div w:id="1874422735">
                      <w:marLeft w:val="0"/>
                      <w:marRight w:val="0"/>
                      <w:marTop w:val="0"/>
                      <w:marBottom w:val="0"/>
                      <w:divBdr>
                        <w:top w:val="none" w:sz="0" w:space="0" w:color="auto"/>
                        <w:left w:val="none" w:sz="0" w:space="0" w:color="auto"/>
                        <w:bottom w:val="none" w:sz="0" w:space="0" w:color="auto"/>
                        <w:right w:val="none" w:sz="0" w:space="0" w:color="auto"/>
                      </w:divBdr>
                    </w:div>
                  </w:divsChild>
                </w:div>
                <w:div w:id="2078893073">
                  <w:marLeft w:val="0"/>
                  <w:marRight w:val="0"/>
                  <w:marTop w:val="0"/>
                  <w:marBottom w:val="0"/>
                  <w:divBdr>
                    <w:top w:val="single" w:sz="2" w:space="1" w:color="FFFFFF"/>
                    <w:left w:val="single" w:sz="2" w:space="11" w:color="FFFFFF"/>
                    <w:bottom w:val="single" w:sz="2" w:space="1" w:color="FFFFFF"/>
                    <w:right w:val="single" w:sz="2" w:space="4" w:color="FFFFFF"/>
                  </w:divBdr>
                  <w:divsChild>
                    <w:div w:id="1823618612">
                      <w:marLeft w:val="0"/>
                      <w:marRight w:val="0"/>
                      <w:marTop w:val="0"/>
                      <w:marBottom w:val="0"/>
                      <w:divBdr>
                        <w:top w:val="none" w:sz="0" w:space="0" w:color="auto"/>
                        <w:left w:val="none" w:sz="0" w:space="0" w:color="auto"/>
                        <w:bottom w:val="none" w:sz="0" w:space="0" w:color="auto"/>
                        <w:right w:val="none" w:sz="0" w:space="0" w:color="auto"/>
                      </w:divBdr>
                    </w:div>
                  </w:divsChild>
                </w:div>
                <w:div w:id="616833917">
                  <w:marLeft w:val="0"/>
                  <w:marRight w:val="0"/>
                  <w:marTop w:val="0"/>
                  <w:marBottom w:val="0"/>
                  <w:divBdr>
                    <w:top w:val="single" w:sz="2" w:space="1" w:color="FFFFFF"/>
                    <w:left w:val="single" w:sz="2" w:space="11" w:color="FFFFFF"/>
                    <w:bottom w:val="single" w:sz="2" w:space="1" w:color="FFFFFF"/>
                    <w:right w:val="single" w:sz="2" w:space="4" w:color="FFFFFF"/>
                  </w:divBdr>
                  <w:divsChild>
                    <w:div w:id="163132350">
                      <w:marLeft w:val="0"/>
                      <w:marRight w:val="0"/>
                      <w:marTop w:val="0"/>
                      <w:marBottom w:val="0"/>
                      <w:divBdr>
                        <w:top w:val="none" w:sz="0" w:space="0" w:color="auto"/>
                        <w:left w:val="none" w:sz="0" w:space="0" w:color="auto"/>
                        <w:bottom w:val="none" w:sz="0" w:space="0" w:color="auto"/>
                        <w:right w:val="none" w:sz="0" w:space="0" w:color="auto"/>
                      </w:divBdr>
                    </w:div>
                  </w:divsChild>
                </w:div>
                <w:div w:id="1496921906">
                  <w:marLeft w:val="0"/>
                  <w:marRight w:val="0"/>
                  <w:marTop w:val="0"/>
                  <w:marBottom w:val="0"/>
                  <w:divBdr>
                    <w:top w:val="single" w:sz="2" w:space="1" w:color="FFFFFF"/>
                    <w:left w:val="single" w:sz="2" w:space="11" w:color="FFFFFF"/>
                    <w:bottom w:val="single" w:sz="2" w:space="1" w:color="FFFFFF"/>
                    <w:right w:val="single" w:sz="2" w:space="4" w:color="FFFFFF"/>
                  </w:divBdr>
                  <w:divsChild>
                    <w:div w:id="362950008">
                      <w:marLeft w:val="0"/>
                      <w:marRight w:val="0"/>
                      <w:marTop w:val="0"/>
                      <w:marBottom w:val="0"/>
                      <w:divBdr>
                        <w:top w:val="none" w:sz="0" w:space="0" w:color="auto"/>
                        <w:left w:val="none" w:sz="0" w:space="0" w:color="auto"/>
                        <w:bottom w:val="none" w:sz="0" w:space="0" w:color="auto"/>
                        <w:right w:val="none" w:sz="0" w:space="0" w:color="auto"/>
                      </w:divBdr>
                    </w:div>
                  </w:divsChild>
                </w:div>
                <w:div w:id="336620683">
                  <w:marLeft w:val="0"/>
                  <w:marRight w:val="0"/>
                  <w:marTop w:val="0"/>
                  <w:marBottom w:val="0"/>
                  <w:divBdr>
                    <w:top w:val="single" w:sz="2" w:space="1" w:color="FFFFFF"/>
                    <w:left w:val="single" w:sz="2" w:space="11" w:color="FFFFFF"/>
                    <w:bottom w:val="single" w:sz="2" w:space="4" w:color="FFFFFF"/>
                    <w:right w:val="single" w:sz="2" w:space="4" w:color="FFFFFF"/>
                  </w:divBdr>
                  <w:divsChild>
                    <w:div w:id="56880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603873">
      <w:bodyDiv w:val="1"/>
      <w:marLeft w:val="0"/>
      <w:marRight w:val="0"/>
      <w:marTop w:val="0"/>
      <w:marBottom w:val="0"/>
      <w:divBdr>
        <w:top w:val="none" w:sz="0" w:space="0" w:color="auto"/>
        <w:left w:val="none" w:sz="0" w:space="0" w:color="auto"/>
        <w:bottom w:val="none" w:sz="0" w:space="0" w:color="auto"/>
        <w:right w:val="none" w:sz="0" w:space="0" w:color="auto"/>
      </w:divBdr>
      <w:divsChild>
        <w:div w:id="1342855639">
          <w:marLeft w:val="0"/>
          <w:marRight w:val="0"/>
          <w:marTop w:val="0"/>
          <w:marBottom w:val="0"/>
          <w:divBdr>
            <w:top w:val="none" w:sz="0" w:space="0" w:color="auto"/>
            <w:left w:val="none" w:sz="0" w:space="0" w:color="auto"/>
            <w:bottom w:val="none" w:sz="0" w:space="0" w:color="auto"/>
            <w:right w:val="none" w:sz="0" w:space="0" w:color="auto"/>
          </w:divBdr>
        </w:div>
        <w:div w:id="1369376677">
          <w:marLeft w:val="0"/>
          <w:marRight w:val="0"/>
          <w:marTop w:val="0"/>
          <w:marBottom w:val="300"/>
          <w:divBdr>
            <w:top w:val="none" w:sz="0" w:space="0" w:color="auto"/>
            <w:left w:val="none" w:sz="0" w:space="0" w:color="auto"/>
            <w:bottom w:val="none" w:sz="0" w:space="0" w:color="auto"/>
            <w:right w:val="none" w:sz="0" w:space="0" w:color="auto"/>
          </w:divBdr>
          <w:divsChild>
            <w:div w:id="618681622">
              <w:marLeft w:val="0"/>
              <w:marRight w:val="0"/>
              <w:marTop w:val="0"/>
              <w:marBottom w:val="0"/>
              <w:divBdr>
                <w:top w:val="none" w:sz="0" w:space="0" w:color="auto"/>
                <w:left w:val="none" w:sz="0" w:space="0" w:color="auto"/>
                <w:bottom w:val="none" w:sz="0" w:space="0" w:color="auto"/>
                <w:right w:val="none" w:sz="0" w:space="0" w:color="auto"/>
              </w:divBdr>
              <w:divsChild>
                <w:div w:id="894662121">
                  <w:marLeft w:val="0"/>
                  <w:marRight w:val="0"/>
                  <w:marTop w:val="0"/>
                  <w:marBottom w:val="0"/>
                  <w:divBdr>
                    <w:top w:val="single" w:sz="2" w:space="4" w:color="FFFFFF"/>
                    <w:left w:val="single" w:sz="2" w:space="11" w:color="FFFFFF"/>
                    <w:bottom w:val="single" w:sz="2" w:space="1" w:color="FFFFFF"/>
                    <w:right w:val="single" w:sz="2" w:space="4" w:color="FFFFFF"/>
                  </w:divBdr>
                  <w:divsChild>
                    <w:div w:id="990403475">
                      <w:marLeft w:val="0"/>
                      <w:marRight w:val="0"/>
                      <w:marTop w:val="0"/>
                      <w:marBottom w:val="0"/>
                      <w:divBdr>
                        <w:top w:val="none" w:sz="0" w:space="0" w:color="auto"/>
                        <w:left w:val="none" w:sz="0" w:space="0" w:color="auto"/>
                        <w:bottom w:val="none" w:sz="0" w:space="0" w:color="auto"/>
                        <w:right w:val="none" w:sz="0" w:space="0" w:color="auto"/>
                      </w:divBdr>
                    </w:div>
                  </w:divsChild>
                </w:div>
                <w:div w:id="1585531570">
                  <w:marLeft w:val="0"/>
                  <w:marRight w:val="0"/>
                  <w:marTop w:val="0"/>
                  <w:marBottom w:val="0"/>
                  <w:divBdr>
                    <w:top w:val="single" w:sz="2" w:space="1" w:color="FFFFFF"/>
                    <w:left w:val="single" w:sz="2" w:space="11" w:color="FFFFFF"/>
                    <w:bottom w:val="single" w:sz="2" w:space="1" w:color="FFFFFF"/>
                    <w:right w:val="single" w:sz="2" w:space="4" w:color="FFFFFF"/>
                  </w:divBdr>
                  <w:divsChild>
                    <w:div w:id="691565085">
                      <w:marLeft w:val="0"/>
                      <w:marRight w:val="0"/>
                      <w:marTop w:val="0"/>
                      <w:marBottom w:val="0"/>
                      <w:divBdr>
                        <w:top w:val="none" w:sz="0" w:space="0" w:color="auto"/>
                        <w:left w:val="none" w:sz="0" w:space="0" w:color="auto"/>
                        <w:bottom w:val="none" w:sz="0" w:space="0" w:color="auto"/>
                        <w:right w:val="none" w:sz="0" w:space="0" w:color="auto"/>
                      </w:divBdr>
                    </w:div>
                  </w:divsChild>
                </w:div>
                <w:div w:id="240414768">
                  <w:marLeft w:val="0"/>
                  <w:marRight w:val="0"/>
                  <w:marTop w:val="0"/>
                  <w:marBottom w:val="0"/>
                  <w:divBdr>
                    <w:top w:val="single" w:sz="2" w:space="1" w:color="FFFFFF"/>
                    <w:left w:val="single" w:sz="2" w:space="11" w:color="FFFFFF"/>
                    <w:bottom w:val="single" w:sz="2" w:space="1" w:color="FFFFFF"/>
                    <w:right w:val="single" w:sz="2" w:space="4" w:color="FFFFFF"/>
                  </w:divBdr>
                  <w:divsChild>
                    <w:div w:id="542131959">
                      <w:marLeft w:val="0"/>
                      <w:marRight w:val="0"/>
                      <w:marTop w:val="0"/>
                      <w:marBottom w:val="0"/>
                      <w:divBdr>
                        <w:top w:val="none" w:sz="0" w:space="0" w:color="auto"/>
                        <w:left w:val="none" w:sz="0" w:space="0" w:color="auto"/>
                        <w:bottom w:val="none" w:sz="0" w:space="0" w:color="auto"/>
                        <w:right w:val="none" w:sz="0" w:space="0" w:color="auto"/>
                      </w:divBdr>
                    </w:div>
                  </w:divsChild>
                </w:div>
                <w:div w:id="2087992178">
                  <w:marLeft w:val="0"/>
                  <w:marRight w:val="0"/>
                  <w:marTop w:val="0"/>
                  <w:marBottom w:val="0"/>
                  <w:divBdr>
                    <w:top w:val="single" w:sz="2" w:space="1" w:color="FFFFFF"/>
                    <w:left w:val="single" w:sz="2" w:space="11" w:color="FFFFFF"/>
                    <w:bottom w:val="single" w:sz="2" w:space="1" w:color="FFFFFF"/>
                    <w:right w:val="single" w:sz="2" w:space="4" w:color="FFFFFF"/>
                  </w:divBdr>
                  <w:divsChild>
                    <w:div w:id="369763751">
                      <w:marLeft w:val="0"/>
                      <w:marRight w:val="0"/>
                      <w:marTop w:val="0"/>
                      <w:marBottom w:val="0"/>
                      <w:divBdr>
                        <w:top w:val="none" w:sz="0" w:space="0" w:color="auto"/>
                        <w:left w:val="none" w:sz="0" w:space="0" w:color="auto"/>
                        <w:bottom w:val="none" w:sz="0" w:space="0" w:color="auto"/>
                        <w:right w:val="none" w:sz="0" w:space="0" w:color="auto"/>
                      </w:divBdr>
                    </w:div>
                  </w:divsChild>
                </w:div>
                <w:div w:id="1176263093">
                  <w:marLeft w:val="0"/>
                  <w:marRight w:val="0"/>
                  <w:marTop w:val="0"/>
                  <w:marBottom w:val="0"/>
                  <w:divBdr>
                    <w:top w:val="single" w:sz="2" w:space="1" w:color="FFFFFF"/>
                    <w:left w:val="single" w:sz="2" w:space="11" w:color="FFFFFF"/>
                    <w:bottom w:val="single" w:sz="2" w:space="1" w:color="FFFFFF"/>
                    <w:right w:val="single" w:sz="2" w:space="4" w:color="FFFFFF"/>
                  </w:divBdr>
                  <w:divsChild>
                    <w:div w:id="624509902">
                      <w:marLeft w:val="0"/>
                      <w:marRight w:val="0"/>
                      <w:marTop w:val="0"/>
                      <w:marBottom w:val="0"/>
                      <w:divBdr>
                        <w:top w:val="none" w:sz="0" w:space="0" w:color="auto"/>
                        <w:left w:val="none" w:sz="0" w:space="0" w:color="auto"/>
                        <w:bottom w:val="none" w:sz="0" w:space="0" w:color="auto"/>
                        <w:right w:val="none" w:sz="0" w:space="0" w:color="auto"/>
                      </w:divBdr>
                    </w:div>
                  </w:divsChild>
                </w:div>
                <w:div w:id="1232304017">
                  <w:marLeft w:val="0"/>
                  <w:marRight w:val="0"/>
                  <w:marTop w:val="0"/>
                  <w:marBottom w:val="0"/>
                  <w:divBdr>
                    <w:top w:val="single" w:sz="2" w:space="1" w:color="FFFFFF"/>
                    <w:left w:val="single" w:sz="2" w:space="11" w:color="FFFFFF"/>
                    <w:bottom w:val="single" w:sz="2" w:space="4" w:color="FFFFFF"/>
                    <w:right w:val="single" w:sz="2" w:space="4" w:color="FFFFFF"/>
                  </w:divBdr>
                  <w:divsChild>
                    <w:div w:id="43398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922412">
          <w:marLeft w:val="0"/>
          <w:marRight w:val="0"/>
          <w:marTop w:val="0"/>
          <w:marBottom w:val="300"/>
          <w:divBdr>
            <w:top w:val="none" w:sz="0" w:space="0" w:color="auto"/>
            <w:left w:val="none" w:sz="0" w:space="0" w:color="auto"/>
            <w:bottom w:val="none" w:sz="0" w:space="0" w:color="auto"/>
            <w:right w:val="none" w:sz="0" w:space="0" w:color="auto"/>
          </w:divBdr>
          <w:divsChild>
            <w:div w:id="1283264594">
              <w:marLeft w:val="0"/>
              <w:marRight w:val="0"/>
              <w:marTop w:val="0"/>
              <w:marBottom w:val="0"/>
              <w:divBdr>
                <w:top w:val="none" w:sz="0" w:space="0" w:color="auto"/>
                <w:left w:val="none" w:sz="0" w:space="0" w:color="auto"/>
                <w:bottom w:val="none" w:sz="0" w:space="0" w:color="auto"/>
                <w:right w:val="none" w:sz="0" w:space="0" w:color="auto"/>
              </w:divBdr>
              <w:divsChild>
                <w:div w:id="244537795">
                  <w:marLeft w:val="0"/>
                  <w:marRight w:val="0"/>
                  <w:marTop w:val="0"/>
                  <w:marBottom w:val="0"/>
                  <w:divBdr>
                    <w:top w:val="single" w:sz="2" w:space="4" w:color="FFFFFF"/>
                    <w:left w:val="single" w:sz="2" w:space="11" w:color="FFFFFF"/>
                    <w:bottom w:val="single" w:sz="2" w:space="1" w:color="FFFFFF"/>
                    <w:right w:val="single" w:sz="2" w:space="4" w:color="FFFFFF"/>
                  </w:divBdr>
                  <w:divsChild>
                    <w:div w:id="1530216232">
                      <w:marLeft w:val="0"/>
                      <w:marRight w:val="0"/>
                      <w:marTop w:val="0"/>
                      <w:marBottom w:val="0"/>
                      <w:divBdr>
                        <w:top w:val="none" w:sz="0" w:space="0" w:color="auto"/>
                        <w:left w:val="none" w:sz="0" w:space="0" w:color="auto"/>
                        <w:bottom w:val="none" w:sz="0" w:space="0" w:color="auto"/>
                        <w:right w:val="none" w:sz="0" w:space="0" w:color="auto"/>
                      </w:divBdr>
                    </w:div>
                  </w:divsChild>
                </w:div>
                <w:div w:id="1266576456">
                  <w:marLeft w:val="0"/>
                  <w:marRight w:val="0"/>
                  <w:marTop w:val="0"/>
                  <w:marBottom w:val="0"/>
                  <w:divBdr>
                    <w:top w:val="single" w:sz="2" w:space="1" w:color="FFFFFF"/>
                    <w:left w:val="single" w:sz="2" w:space="11" w:color="FFFFFF"/>
                    <w:bottom w:val="single" w:sz="2" w:space="1" w:color="FFFFFF"/>
                    <w:right w:val="single" w:sz="2" w:space="4" w:color="FFFFFF"/>
                  </w:divBdr>
                  <w:divsChild>
                    <w:div w:id="721293825">
                      <w:marLeft w:val="0"/>
                      <w:marRight w:val="0"/>
                      <w:marTop w:val="0"/>
                      <w:marBottom w:val="0"/>
                      <w:divBdr>
                        <w:top w:val="none" w:sz="0" w:space="0" w:color="auto"/>
                        <w:left w:val="none" w:sz="0" w:space="0" w:color="auto"/>
                        <w:bottom w:val="none" w:sz="0" w:space="0" w:color="auto"/>
                        <w:right w:val="none" w:sz="0" w:space="0" w:color="auto"/>
                      </w:divBdr>
                    </w:div>
                  </w:divsChild>
                </w:div>
                <w:div w:id="1079213361">
                  <w:marLeft w:val="0"/>
                  <w:marRight w:val="0"/>
                  <w:marTop w:val="0"/>
                  <w:marBottom w:val="0"/>
                  <w:divBdr>
                    <w:top w:val="single" w:sz="2" w:space="1" w:color="FFFFFF"/>
                    <w:left w:val="single" w:sz="2" w:space="11" w:color="FFFFFF"/>
                    <w:bottom w:val="single" w:sz="2" w:space="1" w:color="FFFFFF"/>
                    <w:right w:val="single" w:sz="2" w:space="4" w:color="FFFFFF"/>
                  </w:divBdr>
                  <w:divsChild>
                    <w:div w:id="742334631">
                      <w:marLeft w:val="0"/>
                      <w:marRight w:val="0"/>
                      <w:marTop w:val="0"/>
                      <w:marBottom w:val="0"/>
                      <w:divBdr>
                        <w:top w:val="none" w:sz="0" w:space="0" w:color="auto"/>
                        <w:left w:val="none" w:sz="0" w:space="0" w:color="auto"/>
                        <w:bottom w:val="none" w:sz="0" w:space="0" w:color="auto"/>
                        <w:right w:val="none" w:sz="0" w:space="0" w:color="auto"/>
                      </w:divBdr>
                    </w:div>
                  </w:divsChild>
                </w:div>
                <w:div w:id="742799252">
                  <w:marLeft w:val="0"/>
                  <w:marRight w:val="0"/>
                  <w:marTop w:val="0"/>
                  <w:marBottom w:val="0"/>
                  <w:divBdr>
                    <w:top w:val="single" w:sz="2" w:space="1" w:color="FFFFFF"/>
                    <w:left w:val="single" w:sz="2" w:space="11" w:color="FFFFFF"/>
                    <w:bottom w:val="single" w:sz="2" w:space="1" w:color="FFFFFF"/>
                    <w:right w:val="single" w:sz="2" w:space="4" w:color="FFFFFF"/>
                  </w:divBdr>
                  <w:divsChild>
                    <w:div w:id="1649824301">
                      <w:marLeft w:val="0"/>
                      <w:marRight w:val="0"/>
                      <w:marTop w:val="0"/>
                      <w:marBottom w:val="0"/>
                      <w:divBdr>
                        <w:top w:val="none" w:sz="0" w:space="0" w:color="auto"/>
                        <w:left w:val="none" w:sz="0" w:space="0" w:color="auto"/>
                        <w:bottom w:val="none" w:sz="0" w:space="0" w:color="auto"/>
                        <w:right w:val="none" w:sz="0" w:space="0" w:color="auto"/>
                      </w:divBdr>
                    </w:div>
                  </w:divsChild>
                </w:div>
                <w:div w:id="2139831322">
                  <w:marLeft w:val="0"/>
                  <w:marRight w:val="0"/>
                  <w:marTop w:val="0"/>
                  <w:marBottom w:val="0"/>
                  <w:divBdr>
                    <w:top w:val="single" w:sz="2" w:space="1" w:color="FFFFFF"/>
                    <w:left w:val="single" w:sz="2" w:space="11" w:color="FFFFFF"/>
                    <w:bottom w:val="single" w:sz="2" w:space="1" w:color="FFFFFF"/>
                    <w:right w:val="single" w:sz="2" w:space="4" w:color="FFFFFF"/>
                  </w:divBdr>
                  <w:divsChild>
                    <w:div w:id="943003349">
                      <w:marLeft w:val="0"/>
                      <w:marRight w:val="0"/>
                      <w:marTop w:val="0"/>
                      <w:marBottom w:val="0"/>
                      <w:divBdr>
                        <w:top w:val="none" w:sz="0" w:space="0" w:color="auto"/>
                        <w:left w:val="none" w:sz="0" w:space="0" w:color="auto"/>
                        <w:bottom w:val="none" w:sz="0" w:space="0" w:color="auto"/>
                        <w:right w:val="none" w:sz="0" w:space="0" w:color="auto"/>
                      </w:divBdr>
                    </w:div>
                  </w:divsChild>
                </w:div>
                <w:div w:id="200482618">
                  <w:marLeft w:val="0"/>
                  <w:marRight w:val="0"/>
                  <w:marTop w:val="0"/>
                  <w:marBottom w:val="0"/>
                  <w:divBdr>
                    <w:top w:val="single" w:sz="2" w:space="1" w:color="FFFFFF"/>
                    <w:left w:val="single" w:sz="2" w:space="11" w:color="FFFFFF"/>
                    <w:bottom w:val="single" w:sz="2" w:space="1" w:color="FFFFFF"/>
                    <w:right w:val="single" w:sz="2" w:space="4" w:color="FFFFFF"/>
                  </w:divBdr>
                  <w:divsChild>
                    <w:div w:id="1018505903">
                      <w:marLeft w:val="0"/>
                      <w:marRight w:val="0"/>
                      <w:marTop w:val="0"/>
                      <w:marBottom w:val="0"/>
                      <w:divBdr>
                        <w:top w:val="none" w:sz="0" w:space="0" w:color="auto"/>
                        <w:left w:val="none" w:sz="0" w:space="0" w:color="auto"/>
                        <w:bottom w:val="none" w:sz="0" w:space="0" w:color="auto"/>
                        <w:right w:val="none" w:sz="0" w:space="0" w:color="auto"/>
                      </w:divBdr>
                    </w:div>
                  </w:divsChild>
                </w:div>
                <w:div w:id="2124378215">
                  <w:marLeft w:val="0"/>
                  <w:marRight w:val="0"/>
                  <w:marTop w:val="0"/>
                  <w:marBottom w:val="0"/>
                  <w:divBdr>
                    <w:top w:val="single" w:sz="2" w:space="1" w:color="FFFFFF"/>
                    <w:left w:val="single" w:sz="2" w:space="11" w:color="FFFFFF"/>
                    <w:bottom w:val="single" w:sz="2" w:space="1" w:color="FFFFFF"/>
                    <w:right w:val="single" w:sz="2" w:space="4" w:color="FFFFFF"/>
                  </w:divBdr>
                  <w:divsChild>
                    <w:div w:id="2110158229">
                      <w:marLeft w:val="0"/>
                      <w:marRight w:val="0"/>
                      <w:marTop w:val="0"/>
                      <w:marBottom w:val="0"/>
                      <w:divBdr>
                        <w:top w:val="none" w:sz="0" w:space="0" w:color="auto"/>
                        <w:left w:val="none" w:sz="0" w:space="0" w:color="auto"/>
                        <w:bottom w:val="none" w:sz="0" w:space="0" w:color="auto"/>
                        <w:right w:val="none" w:sz="0" w:space="0" w:color="auto"/>
                      </w:divBdr>
                    </w:div>
                  </w:divsChild>
                </w:div>
                <w:div w:id="241988164">
                  <w:marLeft w:val="0"/>
                  <w:marRight w:val="0"/>
                  <w:marTop w:val="0"/>
                  <w:marBottom w:val="0"/>
                  <w:divBdr>
                    <w:top w:val="single" w:sz="2" w:space="1" w:color="FFFFFF"/>
                    <w:left w:val="single" w:sz="2" w:space="11" w:color="FFFFFF"/>
                    <w:bottom w:val="single" w:sz="2" w:space="1" w:color="FFFFFF"/>
                    <w:right w:val="single" w:sz="2" w:space="4" w:color="FFFFFF"/>
                  </w:divBdr>
                  <w:divsChild>
                    <w:div w:id="1256012461">
                      <w:marLeft w:val="0"/>
                      <w:marRight w:val="0"/>
                      <w:marTop w:val="0"/>
                      <w:marBottom w:val="0"/>
                      <w:divBdr>
                        <w:top w:val="none" w:sz="0" w:space="0" w:color="auto"/>
                        <w:left w:val="none" w:sz="0" w:space="0" w:color="auto"/>
                        <w:bottom w:val="none" w:sz="0" w:space="0" w:color="auto"/>
                        <w:right w:val="none" w:sz="0" w:space="0" w:color="auto"/>
                      </w:divBdr>
                    </w:div>
                  </w:divsChild>
                </w:div>
                <w:div w:id="508761388">
                  <w:marLeft w:val="0"/>
                  <w:marRight w:val="0"/>
                  <w:marTop w:val="0"/>
                  <w:marBottom w:val="0"/>
                  <w:divBdr>
                    <w:top w:val="single" w:sz="2" w:space="1" w:color="FFFFFF"/>
                    <w:left w:val="single" w:sz="2" w:space="11" w:color="FFFFFF"/>
                    <w:bottom w:val="single" w:sz="2" w:space="1" w:color="FFFFFF"/>
                    <w:right w:val="single" w:sz="2" w:space="4" w:color="FFFFFF"/>
                  </w:divBdr>
                  <w:divsChild>
                    <w:div w:id="1161235704">
                      <w:marLeft w:val="0"/>
                      <w:marRight w:val="0"/>
                      <w:marTop w:val="0"/>
                      <w:marBottom w:val="0"/>
                      <w:divBdr>
                        <w:top w:val="none" w:sz="0" w:space="0" w:color="auto"/>
                        <w:left w:val="none" w:sz="0" w:space="0" w:color="auto"/>
                        <w:bottom w:val="none" w:sz="0" w:space="0" w:color="auto"/>
                        <w:right w:val="none" w:sz="0" w:space="0" w:color="auto"/>
                      </w:divBdr>
                    </w:div>
                  </w:divsChild>
                </w:div>
                <w:div w:id="276571228">
                  <w:marLeft w:val="0"/>
                  <w:marRight w:val="0"/>
                  <w:marTop w:val="0"/>
                  <w:marBottom w:val="0"/>
                  <w:divBdr>
                    <w:top w:val="single" w:sz="2" w:space="1" w:color="FFFFFF"/>
                    <w:left w:val="single" w:sz="2" w:space="11" w:color="FFFFFF"/>
                    <w:bottom w:val="single" w:sz="2" w:space="1" w:color="FFFFFF"/>
                    <w:right w:val="single" w:sz="2" w:space="4" w:color="FFFFFF"/>
                  </w:divBdr>
                  <w:divsChild>
                    <w:div w:id="951788593">
                      <w:marLeft w:val="0"/>
                      <w:marRight w:val="0"/>
                      <w:marTop w:val="0"/>
                      <w:marBottom w:val="0"/>
                      <w:divBdr>
                        <w:top w:val="none" w:sz="0" w:space="0" w:color="auto"/>
                        <w:left w:val="none" w:sz="0" w:space="0" w:color="auto"/>
                        <w:bottom w:val="none" w:sz="0" w:space="0" w:color="auto"/>
                        <w:right w:val="none" w:sz="0" w:space="0" w:color="auto"/>
                      </w:divBdr>
                    </w:div>
                  </w:divsChild>
                </w:div>
                <w:div w:id="525027599">
                  <w:marLeft w:val="0"/>
                  <w:marRight w:val="0"/>
                  <w:marTop w:val="0"/>
                  <w:marBottom w:val="0"/>
                  <w:divBdr>
                    <w:top w:val="single" w:sz="2" w:space="1" w:color="FFFFFF"/>
                    <w:left w:val="single" w:sz="2" w:space="11" w:color="FFFFFF"/>
                    <w:bottom w:val="single" w:sz="2" w:space="1" w:color="FFFFFF"/>
                    <w:right w:val="single" w:sz="2" w:space="4" w:color="FFFFFF"/>
                  </w:divBdr>
                  <w:divsChild>
                    <w:div w:id="1571962098">
                      <w:marLeft w:val="0"/>
                      <w:marRight w:val="0"/>
                      <w:marTop w:val="0"/>
                      <w:marBottom w:val="0"/>
                      <w:divBdr>
                        <w:top w:val="none" w:sz="0" w:space="0" w:color="auto"/>
                        <w:left w:val="none" w:sz="0" w:space="0" w:color="auto"/>
                        <w:bottom w:val="none" w:sz="0" w:space="0" w:color="auto"/>
                        <w:right w:val="none" w:sz="0" w:space="0" w:color="auto"/>
                      </w:divBdr>
                    </w:div>
                  </w:divsChild>
                </w:div>
                <w:div w:id="1550846640">
                  <w:marLeft w:val="0"/>
                  <w:marRight w:val="0"/>
                  <w:marTop w:val="0"/>
                  <w:marBottom w:val="0"/>
                  <w:divBdr>
                    <w:top w:val="single" w:sz="2" w:space="1" w:color="FFFFFF"/>
                    <w:left w:val="single" w:sz="2" w:space="11" w:color="FFFFFF"/>
                    <w:bottom w:val="single" w:sz="2" w:space="1" w:color="FFFFFF"/>
                    <w:right w:val="single" w:sz="2" w:space="4" w:color="FFFFFF"/>
                  </w:divBdr>
                  <w:divsChild>
                    <w:div w:id="1571959700">
                      <w:marLeft w:val="0"/>
                      <w:marRight w:val="0"/>
                      <w:marTop w:val="0"/>
                      <w:marBottom w:val="0"/>
                      <w:divBdr>
                        <w:top w:val="none" w:sz="0" w:space="0" w:color="auto"/>
                        <w:left w:val="none" w:sz="0" w:space="0" w:color="auto"/>
                        <w:bottom w:val="none" w:sz="0" w:space="0" w:color="auto"/>
                        <w:right w:val="none" w:sz="0" w:space="0" w:color="auto"/>
                      </w:divBdr>
                    </w:div>
                  </w:divsChild>
                </w:div>
                <w:div w:id="518586645">
                  <w:marLeft w:val="0"/>
                  <w:marRight w:val="0"/>
                  <w:marTop w:val="0"/>
                  <w:marBottom w:val="0"/>
                  <w:divBdr>
                    <w:top w:val="single" w:sz="2" w:space="1" w:color="FFFFFF"/>
                    <w:left w:val="single" w:sz="2" w:space="11" w:color="FFFFFF"/>
                    <w:bottom w:val="single" w:sz="2" w:space="1" w:color="FFFFFF"/>
                    <w:right w:val="single" w:sz="2" w:space="4" w:color="FFFFFF"/>
                  </w:divBdr>
                  <w:divsChild>
                    <w:div w:id="418674881">
                      <w:marLeft w:val="0"/>
                      <w:marRight w:val="0"/>
                      <w:marTop w:val="0"/>
                      <w:marBottom w:val="0"/>
                      <w:divBdr>
                        <w:top w:val="none" w:sz="0" w:space="0" w:color="auto"/>
                        <w:left w:val="none" w:sz="0" w:space="0" w:color="auto"/>
                        <w:bottom w:val="none" w:sz="0" w:space="0" w:color="auto"/>
                        <w:right w:val="none" w:sz="0" w:space="0" w:color="auto"/>
                      </w:divBdr>
                    </w:div>
                  </w:divsChild>
                </w:div>
                <w:div w:id="983244330">
                  <w:marLeft w:val="0"/>
                  <w:marRight w:val="0"/>
                  <w:marTop w:val="0"/>
                  <w:marBottom w:val="0"/>
                  <w:divBdr>
                    <w:top w:val="single" w:sz="2" w:space="1" w:color="FFFFFF"/>
                    <w:left w:val="single" w:sz="2" w:space="11" w:color="FFFFFF"/>
                    <w:bottom w:val="single" w:sz="2" w:space="1" w:color="FFFFFF"/>
                    <w:right w:val="single" w:sz="2" w:space="4" w:color="FFFFFF"/>
                  </w:divBdr>
                  <w:divsChild>
                    <w:div w:id="475997201">
                      <w:marLeft w:val="0"/>
                      <w:marRight w:val="0"/>
                      <w:marTop w:val="0"/>
                      <w:marBottom w:val="0"/>
                      <w:divBdr>
                        <w:top w:val="none" w:sz="0" w:space="0" w:color="auto"/>
                        <w:left w:val="none" w:sz="0" w:space="0" w:color="auto"/>
                        <w:bottom w:val="none" w:sz="0" w:space="0" w:color="auto"/>
                        <w:right w:val="none" w:sz="0" w:space="0" w:color="auto"/>
                      </w:divBdr>
                    </w:div>
                  </w:divsChild>
                </w:div>
                <w:div w:id="1782721067">
                  <w:marLeft w:val="0"/>
                  <w:marRight w:val="0"/>
                  <w:marTop w:val="0"/>
                  <w:marBottom w:val="0"/>
                  <w:divBdr>
                    <w:top w:val="single" w:sz="2" w:space="1" w:color="FFFFFF"/>
                    <w:left w:val="single" w:sz="2" w:space="11" w:color="FFFFFF"/>
                    <w:bottom w:val="single" w:sz="2" w:space="4" w:color="FFFFFF"/>
                    <w:right w:val="single" w:sz="2" w:space="4" w:color="FFFFFF"/>
                  </w:divBdr>
                  <w:divsChild>
                    <w:div w:id="80912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69674">
          <w:marLeft w:val="0"/>
          <w:marRight w:val="0"/>
          <w:marTop w:val="0"/>
          <w:marBottom w:val="300"/>
          <w:divBdr>
            <w:top w:val="none" w:sz="0" w:space="0" w:color="auto"/>
            <w:left w:val="none" w:sz="0" w:space="0" w:color="auto"/>
            <w:bottom w:val="none" w:sz="0" w:space="0" w:color="auto"/>
            <w:right w:val="none" w:sz="0" w:space="0" w:color="auto"/>
          </w:divBdr>
          <w:divsChild>
            <w:div w:id="747994778">
              <w:marLeft w:val="0"/>
              <w:marRight w:val="0"/>
              <w:marTop w:val="0"/>
              <w:marBottom w:val="0"/>
              <w:divBdr>
                <w:top w:val="none" w:sz="0" w:space="0" w:color="auto"/>
                <w:left w:val="none" w:sz="0" w:space="0" w:color="auto"/>
                <w:bottom w:val="none" w:sz="0" w:space="0" w:color="auto"/>
                <w:right w:val="none" w:sz="0" w:space="0" w:color="auto"/>
              </w:divBdr>
              <w:divsChild>
                <w:div w:id="921723742">
                  <w:marLeft w:val="0"/>
                  <w:marRight w:val="0"/>
                  <w:marTop w:val="0"/>
                  <w:marBottom w:val="0"/>
                  <w:divBdr>
                    <w:top w:val="single" w:sz="2" w:space="4" w:color="FFFFFF"/>
                    <w:left w:val="single" w:sz="2" w:space="11" w:color="FFFFFF"/>
                    <w:bottom w:val="single" w:sz="2" w:space="1" w:color="FFFFFF"/>
                    <w:right w:val="single" w:sz="2" w:space="4" w:color="FFFFFF"/>
                  </w:divBdr>
                  <w:divsChild>
                    <w:div w:id="994992593">
                      <w:marLeft w:val="0"/>
                      <w:marRight w:val="0"/>
                      <w:marTop w:val="0"/>
                      <w:marBottom w:val="0"/>
                      <w:divBdr>
                        <w:top w:val="none" w:sz="0" w:space="0" w:color="auto"/>
                        <w:left w:val="none" w:sz="0" w:space="0" w:color="auto"/>
                        <w:bottom w:val="none" w:sz="0" w:space="0" w:color="auto"/>
                        <w:right w:val="none" w:sz="0" w:space="0" w:color="auto"/>
                      </w:divBdr>
                    </w:div>
                  </w:divsChild>
                </w:div>
                <w:div w:id="1584099233">
                  <w:marLeft w:val="0"/>
                  <w:marRight w:val="0"/>
                  <w:marTop w:val="0"/>
                  <w:marBottom w:val="0"/>
                  <w:divBdr>
                    <w:top w:val="single" w:sz="2" w:space="1" w:color="FFFFFF"/>
                    <w:left w:val="single" w:sz="2" w:space="11" w:color="FFFFFF"/>
                    <w:bottom w:val="single" w:sz="2" w:space="1" w:color="FFFFFF"/>
                    <w:right w:val="single" w:sz="2" w:space="4" w:color="FFFFFF"/>
                  </w:divBdr>
                  <w:divsChild>
                    <w:div w:id="1050886184">
                      <w:marLeft w:val="0"/>
                      <w:marRight w:val="0"/>
                      <w:marTop w:val="0"/>
                      <w:marBottom w:val="0"/>
                      <w:divBdr>
                        <w:top w:val="none" w:sz="0" w:space="0" w:color="auto"/>
                        <w:left w:val="none" w:sz="0" w:space="0" w:color="auto"/>
                        <w:bottom w:val="none" w:sz="0" w:space="0" w:color="auto"/>
                        <w:right w:val="none" w:sz="0" w:space="0" w:color="auto"/>
                      </w:divBdr>
                    </w:div>
                  </w:divsChild>
                </w:div>
                <w:div w:id="999239166">
                  <w:marLeft w:val="0"/>
                  <w:marRight w:val="0"/>
                  <w:marTop w:val="0"/>
                  <w:marBottom w:val="0"/>
                  <w:divBdr>
                    <w:top w:val="single" w:sz="2" w:space="1" w:color="FFFFFF"/>
                    <w:left w:val="single" w:sz="2" w:space="11" w:color="FFFFFF"/>
                    <w:bottom w:val="single" w:sz="2" w:space="1" w:color="FFFFFF"/>
                    <w:right w:val="single" w:sz="2" w:space="4" w:color="FFFFFF"/>
                  </w:divBdr>
                  <w:divsChild>
                    <w:div w:id="732433974">
                      <w:marLeft w:val="0"/>
                      <w:marRight w:val="0"/>
                      <w:marTop w:val="0"/>
                      <w:marBottom w:val="0"/>
                      <w:divBdr>
                        <w:top w:val="none" w:sz="0" w:space="0" w:color="auto"/>
                        <w:left w:val="none" w:sz="0" w:space="0" w:color="auto"/>
                        <w:bottom w:val="none" w:sz="0" w:space="0" w:color="auto"/>
                        <w:right w:val="none" w:sz="0" w:space="0" w:color="auto"/>
                      </w:divBdr>
                    </w:div>
                  </w:divsChild>
                </w:div>
                <w:div w:id="384990332">
                  <w:marLeft w:val="0"/>
                  <w:marRight w:val="0"/>
                  <w:marTop w:val="0"/>
                  <w:marBottom w:val="0"/>
                  <w:divBdr>
                    <w:top w:val="single" w:sz="2" w:space="1" w:color="FFFFFF"/>
                    <w:left w:val="single" w:sz="2" w:space="11" w:color="FFFFFF"/>
                    <w:bottom w:val="single" w:sz="2" w:space="1" w:color="FFFFFF"/>
                    <w:right w:val="single" w:sz="2" w:space="4" w:color="FFFFFF"/>
                  </w:divBdr>
                  <w:divsChild>
                    <w:div w:id="2058432589">
                      <w:marLeft w:val="0"/>
                      <w:marRight w:val="0"/>
                      <w:marTop w:val="0"/>
                      <w:marBottom w:val="0"/>
                      <w:divBdr>
                        <w:top w:val="none" w:sz="0" w:space="0" w:color="auto"/>
                        <w:left w:val="none" w:sz="0" w:space="0" w:color="auto"/>
                        <w:bottom w:val="none" w:sz="0" w:space="0" w:color="auto"/>
                        <w:right w:val="none" w:sz="0" w:space="0" w:color="auto"/>
                      </w:divBdr>
                    </w:div>
                  </w:divsChild>
                </w:div>
                <w:div w:id="2141533842">
                  <w:marLeft w:val="0"/>
                  <w:marRight w:val="0"/>
                  <w:marTop w:val="0"/>
                  <w:marBottom w:val="0"/>
                  <w:divBdr>
                    <w:top w:val="single" w:sz="2" w:space="1" w:color="FFFFFF"/>
                    <w:left w:val="single" w:sz="2" w:space="11" w:color="FFFFFF"/>
                    <w:bottom w:val="single" w:sz="2" w:space="1" w:color="FFFFFF"/>
                    <w:right w:val="single" w:sz="2" w:space="4" w:color="FFFFFF"/>
                  </w:divBdr>
                  <w:divsChild>
                    <w:div w:id="1333291192">
                      <w:marLeft w:val="0"/>
                      <w:marRight w:val="0"/>
                      <w:marTop w:val="0"/>
                      <w:marBottom w:val="0"/>
                      <w:divBdr>
                        <w:top w:val="none" w:sz="0" w:space="0" w:color="auto"/>
                        <w:left w:val="none" w:sz="0" w:space="0" w:color="auto"/>
                        <w:bottom w:val="none" w:sz="0" w:space="0" w:color="auto"/>
                        <w:right w:val="none" w:sz="0" w:space="0" w:color="auto"/>
                      </w:divBdr>
                    </w:div>
                  </w:divsChild>
                </w:div>
                <w:div w:id="760681871">
                  <w:marLeft w:val="0"/>
                  <w:marRight w:val="0"/>
                  <w:marTop w:val="0"/>
                  <w:marBottom w:val="0"/>
                  <w:divBdr>
                    <w:top w:val="single" w:sz="2" w:space="1" w:color="FFFFFF"/>
                    <w:left w:val="single" w:sz="2" w:space="11" w:color="FFFFFF"/>
                    <w:bottom w:val="single" w:sz="2" w:space="4" w:color="FFFFFF"/>
                    <w:right w:val="single" w:sz="2" w:space="4" w:color="FFFFFF"/>
                  </w:divBdr>
                  <w:divsChild>
                    <w:div w:id="49441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517206">
          <w:marLeft w:val="0"/>
          <w:marRight w:val="0"/>
          <w:marTop w:val="0"/>
          <w:marBottom w:val="300"/>
          <w:divBdr>
            <w:top w:val="none" w:sz="0" w:space="0" w:color="auto"/>
            <w:left w:val="none" w:sz="0" w:space="0" w:color="auto"/>
            <w:bottom w:val="none" w:sz="0" w:space="0" w:color="auto"/>
            <w:right w:val="none" w:sz="0" w:space="0" w:color="auto"/>
          </w:divBdr>
          <w:divsChild>
            <w:div w:id="1407219851">
              <w:marLeft w:val="0"/>
              <w:marRight w:val="0"/>
              <w:marTop w:val="0"/>
              <w:marBottom w:val="0"/>
              <w:divBdr>
                <w:top w:val="none" w:sz="0" w:space="0" w:color="auto"/>
                <w:left w:val="none" w:sz="0" w:space="0" w:color="auto"/>
                <w:bottom w:val="none" w:sz="0" w:space="0" w:color="auto"/>
                <w:right w:val="none" w:sz="0" w:space="0" w:color="auto"/>
              </w:divBdr>
              <w:divsChild>
                <w:div w:id="1623540300">
                  <w:marLeft w:val="0"/>
                  <w:marRight w:val="0"/>
                  <w:marTop w:val="0"/>
                  <w:marBottom w:val="0"/>
                  <w:divBdr>
                    <w:top w:val="single" w:sz="2" w:space="4" w:color="FFFFFF"/>
                    <w:left w:val="single" w:sz="2" w:space="11" w:color="FFFFFF"/>
                    <w:bottom w:val="single" w:sz="2" w:space="1" w:color="FFFFFF"/>
                    <w:right w:val="single" w:sz="2" w:space="4" w:color="FFFFFF"/>
                  </w:divBdr>
                  <w:divsChild>
                    <w:div w:id="1488471317">
                      <w:marLeft w:val="0"/>
                      <w:marRight w:val="0"/>
                      <w:marTop w:val="0"/>
                      <w:marBottom w:val="0"/>
                      <w:divBdr>
                        <w:top w:val="none" w:sz="0" w:space="0" w:color="auto"/>
                        <w:left w:val="none" w:sz="0" w:space="0" w:color="auto"/>
                        <w:bottom w:val="none" w:sz="0" w:space="0" w:color="auto"/>
                        <w:right w:val="none" w:sz="0" w:space="0" w:color="auto"/>
                      </w:divBdr>
                    </w:div>
                  </w:divsChild>
                </w:div>
                <w:div w:id="1731273039">
                  <w:marLeft w:val="0"/>
                  <w:marRight w:val="0"/>
                  <w:marTop w:val="0"/>
                  <w:marBottom w:val="0"/>
                  <w:divBdr>
                    <w:top w:val="single" w:sz="2" w:space="1" w:color="FFFFFF"/>
                    <w:left w:val="single" w:sz="2" w:space="11" w:color="FFFFFF"/>
                    <w:bottom w:val="single" w:sz="2" w:space="1" w:color="FFFFFF"/>
                    <w:right w:val="single" w:sz="2" w:space="4" w:color="FFFFFF"/>
                  </w:divBdr>
                  <w:divsChild>
                    <w:div w:id="126515194">
                      <w:marLeft w:val="0"/>
                      <w:marRight w:val="0"/>
                      <w:marTop w:val="0"/>
                      <w:marBottom w:val="0"/>
                      <w:divBdr>
                        <w:top w:val="none" w:sz="0" w:space="0" w:color="auto"/>
                        <w:left w:val="none" w:sz="0" w:space="0" w:color="auto"/>
                        <w:bottom w:val="none" w:sz="0" w:space="0" w:color="auto"/>
                        <w:right w:val="none" w:sz="0" w:space="0" w:color="auto"/>
                      </w:divBdr>
                    </w:div>
                  </w:divsChild>
                </w:div>
                <w:div w:id="1269123567">
                  <w:marLeft w:val="0"/>
                  <w:marRight w:val="0"/>
                  <w:marTop w:val="0"/>
                  <w:marBottom w:val="0"/>
                  <w:divBdr>
                    <w:top w:val="single" w:sz="2" w:space="1" w:color="FFFFFF"/>
                    <w:left w:val="single" w:sz="2" w:space="11" w:color="FFFFFF"/>
                    <w:bottom w:val="single" w:sz="2" w:space="1" w:color="FFFFFF"/>
                    <w:right w:val="single" w:sz="2" w:space="4" w:color="FFFFFF"/>
                  </w:divBdr>
                  <w:divsChild>
                    <w:div w:id="1582448670">
                      <w:marLeft w:val="0"/>
                      <w:marRight w:val="0"/>
                      <w:marTop w:val="0"/>
                      <w:marBottom w:val="0"/>
                      <w:divBdr>
                        <w:top w:val="none" w:sz="0" w:space="0" w:color="auto"/>
                        <w:left w:val="none" w:sz="0" w:space="0" w:color="auto"/>
                        <w:bottom w:val="none" w:sz="0" w:space="0" w:color="auto"/>
                        <w:right w:val="none" w:sz="0" w:space="0" w:color="auto"/>
                      </w:divBdr>
                    </w:div>
                  </w:divsChild>
                </w:div>
                <w:div w:id="1132208321">
                  <w:marLeft w:val="0"/>
                  <w:marRight w:val="0"/>
                  <w:marTop w:val="0"/>
                  <w:marBottom w:val="0"/>
                  <w:divBdr>
                    <w:top w:val="single" w:sz="2" w:space="1" w:color="FFFFFF"/>
                    <w:left w:val="single" w:sz="2" w:space="11" w:color="FFFFFF"/>
                    <w:bottom w:val="single" w:sz="2" w:space="1" w:color="FFFFFF"/>
                    <w:right w:val="single" w:sz="2" w:space="4" w:color="FFFFFF"/>
                  </w:divBdr>
                  <w:divsChild>
                    <w:div w:id="7412016">
                      <w:marLeft w:val="0"/>
                      <w:marRight w:val="0"/>
                      <w:marTop w:val="0"/>
                      <w:marBottom w:val="0"/>
                      <w:divBdr>
                        <w:top w:val="none" w:sz="0" w:space="0" w:color="auto"/>
                        <w:left w:val="none" w:sz="0" w:space="0" w:color="auto"/>
                        <w:bottom w:val="none" w:sz="0" w:space="0" w:color="auto"/>
                        <w:right w:val="none" w:sz="0" w:space="0" w:color="auto"/>
                      </w:divBdr>
                    </w:div>
                  </w:divsChild>
                </w:div>
                <w:div w:id="1844592203">
                  <w:marLeft w:val="0"/>
                  <w:marRight w:val="0"/>
                  <w:marTop w:val="0"/>
                  <w:marBottom w:val="0"/>
                  <w:divBdr>
                    <w:top w:val="single" w:sz="2" w:space="1" w:color="FFFFFF"/>
                    <w:left w:val="single" w:sz="2" w:space="11" w:color="FFFFFF"/>
                    <w:bottom w:val="single" w:sz="2" w:space="1" w:color="FFFFFF"/>
                    <w:right w:val="single" w:sz="2" w:space="4" w:color="FFFFFF"/>
                  </w:divBdr>
                  <w:divsChild>
                    <w:div w:id="656110109">
                      <w:marLeft w:val="0"/>
                      <w:marRight w:val="0"/>
                      <w:marTop w:val="0"/>
                      <w:marBottom w:val="0"/>
                      <w:divBdr>
                        <w:top w:val="none" w:sz="0" w:space="0" w:color="auto"/>
                        <w:left w:val="none" w:sz="0" w:space="0" w:color="auto"/>
                        <w:bottom w:val="none" w:sz="0" w:space="0" w:color="auto"/>
                        <w:right w:val="none" w:sz="0" w:space="0" w:color="auto"/>
                      </w:divBdr>
                    </w:div>
                  </w:divsChild>
                </w:div>
                <w:div w:id="881093028">
                  <w:marLeft w:val="0"/>
                  <w:marRight w:val="0"/>
                  <w:marTop w:val="0"/>
                  <w:marBottom w:val="0"/>
                  <w:divBdr>
                    <w:top w:val="single" w:sz="2" w:space="1" w:color="FFFFFF"/>
                    <w:left w:val="single" w:sz="2" w:space="11" w:color="FFFFFF"/>
                    <w:bottom w:val="single" w:sz="2" w:space="1" w:color="FFFFFF"/>
                    <w:right w:val="single" w:sz="2" w:space="4" w:color="FFFFFF"/>
                  </w:divBdr>
                  <w:divsChild>
                    <w:div w:id="1650136550">
                      <w:marLeft w:val="0"/>
                      <w:marRight w:val="0"/>
                      <w:marTop w:val="0"/>
                      <w:marBottom w:val="0"/>
                      <w:divBdr>
                        <w:top w:val="none" w:sz="0" w:space="0" w:color="auto"/>
                        <w:left w:val="none" w:sz="0" w:space="0" w:color="auto"/>
                        <w:bottom w:val="none" w:sz="0" w:space="0" w:color="auto"/>
                        <w:right w:val="none" w:sz="0" w:space="0" w:color="auto"/>
                      </w:divBdr>
                    </w:div>
                  </w:divsChild>
                </w:div>
                <w:div w:id="40712842">
                  <w:marLeft w:val="0"/>
                  <w:marRight w:val="0"/>
                  <w:marTop w:val="0"/>
                  <w:marBottom w:val="0"/>
                  <w:divBdr>
                    <w:top w:val="single" w:sz="2" w:space="1" w:color="FFFFFF"/>
                    <w:left w:val="single" w:sz="2" w:space="11" w:color="FFFFFF"/>
                    <w:bottom w:val="single" w:sz="2" w:space="4" w:color="FFFFFF"/>
                    <w:right w:val="single" w:sz="2" w:space="4" w:color="FFFFFF"/>
                  </w:divBdr>
                  <w:divsChild>
                    <w:div w:id="149803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804940">
          <w:marLeft w:val="0"/>
          <w:marRight w:val="0"/>
          <w:marTop w:val="0"/>
          <w:marBottom w:val="300"/>
          <w:divBdr>
            <w:top w:val="none" w:sz="0" w:space="0" w:color="auto"/>
            <w:left w:val="none" w:sz="0" w:space="0" w:color="auto"/>
            <w:bottom w:val="none" w:sz="0" w:space="0" w:color="auto"/>
            <w:right w:val="none" w:sz="0" w:space="0" w:color="auto"/>
          </w:divBdr>
          <w:divsChild>
            <w:div w:id="1234005690">
              <w:marLeft w:val="0"/>
              <w:marRight w:val="0"/>
              <w:marTop w:val="0"/>
              <w:marBottom w:val="0"/>
              <w:divBdr>
                <w:top w:val="none" w:sz="0" w:space="0" w:color="auto"/>
                <w:left w:val="none" w:sz="0" w:space="0" w:color="auto"/>
                <w:bottom w:val="none" w:sz="0" w:space="0" w:color="auto"/>
                <w:right w:val="none" w:sz="0" w:space="0" w:color="auto"/>
              </w:divBdr>
              <w:divsChild>
                <w:div w:id="1462073157">
                  <w:marLeft w:val="0"/>
                  <w:marRight w:val="0"/>
                  <w:marTop w:val="0"/>
                  <w:marBottom w:val="0"/>
                  <w:divBdr>
                    <w:top w:val="single" w:sz="2" w:space="4" w:color="FFFFFF"/>
                    <w:left w:val="single" w:sz="2" w:space="11" w:color="FFFFFF"/>
                    <w:bottom w:val="single" w:sz="2" w:space="1" w:color="FFFFFF"/>
                    <w:right w:val="single" w:sz="2" w:space="4" w:color="FFFFFF"/>
                  </w:divBdr>
                  <w:divsChild>
                    <w:div w:id="214854692">
                      <w:marLeft w:val="0"/>
                      <w:marRight w:val="0"/>
                      <w:marTop w:val="0"/>
                      <w:marBottom w:val="0"/>
                      <w:divBdr>
                        <w:top w:val="none" w:sz="0" w:space="0" w:color="auto"/>
                        <w:left w:val="none" w:sz="0" w:space="0" w:color="auto"/>
                        <w:bottom w:val="none" w:sz="0" w:space="0" w:color="auto"/>
                        <w:right w:val="none" w:sz="0" w:space="0" w:color="auto"/>
                      </w:divBdr>
                    </w:div>
                  </w:divsChild>
                </w:div>
                <w:div w:id="1510488910">
                  <w:marLeft w:val="0"/>
                  <w:marRight w:val="0"/>
                  <w:marTop w:val="0"/>
                  <w:marBottom w:val="0"/>
                  <w:divBdr>
                    <w:top w:val="single" w:sz="2" w:space="1" w:color="FFFFFF"/>
                    <w:left w:val="single" w:sz="2" w:space="11" w:color="FFFFFF"/>
                    <w:bottom w:val="single" w:sz="2" w:space="1" w:color="FFFFFF"/>
                    <w:right w:val="single" w:sz="2" w:space="4" w:color="FFFFFF"/>
                  </w:divBdr>
                  <w:divsChild>
                    <w:div w:id="1294480607">
                      <w:marLeft w:val="0"/>
                      <w:marRight w:val="0"/>
                      <w:marTop w:val="0"/>
                      <w:marBottom w:val="0"/>
                      <w:divBdr>
                        <w:top w:val="none" w:sz="0" w:space="0" w:color="auto"/>
                        <w:left w:val="none" w:sz="0" w:space="0" w:color="auto"/>
                        <w:bottom w:val="none" w:sz="0" w:space="0" w:color="auto"/>
                        <w:right w:val="none" w:sz="0" w:space="0" w:color="auto"/>
                      </w:divBdr>
                    </w:div>
                  </w:divsChild>
                </w:div>
                <w:div w:id="1980068560">
                  <w:marLeft w:val="0"/>
                  <w:marRight w:val="0"/>
                  <w:marTop w:val="0"/>
                  <w:marBottom w:val="0"/>
                  <w:divBdr>
                    <w:top w:val="single" w:sz="2" w:space="1" w:color="FFFFFF"/>
                    <w:left w:val="single" w:sz="2" w:space="11" w:color="FFFFFF"/>
                    <w:bottom w:val="single" w:sz="2" w:space="1" w:color="FFFFFF"/>
                    <w:right w:val="single" w:sz="2" w:space="4" w:color="FFFFFF"/>
                  </w:divBdr>
                  <w:divsChild>
                    <w:div w:id="1013341981">
                      <w:marLeft w:val="0"/>
                      <w:marRight w:val="0"/>
                      <w:marTop w:val="0"/>
                      <w:marBottom w:val="0"/>
                      <w:divBdr>
                        <w:top w:val="none" w:sz="0" w:space="0" w:color="auto"/>
                        <w:left w:val="none" w:sz="0" w:space="0" w:color="auto"/>
                        <w:bottom w:val="none" w:sz="0" w:space="0" w:color="auto"/>
                        <w:right w:val="none" w:sz="0" w:space="0" w:color="auto"/>
                      </w:divBdr>
                    </w:div>
                  </w:divsChild>
                </w:div>
                <w:div w:id="1391465781">
                  <w:marLeft w:val="0"/>
                  <w:marRight w:val="0"/>
                  <w:marTop w:val="0"/>
                  <w:marBottom w:val="0"/>
                  <w:divBdr>
                    <w:top w:val="single" w:sz="2" w:space="1" w:color="FFFFFF"/>
                    <w:left w:val="single" w:sz="2" w:space="11" w:color="FFFFFF"/>
                    <w:bottom w:val="single" w:sz="2" w:space="1" w:color="FFFFFF"/>
                    <w:right w:val="single" w:sz="2" w:space="4" w:color="FFFFFF"/>
                  </w:divBdr>
                  <w:divsChild>
                    <w:div w:id="1073117311">
                      <w:marLeft w:val="0"/>
                      <w:marRight w:val="0"/>
                      <w:marTop w:val="0"/>
                      <w:marBottom w:val="0"/>
                      <w:divBdr>
                        <w:top w:val="none" w:sz="0" w:space="0" w:color="auto"/>
                        <w:left w:val="none" w:sz="0" w:space="0" w:color="auto"/>
                        <w:bottom w:val="none" w:sz="0" w:space="0" w:color="auto"/>
                        <w:right w:val="none" w:sz="0" w:space="0" w:color="auto"/>
                      </w:divBdr>
                    </w:div>
                  </w:divsChild>
                </w:div>
                <w:div w:id="1842885519">
                  <w:marLeft w:val="0"/>
                  <w:marRight w:val="0"/>
                  <w:marTop w:val="0"/>
                  <w:marBottom w:val="0"/>
                  <w:divBdr>
                    <w:top w:val="single" w:sz="2" w:space="1" w:color="FFFFFF"/>
                    <w:left w:val="single" w:sz="2" w:space="11" w:color="FFFFFF"/>
                    <w:bottom w:val="single" w:sz="2" w:space="1" w:color="FFFFFF"/>
                    <w:right w:val="single" w:sz="2" w:space="4" w:color="FFFFFF"/>
                  </w:divBdr>
                  <w:divsChild>
                    <w:div w:id="678507837">
                      <w:marLeft w:val="0"/>
                      <w:marRight w:val="0"/>
                      <w:marTop w:val="0"/>
                      <w:marBottom w:val="0"/>
                      <w:divBdr>
                        <w:top w:val="none" w:sz="0" w:space="0" w:color="auto"/>
                        <w:left w:val="none" w:sz="0" w:space="0" w:color="auto"/>
                        <w:bottom w:val="none" w:sz="0" w:space="0" w:color="auto"/>
                        <w:right w:val="none" w:sz="0" w:space="0" w:color="auto"/>
                      </w:divBdr>
                    </w:div>
                  </w:divsChild>
                </w:div>
                <w:div w:id="2056927000">
                  <w:marLeft w:val="0"/>
                  <w:marRight w:val="0"/>
                  <w:marTop w:val="0"/>
                  <w:marBottom w:val="0"/>
                  <w:divBdr>
                    <w:top w:val="single" w:sz="2" w:space="1" w:color="FFFFFF"/>
                    <w:left w:val="single" w:sz="2" w:space="11" w:color="FFFFFF"/>
                    <w:bottom w:val="single" w:sz="2" w:space="1" w:color="FFFFFF"/>
                    <w:right w:val="single" w:sz="2" w:space="4" w:color="FFFFFF"/>
                  </w:divBdr>
                  <w:divsChild>
                    <w:div w:id="352996280">
                      <w:marLeft w:val="0"/>
                      <w:marRight w:val="0"/>
                      <w:marTop w:val="0"/>
                      <w:marBottom w:val="0"/>
                      <w:divBdr>
                        <w:top w:val="none" w:sz="0" w:space="0" w:color="auto"/>
                        <w:left w:val="none" w:sz="0" w:space="0" w:color="auto"/>
                        <w:bottom w:val="none" w:sz="0" w:space="0" w:color="auto"/>
                        <w:right w:val="none" w:sz="0" w:space="0" w:color="auto"/>
                      </w:divBdr>
                    </w:div>
                  </w:divsChild>
                </w:div>
                <w:div w:id="378239903">
                  <w:marLeft w:val="0"/>
                  <w:marRight w:val="0"/>
                  <w:marTop w:val="0"/>
                  <w:marBottom w:val="0"/>
                  <w:divBdr>
                    <w:top w:val="single" w:sz="2" w:space="1" w:color="FFFFFF"/>
                    <w:left w:val="single" w:sz="2" w:space="11" w:color="FFFFFF"/>
                    <w:bottom w:val="single" w:sz="2" w:space="1" w:color="FFFFFF"/>
                    <w:right w:val="single" w:sz="2" w:space="4" w:color="FFFFFF"/>
                  </w:divBdr>
                  <w:divsChild>
                    <w:div w:id="1049379091">
                      <w:marLeft w:val="0"/>
                      <w:marRight w:val="0"/>
                      <w:marTop w:val="0"/>
                      <w:marBottom w:val="0"/>
                      <w:divBdr>
                        <w:top w:val="none" w:sz="0" w:space="0" w:color="auto"/>
                        <w:left w:val="none" w:sz="0" w:space="0" w:color="auto"/>
                        <w:bottom w:val="none" w:sz="0" w:space="0" w:color="auto"/>
                        <w:right w:val="none" w:sz="0" w:space="0" w:color="auto"/>
                      </w:divBdr>
                    </w:div>
                  </w:divsChild>
                </w:div>
                <w:div w:id="1192304341">
                  <w:marLeft w:val="0"/>
                  <w:marRight w:val="0"/>
                  <w:marTop w:val="0"/>
                  <w:marBottom w:val="0"/>
                  <w:divBdr>
                    <w:top w:val="single" w:sz="2" w:space="1" w:color="FFFFFF"/>
                    <w:left w:val="single" w:sz="2" w:space="11" w:color="FFFFFF"/>
                    <w:bottom w:val="single" w:sz="2" w:space="1" w:color="FFFFFF"/>
                    <w:right w:val="single" w:sz="2" w:space="4" w:color="FFFFFF"/>
                  </w:divBdr>
                  <w:divsChild>
                    <w:div w:id="712734747">
                      <w:marLeft w:val="0"/>
                      <w:marRight w:val="0"/>
                      <w:marTop w:val="0"/>
                      <w:marBottom w:val="0"/>
                      <w:divBdr>
                        <w:top w:val="none" w:sz="0" w:space="0" w:color="auto"/>
                        <w:left w:val="none" w:sz="0" w:space="0" w:color="auto"/>
                        <w:bottom w:val="none" w:sz="0" w:space="0" w:color="auto"/>
                        <w:right w:val="none" w:sz="0" w:space="0" w:color="auto"/>
                      </w:divBdr>
                    </w:div>
                  </w:divsChild>
                </w:div>
                <w:div w:id="1649020098">
                  <w:marLeft w:val="0"/>
                  <w:marRight w:val="0"/>
                  <w:marTop w:val="0"/>
                  <w:marBottom w:val="0"/>
                  <w:divBdr>
                    <w:top w:val="single" w:sz="2" w:space="1" w:color="FFFFFF"/>
                    <w:left w:val="single" w:sz="2" w:space="11" w:color="FFFFFF"/>
                    <w:bottom w:val="single" w:sz="2" w:space="1" w:color="FFFFFF"/>
                    <w:right w:val="single" w:sz="2" w:space="4" w:color="FFFFFF"/>
                  </w:divBdr>
                  <w:divsChild>
                    <w:div w:id="1442920508">
                      <w:marLeft w:val="0"/>
                      <w:marRight w:val="0"/>
                      <w:marTop w:val="0"/>
                      <w:marBottom w:val="0"/>
                      <w:divBdr>
                        <w:top w:val="none" w:sz="0" w:space="0" w:color="auto"/>
                        <w:left w:val="none" w:sz="0" w:space="0" w:color="auto"/>
                        <w:bottom w:val="none" w:sz="0" w:space="0" w:color="auto"/>
                        <w:right w:val="none" w:sz="0" w:space="0" w:color="auto"/>
                      </w:divBdr>
                    </w:div>
                  </w:divsChild>
                </w:div>
                <w:div w:id="316737392">
                  <w:marLeft w:val="0"/>
                  <w:marRight w:val="0"/>
                  <w:marTop w:val="0"/>
                  <w:marBottom w:val="0"/>
                  <w:divBdr>
                    <w:top w:val="single" w:sz="2" w:space="1" w:color="FFFFFF"/>
                    <w:left w:val="single" w:sz="2" w:space="11" w:color="FFFFFF"/>
                    <w:bottom w:val="single" w:sz="2" w:space="1" w:color="FFFFFF"/>
                    <w:right w:val="single" w:sz="2" w:space="4" w:color="FFFFFF"/>
                  </w:divBdr>
                  <w:divsChild>
                    <w:div w:id="67117325">
                      <w:marLeft w:val="0"/>
                      <w:marRight w:val="0"/>
                      <w:marTop w:val="0"/>
                      <w:marBottom w:val="0"/>
                      <w:divBdr>
                        <w:top w:val="none" w:sz="0" w:space="0" w:color="auto"/>
                        <w:left w:val="none" w:sz="0" w:space="0" w:color="auto"/>
                        <w:bottom w:val="none" w:sz="0" w:space="0" w:color="auto"/>
                        <w:right w:val="none" w:sz="0" w:space="0" w:color="auto"/>
                      </w:divBdr>
                    </w:div>
                  </w:divsChild>
                </w:div>
                <w:div w:id="1987857648">
                  <w:marLeft w:val="0"/>
                  <w:marRight w:val="0"/>
                  <w:marTop w:val="0"/>
                  <w:marBottom w:val="0"/>
                  <w:divBdr>
                    <w:top w:val="single" w:sz="2" w:space="1" w:color="FFFFFF"/>
                    <w:left w:val="single" w:sz="2" w:space="11" w:color="FFFFFF"/>
                    <w:bottom w:val="single" w:sz="2" w:space="1" w:color="FFFFFF"/>
                    <w:right w:val="single" w:sz="2" w:space="4" w:color="FFFFFF"/>
                  </w:divBdr>
                  <w:divsChild>
                    <w:div w:id="1297250475">
                      <w:marLeft w:val="0"/>
                      <w:marRight w:val="0"/>
                      <w:marTop w:val="0"/>
                      <w:marBottom w:val="0"/>
                      <w:divBdr>
                        <w:top w:val="none" w:sz="0" w:space="0" w:color="auto"/>
                        <w:left w:val="none" w:sz="0" w:space="0" w:color="auto"/>
                        <w:bottom w:val="none" w:sz="0" w:space="0" w:color="auto"/>
                        <w:right w:val="none" w:sz="0" w:space="0" w:color="auto"/>
                      </w:divBdr>
                    </w:div>
                  </w:divsChild>
                </w:div>
                <w:div w:id="512888246">
                  <w:marLeft w:val="0"/>
                  <w:marRight w:val="0"/>
                  <w:marTop w:val="0"/>
                  <w:marBottom w:val="0"/>
                  <w:divBdr>
                    <w:top w:val="single" w:sz="2" w:space="1" w:color="FFFFFF"/>
                    <w:left w:val="single" w:sz="2" w:space="11" w:color="FFFFFF"/>
                    <w:bottom w:val="single" w:sz="2" w:space="1" w:color="FFFFFF"/>
                    <w:right w:val="single" w:sz="2" w:space="4" w:color="FFFFFF"/>
                  </w:divBdr>
                  <w:divsChild>
                    <w:div w:id="880629517">
                      <w:marLeft w:val="0"/>
                      <w:marRight w:val="0"/>
                      <w:marTop w:val="0"/>
                      <w:marBottom w:val="0"/>
                      <w:divBdr>
                        <w:top w:val="none" w:sz="0" w:space="0" w:color="auto"/>
                        <w:left w:val="none" w:sz="0" w:space="0" w:color="auto"/>
                        <w:bottom w:val="none" w:sz="0" w:space="0" w:color="auto"/>
                        <w:right w:val="none" w:sz="0" w:space="0" w:color="auto"/>
                      </w:divBdr>
                    </w:div>
                  </w:divsChild>
                </w:div>
                <w:div w:id="140385301">
                  <w:marLeft w:val="0"/>
                  <w:marRight w:val="0"/>
                  <w:marTop w:val="0"/>
                  <w:marBottom w:val="0"/>
                  <w:divBdr>
                    <w:top w:val="single" w:sz="2" w:space="1" w:color="FFFFFF"/>
                    <w:left w:val="single" w:sz="2" w:space="11" w:color="FFFFFF"/>
                    <w:bottom w:val="single" w:sz="2" w:space="1" w:color="FFFFFF"/>
                    <w:right w:val="single" w:sz="2" w:space="4" w:color="FFFFFF"/>
                  </w:divBdr>
                  <w:divsChild>
                    <w:div w:id="246036204">
                      <w:marLeft w:val="0"/>
                      <w:marRight w:val="0"/>
                      <w:marTop w:val="0"/>
                      <w:marBottom w:val="0"/>
                      <w:divBdr>
                        <w:top w:val="none" w:sz="0" w:space="0" w:color="auto"/>
                        <w:left w:val="none" w:sz="0" w:space="0" w:color="auto"/>
                        <w:bottom w:val="none" w:sz="0" w:space="0" w:color="auto"/>
                        <w:right w:val="none" w:sz="0" w:space="0" w:color="auto"/>
                      </w:divBdr>
                    </w:div>
                  </w:divsChild>
                </w:div>
                <w:div w:id="1703165797">
                  <w:marLeft w:val="0"/>
                  <w:marRight w:val="0"/>
                  <w:marTop w:val="0"/>
                  <w:marBottom w:val="0"/>
                  <w:divBdr>
                    <w:top w:val="single" w:sz="2" w:space="1" w:color="FFFFFF"/>
                    <w:left w:val="single" w:sz="2" w:space="11" w:color="FFFFFF"/>
                    <w:bottom w:val="single" w:sz="2" w:space="1" w:color="FFFFFF"/>
                    <w:right w:val="single" w:sz="2" w:space="4" w:color="FFFFFF"/>
                  </w:divBdr>
                  <w:divsChild>
                    <w:div w:id="1425565359">
                      <w:marLeft w:val="0"/>
                      <w:marRight w:val="0"/>
                      <w:marTop w:val="0"/>
                      <w:marBottom w:val="0"/>
                      <w:divBdr>
                        <w:top w:val="none" w:sz="0" w:space="0" w:color="auto"/>
                        <w:left w:val="none" w:sz="0" w:space="0" w:color="auto"/>
                        <w:bottom w:val="none" w:sz="0" w:space="0" w:color="auto"/>
                        <w:right w:val="none" w:sz="0" w:space="0" w:color="auto"/>
                      </w:divBdr>
                    </w:div>
                  </w:divsChild>
                </w:div>
                <w:div w:id="840511999">
                  <w:marLeft w:val="0"/>
                  <w:marRight w:val="0"/>
                  <w:marTop w:val="0"/>
                  <w:marBottom w:val="0"/>
                  <w:divBdr>
                    <w:top w:val="single" w:sz="2" w:space="1" w:color="FFFFFF"/>
                    <w:left w:val="single" w:sz="2" w:space="11" w:color="FFFFFF"/>
                    <w:bottom w:val="single" w:sz="2" w:space="1" w:color="FFFFFF"/>
                    <w:right w:val="single" w:sz="2" w:space="4" w:color="FFFFFF"/>
                  </w:divBdr>
                  <w:divsChild>
                    <w:div w:id="661389824">
                      <w:marLeft w:val="0"/>
                      <w:marRight w:val="0"/>
                      <w:marTop w:val="0"/>
                      <w:marBottom w:val="0"/>
                      <w:divBdr>
                        <w:top w:val="none" w:sz="0" w:space="0" w:color="auto"/>
                        <w:left w:val="none" w:sz="0" w:space="0" w:color="auto"/>
                        <w:bottom w:val="none" w:sz="0" w:space="0" w:color="auto"/>
                        <w:right w:val="none" w:sz="0" w:space="0" w:color="auto"/>
                      </w:divBdr>
                    </w:div>
                  </w:divsChild>
                </w:div>
                <w:div w:id="371349070">
                  <w:marLeft w:val="0"/>
                  <w:marRight w:val="0"/>
                  <w:marTop w:val="0"/>
                  <w:marBottom w:val="0"/>
                  <w:divBdr>
                    <w:top w:val="single" w:sz="2" w:space="1" w:color="FFFFFF"/>
                    <w:left w:val="single" w:sz="2" w:space="11" w:color="FFFFFF"/>
                    <w:bottom w:val="single" w:sz="2" w:space="1" w:color="FFFFFF"/>
                    <w:right w:val="single" w:sz="2" w:space="4" w:color="FFFFFF"/>
                  </w:divBdr>
                  <w:divsChild>
                    <w:div w:id="518394321">
                      <w:marLeft w:val="0"/>
                      <w:marRight w:val="0"/>
                      <w:marTop w:val="0"/>
                      <w:marBottom w:val="0"/>
                      <w:divBdr>
                        <w:top w:val="none" w:sz="0" w:space="0" w:color="auto"/>
                        <w:left w:val="none" w:sz="0" w:space="0" w:color="auto"/>
                        <w:bottom w:val="none" w:sz="0" w:space="0" w:color="auto"/>
                        <w:right w:val="none" w:sz="0" w:space="0" w:color="auto"/>
                      </w:divBdr>
                    </w:div>
                  </w:divsChild>
                </w:div>
                <w:div w:id="397703146">
                  <w:marLeft w:val="0"/>
                  <w:marRight w:val="0"/>
                  <w:marTop w:val="0"/>
                  <w:marBottom w:val="0"/>
                  <w:divBdr>
                    <w:top w:val="single" w:sz="2" w:space="1" w:color="FFFFFF"/>
                    <w:left w:val="single" w:sz="2" w:space="11" w:color="FFFFFF"/>
                    <w:bottom w:val="single" w:sz="2" w:space="1" w:color="FFFFFF"/>
                    <w:right w:val="single" w:sz="2" w:space="4" w:color="FFFFFF"/>
                  </w:divBdr>
                  <w:divsChild>
                    <w:div w:id="2116360257">
                      <w:marLeft w:val="0"/>
                      <w:marRight w:val="0"/>
                      <w:marTop w:val="0"/>
                      <w:marBottom w:val="0"/>
                      <w:divBdr>
                        <w:top w:val="none" w:sz="0" w:space="0" w:color="auto"/>
                        <w:left w:val="none" w:sz="0" w:space="0" w:color="auto"/>
                        <w:bottom w:val="none" w:sz="0" w:space="0" w:color="auto"/>
                        <w:right w:val="none" w:sz="0" w:space="0" w:color="auto"/>
                      </w:divBdr>
                    </w:div>
                  </w:divsChild>
                </w:div>
                <w:div w:id="688798745">
                  <w:marLeft w:val="0"/>
                  <w:marRight w:val="0"/>
                  <w:marTop w:val="0"/>
                  <w:marBottom w:val="0"/>
                  <w:divBdr>
                    <w:top w:val="single" w:sz="2" w:space="1" w:color="FFFFFF"/>
                    <w:left w:val="single" w:sz="2" w:space="11" w:color="FFFFFF"/>
                    <w:bottom w:val="single" w:sz="2" w:space="1" w:color="FFFFFF"/>
                    <w:right w:val="single" w:sz="2" w:space="4" w:color="FFFFFF"/>
                  </w:divBdr>
                  <w:divsChild>
                    <w:div w:id="56586169">
                      <w:marLeft w:val="0"/>
                      <w:marRight w:val="0"/>
                      <w:marTop w:val="0"/>
                      <w:marBottom w:val="0"/>
                      <w:divBdr>
                        <w:top w:val="none" w:sz="0" w:space="0" w:color="auto"/>
                        <w:left w:val="none" w:sz="0" w:space="0" w:color="auto"/>
                        <w:bottom w:val="none" w:sz="0" w:space="0" w:color="auto"/>
                        <w:right w:val="none" w:sz="0" w:space="0" w:color="auto"/>
                      </w:divBdr>
                    </w:div>
                  </w:divsChild>
                </w:div>
                <w:div w:id="877551653">
                  <w:marLeft w:val="0"/>
                  <w:marRight w:val="0"/>
                  <w:marTop w:val="0"/>
                  <w:marBottom w:val="0"/>
                  <w:divBdr>
                    <w:top w:val="single" w:sz="2" w:space="1" w:color="FFFFFF"/>
                    <w:left w:val="single" w:sz="2" w:space="11" w:color="FFFFFF"/>
                    <w:bottom w:val="single" w:sz="2" w:space="1" w:color="FFFFFF"/>
                    <w:right w:val="single" w:sz="2" w:space="4" w:color="FFFFFF"/>
                  </w:divBdr>
                  <w:divsChild>
                    <w:div w:id="451635512">
                      <w:marLeft w:val="0"/>
                      <w:marRight w:val="0"/>
                      <w:marTop w:val="0"/>
                      <w:marBottom w:val="0"/>
                      <w:divBdr>
                        <w:top w:val="none" w:sz="0" w:space="0" w:color="auto"/>
                        <w:left w:val="none" w:sz="0" w:space="0" w:color="auto"/>
                        <w:bottom w:val="none" w:sz="0" w:space="0" w:color="auto"/>
                        <w:right w:val="none" w:sz="0" w:space="0" w:color="auto"/>
                      </w:divBdr>
                    </w:div>
                  </w:divsChild>
                </w:div>
                <w:div w:id="23094415">
                  <w:marLeft w:val="0"/>
                  <w:marRight w:val="0"/>
                  <w:marTop w:val="0"/>
                  <w:marBottom w:val="0"/>
                  <w:divBdr>
                    <w:top w:val="single" w:sz="2" w:space="1" w:color="FFFFFF"/>
                    <w:left w:val="single" w:sz="2" w:space="11" w:color="FFFFFF"/>
                    <w:bottom w:val="single" w:sz="2" w:space="1" w:color="FFFFFF"/>
                    <w:right w:val="single" w:sz="2" w:space="4" w:color="FFFFFF"/>
                  </w:divBdr>
                  <w:divsChild>
                    <w:div w:id="311830280">
                      <w:marLeft w:val="0"/>
                      <w:marRight w:val="0"/>
                      <w:marTop w:val="0"/>
                      <w:marBottom w:val="0"/>
                      <w:divBdr>
                        <w:top w:val="none" w:sz="0" w:space="0" w:color="auto"/>
                        <w:left w:val="none" w:sz="0" w:space="0" w:color="auto"/>
                        <w:bottom w:val="none" w:sz="0" w:space="0" w:color="auto"/>
                        <w:right w:val="none" w:sz="0" w:space="0" w:color="auto"/>
                      </w:divBdr>
                    </w:div>
                  </w:divsChild>
                </w:div>
                <w:div w:id="648364875">
                  <w:marLeft w:val="0"/>
                  <w:marRight w:val="0"/>
                  <w:marTop w:val="0"/>
                  <w:marBottom w:val="0"/>
                  <w:divBdr>
                    <w:top w:val="single" w:sz="2" w:space="1" w:color="FFFFFF"/>
                    <w:left w:val="single" w:sz="2" w:space="11" w:color="FFFFFF"/>
                    <w:bottom w:val="single" w:sz="2" w:space="1" w:color="FFFFFF"/>
                    <w:right w:val="single" w:sz="2" w:space="4" w:color="FFFFFF"/>
                  </w:divBdr>
                  <w:divsChild>
                    <w:div w:id="1582517741">
                      <w:marLeft w:val="0"/>
                      <w:marRight w:val="0"/>
                      <w:marTop w:val="0"/>
                      <w:marBottom w:val="0"/>
                      <w:divBdr>
                        <w:top w:val="none" w:sz="0" w:space="0" w:color="auto"/>
                        <w:left w:val="none" w:sz="0" w:space="0" w:color="auto"/>
                        <w:bottom w:val="none" w:sz="0" w:space="0" w:color="auto"/>
                        <w:right w:val="none" w:sz="0" w:space="0" w:color="auto"/>
                      </w:divBdr>
                    </w:div>
                  </w:divsChild>
                </w:div>
                <w:div w:id="264389343">
                  <w:marLeft w:val="0"/>
                  <w:marRight w:val="0"/>
                  <w:marTop w:val="0"/>
                  <w:marBottom w:val="0"/>
                  <w:divBdr>
                    <w:top w:val="single" w:sz="2" w:space="1" w:color="FFFFFF"/>
                    <w:left w:val="single" w:sz="2" w:space="11" w:color="FFFFFF"/>
                    <w:bottom w:val="single" w:sz="2" w:space="1" w:color="FFFFFF"/>
                    <w:right w:val="single" w:sz="2" w:space="4" w:color="FFFFFF"/>
                  </w:divBdr>
                  <w:divsChild>
                    <w:div w:id="948584579">
                      <w:marLeft w:val="0"/>
                      <w:marRight w:val="0"/>
                      <w:marTop w:val="0"/>
                      <w:marBottom w:val="0"/>
                      <w:divBdr>
                        <w:top w:val="none" w:sz="0" w:space="0" w:color="auto"/>
                        <w:left w:val="none" w:sz="0" w:space="0" w:color="auto"/>
                        <w:bottom w:val="none" w:sz="0" w:space="0" w:color="auto"/>
                        <w:right w:val="none" w:sz="0" w:space="0" w:color="auto"/>
                      </w:divBdr>
                    </w:div>
                  </w:divsChild>
                </w:div>
                <w:div w:id="1045106286">
                  <w:marLeft w:val="0"/>
                  <w:marRight w:val="0"/>
                  <w:marTop w:val="0"/>
                  <w:marBottom w:val="0"/>
                  <w:divBdr>
                    <w:top w:val="single" w:sz="2" w:space="1" w:color="FFFFFF"/>
                    <w:left w:val="single" w:sz="2" w:space="11" w:color="FFFFFF"/>
                    <w:bottom w:val="single" w:sz="2" w:space="1" w:color="FFFFFF"/>
                    <w:right w:val="single" w:sz="2" w:space="4" w:color="FFFFFF"/>
                  </w:divBdr>
                  <w:divsChild>
                    <w:div w:id="2017610822">
                      <w:marLeft w:val="0"/>
                      <w:marRight w:val="0"/>
                      <w:marTop w:val="0"/>
                      <w:marBottom w:val="0"/>
                      <w:divBdr>
                        <w:top w:val="none" w:sz="0" w:space="0" w:color="auto"/>
                        <w:left w:val="none" w:sz="0" w:space="0" w:color="auto"/>
                        <w:bottom w:val="none" w:sz="0" w:space="0" w:color="auto"/>
                        <w:right w:val="none" w:sz="0" w:space="0" w:color="auto"/>
                      </w:divBdr>
                    </w:div>
                  </w:divsChild>
                </w:div>
                <w:div w:id="1154567633">
                  <w:marLeft w:val="0"/>
                  <w:marRight w:val="0"/>
                  <w:marTop w:val="0"/>
                  <w:marBottom w:val="0"/>
                  <w:divBdr>
                    <w:top w:val="single" w:sz="2" w:space="1" w:color="FFFFFF"/>
                    <w:left w:val="single" w:sz="2" w:space="11" w:color="FFFFFF"/>
                    <w:bottom w:val="single" w:sz="2" w:space="1" w:color="FFFFFF"/>
                    <w:right w:val="single" w:sz="2" w:space="4" w:color="FFFFFF"/>
                  </w:divBdr>
                  <w:divsChild>
                    <w:div w:id="592399764">
                      <w:marLeft w:val="0"/>
                      <w:marRight w:val="0"/>
                      <w:marTop w:val="0"/>
                      <w:marBottom w:val="0"/>
                      <w:divBdr>
                        <w:top w:val="none" w:sz="0" w:space="0" w:color="auto"/>
                        <w:left w:val="none" w:sz="0" w:space="0" w:color="auto"/>
                        <w:bottom w:val="none" w:sz="0" w:space="0" w:color="auto"/>
                        <w:right w:val="none" w:sz="0" w:space="0" w:color="auto"/>
                      </w:divBdr>
                    </w:div>
                  </w:divsChild>
                </w:div>
                <w:div w:id="1713920020">
                  <w:marLeft w:val="0"/>
                  <w:marRight w:val="0"/>
                  <w:marTop w:val="0"/>
                  <w:marBottom w:val="0"/>
                  <w:divBdr>
                    <w:top w:val="single" w:sz="2" w:space="1" w:color="FFFFFF"/>
                    <w:left w:val="single" w:sz="2" w:space="11" w:color="FFFFFF"/>
                    <w:bottom w:val="single" w:sz="2" w:space="1" w:color="FFFFFF"/>
                    <w:right w:val="single" w:sz="2" w:space="4" w:color="FFFFFF"/>
                  </w:divBdr>
                  <w:divsChild>
                    <w:div w:id="2052605960">
                      <w:marLeft w:val="0"/>
                      <w:marRight w:val="0"/>
                      <w:marTop w:val="0"/>
                      <w:marBottom w:val="0"/>
                      <w:divBdr>
                        <w:top w:val="none" w:sz="0" w:space="0" w:color="auto"/>
                        <w:left w:val="none" w:sz="0" w:space="0" w:color="auto"/>
                        <w:bottom w:val="none" w:sz="0" w:space="0" w:color="auto"/>
                        <w:right w:val="none" w:sz="0" w:space="0" w:color="auto"/>
                      </w:divBdr>
                    </w:div>
                  </w:divsChild>
                </w:div>
                <w:div w:id="123736671">
                  <w:marLeft w:val="0"/>
                  <w:marRight w:val="0"/>
                  <w:marTop w:val="0"/>
                  <w:marBottom w:val="0"/>
                  <w:divBdr>
                    <w:top w:val="single" w:sz="2" w:space="1" w:color="FFFFFF"/>
                    <w:left w:val="single" w:sz="2" w:space="11" w:color="FFFFFF"/>
                    <w:bottom w:val="single" w:sz="2" w:space="1" w:color="FFFFFF"/>
                    <w:right w:val="single" w:sz="2" w:space="4" w:color="FFFFFF"/>
                  </w:divBdr>
                  <w:divsChild>
                    <w:div w:id="360057877">
                      <w:marLeft w:val="0"/>
                      <w:marRight w:val="0"/>
                      <w:marTop w:val="0"/>
                      <w:marBottom w:val="0"/>
                      <w:divBdr>
                        <w:top w:val="none" w:sz="0" w:space="0" w:color="auto"/>
                        <w:left w:val="none" w:sz="0" w:space="0" w:color="auto"/>
                        <w:bottom w:val="none" w:sz="0" w:space="0" w:color="auto"/>
                        <w:right w:val="none" w:sz="0" w:space="0" w:color="auto"/>
                      </w:divBdr>
                    </w:div>
                  </w:divsChild>
                </w:div>
                <w:div w:id="1852329350">
                  <w:marLeft w:val="0"/>
                  <w:marRight w:val="0"/>
                  <w:marTop w:val="0"/>
                  <w:marBottom w:val="0"/>
                  <w:divBdr>
                    <w:top w:val="single" w:sz="2" w:space="1" w:color="FFFFFF"/>
                    <w:left w:val="single" w:sz="2" w:space="11" w:color="FFFFFF"/>
                    <w:bottom w:val="single" w:sz="2" w:space="1" w:color="FFFFFF"/>
                    <w:right w:val="single" w:sz="2" w:space="4" w:color="FFFFFF"/>
                  </w:divBdr>
                  <w:divsChild>
                    <w:div w:id="1164734535">
                      <w:marLeft w:val="0"/>
                      <w:marRight w:val="0"/>
                      <w:marTop w:val="0"/>
                      <w:marBottom w:val="0"/>
                      <w:divBdr>
                        <w:top w:val="none" w:sz="0" w:space="0" w:color="auto"/>
                        <w:left w:val="none" w:sz="0" w:space="0" w:color="auto"/>
                        <w:bottom w:val="none" w:sz="0" w:space="0" w:color="auto"/>
                        <w:right w:val="none" w:sz="0" w:space="0" w:color="auto"/>
                      </w:divBdr>
                    </w:div>
                  </w:divsChild>
                </w:div>
                <w:div w:id="1755202490">
                  <w:marLeft w:val="0"/>
                  <w:marRight w:val="0"/>
                  <w:marTop w:val="0"/>
                  <w:marBottom w:val="0"/>
                  <w:divBdr>
                    <w:top w:val="single" w:sz="2" w:space="1" w:color="FFFFFF"/>
                    <w:left w:val="single" w:sz="2" w:space="11" w:color="FFFFFF"/>
                    <w:bottom w:val="single" w:sz="2" w:space="1" w:color="FFFFFF"/>
                    <w:right w:val="single" w:sz="2" w:space="4" w:color="FFFFFF"/>
                  </w:divBdr>
                  <w:divsChild>
                    <w:div w:id="801654238">
                      <w:marLeft w:val="0"/>
                      <w:marRight w:val="0"/>
                      <w:marTop w:val="0"/>
                      <w:marBottom w:val="0"/>
                      <w:divBdr>
                        <w:top w:val="none" w:sz="0" w:space="0" w:color="auto"/>
                        <w:left w:val="none" w:sz="0" w:space="0" w:color="auto"/>
                        <w:bottom w:val="none" w:sz="0" w:space="0" w:color="auto"/>
                        <w:right w:val="none" w:sz="0" w:space="0" w:color="auto"/>
                      </w:divBdr>
                    </w:div>
                  </w:divsChild>
                </w:div>
                <w:div w:id="2111006658">
                  <w:marLeft w:val="0"/>
                  <w:marRight w:val="0"/>
                  <w:marTop w:val="0"/>
                  <w:marBottom w:val="0"/>
                  <w:divBdr>
                    <w:top w:val="single" w:sz="2" w:space="1" w:color="FFFFFF"/>
                    <w:left w:val="single" w:sz="2" w:space="11" w:color="FFFFFF"/>
                    <w:bottom w:val="single" w:sz="2" w:space="1" w:color="FFFFFF"/>
                    <w:right w:val="single" w:sz="2" w:space="4" w:color="FFFFFF"/>
                  </w:divBdr>
                  <w:divsChild>
                    <w:div w:id="1459496682">
                      <w:marLeft w:val="0"/>
                      <w:marRight w:val="0"/>
                      <w:marTop w:val="0"/>
                      <w:marBottom w:val="0"/>
                      <w:divBdr>
                        <w:top w:val="none" w:sz="0" w:space="0" w:color="auto"/>
                        <w:left w:val="none" w:sz="0" w:space="0" w:color="auto"/>
                        <w:bottom w:val="none" w:sz="0" w:space="0" w:color="auto"/>
                        <w:right w:val="none" w:sz="0" w:space="0" w:color="auto"/>
                      </w:divBdr>
                    </w:div>
                  </w:divsChild>
                </w:div>
                <w:div w:id="398870946">
                  <w:marLeft w:val="0"/>
                  <w:marRight w:val="0"/>
                  <w:marTop w:val="0"/>
                  <w:marBottom w:val="0"/>
                  <w:divBdr>
                    <w:top w:val="single" w:sz="2" w:space="1" w:color="FFFFFF"/>
                    <w:left w:val="single" w:sz="2" w:space="11" w:color="FFFFFF"/>
                    <w:bottom w:val="single" w:sz="2" w:space="1" w:color="FFFFFF"/>
                    <w:right w:val="single" w:sz="2" w:space="4" w:color="FFFFFF"/>
                  </w:divBdr>
                  <w:divsChild>
                    <w:div w:id="344940798">
                      <w:marLeft w:val="0"/>
                      <w:marRight w:val="0"/>
                      <w:marTop w:val="0"/>
                      <w:marBottom w:val="0"/>
                      <w:divBdr>
                        <w:top w:val="none" w:sz="0" w:space="0" w:color="auto"/>
                        <w:left w:val="none" w:sz="0" w:space="0" w:color="auto"/>
                        <w:bottom w:val="none" w:sz="0" w:space="0" w:color="auto"/>
                        <w:right w:val="none" w:sz="0" w:space="0" w:color="auto"/>
                      </w:divBdr>
                    </w:div>
                  </w:divsChild>
                </w:div>
                <w:div w:id="834537263">
                  <w:marLeft w:val="0"/>
                  <w:marRight w:val="0"/>
                  <w:marTop w:val="0"/>
                  <w:marBottom w:val="0"/>
                  <w:divBdr>
                    <w:top w:val="single" w:sz="2" w:space="1" w:color="FFFFFF"/>
                    <w:left w:val="single" w:sz="2" w:space="11" w:color="FFFFFF"/>
                    <w:bottom w:val="single" w:sz="2" w:space="1" w:color="FFFFFF"/>
                    <w:right w:val="single" w:sz="2" w:space="4" w:color="FFFFFF"/>
                  </w:divBdr>
                  <w:divsChild>
                    <w:div w:id="1618104747">
                      <w:marLeft w:val="0"/>
                      <w:marRight w:val="0"/>
                      <w:marTop w:val="0"/>
                      <w:marBottom w:val="0"/>
                      <w:divBdr>
                        <w:top w:val="none" w:sz="0" w:space="0" w:color="auto"/>
                        <w:left w:val="none" w:sz="0" w:space="0" w:color="auto"/>
                        <w:bottom w:val="none" w:sz="0" w:space="0" w:color="auto"/>
                        <w:right w:val="none" w:sz="0" w:space="0" w:color="auto"/>
                      </w:divBdr>
                    </w:div>
                  </w:divsChild>
                </w:div>
                <w:div w:id="822241047">
                  <w:marLeft w:val="0"/>
                  <w:marRight w:val="0"/>
                  <w:marTop w:val="0"/>
                  <w:marBottom w:val="0"/>
                  <w:divBdr>
                    <w:top w:val="single" w:sz="2" w:space="1" w:color="FFFFFF"/>
                    <w:left w:val="single" w:sz="2" w:space="11" w:color="FFFFFF"/>
                    <w:bottom w:val="single" w:sz="2" w:space="1" w:color="FFFFFF"/>
                    <w:right w:val="single" w:sz="2" w:space="4" w:color="FFFFFF"/>
                  </w:divBdr>
                  <w:divsChild>
                    <w:div w:id="476532189">
                      <w:marLeft w:val="0"/>
                      <w:marRight w:val="0"/>
                      <w:marTop w:val="0"/>
                      <w:marBottom w:val="0"/>
                      <w:divBdr>
                        <w:top w:val="none" w:sz="0" w:space="0" w:color="auto"/>
                        <w:left w:val="none" w:sz="0" w:space="0" w:color="auto"/>
                        <w:bottom w:val="none" w:sz="0" w:space="0" w:color="auto"/>
                        <w:right w:val="none" w:sz="0" w:space="0" w:color="auto"/>
                      </w:divBdr>
                    </w:div>
                  </w:divsChild>
                </w:div>
                <w:div w:id="1201432269">
                  <w:marLeft w:val="0"/>
                  <w:marRight w:val="0"/>
                  <w:marTop w:val="0"/>
                  <w:marBottom w:val="0"/>
                  <w:divBdr>
                    <w:top w:val="single" w:sz="2" w:space="1" w:color="FFFFFF"/>
                    <w:left w:val="single" w:sz="2" w:space="11" w:color="FFFFFF"/>
                    <w:bottom w:val="single" w:sz="2" w:space="1" w:color="FFFFFF"/>
                    <w:right w:val="single" w:sz="2" w:space="4" w:color="FFFFFF"/>
                  </w:divBdr>
                  <w:divsChild>
                    <w:div w:id="1979915541">
                      <w:marLeft w:val="0"/>
                      <w:marRight w:val="0"/>
                      <w:marTop w:val="0"/>
                      <w:marBottom w:val="0"/>
                      <w:divBdr>
                        <w:top w:val="none" w:sz="0" w:space="0" w:color="auto"/>
                        <w:left w:val="none" w:sz="0" w:space="0" w:color="auto"/>
                        <w:bottom w:val="none" w:sz="0" w:space="0" w:color="auto"/>
                        <w:right w:val="none" w:sz="0" w:space="0" w:color="auto"/>
                      </w:divBdr>
                    </w:div>
                  </w:divsChild>
                </w:div>
                <w:div w:id="2006080640">
                  <w:marLeft w:val="0"/>
                  <w:marRight w:val="0"/>
                  <w:marTop w:val="0"/>
                  <w:marBottom w:val="0"/>
                  <w:divBdr>
                    <w:top w:val="single" w:sz="2" w:space="1" w:color="FFFFFF"/>
                    <w:left w:val="single" w:sz="2" w:space="11" w:color="FFFFFF"/>
                    <w:bottom w:val="single" w:sz="2" w:space="1" w:color="FFFFFF"/>
                    <w:right w:val="single" w:sz="2" w:space="4" w:color="FFFFFF"/>
                  </w:divBdr>
                  <w:divsChild>
                    <w:div w:id="1602107305">
                      <w:marLeft w:val="0"/>
                      <w:marRight w:val="0"/>
                      <w:marTop w:val="0"/>
                      <w:marBottom w:val="0"/>
                      <w:divBdr>
                        <w:top w:val="none" w:sz="0" w:space="0" w:color="auto"/>
                        <w:left w:val="none" w:sz="0" w:space="0" w:color="auto"/>
                        <w:bottom w:val="none" w:sz="0" w:space="0" w:color="auto"/>
                        <w:right w:val="none" w:sz="0" w:space="0" w:color="auto"/>
                      </w:divBdr>
                    </w:div>
                  </w:divsChild>
                </w:div>
                <w:div w:id="1240746897">
                  <w:marLeft w:val="0"/>
                  <w:marRight w:val="0"/>
                  <w:marTop w:val="0"/>
                  <w:marBottom w:val="0"/>
                  <w:divBdr>
                    <w:top w:val="single" w:sz="2" w:space="1" w:color="FFFFFF"/>
                    <w:left w:val="single" w:sz="2" w:space="11" w:color="FFFFFF"/>
                    <w:bottom w:val="single" w:sz="2" w:space="1" w:color="FFFFFF"/>
                    <w:right w:val="single" w:sz="2" w:space="4" w:color="FFFFFF"/>
                  </w:divBdr>
                  <w:divsChild>
                    <w:div w:id="1046838436">
                      <w:marLeft w:val="0"/>
                      <w:marRight w:val="0"/>
                      <w:marTop w:val="0"/>
                      <w:marBottom w:val="0"/>
                      <w:divBdr>
                        <w:top w:val="none" w:sz="0" w:space="0" w:color="auto"/>
                        <w:left w:val="none" w:sz="0" w:space="0" w:color="auto"/>
                        <w:bottom w:val="none" w:sz="0" w:space="0" w:color="auto"/>
                        <w:right w:val="none" w:sz="0" w:space="0" w:color="auto"/>
                      </w:divBdr>
                    </w:div>
                  </w:divsChild>
                </w:div>
                <w:div w:id="380788671">
                  <w:marLeft w:val="0"/>
                  <w:marRight w:val="0"/>
                  <w:marTop w:val="0"/>
                  <w:marBottom w:val="0"/>
                  <w:divBdr>
                    <w:top w:val="single" w:sz="2" w:space="1" w:color="FFFFFF"/>
                    <w:left w:val="single" w:sz="2" w:space="11" w:color="FFFFFF"/>
                    <w:bottom w:val="single" w:sz="2" w:space="1" w:color="FFFFFF"/>
                    <w:right w:val="single" w:sz="2" w:space="4" w:color="FFFFFF"/>
                  </w:divBdr>
                  <w:divsChild>
                    <w:div w:id="395593173">
                      <w:marLeft w:val="0"/>
                      <w:marRight w:val="0"/>
                      <w:marTop w:val="0"/>
                      <w:marBottom w:val="0"/>
                      <w:divBdr>
                        <w:top w:val="none" w:sz="0" w:space="0" w:color="auto"/>
                        <w:left w:val="none" w:sz="0" w:space="0" w:color="auto"/>
                        <w:bottom w:val="none" w:sz="0" w:space="0" w:color="auto"/>
                        <w:right w:val="none" w:sz="0" w:space="0" w:color="auto"/>
                      </w:divBdr>
                    </w:div>
                  </w:divsChild>
                </w:div>
                <w:div w:id="727457359">
                  <w:marLeft w:val="0"/>
                  <w:marRight w:val="0"/>
                  <w:marTop w:val="0"/>
                  <w:marBottom w:val="0"/>
                  <w:divBdr>
                    <w:top w:val="single" w:sz="2" w:space="1" w:color="FFFFFF"/>
                    <w:left w:val="single" w:sz="2" w:space="11" w:color="FFFFFF"/>
                    <w:bottom w:val="single" w:sz="2" w:space="1" w:color="FFFFFF"/>
                    <w:right w:val="single" w:sz="2" w:space="4" w:color="FFFFFF"/>
                  </w:divBdr>
                  <w:divsChild>
                    <w:div w:id="1387071136">
                      <w:marLeft w:val="0"/>
                      <w:marRight w:val="0"/>
                      <w:marTop w:val="0"/>
                      <w:marBottom w:val="0"/>
                      <w:divBdr>
                        <w:top w:val="none" w:sz="0" w:space="0" w:color="auto"/>
                        <w:left w:val="none" w:sz="0" w:space="0" w:color="auto"/>
                        <w:bottom w:val="none" w:sz="0" w:space="0" w:color="auto"/>
                        <w:right w:val="none" w:sz="0" w:space="0" w:color="auto"/>
                      </w:divBdr>
                    </w:div>
                  </w:divsChild>
                </w:div>
                <w:div w:id="713621520">
                  <w:marLeft w:val="0"/>
                  <w:marRight w:val="0"/>
                  <w:marTop w:val="0"/>
                  <w:marBottom w:val="0"/>
                  <w:divBdr>
                    <w:top w:val="single" w:sz="2" w:space="1" w:color="FFFFFF"/>
                    <w:left w:val="single" w:sz="2" w:space="11" w:color="FFFFFF"/>
                    <w:bottom w:val="single" w:sz="2" w:space="1" w:color="FFFFFF"/>
                    <w:right w:val="single" w:sz="2" w:space="4" w:color="FFFFFF"/>
                  </w:divBdr>
                  <w:divsChild>
                    <w:div w:id="1423186436">
                      <w:marLeft w:val="0"/>
                      <w:marRight w:val="0"/>
                      <w:marTop w:val="0"/>
                      <w:marBottom w:val="0"/>
                      <w:divBdr>
                        <w:top w:val="none" w:sz="0" w:space="0" w:color="auto"/>
                        <w:left w:val="none" w:sz="0" w:space="0" w:color="auto"/>
                        <w:bottom w:val="none" w:sz="0" w:space="0" w:color="auto"/>
                        <w:right w:val="none" w:sz="0" w:space="0" w:color="auto"/>
                      </w:divBdr>
                    </w:div>
                  </w:divsChild>
                </w:div>
                <w:div w:id="976881515">
                  <w:marLeft w:val="0"/>
                  <w:marRight w:val="0"/>
                  <w:marTop w:val="0"/>
                  <w:marBottom w:val="0"/>
                  <w:divBdr>
                    <w:top w:val="single" w:sz="2" w:space="1" w:color="FFFFFF"/>
                    <w:left w:val="single" w:sz="2" w:space="11" w:color="FFFFFF"/>
                    <w:bottom w:val="single" w:sz="2" w:space="1" w:color="FFFFFF"/>
                    <w:right w:val="single" w:sz="2" w:space="4" w:color="FFFFFF"/>
                  </w:divBdr>
                  <w:divsChild>
                    <w:div w:id="2023586072">
                      <w:marLeft w:val="0"/>
                      <w:marRight w:val="0"/>
                      <w:marTop w:val="0"/>
                      <w:marBottom w:val="0"/>
                      <w:divBdr>
                        <w:top w:val="none" w:sz="0" w:space="0" w:color="auto"/>
                        <w:left w:val="none" w:sz="0" w:space="0" w:color="auto"/>
                        <w:bottom w:val="none" w:sz="0" w:space="0" w:color="auto"/>
                        <w:right w:val="none" w:sz="0" w:space="0" w:color="auto"/>
                      </w:divBdr>
                    </w:div>
                  </w:divsChild>
                </w:div>
                <w:div w:id="1513717572">
                  <w:marLeft w:val="0"/>
                  <w:marRight w:val="0"/>
                  <w:marTop w:val="0"/>
                  <w:marBottom w:val="0"/>
                  <w:divBdr>
                    <w:top w:val="single" w:sz="2" w:space="1" w:color="FFFFFF"/>
                    <w:left w:val="single" w:sz="2" w:space="11" w:color="FFFFFF"/>
                    <w:bottom w:val="single" w:sz="2" w:space="1" w:color="FFFFFF"/>
                    <w:right w:val="single" w:sz="2" w:space="4" w:color="FFFFFF"/>
                  </w:divBdr>
                  <w:divsChild>
                    <w:div w:id="486095838">
                      <w:marLeft w:val="0"/>
                      <w:marRight w:val="0"/>
                      <w:marTop w:val="0"/>
                      <w:marBottom w:val="0"/>
                      <w:divBdr>
                        <w:top w:val="none" w:sz="0" w:space="0" w:color="auto"/>
                        <w:left w:val="none" w:sz="0" w:space="0" w:color="auto"/>
                        <w:bottom w:val="none" w:sz="0" w:space="0" w:color="auto"/>
                        <w:right w:val="none" w:sz="0" w:space="0" w:color="auto"/>
                      </w:divBdr>
                    </w:div>
                  </w:divsChild>
                </w:div>
                <w:div w:id="271715026">
                  <w:marLeft w:val="0"/>
                  <w:marRight w:val="0"/>
                  <w:marTop w:val="0"/>
                  <w:marBottom w:val="0"/>
                  <w:divBdr>
                    <w:top w:val="single" w:sz="2" w:space="1" w:color="FFFFFF"/>
                    <w:left w:val="single" w:sz="2" w:space="11" w:color="FFFFFF"/>
                    <w:bottom w:val="single" w:sz="2" w:space="1" w:color="FFFFFF"/>
                    <w:right w:val="single" w:sz="2" w:space="4" w:color="FFFFFF"/>
                  </w:divBdr>
                  <w:divsChild>
                    <w:div w:id="2034499824">
                      <w:marLeft w:val="0"/>
                      <w:marRight w:val="0"/>
                      <w:marTop w:val="0"/>
                      <w:marBottom w:val="0"/>
                      <w:divBdr>
                        <w:top w:val="none" w:sz="0" w:space="0" w:color="auto"/>
                        <w:left w:val="none" w:sz="0" w:space="0" w:color="auto"/>
                        <w:bottom w:val="none" w:sz="0" w:space="0" w:color="auto"/>
                        <w:right w:val="none" w:sz="0" w:space="0" w:color="auto"/>
                      </w:divBdr>
                    </w:div>
                  </w:divsChild>
                </w:div>
                <w:div w:id="471101163">
                  <w:marLeft w:val="0"/>
                  <w:marRight w:val="0"/>
                  <w:marTop w:val="0"/>
                  <w:marBottom w:val="0"/>
                  <w:divBdr>
                    <w:top w:val="single" w:sz="2" w:space="1" w:color="FFFFFF"/>
                    <w:left w:val="single" w:sz="2" w:space="11" w:color="FFFFFF"/>
                    <w:bottom w:val="single" w:sz="2" w:space="1" w:color="FFFFFF"/>
                    <w:right w:val="single" w:sz="2" w:space="4" w:color="FFFFFF"/>
                  </w:divBdr>
                  <w:divsChild>
                    <w:div w:id="442186253">
                      <w:marLeft w:val="0"/>
                      <w:marRight w:val="0"/>
                      <w:marTop w:val="0"/>
                      <w:marBottom w:val="0"/>
                      <w:divBdr>
                        <w:top w:val="none" w:sz="0" w:space="0" w:color="auto"/>
                        <w:left w:val="none" w:sz="0" w:space="0" w:color="auto"/>
                        <w:bottom w:val="none" w:sz="0" w:space="0" w:color="auto"/>
                        <w:right w:val="none" w:sz="0" w:space="0" w:color="auto"/>
                      </w:divBdr>
                    </w:div>
                  </w:divsChild>
                </w:div>
                <w:div w:id="1039553807">
                  <w:marLeft w:val="0"/>
                  <w:marRight w:val="0"/>
                  <w:marTop w:val="0"/>
                  <w:marBottom w:val="0"/>
                  <w:divBdr>
                    <w:top w:val="single" w:sz="2" w:space="1" w:color="FFFFFF"/>
                    <w:left w:val="single" w:sz="2" w:space="11" w:color="FFFFFF"/>
                    <w:bottom w:val="single" w:sz="2" w:space="1" w:color="FFFFFF"/>
                    <w:right w:val="single" w:sz="2" w:space="4" w:color="FFFFFF"/>
                  </w:divBdr>
                  <w:divsChild>
                    <w:div w:id="1466199696">
                      <w:marLeft w:val="0"/>
                      <w:marRight w:val="0"/>
                      <w:marTop w:val="0"/>
                      <w:marBottom w:val="0"/>
                      <w:divBdr>
                        <w:top w:val="none" w:sz="0" w:space="0" w:color="auto"/>
                        <w:left w:val="none" w:sz="0" w:space="0" w:color="auto"/>
                        <w:bottom w:val="none" w:sz="0" w:space="0" w:color="auto"/>
                        <w:right w:val="none" w:sz="0" w:space="0" w:color="auto"/>
                      </w:divBdr>
                    </w:div>
                  </w:divsChild>
                </w:div>
                <w:div w:id="578366756">
                  <w:marLeft w:val="0"/>
                  <w:marRight w:val="0"/>
                  <w:marTop w:val="0"/>
                  <w:marBottom w:val="0"/>
                  <w:divBdr>
                    <w:top w:val="single" w:sz="2" w:space="1" w:color="FFFFFF"/>
                    <w:left w:val="single" w:sz="2" w:space="11" w:color="FFFFFF"/>
                    <w:bottom w:val="single" w:sz="2" w:space="1" w:color="FFFFFF"/>
                    <w:right w:val="single" w:sz="2" w:space="4" w:color="FFFFFF"/>
                  </w:divBdr>
                  <w:divsChild>
                    <w:div w:id="1366324700">
                      <w:marLeft w:val="0"/>
                      <w:marRight w:val="0"/>
                      <w:marTop w:val="0"/>
                      <w:marBottom w:val="0"/>
                      <w:divBdr>
                        <w:top w:val="none" w:sz="0" w:space="0" w:color="auto"/>
                        <w:left w:val="none" w:sz="0" w:space="0" w:color="auto"/>
                        <w:bottom w:val="none" w:sz="0" w:space="0" w:color="auto"/>
                        <w:right w:val="none" w:sz="0" w:space="0" w:color="auto"/>
                      </w:divBdr>
                    </w:div>
                  </w:divsChild>
                </w:div>
                <w:div w:id="262569024">
                  <w:marLeft w:val="0"/>
                  <w:marRight w:val="0"/>
                  <w:marTop w:val="0"/>
                  <w:marBottom w:val="0"/>
                  <w:divBdr>
                    <w:top w:val="single" w:sz="2" w:space="1" w:color="FFFFFF"/>
                    <w:left w:val="single" w:sz="2" w:space="11" w:color="FFFFFF"/>
                    <w:bottom w:val="single" w:sz="2" w:space="1" w:color="FFFFFF"/>
                    <w:right w:val="single" w:sz="2" w:space="4" w:color="FFFFFF"/>
                  </w:divBdr>
                  <w:divsChild>
                    <w:div w:id="1558011177">
                      <w:marLeft w:val="0"/>
                      <w:marRight w:val="0"/>
                      <w:marTop w:val="0"/>
                      <w:marBottom w:val="0"/>
                      <w:divBdr>
                        <w:top w:val="none" w:sz="0" w:space="0" w:color="auto"/>
                        <w:left w:val="none" w:sz="0" w:space="0" w:color="auto"/>
                        <w:bottom w:val="none" w:sz="0" w:space="0" w:color="auto"/>
                        <w:right w:val="none" w:sz="0" w:space="0" w:color="auto"/>
                      </w:divBdr>
                    </w:div>
                  </w:divsChild>
                </w:div>
                <w:div w:id="490103270">
                  <w:marLeft w:val="0"/>
                  <w:marRight w:val="0"/>
                  <w:marTop w:val="0"/>
                  <w:marBottom w:val="0"/>
                  <w:divBdr>
                    <w:top w:val="single" w:sz="2" w:space="1" w:color="FFFFFF"/>
                    <w:left w:val="single" w:sz="2" w:space="11" w:color="FFFFFF"/>
                    <w:bottom w:val="single" w:sz="2" w:space="1" w:color="FFFFFF"/>
                    <w:right w:val="single" w:sz="2" w:space="4" w:color="FFFFFF"/>
                  </w:divBdr>
                  <w:divsChild>
                    <w:div w:id="1080447062">
                      <w:marLeft w:val="0"/>
                      <w:marRight w:val="0"/>
                      <w:marTop w:val="0"/>
                      <w:marBottom w:val="0"/>
                      <w:divBdr>
                        <w:top w:val="none" w:sz="0" w:space="0" w:color="auto"/>
                        <w:left w:val="none" w:sz="0" w:space="0" w:color="auto"/>
                        <w:bottom w:val="none" w:sz="0" w:space="0" w:color="auto"/>
                        <w:right w:val="none" w:sz="0" w:space="0" w:color="auto"/>
                      </w:divBdr>
                    </w:div>
                  </w:divsChild>
                </w:div>
                <w:div w:id="1911500645">
                  <w:marLeft w:val="0"/>
                  <w:marRight w:val="0"/>
                  <w:marTop w:val="0"/>
                  <w:marBottom w:val="0"/>
                  <w:divBdr>
                    <w:top w:val="single" w:sz="2" w:space="1" w:color="FFFFFF"/>
                    <w:left w:val="single" w:sz="2" w:space="11" w:color="FFFFFF"/>
                    <w:bottom w:val="single" w:sz="2" w:space="1" w:color="FFFFFF"/>
                    <w:right w:val="single" w:sz="2" w:space="4" w:color="FFFFFF"/>
                  </w:divBdr>
                  <w:divsChild>
                    <w:div w:id="1619792897">
                      <w:marLeft w:val="0"/>
                      <w:marRight w:val="0"/>
                      <w:marTop w:val="0"/>
                      <w:marBottom w:val="0"/>
                      <w:divBdr>
                        <w:top w:val="none" w:sz="0" w:space="0" w:color="auto"/>
                        <w:left w:val="none" w:sz="0" w:space="0" w:color="auto"/>
                        <w:bottom w:val="none" w:sz="0" w:space="0" w:color="auto"/>
                        <w:right w:val="none" w:sz="0" w:space="0" w:color="auto"/>
                      </w:divBdr>
                    </w:div>
                  </w:divsChild>
                </w:div>
                <w:div w:id="371687260">
                  <w:marLeft w:val="0"/>
                  <w:marRight w:val="0"/>
                  <w:marTop w:val="0"/>
                  <w:marBottom w:val="0"/>
                  <w:divBdr>
                    <w:top w:val="single" w:sz="2" w:space="1" w:color="FFFFFF"/>
                    <w:left w:val="single" w:sz="2" w:space="11" w:color="FFFFFF"/>
                    <w:bottom w:val="single" w:sz="2" w:space="1" w:color="FFFFFF"/>
                    <w:right w:val="single" w:sz="2" w:space="4" w:color="FFFFFF"/>
                  </w:divBdr>
                  <w:divsChild>
                    <w:div w:id="1562863093">
                      <w:marLeft w:val="0"/>
                      <w:marRight w:val="0"/>
                      <w:marTop w:val="0"/>
                      <w:marBottom w:val="0"/>
                      <w:divBdr>
                        <w:top w:val="none" w:sz="0" w:space="0" w:color="auto"/>
                        <w:left w:val="none" w:sz="0" w:space="0" w:color="auto"/>
                        <w:bottom w:val="none" w:sz="0" w:space="0" w:color="auto"/>
                        <w:right w:val="none" w:sz="0" w:space="0" w:color="auto"/>
                      </w:divBdr>
                    </w:div>
                  </w:divsChild>
                </w:div>
                <w:div w:id="1032535614">
                  <w:marLeft w:val="0"/>
                  <w:marRight w:val="0"/>
                  <w:marTop w:val="0"/>
                  <w:marBottom w:val="0"/>
                  <w:divBdr>
                    <w:top w:val="single" w:sz="2" w:space="1" w:color="FFFFFF"/>
                    <w:left w:val="single" w:sz="2" w:space="11" w:color="FFFFFF"/>
                    <w:bottom w:val="single" w:sz="2" w:space="1" w:color="FFFFFF"/>
                    <w:right w:val="single" w:sz="2" w:space="4" w:color="FFFFFF"/>
                  </w:divBdr>
                  <w:divsChild>
                    <w:div w:id="502167972">
                      <w:marLeft w:val="0"/>
                      <w:marRight w:val="0"/>
                      <w:marTop w:val="0"/>
                      <w:marBottom w:val="0"/>
                      <w:divBdr>
                        <w:top w:val="none" w:sz="0" w:space="0" w:color="auto"/>
                        <w:left w:val="none" w:sz="0" w:space="0" w:color="auto"/>
                        <w:bottom w:val="none" w:sz="0" w:space="0" w:color="auto"/>
                        <w:right w:val="none" w:sz="0" w:space="0" w:color="auto"/>
                      </w:divBdr>
                    </w:div>
                  </w:divsChild>
                </w:div>
                <w:div w:id="78868476">
                  <w:marLeft w:val="0"/>
                  <w:marRight w:val="0"/>
                  <w:marTop w:val="0"/>
                  <w:marBottom w:val="0"/>
                  <w:divBdr>
                    <w:top w:val="single" w:sz="2" w:space="1" w:color="FFFFFF"/>
                    <w:left w:val="single" w:sz="2" w:space="11" w:color="FFFFFF"/>
                    <w:bottom w:val="single" w:sz="2" w:space="1" w:color="FFFFFF"/>
                    <w:right w:val="single" w:sz="2" w:space="4" w:color="FFFFFF"/>
                  </w:divBdr>
                  <w:divsChild>
                    <w:div w:id="1508061214">
                      <w:marLeft w:val="0"/>
                      <w:marRight w:val="0"/>
                      <w:marTop w:val="0"/>
                      <w:marBottom w:val="0"/>
                      <w:divBdr>
                        <w:top w:val="none" w:sz="0" w:space="0" w:color="auto"/>
                        <w:left w:val="none" w:sz="0" w:space="0" w:color="auto"/>
                        <w:bottom w:val="none" w:sz="0" w:space="0" w:color="auto"/>
                        <w:right w:val="none" w:sz="0" w:space="0" w:color="auto"/>
                      </w:divBdr>
                    </w:div>
                  </w:divsChild>
                </w:div>
                <w:div w:id="1899899808">
                  <w:marLeft w:val="0"/>
                  <w:marRight w:val="0"/>
                  <w:marTop w:val="0"/>
                  <w:marBottom w:val="0"/>
                  <w:divBdr>
                    <w:top w:val="single" w:sz="2" w:space="1" w:color="FFFFFF"/>
                    <w:left w:val="single" w:sz="2" w:space="11" w:color="FFFFFF"/>
                    <w:bottom w:val="single" w:sz="2" w:space="1" w:color="FFFFFF"/>
                    <w:right w:val="single" w:sz="2" w:space="4" w:color="FFFFFF"/>
                  </w:divBdr>
                  <w:divsChild>
                    <w:div w:id="896362303">
                      <w:marLeft w:val="0"/>
                      <w:marRight w:val="0"/>
                      <w:marTop w:val="0"/>
                      <w:marBottom w:val="0"/>
                      <w:divBdr>
                        <w:top w:val="none" w:sz="0" w:space="0" w:color="auto"/>
                        <w:left w:val="none" w:sz="0" w:space="0" w:color="auto"/>
                        <w:bottom w:val="none" w:sz="0" w:space="0" w:color="auto"/>
                        <w:right w:val="none" w:sz="0" w:space="0" w:color="auto"/>
                      </w:divBdr>
                    </w:div>
                  </w:divsChild>
                </w:div>
                <w:div w:id="2121412982">
                  <w:marLeft w:val="0"/>
                  <w:marRight w:val="0"/>
                  <w:marTop w:val="0"/>
                  <w:marBottom w:val="0"/>
                  <w:divBdr>
                    <w:top w:val="single" w:sz="2" w:space="1" w:color="FFFFFF"/>
                    <w:left w:val="single" w:sz="2" w:space="11" w:color="FFFFFF"/>
                    <w:bottom w:val="single" w:sz="2" w:space="1" w:color="FFFFFF"/>
                    <w:right w:val="single" w:sz="2" w:space="4" w:color="FFFFFF"/>
                  </w:divBdr>
                  <w:divsChild>
                    <w:div w:id="986204262">
                      <w:marLeft w:val="0"/>
                      <w:marRight w:val="0"/>
                      <w:marTop w:val="0"/>
                      <w:marBottom w:val="0"/>
                      <w:divBdr>
                        <w:top w:val="none" w:sz="0" w:space="0" w:color="auto"/>
                        <w:left w:val="none" w:sz="0" w:space="0" w:color="auto"/>
                        <w:bottom w:val="none" w:sz="0" w:space="0" w:color="auto"/>
                        <w:right w:val="none" w:sz="0" w:space="0" w:color="auto"/>
                      </w:divBdr>
                    </w:div>
                  </w:divsChild>
                </w:div>
                <w:div w:id="15038572">
                  <w:marLeft w:val="0"/>
                  <w:marRight w:val="0"/>
                  <w:marTop w:val="0"/>
                  <w:marBottom w:val="0"/>
                  <w:divBdr>
                    <w:top w:val="single" w:sz="2" w:space="1" w:color="FFFFFF"/>
                    <w:left w:val="single" w:sz="2" w:space="11" w:color="FFFFFF"/>
                    <w:bottom w:val="single" w:sz="2" w:space="1" w:color="FFFFFF"/>
                    <w:right w:val="single" w:sz="2" w:space="4" w:color="FFFFFF"/>
                  </w:divBdr>
                  <w:divsChild>
                    <w:div w:id="232743693">
                      <w:marLeft w:val="0"/>
                      <w:marRight w:val="0"/>
                      <w:marTop w:val="0"/>
                      <w:marBottom w:val="0"/>
                      <w:divBdr>
                        <w:top w:val="none" w:sz="0" w:space="0" w:color="auto"/>
                        <w:left w:val="none" w:sz="0" w:space="0" w:color="auto"/>
                        <w:bottom w:val="none" w:sz="0" w:space="0" w:color="auto"/>
                        <w:right w:val="none" w:sz="0" w:space="0" w:color="auto"/>
                      </w:divBdr>
                    </w:div>
                  </w:divsChild>
                </w:div>
                <w:div w:id="894699739">
                  <w:marLeft w:val="0"/>
                  <w:marRight w:val="0"/>
                  <w:marTop w:val="0"/>
                  <w:marBottom w:val="0"/>
                  <w:divBdr>
                    <w:top w:val="single" w:sz="2" w:space="1" w:color="FFFFFF"/>
                    <w:left w:val="single" w:sz="2" w:space="11" w:color="FFFFFF"/>
                    <w:bottom w:val="single" w:sz="2" w:space="1" w:color="FFFFFF"/>
                    <w:right w:val="single" w:sz="2" w:space="4" w:color="FFFFFF"/>
                  </w:divBdr>
                  <w:divsChild>
                    <w:div w:id="1795754646">
                      <w:marLeft w:val="0"/>
                      <w:marRight w:val="0"/>
                      <w:marTop w:val="0"/>
                      <w:marBottom w:val="0"/>
                      <w:divBdr>
                        <w:top w:val="none" w:sz="0" w:space="0" w:color="auto"/>
                        <w:left w:val="none" w:sz="0" w:space="0" w:color="auto"/>
                        <w:bottom w:val="none" w:sz="0" w:space="0" w:color="auto"/>
                        <w:right w:val="none" w:sz="0" w:space="0" w:color="auto"/>
                      </w:divBdr>
                    </w:div>
                  </w:divsChild>
                </w:div>
                <w:div w:id="1811091619">
                  <w:marLeft w:val="0"/>
                  <w:marRight w:val="0"/>
                  <w:marTop w:val="0"/>
                  <w:marBottom w:val="0"/>
                  <w:divBdr>
                    <w:top w:val="single" w:sz="2" w:space="1" w:color="FFFFFF"/>
                    <w:left w:val="single" w:sz="2" w:space="11" w:color="FFFFFF"/>
                    <w:bottom w:val="single" w:sz="2" w:space="4" w:color="FFFFFF"/>
                    <w:right w:val="single" w:sz="2" w:space="4" w:color="FFFFFF"/>
                  </w:divBdr>
                  <w:divsChild>
                    <w:div w:id="14190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178934">
      <w:bodyDiv w:val="1"/>
      <w:marLeft w:val="0"/>
      <w:marRight w:val="0"/>
      <w:marTop w:val="0"/>
      <w:marBottom w:val="0"/>
      <w:divBdr>
        <w:top w:val="none" w:sz="0" w:space="0" w:color="auto"/>
        <w:left w:val="none" w:sz="0" w:space="0" w:color="auto"/>
        <w:bottom w:val="none" w:sz="0" w:space="0" w:color="auto"/>
        <w:right w:val="none" w:sz="0" w:space="0" w:color="auto"/>
      </w:divBdr>
      <w:divsChild>
        <w:div w:id="1084764986">
          <w:marLeft w:val="0"/>
          <w:marRight w:val="0"/>
          <w:marTop w:val="0"/>
          <w:marBottom w:val="0"/>
          <w:divBdr>
            <w:top w:val="none" w:sz="0" w:space="0" w:color="auto"/>
            <w:left w:val="none" w:sz="0" w:space="0" w:color="auto"/>
            <w:bottom w:val="none" w:sz="0" w:space="0" w:color="auto"/>
            <w:right w:val="none" w:sz="0" w:space="0" w:color="auto"/>
          </w:divBdr>
        </w:div>
        <w:div w:id="655495434">
          <w:marLeft w:val="0"/>
          <w:marRight w:val="0"/>
          <w:marTop w:val="0"/>
          <w:marBottom w:val="300"/>
          <w:divBdr>
            <w:top w:val="none" w:sz="0" w:space="0" w:color="auto"/>
            <w:left w:val="none" w:sz="0" w:space="0" w:color="auto"/>
            <w:bottom w:val="none" w:sz="0" w:space="0" w:color="auto"/>
            <w:right w:val="none" w:sz="0" w:space="0" w:color="auto"/>
          </w:divBdr>
          <w:divsChild>
            <w:div w:id="473303031">
              <w:marLeft w:val="0"/>
              <w:marRight w:val="0"/>
              <w:marTop w:val="0"/>
              <w:marBottom w:val="0"/>
              <w:divBdr>
                <w:top w:val="none" w:sz="0" w:space="0" w:color="auto"/>
                <w:left w:val="none" w:sz="0" w:space="0" w:color="auto"/>
                <w:bottom w:val="none" w:sz="0" w:space="0" w:color="auto"/>
                <w:right w:val="none" w:sz="0" w:space="0" w:color="auto"/>
              </w:divBdr>
              <w:divsChild>
                <w:div w:id="2143958194">
                  <w:marLeft w:val="0"/>
                  <w:marRight w:val="0"/>
                  <w:marTop w:val="0"/>
                  <w:marBottom w:val="0"/>
                  <w:divBdr>
                    <w:top w:val="single" w:sz="2" w:space="4" w:color="FFFFFF"/>
                    <w:left w:val="single" w:sz="2" w:space="11" w:color="FFFFFF"/>
                    <w:bottom w:val="single" w:sz="2" w:space="1" w:color="FFFFFF"/>
                    <w:right w:val="single" w:sz="2" w:space="4" w:color="FFFFFF"/>
                  </w:divBdr>
                  <w:divsChild>
                    <w:div w:id="1200048860">
                      <w:marLeft w:val="0"/>
                      <w:marRight w:val="0"/>
                      <w:marTop w:val="0"/>
                      <w:marBottom w:val="0"/>
                      <w:divBdr>
                        <w:top w:val="none" w:sz="0" w:space="0" w:color="auto"/>
                        <w:left w:val="none" w:sz="0" w:space="0" w:color="auto"/>
                        <w:bottom w:val="none" w:sz="0" w:space="0" w:color="auto"/>
                        <w:right w:val="none" w:sz="0" w:space="0" w:color="auto"/>
                      </w:divBdr>
                    </w:div>
                  </w:divsChild>
                </w:div>
                <w:div w:id="1379552502">
                  <w:marLeft w:val="0"/>
                  <w:marRight w:val="0"/>
                  <w:marTop w:val="0"/>
                  <w:marBottom w:val="0"/>
                  <w:divBdr>
                    <w:top w:val="single" w:sz="2" w:space="1" w:color="FFFFFF"/>
                    <w:left w:val="single" w:sz="2" w:space="11" w:color="FFFFFF"/>
                    <w:bottom w:val="single" w:sz="2" w:space="1" w:color="FFFFFF"/>
                    <w:right w:val="single" w:sz="2" w:space="4" w:color="FFFFFF"/>
                  </w:divBdr>
                  <w:divsChild>
                    <w:div w:id="888150420">
                      <w:marLeft w:val="0"/>
                      <w:marRight w:val="0"/>
                      <w:marTop w:val="0"/>
                      <w:marBottom w:val="0"/>
                      <w:divBdr>
                        <w:top w:val="none" w:sz="0" w:space="0" w:color="auto"/>
                        <w:left w:val="none" w:sz="0" w:space="0" w:color="auto"/>
                        <w:bottom w:val="none" w:sz="0" w:space="0" w:color="auto"/>
                        <w:right w:val="none" w:sz="0" w:space="0" w:color="auto"/>
                      </w:divBdr>
                    </w:div>
                  </w:divsChild>
                </w:div>
                <w:div w:id="922490371">
                  <w:marLeft w:val="0"/>
                  <w:marRight w:val="0"/>
                  <w:marTop w:val="0"/>
                  <w:marBottom w:val="0"/>
                  <w:divBdr>
                    <w:top w:val="single" w:sz="2" w:space="1" w:color="FFFFFF"/>
                    <w:left w:val="single" w:sz="2" w:space="11" w:color="FFFFFF"/>
                    <w:bottom w:val="single" w:sz="2" w:space="1" w:color="FFFFFF"/>
                    <w:right w:val="single" w:sz="2" w:space="4" w:color="FFFFFF"/>
                  </w:divBdr>
                  <w:divsChild>
                    <w:div w:id="132531710">
                      <w:marLeft w:val="0"/>
                      <w:marRight w:val="0"/>
                      <w:marTop w:val="0"/>
                      <w:marBottom w:val="0"/>
                      <w:divBdr>
                        <w:top w:val="none" w:sz="0" w:space="0" w:color="auto"/>
                        <w:left w:val="none" w:sz="0" w:space="0" w:color="auto"/>
                        <w:bottom w:val="none" w:sz="0" w:space="0" w:color="auto"/>
                        <w:right w:val="none" w:sz="0" w:space="0" w:color="auto"/>
                      </w:divBdr>
                    </w:div>
                  </w:divsChild>
                </w:div>
                <w:div w:id="463013160">
                  <w:marLeft w:val="0"/>
                  <w:marRight w:val="0"/>
                  <w:marTop w:val="0"/>
                  <w:marBottom w:val="0"/>
                  <w:divBdr>
                    <w:top w:val="single" w:sz="2" w:space="1" w:color="FFFFFF"/>
                    <w:left w:val="single" w:sz="2" w:space="11" w:color="FFFFFF"/>
                    <w:bottom w:val="single" w:sz="2" w:space="1" w:color="FFFFFF"/>
                    <w:right w:val="single" w:sz="2" w:space="4" w:color="FFFFFF"/>
                  </w:divBdr>
                  <w:divsChild>
                    <w:div w:id="142619769">
                      <w:marLeft w:val="0"/>
                      <w:marRight w:val="0"/>
                      <w:marTop w:val="0"/>
                      <w:marBottom w:val="0"/>
                      <w:divBdr>
                        <w:top w:val="none" w:sz="0" w:space="0" w:color="auto"/>
                        <w:left w:val="none" w:sz="0" w:space="0" w:color="auto"/>
                        <w:bottom w:val="none" w:sz="0" w:space="0" w:color="auto"/>
                        <w:right w:val="none" w:sz="0" w:space="0" w:color="auto"/>
                      </w:divBdr>
                    </w:div>
                  </w:divsChild>
                </w:div>
                <w:div w:id="1170289742">
                  <w:marLeft w:val="0"/>
                  <w:marRight w:val="0"/>
                  <w:marTop w:val="0"/>
                  <w:marBottom w:val="0"/>
                  <w:divBdr>
                    <w:top w:val="single" w:sz="2" w:space="1" w:color="FFFFFF"/>
                    <w:left w:val="single" w:sz="2" w:space="11" w:color="FFFFFF"/>
                    <w:bottom w:val="single" w:sz="2" w:space="1" w:color="FFFFFF"/>
                    <w:right w:val="single" w:sz="2" w:space="4" w:color="FFFFFF"/>
                  </w:divBdr>
                  <w:divsChild>
                    <w:div w:id="1510287618">
                      <w:marLeft w:val="0"/>
                      <w:marRight w:val="0"/>
                      <w:marTop w:val="0"/>
                      <w:marBottom w:val="0"/>
                      <w:divBdr>
                        <w:top w:val="none" w:sz="0" w:space="0" w:color="auto"/>
                        <w:left w:val="none" w:sz="0" w:space="0" w:color="auto"/>
                        <w:bottom w:val="none" w:sz="0" w:space="0" w:color="auto"/>
                        <w:right w:val="none" w:sz="0" w:space="0" w:color="auto"/>
                      </w:divBdr>
                    </w:div>
                  </w:divsChild>
                </w:div>
                <w:div w:id="2095272226">
                  <w:marLeft w:val="0"/>
                  <w:marRight w:val="0"/>
                  <w:marTop w:val="0"/>
                  <w:marBottom w:val="0"/>
                  <w:divBdr>
                    <w:top w:val="single" w:sz="2" w:space="1" w:color="FFFFFF"/>
                    <w:left w:val="single" w:sz="2" w:space="11" w:color="FFFFFF"/>
                    <w:bottom w:val="single" w:sz="2" w:space="1" w:color="FFFFFF"/>
                    <w:right w:val="single" w:sz="2" w:space="4" w:color="FFFFFF"/>
                  </w:divBdr>
                  <w:divsChild>
                    <w:div w:id="593170510">
                      <w:marLeft w:val="0"/>
                      <w:marRight w:val="0"/>
                      <w:marTop w:val="0"/>
                      <w:marBottom w:val="0"/>
                      <w:divBdr>
                        <w:top w:val="none" w:sz="0" w:space="0" w:color="auto"/>
                        <w:left w:val="none" w:sz="0" w:space="0" w:color="auto"/>
                        <w:bottom w:val="none" w:sz="0" w:space="0" w:color="auto"/>
                        <w:right w:val="none" w:sz="0" w:space="0" w:color="auto"/>
                      </w:divBdr>
                    </w:div>
                  </w:divsChild>
                </w:div>
                <w:div w:id="412093684">
                  <w:marLeft w:val="0"/>
                  <w:marRight w:val="0"/>
                  <w:marTop w:val="0"/>
                  <w:marBottom w:val="0"/>
                  <w:divBdr>
                    <w:top w:val="single" w:sz="2" w:space="1" w:color="FFFFFF"/>
                    <w:left w:val="single" w:sz="2" w:space="11" w:color="FFFFFF"/>
                    <w:bottom w:val="single" w:sz="2" w:space="1" w:color="FFFFFF"/>
                    <w:right w:val="single" w:sz="2" w:space="4" w:color="FFFFFF"/>
                  </w:divBdr>
                  <w:divsChild>
                    <w:div w:id="538393965">
                      <w:marLeft w:val="0"/>
                      <w:marRight w:val="0"/>
                      <w:marTop w:val="0"/>
                      <w:marBottom w:val="0"/>
                      <w:divBdr>
                        <w:top w:val="none" w:sz="0" w:space="0" w:color="auto"/>
                        <w:left w:val="none" w:sz="0" w:space="0" w:color="auto"/>
                        <w:bottom w:val="none" w:sz="0" w:space="0" w:color="auto"/>
                        <w:right w:val="none" w:sz="0" w:space="0" w:color="auto"/>
                      </w:divBdr>
                    </w:div>
                  </w:divsChild>
                </w:div>
                <w:div w:id="424955943">
                  <w:marLeft w:val="0"/>
                  <w:marRight w:val="0"/>
                  <w:marTop w:val="0"/>
                  <w:marBottom w:val="0"/>
                  <w:divBdr>
                    <w:top w:val="single" w:sz="2" w:space="1" w:color="FFFFFF"/>
                    <w:left w:val="single" w:sz="2" w:space="11" w:color="FFFFFF"/>
                    <w:bottom w:val="single" w:sz="2" w:space="1" w:color="FFFFFF"/>
                    <w:right w:val="single" w:sz="2" w:space="4" w:color="FFFFFF"/>
                  </w:divBdr>
                  <w:divsChild>
                    <w:div w:id="1953632735">
                      <w:marLeft w:val="0"/>
                      <w:marRight w:val="0"/>
                      <w:marTop w:val="0"/>
                      <w:marBottom w:val="0"/>
                      <w:divBdr>
                        <w:top w:val="none" w:sz="0" w:space="0" w:color="auto"/>
                        <w:left w:val="none" w:sz="0" w:space="0" w:color="auto"/>
                        <w:bottom w:val="none" w:sz="0" w:space="0" w:color="auto"/>
                        <w:right w:val="none" w:sz="0" w:space="0" w:color="auto"/>
                      </w:divBdr>
                    </w:div>
                  </w:divsChild>
                </w:div>
                <w:div w:id="1519193034">
                  <w:marLeft w:val="0"/>
                  <w:marRight w:val="0"/>
                  <w:marTop w:val="0"/>
                  <w:marBottom w:val="0"/>
                  <w:divBdr>
                    <w:top w:val="single" w:sz="2" w:space="1" w:color="FFFFFF"/>
                    <w:left w:val="single" w:sz="2" w:space="11" w:color="FFFFFF"/>
                    <w:bottom w:val="single" w:sz="2" w:space="1" w:color="FFFFFF"/>
                    <w:right w:val="single" w:sz="2" w:space="4" w:color="FFFFFF"/>
                  </w:divBdr>
                  <w:divsChild>
                    <w:div w:id="78913187">
                      <w:marLeft w:val="0"/>
                      <w:marRight w:val="0"/>
                      <w:marTop w:val="0"/>
                      <w:marBottom w:val="0"/>
                      <w:divBdr>
                        <w:top w:val="none" w:sz="0" w:space="0" w:color="auto"/>
                        <w:left w:val="none" w:sz="0" w:space="0" w:color="auto"/>
                        <w:bottom w:val="none" w:sz="0" w:space="0" w:color="auto"/>
                        <w:right w:val="none" w:sz="0" w:space="0" w:color="auto"/>
                      </w:divBdr>
                    </w:div>
                  </w:divsChild>
                </w:div>
                <w:div w:id="444421354">
                  <w:marLeft w:val="0"/>
                  <w:marRight w:val="0"/>
                  <w:marTop w:val="0"/>
                  <w:marBottom w:val="0"/>
                  <w:divBdr>
                    <w:top w:val="single" w:sz="2" w:space="1" w:color="FFFFFF"/>
                    <w:left w:val="single" w:sz="2" w:space="11" w:color="FFFFFF"/>
                    <w:bottom w:val="single" w:sz="2" w:space="1" w:color="FFFFFF"/>
                    <w:right w:val="single" w:sz="2" w:space="4" w:color="FFFFFF"/>
                  </w:divBdr>
                  <w:divsChild>
                    <w:div w:id="1525944392">
                      <w:marLeft w:val="0"/>
                      <w:marRight w:val="0"/>
                      <w:marTop w:val="0"/>
                      <w:marBottom w:val="0"/>
                      <w:divBdr>
                        <w:top w:val="none" w:sz="0" w:space="0" w:color="auto"/>
                        <w:left w:val="none" w:sz="0" w:space="0" w:color="auto"/>
                        <w:bottom w:val="none" w:sz="0" w:space="0" w:color="auto"/>
                        <w:right w:val="none" w:sz="0" w:space="0" w:color="auto"/>
                      </w:divBdr>
                    </w:div>
                  </w:divsChild>
                </w:div>
                <w:div w:id="1043096321">
                  <w:marLeft w:val="0"/>
                  <w:marRight w:val="0"/>
                  <w:marTop w:val="0"/>
                  <w:marBottom w:val="0"/>
                  <w:divBdr>
                    <w:top w:val="single" w:sz="2" w:space="1" w:color="FFFFFF"/>
                    <w:left w:val="single" w:sz="2" w:space="11" w:color="FFFFFF"/>
                    <w:bottom w:val="single" w:sz="2" w:space="1" w:color="FFFFFF"/>
                    <w:right w:val="single" w:sz="2" w:space="4" w:color="FFFFFF"/>
                  </w:divBdr>
                  <w:divsChild>
                    <w:div w:id="716514144">
                      <w:marLeft w:val="0"/>
                      <w:marRight w:val="0"/>
                      <w:marTop w:val="0"/>
                      <w:marBottom w:val="0"/>
                      <w:divBdr>
                        <w:top w:val="none" w:sz="0" w:space="0" w:color="auto"/>
                        <w:left w:val="none" w:sz="0" w:space="0" w:color="auto"/>
                        <w:bottom w:val="none" w:sz="0" w:space="0" w:color="auto"/>
                        <w:right w:val="none" w:sz="0" w:space="0" w:color="auto"/>
                      </w:divBdr>
                    </w:div>
                  </w:divsChild>
                </w:div>
                <w:div w:id="1435200911">
                  <w:marLeft w:val="0"/>
                  <w:marRight w:val="0"/>
                  <w:marTop w:val="0"/>
                  <w:marBottom w:val="0"/>
                  <w:divBdr>
                    <w:top w:val="single" w:sz="2" w:space="1" w:color="FFFFFF"/>
                    <w:left w:val="single" w:sz="2" w:space="11" w:color="FFFFFF"/>
                    <w:bottom w:val="single" w:sz="2" w:space="1" w:color="FFFFFF"/>
                    <w:right w:val="single" w:sz="2" w:space="4" w:color="FFFFFF"/>
                  </w:divBdr>
                  <w:divsChild>
                    <w:div w:id="813719531">
                      <w:marLeft w:val="0"/>
                      <w:marRight w:val="0"/>
                      <w:marTop w:val="0"/>
                      <w:marBottom w:val="0"/>
                      <w:divBdr>
                        <w:top w:val="none" w:sz="0" w:space="0" w:color="auto"/>
                        <w:left w:val="none" w:sz="0" w:space="0" w:color="auto"/>
                        <w:bottom w:val="none" w:sz="0" w:space="0" w:color="auto"/>
                        <w:right w:val="none" w:sz="0" w:space="0" w:color="auto"/>
                      </w:divBdr>
                    </w:div>
                  </w:divsChild>
                </w:div>
                <w:div w:id="2023969728">
                  <w:marLeft w:val="0"/>
                  <w:marRight w:val="0"/>
                  <w:marTop w:val="0"/>
                  <w:marBottom w:val="0"/>
                  <w:divBdr>
                    <w:top w:val="single" w:sz="2" w:space="1" w:color="FFFFFF"/>
                    <w:left w:val="single" w:sz="2" w:space="11" w:color="FFFFFF"/>
                    <w:bottom w:val="single" w:sz="2" w:space="4" w:color="FFFFFF"/>
                    <w:right w:val="single" w:sz="2" w:space="4" w:color="FFFFFF"/>
                  </w:divBdr>
                  <w:divsChild>
                    <w:div w:id="10863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400195">
          <w:marLeft w:val="0"/>
          <w:marRight w:val="0"/>
          <w:marTop w:val="0"/>
          <w:marBottom w:val="300"/>
          <w:divBdr>
            <w:top w:val="none" w:sz="0" w:space="0" w:color="auto"/>
            <w:left w:val="none" w:sz="0" w:space="0" w:color="auto"/>
            <w:bottom w:val="none" w:sz="0" w:space="0" w:color="auto"/>
            <w:right w:val="none" w:sz="0" w:space="0" w:color="auto"/>
          </w:divBdr>
          <w:divsChild>
            <w:div w:id="1233272868">
              <w:marLeft w:val="0"/>
              <w:marRight w:val="0"/>
              <w:marTop w:val="0"/>
              <w:marBottom w:val="0"/>
              <w:divBdr>
                <w:top w:val="none" w:sz="0" w:space="0" w:color="auto"/>
                <w:left w:val="none" w:sz="0" w:space="0" w:color="auto"/>
                <w:bottom w:val="none" w:sz="0" w:space="0" w:color="auto"/>
                <w:right w:val="none" w:sz="0" w:space="0" w:color="auto"/>
              </w:divBdr>
              <w:divsChild>
                <w:div w:id="284310427">
                  <w:marLeft w:val="0"/>
                  <w:marRight w:val="0"/>
                  <w:marTop w:val="0"/>
                  <w:marBottom w:val="0"/>
                  <w:divBdr>
                    <w:top w:val="single" w:sz="2" w:space="4" w:color="FFFFFF"/>
                    <w:left w:val="single" w:sz="2" w:space="11" w:color="FFFFFF"/>
                    <w:bottom w:val="single" w:sz="2" w:space="1" w:color="FFFFFF"/>
                    <w:right w:val="single" w:sz="2" w:space="4" w:color="FFFFFF"/>
                  </w:divBdr>
                  <w:divsChild>
                    <w:div w:id="947546150">
                      <w:marLeft w:val="0"/>
                      <w:marRight w:val="0"/>
                      <w:marTop w:val="0"/>
                      <w:marBottom w:val="0"/>
                      <w:divBdr>
                        <w:top w:val="none" w:sz="0" w:space="0" w:color="auto"/>
                        <w:left w:val="none" w:sz="0" w:space="0" w:color="auto"/>
                        <w:bottom w:val="none" w:sz="0" w:space="0" w:color="auto"/>
                        <w:right w:val="none" w:sz="0" w:space="0" w:color="auto"/>
                      </w:divBdr>
                    </w:div>
                  </w:divsChild>
                </w:div>
                <w:div w:id="613096866">
                  <w:marLeft w:val="0"/>
                  <w:marRight w:val="0"/>
                  <w:marTop w:val="0"/>
                  <w:marBottom w:val="0"/>
                  <w:divBdr>
                    <w:top w:val="single" w:sz="2" w:space="1" w:color="FFFFFF"/>
                    <w:left w:val="single" w:sz="2" w:space="11" w:color="FFFFFF"/>
                    <w:bottom w:val="single" w:sz="2" w:space="1" w:color="FFFFFF"/>
                    <w:right w:val="single" w:sz="2" w:space="4" w:color="FFFFFF"/>
                  </w:divBdr>
                  <w:divsChild>
                    <w:div w:id="835069769">
                      <w:marLeft w:val="0"/>
                      <w:marRight w:val="0"/>
                      <w:marTop w:val="0"/>
                      <w:marBottom w:val="0"/>
                      <w:divBdr>
                        <w:top w:val="none" w:sz="0" w:space="0" w:color="auto"/>
                        <w:left w:val="none" w:sz="0" w:space="0" w:color="auto"/>
                        <w:bottom w:val="none" w:sz="0" w:space="0" w:color="auto"/>
                        <w:right w:val="none" w:sz="0" w:space="0" w:color="auto"/>
                      </w:divBdr>
                    </w:div>
                  </w:divsChild>
                </w:div>
                <w:div w:id="349911128">
                  <w:marLeft w:val="0"/>
                  <w:marRight w:val="0"/>
                  <w:marTop w:val="0"/>
                  <w:marBottom w:val="0"/>
                  <w:divBdr>
                    <w:top w:val="single" w:sz="2" w:space="1" w:color="FFFFFF"/>
                    <w:left w:val="single" w:sz="2" w:space="11" w:color="FFFFFF"/>
                    <w:bottom w:val="single" w:sz="2" w:space="1" w:color="FFFFFF"/>
                    <w:right w:val="single" w:sz="2" w:space="4" w:color="FFFFFF"/>
                  </w:divBdr>
                  <w:divsChild>
                    <w:div w:id="1894921744">
                      <w:marLeft w:val="0"/>
                      <w:marRight w:val="0"/>
                      <w:marTop w:val="0"/>
                      <w:marBottom w:val="0"/>
                      <w:divBdr>
                        <w:top w:val="none" w:sz="0" w:space="0" w:color="auto"/>
                        <w:left w:val="none" w:sz="0" w:space="0" w:color="auto"/>
                        <w:bottom w:val="none" w:sz="0" w:space="0" w:color="auto"/>
                        <w:right w:val="none" w:sz="0" w:space="0" w:color="auto"/>
                      </w:divBdr>
                    </w:div>
                  </w:divsChild>
                </w:div>
                <w:div w:id="139032111">
                  <w:marLeft w:val="0"/>
                  <w:marRight w:val="0"/>
                  <w:marTop w:val="0"/>
                  <w:marBottom w:val="0"/>
                  <w:divBdr>
                    <w:top w:val="single" w:sz="2" w:space="1" w:color="FFFFFF"/>
                    <w:left w:val="single" w:sz="2" w:space="11" w:color="FFFFFF"/>
                    <w:bottom w:val="single" w:sz="2" w:space="1" w:color="FFFFFF"/>
                    <w:right w:val="single" w:sz="2" w:space="4" w:color="FFFFFF"/>
                  </w:divBdr>
                  <w:divsChild>
                    <w:div w:id="436217565">
                      <w:marLeft w:val="0"/>
                      <w:marRight w:val="0"/>
                      <w:marTop w:val="0"/>
                      <w:marBottom w:val="0"/>
                      <w:divBdr>
                        <w:top w:val="none" w:sz="0" w:space="0" w:color="auto"/>
                        <w:left w:val="none" w:sz="0" w:space="0" w:color="auto"/>
                        <w:bottom w:val="none" w:sz="0" w:space="0" w:color="auto"/>
                        <w:right w:val="none" w:sz="0" w:space="0" w:color="auto"/>
                      </w:divBdr>
                    </w:div>
                  </w:divsChild>
                </w:div>
                <w:div w:id="1631743379">
                  <w:marLeft w:val="0"/>
                  <w:marRight w:val="0"/>
                  <w:marTop w:val="0"/>
                  <w:marBottom w:val="0"/>
                  <w:divBdr>
                    <w:top w:val="single" w:sz="2" w:space="1" w:color="FFFFFF"/>
                    <w:left w:val="single" w:sz="2" w:space="11" w:color="FFFFFF"/>
                    <w:bottom w:val="single" w:sz="2" w:space="1" w:color="FFFFFF"/>
                    <w:right w:val="single" w:sz="2" w:space="4" w:color="FFFFFF"/>
                  </w:divBdr>
                  <w:divsChild>
                    <w:div w:id="119688754">
                      <w:marLeft w:val="0"/>
                      <w:marRight w:val="0"/>
                      <w:marTop w:val="0"/>
                      <w:marBottom w:val="0"/>
                      <w:divBdr>
                        <w:top w:val="none" w:sz="0" w:space="0" w:color="auto"/>
                        <w:left w:val="none" w:sz="0" w:space="0" w:color="auto"/>
                        <w:bottom w:val="none" w:sz="0" w:space="0" w:color="auto"/>
                        <w:right w:val="none" w:sz="0" w:space="0" w:color="auto"/>
                      </w:divBdr>
                    </w:div>
                  </w:divsChild>
                </w:div>
                <w:div w:id="1908681519">
                  <w:marLeft w:val="0"/>
                  <w:marRight w:val="0"/>
                  <w:marTop w:val="0"/>
                  <w:marBottom w:val="0"/>
                  <w:divBdr>
                    <w:top w:val="single" w:sz="2" w:space="1" w:color="FFFFFF"/>
                    <w:left w:val="single" w:sz="2" w:space="11" w:color="FFFFFF"/>
                    <w:bottom w:val="single" w:sz="2" w:space="4" w:color="FFFFFF"/>
                    <w:right w:val="single" w:sz="2" w:space="4" w:color="FFFFFF"/>
                  </w:divBdr>
                  <w:divsChild>
                    <w:div w:id="115186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745779">
      <w:bodyDiv w:val="1"/>
      <w:marLeft w:val="0"/>
      <w:marRight w:val="0"/>
      <w:marTop w:val="0"/>
      <w:marBottom w:val="0"/>
      <w:divBdr>
        <w:top w:val="none" w:sz="0" w:space="0" w:color="auto"/>
        <w:left w:val="none" w:sz="0" w:space="0" w:color="auto"/>
        <w:bottom w:val="none" w:sz="0" w:space="0" w:color="auto"/>
        <w:right w:val="none" w:sz="0" w:space="0" w:color="auto"/>
      </w:divBdr>
      <w:divsChild>
        <w:div w:id="1963262898">
          <w:marLeft w:val="0"/>
          <w:marRight w:val="0"/>
          <w:marTop w:val="0"/>
          <w:marBottom w:val="0"/>
          <w:divBdr>
            <w:top w:val="none" w:sz="0" w:space="0" w:color="auto"/>
            <w:left w:val="none" w:sz="0" w:space="0" w:color="auto"/>
            <w:bottom w:val="none" w:sz="0" w:space="0" w:color="auto"/>
            <w:right w:val="none" w:sz="0" w:space="0" w:color="auto"/>
          </w:divBdr>
        </w:div>
        <w:div w:id="1338268830">
          <w:marLeft w:val="0"/>
          <w:marRight w:val="0"/>
          <w:marTop w:val="0"/>
          <w:marBottom w:val="300"/>
          <w:divBdr>
            <w:top w:val="none" w:sz="0" w:space="0" w:color="auto"/>
            <w:left w:val="none" w:sz="0" w:space="0" w:color="auto"/>
            <w:bottom w:val="none" w:sz="0" w:space="0" w:color="auto"/>
            <w:right w:val="none" w:sz="0" w:space="0" w:color="auto"/>
          </w:divBdr>
          <w:divsChild>
            <w:div w:id="1939824195">
              <w:marLeft w:val="0"/>
              <w:marRight w:val="0"/>
              <w:marTop w:val="0"/>
              <w:marBottom w:val="0"/>
              <w:divBdr>
                <w:top w:val="none" w:sz="0" w:space="0" w:color="auto"/>
                <w:left w:val="none" w:sz="0" w:space="0" w:color="auto"/>
                <w:bottom w:val="none" w:sz="0" w:space="0" w:color="auto"/>
                <w:right w:val="none" w:sz="0" w:space="0" w:color="auto"/>
              </w:divBdr>
              <w:divsChild>
                <w:div w:id="1756366964">
                  <w:marLeft w:val="0"/>
                  <w:marRight w:val="0"/>
                  <w:marTop w:val="0"/>
                  <w:marBottom w:val="0"/>
                  <w:divBdr>
                    <w:top w:val="single" w:sz="2" w:space="4" w:color="FFFFFF"/>
                    <w:left w:val="single" w:sz="2" w:space="11" w:color="FFFFFF"/>
                    <w:bottom w:val="single" w:sz="2" w:space="1" w:color="FFFFFF"/>
                    <w:right w:val="single" w:sz="2" w:space="4" w:color="FFFFFF"/>
                  </w:divBdr>
                  <w:divsChild>
                    <w:div w:id="1496189205">
                      <w:marLeft w:val="0"/>
                      <w:marRight w:val="0"/>
                      <w:marTop w:val="0"/>
                      <w:marBottom w:val="0"/>
                      <w:divBdr>
                        <w:top w:val="none" w:sz="0" w:space="0" w:color="auto"/>
                        <w:left w:val="none" w:sz="0" w:space="0" w:color="auto"/>
                        <w:bottom w:val="none" w:sz="0" w:space="0" w:color="auto"/>
                        <w:right w:val="none" w:sz="0" w:space="0" w:color="auto"/>
                      </w:divBdr>
                    </w:div>
                  </w:divsChild>
                </w:div>
                <w:div w:id="1527064474">
                  <w:marLeft w:val="0"/>
                  <w:marRight w:val="0"/>
                  <w:marTop w:val="0"/>
                  <w:marBottom w:val="0"/>
                  <w:divBdr>
                    <w:top w:val="single" w:sz="2" w:space="1" w:color="FFFFFF"/>
                    <w:left w:val="single" w:sz="2" w:space="11" w:color="FFFFFF"/>
                    <w:bottom w:val="single" w:sz="2" w:space="1" w:color="FFFFFF"/>
                    <w:right w:val="single" w:sz="2" w:space="4" w:color="FFFFFF"/>
                  </w:divBdr>
                  <w:divsChild>
                    <w:div w:id="1584949594">
                      <w:marLeft w:val="0"/>
                      <w:marRight w:val="0"/>
                      <w:marTop w:val="0"/>
                      <w:marBottom w:val="0"/>
                      <w:divBdr>
                        <w:top w:val="none" w:sz="0" w:space="0" w:color="auto"/>
                        <w:left w:val="none" w:sz="0" w:space="0" w:color="auto"/>
                        <w:bottom w:val="none" w:sz="0" w:space="0" w:color="auto"/>
                        <w:right w:val="none" w:sz="0" w:space="0" w:color="auto"/>
                      </w:divBdr>
                    </w:div>
                  </w:divsChild>
                </w:div>
                <w:div w:id="1416055132">
                  <w:marLeft w:val="0"/>
                  <w:marRight w:val="0"/>
                  <w:marTop w:val="0"/>
                  <w:marBottom w:val="0"/>
                  <w:divBdr>
                    <w:top w:val="single" w:sz="2" w:space="1" w:color="FFFFFF"/>
                    <w:left w:val="single" w:sz="2" w:space="11" w:color="FFFFFF"/>
                    <w:bottom w:val="single" w:sz="2" w:space="1" w:color="FFFFFF"/>
                    <w:right w:val="single" w:sz="2" w:space="4" w:color="FFFFFF"/>
                  </w:divBdr>
                  <w:divsChild>
                    <w:div w:id="1427267990">
                      <w:marLeft w:val="0"/>
                      <w:marRight w:val="0"/>
                      <w:marTop w:val="0"/>
                      <w:marBottom w:val="0"/>
                      <w:divBdr>
                        <w:top w:val="none" w:sz="0" w:space="0" w:color="auto"/>
                        <w:left w:val="none" w:sz="0" w:space="0" w:color="auto"/>
                        <w:bottom w:val="none" w:sz="0" w:space="0" w:color="auto"/>
                        <w:right w:val="none" w:sz="0" w:space="0" w:color="auto"/>
                      </w:divBdr>
                    </w:div>
                  </w:divsChild>
                </w:div>
                <w:div w:id="1981106563">
                  <w:marLeft w:val="0"/>
                  <w:marRight w:val="0"/>
                  <w:marTop w:val="0"/>
                  <w:marBottom w:val="0"/>
                  <w:divBdr>
                    <w:top w:val="single" w:sz="2" w:space="1" w:color="FFFFFF"/>
                    <w:left w:val="single" w:sz="2" w:space="11" w:color="FFFFFF"/>
                    <w:bottom w:val="single" w:sz="2" w:space="1" w:color="FFFFFF"/>
                    <w:right w:val="single" w:sz="2" w:space="4" w:color="FFFFFF"/>
                  </w:divBdr>
                  <w:divsChild>
                    <w:div w:id="2020157239">
                      <w:marLeft w:val="0"/>
                      <w:marRight w:val="0"/>
                      <w:marTop w:val="0"/>
                      <w:marBottom w:val="0"/>
                      <w:divBdr>
                        <w:top w:val="none" w:sz="0" w:space="0" w:color="auto"/>
                        <w:left w:val="none" w:sz="0" w:space="0" w:color="auto"/>
                        <w:bottom w:val="none" w:sz="0" w:space="0" w:color="auto"/>
                        <w:right w:val="none" w:sz="0" w:space="0" w:color="auto"/>
                      </w:divBdr>
                    </w:div>
                  </w:divsChild>
                </w:div>
                <w:div w:id="1397320023">
                  <w:marLeft w:val="0"/>
                  <w:marRight w:val="0"/>
                  <w:marTop w:val="0"/>
                  <w:marBottom w:val="0"/>
                  <w:divBdr>
                    <w:top w:val="single" w:sz="2" w:space="1" w:color="FFFFFF"/>
                    <w:left w:val="single" w:sz="2" w:space="11" w:color="FFFFFF"/>
                    <w:bottom w:val="single" w:sz="2" w:space="1" w:color="FFFFFF"/>
                    <w:right w:val="single" w:sz="2" w:space="4" w:color="FFFFFF"/>
                  </w:divBdr>
                  <w:divsChild>
                    <w:div w:id="917903794">
                      <w:marLeft w:val="0"/>
                      <w:marRight w:val="0"/>
                      <w:marTop w:val="0"/>
                      <w:marBottom w:val="0"/>
                      <w:divBdr>
                        <w:top w:val="none" w:sz="0" w:space="0" w:color="auto"/>
                        <w:left w:val="none" w:sz="0" w:space="0" w:color="auto"/>
                        <w:bottom w:val="none" w:sz="0" w:space="0" w:color="auto"/>
                        <w:right w:val="none" w:sz="0" w:space="0" w:color="auto"/>
                      </w:divBdr>
                    </w:div>
                  </w:divsChild>
                </w:div>
                <w:div w:id="176164679">
                  <w:marLeft w:val="0"/>
                  <w:marRight w:val="0"/>
                  <w:marTop w:val="0"/>
                  <w:marBottom w:val="0"/>
                  <w:divBdr>
                    <w:top w:val="single" w:sz="2" w:space="1" w:color="FFFFFF"/>
                    <w:left w:val="single" w:sz="2" w:space="11" w:color="FFFFFF"/>
                    <w:bottom w:val="single" w:sz="2" w:space="1" w:color="FFFFFF"/>
                    <w:right w:val="single" w:sz="2" w:space="4" w:color="FFFFFF"/>
                  </w:divBdr>
                  <w:divsChild>
                    <w:div w:id="1526210202">
                      <w:marLeft w:val="0"/>
                      <w:marRight w:val="0"/>
                      <w:marTop w:val="0"/>
                      <w:marBottom w:val="0"/>
                      <w:divBdr>
                        <w:top w:val="none" w:sz="0" w:space="0" w:color="auto"/>
                        <w:left w:val="none" w:sz="0" w:space="0" w:color="auto"/>
                        <w:bottom w:val="none" w:sz="0" w:space="0" w:color="auto"/>
                        <w:right w:val="none" w:sz="0" w:space="0" w:color="auto"/>
                      </w:divBdr>
                    </w:div>
                  </w:divsChild>
                </w:div>
                <w:div w:id="2097092815">
                  <w:marLeft w:val="0"/>
                  <w:marRight w:val="0"/>
                  <w:marTop w:val="0"/>
                  <w:marBottom w:val="0"/>
                  <w:divBdr>
                    <w:top w:val="single" w:sz="2" w:space="1" w:color="FFFFFF"/>
                    <w:left w:val="single" w:sz="2" w:space="11" w:color="FFFFFF"/>
                    <w:bottom w:val="single" w:sz="2" w:space="1" w:color="FFFFFF"/>
                    <w:right w:val="single" w:sz="2" w:space="4" w:color="FFFFFF"/>
                  </w:divBdr>
                  <w:divsChild>
                    <w:div w:id="839388197">
                      <w:marLeft w:val="0"/>
                      <w:marRight w:val="0"/>
                      <w:marTop w:val="0"/>
                      <w:marBottom w:val="0"/>
                      <w:divBdr>
                        <w:top w:val="none" w:sz="0" w:space="0" w:color="auto"/>
                        <w:left w:val="none" w:sz="0" w:space="0" w:color="auto"/>
                        <w:bottom w:val="none" w:sz="0" w:space="0" w:color="auto"/>
                        <w:right w:val="none" w:sz="0" w:space="0" w:color="auto"/>
                      </w:divBdr>
                    </w:div>
                  </w:divsChild>
                </w:div>
                <w:div w:id="1941180046">
                  <w:marLeft w:val="0"/>
                  <w:marRight w:val="0"/>
                  <w:marTop w:val="0"/>
                  <w:marBottom w:val="0"/>
                  <w:divBdr>
                    <w:top w:val="single" w:sz="2" w:space="1" w:color="FFFFFF"/>
                    <w:left w:val="single" w:sz="2" w:space="11" w:color="FFFFFF"/>
                    <w:bottom w:val="single" w:sz="2" w:space="1" w:color="FFFFFF"/>
                    <w:right w:val="single" w:sz="2" w:space="4" w:color="FFFFFF"/>
                  </w:divBdr>
                  <w:divsChild>
                    <w:div w:id="1595288789">
                      <w:marLeft w:val="0"/>
                      <w:marRight w:val="0"/>
                      <w:marTop w:val="0"/>
                      <w:marBottom w:val="0"/>
                      <w:divBdr>
                        <w:top w:val="none" w:sz="0" w:space="0" w:color="auto"/>
                        <w:left w:val="none" w:sz="0" w:space="0" w:color="auto"/>
                        <w:bottom w:val="none" w:sz="0" w:space="0" w:color="auto"/>
                        <w:right w:val="none" w:sz="0" w:space="0" w:color="auto"/>
                      </w:divBdr>
                    </w:div>
                  </w:divsChild>
                </w:div>
                <w:div w:id="1733696667">
                  <w:marLeft w:val="0"/>
                  <w:marRight w:val="0"/>
                  <w:marTop w:val="0"/>
                  <w:marBottom w:val="0"/>
                  <w:divBdr>
                    <w:top w:val="single" w:sz="2" w:space="1" w:color="FFFFFF"/>
                    <w:left w:val="single" w:sz="2" w:space="11" w:color="FFFFFF"/>
                    <w:bottom w:val="single" w:sz="2" w:space="1" w:color="FFFFFF"/>
                    <w:right w:val="single" w:sz="2" w:space="4" w:color="FFFFFF"/>
                  </w:divBdr>
                  <w:divsChild>
                    <w:div w:id="1744334104">
                      <w:marLeft w:val="0"/>
                      <w:marRight w:val="0"/>
                      <w:marTop w:val="0"/>
                      <w:marBottom w:val="0"/>
                      <w:divBdr>
                        <w:top w:val="none" w:sz="0" w:space="0" w:color="auto"/>
                        <w:left w:val="none" w:sz="0" w:space="0" w:color="auto"/>
                        <w:bottom w:val="none" w:sz="0" w:space="0" w:color="auto"/>
                        <w:right w:val="none" w:sz="0" w:space="0" w:color="auto"/>
                      </w:divBdr>
                    </w:div>
                  </w:divsChild>
                </w:div>
                <w:div w:id="487405896">
                  <w:marLeft w:val="0"/>
                  <w:marRight w:val="0"/>
                  <w:marTop w:val="0"/>
                  <w:marBottom w:val="0"/>
                  <w:divBdr>
                    <w:top w:val="single" w:sz="2" w:space="1" w:color="FFFFFF"/>
                    <w:left w:val="single" w:sz="2" w:space="11" w:color="FFFFFF"/>
                    <w:bottom w:val="single" w:sz="2" w:space="1" w:color="FFFFFF"/>
                    <w:right w:val="single" w:sz="2" w:space="4" w:color="FFFFFF"/>
                  </w:divBdr>
                  <w:divsChild>
                    <w:div w:id="1887401860">
                      <w:marLeft w:val="0"/>
                      <w:marRight w:val="0"/>
                      <w:marTop w:val="0"/>
                      <w:marBottom w:val="0"/>
                      <w:divBdr>
                        <w:top w:val="none" w:sz="0" w:space="0" w:color="auto"/>
                        <w:left w:val="none" w:sz="0" w:space="0" w:color="auto"/>
                        <w:bottom w:val="none" w:sz="0" w:space="0" w:color="auto"/>
                        <w:right w:val="none" w:sz="0" w:space="0" w:color="auto"/>
                      </w:divBdr>
                    </w:div>
                  </w:divsChild>
                </w:div>
                <w:div w:id="1610815550">
                  <w:marLeft w:val="0"/>
                  <w:marRight w:val="0"/>
                  <w:marTop w:val="0"/>
                  <w:marBottom w:val="0"/>
                  <w:divBdr>
                    <w:top w:val="single" w:sz="2" w:space="1" w:color="FFFFFF"/>
                    <w:left w:val="single" w:sz="2" w:space="11" w:color="FFFFFF"/>
                    <w:bottom w:val="single" w:sz="2" w:space="1" w:color="FFFFFF"/>
                    <w:right w:val="single" w:sz="2" w:space="4" w:color="FFFFFF"/>
                  </w:divBdr>
                  <w:divsChild>
                    <w:div w:id="248854167">
                      <w:marLeft w:val="0"/>
                      <w:marRight w:val="0"/>
                      <w:marTop w:val="0"/>
                      <w:marBottom w:val="0"/>
                      <w:divBdr>
                        <w:top w:val="none" w:sz="0" w:space="0" w:color="auto"/>
                        <w:left w:val="none" w:sz="0" w:space="0" w:color="auto"/>
                        <w:bottom w:val="none" w:sz="0" w:space="0" w:color="auto"/>
                        <w:right w:val="none" w:sz="0" w:space="0" w:color="auto"/>
                      </w:divBdr>
                    </w:div>
                  </w:divsChild>
                </w:div>
                <w:div w:id="334184356">
                  <w:marLeft w:val="0"/>
                  <w:marRight w:val="0"/>
                  <w:marTop w:val="0"/>
                  <w:marBottom w:val="0"/>
                  <w:divBdr>
                    <w:top w:val="single" w:sz="2" w:space="1" w:color="FFFFFF"/>
                    <w:left w:val="single" w:sz="2" w:space="11" w:color="FFFFFF"/>
                    <w:bottom w:val="single" w:sz="2" w:space="1" w:color="FFFFFF"/>
                    <w:right w:val="single" w:sz="2" w:space="4" w:color="FFFFFF"/>
                  </w:divBdr>
                  <w:divsChild>
                    <w:div w:id="86270413">
                      <w:marLeft w:val="0"/>
                      <w:marRight w:val="0"/>
                      <w:marTop w:val="0"/>
                      <w:marBottom w:val="0"/>
                      <w:divBdr>
                        <w:top w:val="none" w:sz="0" w:space="0" w:color="auto"/>
                        <w:left w:val="none" w:sz="0" w:space="0" w:color="auto"/>
                        <w:bottom w:val="none" w:sz="0" w:space="0" w:color="auto"/>
                        <w:right w:val="none" w:sz="0" w:space="0" w:color="auto"/>
                      </w:divBdr>
                    </w:div>
                  </w:divsChild>
                </w:div>
                <w:div w:id="247734123">
                  <w:marLeft w:val="0"/>
                  <w:marRight w:val="0"/>
                  <w:marTop w:val="0"/>
                  <w:marBottom w:val="0"/>
                  <w:divBdr>
                    <w:top w:val="single" w:sz="2" w:space="1" w:color="FFFFFF"/>
                    <w:left w:val="single" w:sz="2" w:space="11" w:color="FFFFFF"/>
                    <w:bottom w:val="single" w:sz="2" w:space="1" w:color="FFFFFF"/>
                    <w:right w:val="single" w:sz="2" w:space="4" w:color="FFFFFF"/>
                  </w:divBdr>
                  <w:divsChild>
                    <w:div w:id="500505125">
                      <w:marLeft w:val="0"/>
                      <w:marRight w:val="0"/>
                      <w:marTop w:val="0"/>
                      <w:marBottom w:val="0"/>
                      <w:divBdr>
                        <w:top w:val="none" w:sz="0" w:space="0" w:color="auto"/>
                        <w:left w:val="none" w:sz="0" w:space="0" w:color="auto"/>
                        <w:bottom w:val="none" w:sz="0" w:space="0" w:color="auto"/>
                        <w:right w:val="none" w:sz="0" w:space="0" w:color="auto"/>
                      </w:divBdr>
                    </w:div>
                  </w:divsChild>
                </w:div>
                <w:div w:id="2095936882">
                  <w:marLeft w:val="0"/>
                  <w:marRight w:val="0"/>
                  <w:marTop w:val="0"/>
                  <w:marBottom w:val="0"/>
                  <w:divBdr>
                    <w:top w:val="single" w:sz="2" w:space="1" w:color="FFFFFF"/>
                    <w:left w:val="single" w:sz="2" w:space="11" w:color="FFFFFF"/>
                    <w:bottom w:val="single" w:sz="2" w:space="1" w:color="FFFFFF"/>
                    <w:right w:val="single" w:sz="2" w:space="4" w:color="FFFFFF"/>
                  </w:divBdr>
                  <w:divsChild>
                    <w:div w:id="1748503082">
                      <w:marLeft w:val="0"/>
                      <w:marRight w:val="0"/>
                      <w:marTop w:val="0"/>
                      <w:marBottom w:val="0"/>
                      <w:divBdr>
                        <w:top w:val="none" w:sz="0" w:space="0" w:color="auto"/>
                        <w:left w:val="none" w:sz="0" w:space="0" w:color="auto"/>
                        <w:bottom w:val="none" w:sz="0" w:space="0" w:color="auto"/>
                        <w:right w:val="none" w:sz="0" w:space="0" w:color="auto"/>
                      </w:divBdr>
                    </w:div>
                  </w:divsChild>
                </w:div>
                <w:div w:id="1628000364">
                  <w:marLeft w:val="0"/>
                  <w:marRight w:val="0"/>
                  <w:marTop w:val="0"/>
                  <w:marBottom w:val="0"/>
                  <w:divBdr>
                    <w:top w:val="single" w:sz="2" w:space="1" w:color="FFFFFF"/>
                    <w:left w:val="single" w:sz="2" w:space="11" w:color="FFFFFF"/>
                    <w:bottom w:val="single" w:sz="2" w:space="1" w:color="FFFFFF"/>
                    <w:right w:val="single" w:sz="2" w:space="4" w:color="FFFFFF"/>
                  </w:divBdr>
                  <w:divsChild>
                    <w:div w:id="1277444557">
                      <w:marLeft w:val="0"/>
                      <w:marRight w:val="0"/>
                      <w:marTop w:val="0"/>
                      <w:marBottom w:val="0"/>
                      <w:divBdr>
                        <w:top w:val="none" w:sz="0" w:space="0" w:color="auto"/>
                        <w:left w:val="none" w:sz="0" w:space="0" w:color="auto"/>
                        <w:bottom w:val="none" w:sz="0" w:space="0" w:color="auto"/>
                        <w:right w:val="none" w:sz="0" w:space="0" w:color="auto"/>
                      </w:divBdr>
                    </w:div>
                  </w:divsChild>
                </w:div>
                <w:div w:id="1136947971">
                  <w:marLeft w:val="0"/>
                  <w:marRight w:val="0"/>
                  <w:marTop w:val="0"/>
                  <w:marBottom w:val="0"/>
                  <w:divBdr>
                    <w:top w:val="single" w:sz="2" w:space="1" w:color="FFFFFF"/>
                    <w:left w:val="single" w:sz="2" w:space="11" w:color="FFFFFF"/>
                    <w:bottom w:val="single" w:sz="2" w:space="1" w:color="FFFFFF"/>
                    <w:right w:val="single" w:sz="2" w:space="4" w:color="FFFFFF"/>
                  </w:divBdr>
                  <w:divsChild>
                    <w:div w:id="1778522856">
                      <w:marLeft w:val="0"/>
                      <w:marRight w:val="0"/>
                      <w:marTop w:val="0"/>
                      <w:marBottom w:val="0"/>
                      <w:divBdr>
                        <w:top w:val="none" w:sz="0" w:space="0" w:color="auto"/>
                        <w:left w:val="none" w:sz="0" w:space="0" w:color="auto"/>
                        <w:bottom w:val="none" w:sz="0" w:space="0" w:color="auto"/>
                        <w:right w:val="none" w:sz="0" w:space="0" w:color="auto"/>
                      </w:divBdr>
                    </w:div>
                  </w:divsChild>
                </w:div>
                <w:div w:id="1663502782">
                  <w:marLeft w:val="0"/>
                  <w:marRight w:val="0"/>
                  <w:marTop w:val="0"/>
                  <w:marBottom w:val="0"/>
                  <w:divBdr>
                    <w:top w:val="single" w:sz="2" w:space="1" w:color="FFFFFF"/>
                    <w:left w:val="single" w:sz="2" w:space="11" w:color="FFFFFF"/>
                    <w:bottom w:val="single" w:sz="2" w:space="1" w:color="FFFFFF"/>
                    <w:right w:val="single" w:sz="2" w:space="4" w:color="FFFFFF"/>
                  </w:divBdr>
                  <w:divsChild>
                    <w:div w:id="1814986710">
                      <w:marLeft w:val="0"/>
                      <w:marRight w:val="0"/>
                      <w:marTop w:val="0"/>
                      <w:marBottom w:val="0"/>
                      <w:divBdr>
                        <w:top w:val="none" w:sz="0" w:space="0" w:color="auto"/>
                        <w:left w:val="none" w:sz="0" w:space="0" w:color="auto"/>
                        <w:bottom w:val="none" w:sz="0" w:space="0" w:color="auto"/>
                        <w:right w:val="none" w:sz="0" w:space="0" w:color="auto"/>
                      </w:divBdr>
                    </w:div>
                  </w:divsChild>
                </w:div>
                <w:div w:id="1962682561">
                  <w:marLeft w:val="0"/>
                  <w:marRight w:val="0"/>
                  <w:marTop w:val="0"/>
                  <w:marBottom w:val="0"/>
                  <w:divBdr>
                    <w:top w:val="single" w:sz="2" w:space="1" w:color="FFFFFF"/>
                    <w:left w:val="single" w:sz="2" w:space="11" w:color="FFFFFF"/>
                    <w:bottom w:val="single" w:sz="2" w:space="1" w:color="FFFFFF"/>
                    <w:right w:val="single" w:sz="2" w:space="4" w:color="FFFFFF"/>
                  </w:divBdr>
                  <w:divsChild>
                    <w:div w:id="1276911478">
                      <w:marLeft w:val="0"/>
                      <w:marRight w:val="0"/>
                      <w:marTop w:val="0"/>
                      <w:marBottom w:val="0"/>
                      <w:divBdr>
                        <w:top w:val="none" w:sz="0" w:space="0" w:color="auto"/>
                        <w:left w:val="none" w:sz="0" w:space="0" w:color="auto"/>
                        <w:bottom w:val="none" w:sz="0" w:space="0" w:color="auto"/>
                        <w:right w:val="none" w:sz="0" w:space="0" w:color="auto"/>
                      </w:divBdr>
                    </w:div>
                  </w:divsChild>
                </w:div>
                <w:div w:id="2116510527">
                  <w:marLeft w:val="0"/>
                  <w:marRight w:val="0"/>
                  <w:marTop w:val="0"/>
                  <w:marBottom w:val="0"/>
                  <w:divBdr>
                    <w:top w:val="single" w:sz="2" w:space="1" w:color="FFFFFF"/>
                    <w:left w:val="single" w:sz="2" w:space="11" w:color="FFFFFF"/>
                    <w:bottom w:val="single" w:sz="2" w:space="1" w:color="FFFFFF"/>
                    <w:right w:val="single" w:sz="2" w:space="4" w:color="FFFFFF"/>
                  </w:divBdr>
                  <w:divsChild>
                    <w:div w:id="2044360369">
                      <w:marLeft w:val="0"/>
                      <w:marRight w:val="0"/>
                      <w:marTop w:val="0"/>
                      <w:marBottom w:val="0"/>
                      <w:divBdr>
                        <w:top w:val="none" w:sz="0" w:space="0" w:color="auto"/>
                        <w:left w:val="none" w:sz="0" w:space="0" w:color="auto"/>
                        <w:bottom w:val="none" w:sz="0" w:space="0" w:color="auto"/>
                        <w:right w:val="none" w:sz="0" w:space="0" w:color="auto"/>
                      </w:divBdr>
                    </w:div>
                  </w:divsChild>
                </w:div>
                <w:div w:id="1472939198">
                  <w:marLeft w:val="0"/>
                  <w:marRight w:val="0"/>
                  <w:marTop w:val="0"/>
                  <w:marBottom w:val="0"/>
                  <w:divBdr>
                    <w:top w:val="single" w:sz="2" w:space="1" w:color="FFFFFF"/>
                    <w:left w:val="single" w:sz="2" w:space="11" w:color="FFFFFF"/>
                    <w:bottom w:val="single" w:sz="2" w:space="1" w:color="FFFFFF"/>
                    <w:right w:val="single" w:sz="2" w:space="4" w:color="FFFFFF"/>
                  </w:divBdr>
                  <w:divsChild>
                    <w:div w:id="115488894">
                      <w:marLeft w:val="0"/>
                      <w:marRight w:val="0"/>
                      <w:marTop w:val="0"/>
                      <w:marBottom w:val="0"/>
                      <w:divBdr>
                        <w:top w:val="none" w:sz="0" w:space="0" w:color="auto"/>
                        <w:left w:val="none" w:sz="0" w:space="0" w:color="auto"/>
                        <w:bottom w:val="none" w:sz="0" w:space="0" w:color="auto"/>
                        <w:right w:val="none" w:sz="0" w:space="0" w:color="auto"/>
                      </w:divBdr>
                    </w:div>
                  </w:divsChild>
                </w:div>
                <w:div w:id="911356572">
                  <w:marLeft w:val="0"/>
                  <w:marRight w:val="0"/>
                  <w:marTop w:val="0"/>
                  <w:marBottom w:val="0"/>
                  <w:divBdr>
                    <w:top w:val="single" w:sz="2" w:space="1" w:color="FFFFFF"/>
                    <w:left w:val="single" w:sz="2" w:space="11" w:color="FFFFFF"/>
                    <w:bottom w:val="single" w:sz="2" w:space="1" w:color="FFFFFF"/>
                    <w:right w:val="single" w:sz="2" w:space="4" w:color="FFFFFF"/>
                  </w:divBdr>
                  <w:divsChild>
                    <w:div w:id="1552956034">
                      <w:marLeft w:val="0"/>
                      <w:marRight w:val="0"/>
                      <w:marTop w:val="0"/>
                      <w:marBottom w:val="0"/>
                      <w:divBdr>
                        <w:top w:val="none" w:sz="0" w:space="0" w:color="auto"/>
                        <w:left w:val="none" w:sz="0" w:space="0" w:color="auto"/>
                        <w:bottom w:val="none" w:sz="0" w:space="0" w:color="auto"/>
                        <w:right w:val="none" w:sz="0" w:space="0" w:color="auto"/>
                      </w:divBdr>
                    </w:div>
                  </w:divsChild>
                </w:div>
                <w:div w:id="491456543">
                  <w:marLeft w:val="0"/>
                  <w:marRight w:val="0"/>
                  <w:marTop w:val="0"/>
                  <w:marBottom w:val="0"/>
                  <w:divBdr>
                    <w:top w:val="single" w:sz="2" w:space="1" w:color="FFFFFF"/>
                    <w:left w:val="single" w:sz="2" w:space="11" w:color="FFFFFF"/>
                    <w:bottom w:val="single" w:sz="2" w:space="1" w:color="FFFFFF"/>
                    <w:right w:val="single" w:sz="2" w:space="4" w:color="FFFFFF"/>
                  </w:divBdr>
                  <w:divsChild>
                    <w:div w:id="800466851">
                      <w:marLeft w:val="0"/>
                      <w:marRight w:val="0"/>
                      <w:marTop w:val="0"/>
                      <w:marBottom w:val="0"/>
                      <w:divBdr>
                        <w:top w:val="none" w:sz="0" w:space="0" w:color="auto"/>
                        <w:left w:val="none" w:sz="0" w:space="0" w:color="auto"/>
                        <w:bottom w:val="none" w:sz="0" w:space="0" w:color="auto"/>
                        <w:right w:val="none" w:sz="0" w:space="0" w:color="auto"/>
                      </w:divBdr>
                    </w:div>
                  </w:divsChild>
                </w:div>
                <w:div w:id="62988440">
                  <w:marLeft w:val="0"/>
                  <w:marRight w:val="0"/>
                  <w:marTop w:val="0"/>
                  <w:marBottom w:val="0"/>
                  <w:divBdr>
                    <w:top w:val="single" w:sz="2" w:space="1" w:color="FFFFFF"/>
                    <w:left w:val="single" w:sz="2" w:space="11" w:color="FFFFFF"/>
                    <w:bottom w:val="single" w:sz="2" w:space="1" w:color="FFFFFF"/>
                    <w:right w:val="single" w:sz="2" w:space="4" w:color="FFFFFF"/>
                  </w:divBdr>
                  <w:divsChild>
                    <w:div w:id="573205091">
                      <w:marLeft w:val="0"/>
                      <w:marRight w:val="0"/>
                      <w:marTop w:val="0"/>
                      <w:marBottom w:val="0"/>
                      <w:divBdr>
                        <w:top w:val="none" w:sz="0" w:space="0" w:color="auto"/>
                        <w:left w:val="none" w:sz="0" w:space="0" w:color="auto"/>
                        <w:bottom w:val="none" w:sz="0" w:space="0" w:color="auto"/>
                        <w:right w:val="none" w:sz="0" w:space="0" w:color="auto"/>
                      </w:divBdr>
                    </w:div>
                  </w:divsChild>
                </w:div>
                <w:div w:id="932053225">
                  <w:marLeft w:val="0"/>
                  <w:marRight w:val="0"/>
                  <w:marTop w:val="0"/>
                  <w:marBottom w:val="0"/>
                  <w:divBdr>
                    <w:top w:val="single" w:sz="2" w:space="1" w:color="FFFFFF"/>
                    <w:left w:val="single" w:sz="2" w:space="11" w:color="FFFFFF"/>
                    <w:bottom w:val="single" w:sz="2" w:space="1" w:color="FFFFFF"/>
                    <w:right w:val="single" w:sz="2" w:space="4" w:color="FFFFFF"/>
                  </w:divBdr>
                  <w:divsChild>
                    <w:div w:id="1775979470">
                      <w:marLeft w:val="0"/>
                      <w:marRight w:val="0"/>
                      <w:marTop w:val="0"/>
                      <w:marBottom w:val="0"/>
                      <w:divBdr>
                        <w:top w:val="none" w:sz="0" w:space="0" w:color="auto"/>
                        <w:left w:val="none" w:sz="0" w:space="0" w:color="auto"/>
                        <w:bottom w:val="none" w:sz="0" w:space="0" w:color="auto"/>
                        <w:right w:val="none" w:sz="0" w:space="0" w:color="auto"/>
                      </w:divBdr>
                    </w:div>
                  </w:divsChild>
                </w:div>
                <w:div w:id="932739383">
                  <w:marLeft w:val="0"/>
                  <w:marRight w:val="0"/>
                  <w:marTop w:val="0"/>
                  <w:marBottom w:val="0"/>
                  <w:divBdr>
                    <w:top w:val="single" w:sz="2" w:space="1" w:color="FFFFFF"/>
                    <w:left w:val="single" w:sz="2" w:space="11" w:color="FFFFFF"/>
                    <w:bottom w:val="single" w:sz="2" w:space="1" w:color="FFFFFF"/>
                    <w:right w:val="single" w:sz="2" w:space="4" w:color="FFFFFF"/>
                  </w:divBdr>
                  <w:divsChild>
                    <w:div w:id="2140217364">
                      <w:marLeft w:val="0"/>
                      <w:marRight w:val="0"/>
                      <w:marTop w:val="0"/>
                      <w:marBottom w:val="0"/>
                      <w:divBdr>
                        <w:top w:val="none" w:sz="0" w:space="0" w:color="auto"/>
                        <w:left w:val="none" w:sz="0" w:space="0" w:color="auto"/>
                        <w:bottom w:val="none" w:sz="0" w:space="0" w:color="auto"/>
                        <w:right w:val="none" w:sz="0" w:space="0" w:color="auto"/>
                      </w:divBdr>
                    </w:div>
                  </w:divsChild>
                </w:div>
                <w:div w:id="1608778472">
                  <w:marLeft w:val="0"/>
                  <w:marRight w:val="0"/>
                  <w:marTop w:val="0"/>
                  <w:marBottom w:val="0"/>
                  <w:divBdr>
                    <w:top w:val="single" w:sz="2" w:space="1" w:color="FFFFFF"/>
                    <w:left w:val="single" w:sz="2" w:space="11" w:color="FFFFFF"/>
                    <w:bottom w:val="single" w:sz="2" w:space="1" w:color="FFFFFF"/>
                    <w:right w:val="single" w:sz="2" w:space="4" w:color="FFFFFF"/>
                  </w:divBdr>
                  <w:divsChild>
                    <w:div w:id="1871723089">
                      <w:marLeft w:val="0"/>
                      <w:marRight w:val="0"/>
                      <w:marTop w:val="0"/>
                      <w:marBottom w:val="0"/>
                      <w:divBdr>
                        <w:top w:val="none" w:sz="0" w:space="0" w:color="auto"/>
                        <w:left w:val="none" w:sz="0" w:space="0" w:color="auto"/>
                        <w:bottom w:val="none" w:sz="0" w:space="0" w:color="auto"/>
                        <w:right w:val="none" w:sz="0" w:space="0" w:color="auto"/>
                      </w:divBdr>
                    </w:div>
                  </w:divsChild>
                </w:div>
                <w:div w:id="728384716">
                  <w:marLeft w:val="0"/>
                  <w:marRight w:val="0"/>
                  <w:marTop w:val="0"/>
                  <w:marBottom w:val="0"/>
                  <w:divBdr>
                    <w:top w:val="single" w:sz="2" w:space="1" w:color="FFFFFF"/>
                    <w:left w:val="single" w:sz="2" w:space="11" w:color="FFFFFF"/>
                    <w:bottom w:val="single" w:sz="2" w:space="4" w:color="FFFFFF"/>
                    <w:right w:val="single" w:sz="2" w:space="4" w:color="FFFFFF"/>
                  </w:divBdr>
                  <w:divsChild>
                    <w:div w:id="8692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155976">
          <w:marLeft w:val="0"/>
          <w:marRight w:val="0"/>
          <w:marTop w:val="0"/>
          <w:marBottom w:val="300"/>
          <w:divBdr>
            <w:top w:val="none" w:sz="0" w:space="0" w:color="auto"/>
            <w:left w:val="none" w:sz="0" w:space="0" w:color="auto"/>
            <w:bottom w:val="none" w:sz="0" w:space="0" w:color="auto"/>
            <w:right w:val="none" w:sz="0" w:space="0" w:color="auto"/>
          </w:divBdr>
          <w:divsChild>
            <w:div w:id="1054232582">
              <w:marLeft w:val="0"/>
              <w:marRight w:val="0"/>
              <w:marTop w:val="0"/>
              <w:marBottom w:val="0"/>
              <w:divBdr>
                <w:top w:val="none" w:sz="0" w:space="0" w:color="auto"/>
                <w:left w:val="none" w:sz="0" w:space="0" w:color="auto"/>
                <w:bottom w:val="none" w:sz="0" w:space="0" w:color="auto"/>
                <w:right w:val="none" w:sz="0" w:space="0" w:color="auto"/>
              </w:divBdr>
              <w:divsChild>
                <w:div w:id="122315810">
                  <w:marLeft w:val="0"/>
                  <w:marRight w:val="0"/>
                  <w:marTop w:val="0"/>
                  <w:marBottom w:val="0"/>
                  <w:divBdr>
                    <w:top w:val="single" w:sz="2" w:space="4" w:color="FFFFFF"/>
                    <w:left w:val="single" w:sz="2" w:space="11" w:color="FFFFFF"/>
                    <w:bottom w:val="single" w:sz="2" w:space="1" w:color="FFFFFF"/>
                    <w:right w:val="single" w:sz="2" w:space="4" w:color="FFFFFF"/>
                  </w:divBdr>
                  <w:divsChild>
                    <w:div w:id="1304306834">
                      <w:marLeft w:val="0"/>
                      <w:marRight w:val="0"/>
                      <w:marTop w:val="0"/>
                      <w:marBottom w:val="0"/>
                      <w:divBdr>
                        <w:top w:val="none" w:sz="0" w:space="0" w:color="auto"/>
                        <w:left w:val="none" w:sz="0" w:space="0" w:color="auto"/>
                        <w:bottom w:val="none" w:sz="0" w:space="0" w:color="auto"/>
                        <w:right w:val="none" w:sz="0" w:space="0" w:color="auto"/>
                      </w:divBdr>
                    </w:div>
                  </w:divsChild>
                </w:div>
                <w:div w:id="197277796">
                  <w:marLeft w:val="0"/>
                  <w:marRight w:val="0"/>
                  <w:marTop w:val="0"/>
                  <w:marBottom w:val="0"/>
                  <w:divBdr>
                    <w:top w:val="single" w:sz="2" w:space="1" w:color="FFFFFF"/>
                    <w:left w:val="single" w:sz="2" w:space="11" w:color="FFFFFF"/>
                    <w:bottom w:val="single" w:sz="2" w:space="1" w:color="FFFFFF"/>
                    <w:right w:val="single" w:sz="2" w:space="4" w:color="FFFFFF"/>
                  </w:divBdr>
                  <w:divsChild>
                    <w:div w:id="456684572">
                      <w:marLeft w:val="0"/>
                      <w:marRight w:val="0"/>
                      <w:marTop w:val="0"/>
                      <w:marBottom w:val="0"/>
                      <w:divBdr>
                        <w:top w:val="none" w:sz="0" w:space="0" w:color="auto"/>
                        <w:left w:val="none" w:sz="0" w:space="0" w:color="auto"/>
                        <w:bottom w:val="none" w:sz="0" w:space="0" w:color="auto"/>
                        <w:right w:val="none" w:sz="0" w:space="0" w:color="auto"/>
                      </w:divBdr>
                    </w:div>
                  </w:divsChild>
                </w:div>
                <w:div w:id="1671567098">
                  <w:marLeft w:val="0"/>
                  <w:marRight w:val="0"/>
                  <w:marTop w:val="0"/>
                  <w:marBottom w:val="0"/>
                  <w:divBdr>
                    <w:top w:val="single" w:sz="2" w:space="1" w:color="FFFFFF"/>
                    <w:left w:val="single" w:sz="2" w:space="11" w:color="FFFFFF"/>
                    <w:bottom w:val="single" w:sz="2" w:space="1" w:color="FFFFFF"/>
                    <w:right w:val="single" w:sz="2" w:space="4" w:color="FFFFFF"/>
                  </w:divBdr>
                  <w:divsChild>
                    <w:div w:id="1799907488">
                      <w:marLeft w:val="0"/>
                      <w:marRight w:val="0"/>
                      <w:marTop w:val="0"/>
                      <w:marBottom w:val="0"/>
                      <w:divBdr>
                        <w:top w:val="none" w:sz="0" w:space="0" w:color="auto"/>
                        <w:left w:val="none" w:sz="0" w:space="0" w:color="auto"/>
                        <w:bottom w:val="none" w:sz="0" w:space="0" w:color="auto"/>
                        <w:right w:val="none" w:sz="0" w:space="0" w:color="auto"/>
                      </w:divBdr>
                    </w:div>
                  </w:divsChild>
                </w:div>
                <w:div w:id="540676153">
                  <w:marLeft w:val="0"/>
                  <w:marRight w:val="0"/>
                  <w:marTop w:val="0"/>
                  <w:marBottom w:val="0"/>
                  <w:divBdr>
                    <w:top w:val="single" w:sz="2" w:space="1" w:color="FFFFFF"/>
                    <w:left w:val="single" w:sz="2" w:space="11" w:color="FFFFFF"/>
                    <w:bottom w:val="single" w:sz="2" w:space="1" w:color="FFFFFF"/>
                    <w:right w:val="single" w:sz="2" w:space="4" w:color="FFFFFF"/>
                  </w:divBdr>
                  <w:divsChild>
                    <w:div w:id="266159887">
                      <w:marLeft w:val="0"/>
                      <w:marRight w:val="0"/>
                      <w:marTop w:val="0"/>
                      <w:marBottom w:val="0"/>
                      <w:divBdr>
                        <w:top w:val="none" w:sz="0" w:space="0" w:color="auto"/>
                        <w:left w:val="none" w:sz="0" w:space="0" w:color="auto"/>
                        <w:bottom w:val="none" w:sz="0" w:space="0" w:color="auto"/>
                        <w:right w:val="none" w:sz="0" w:space="0" w:color="auto"/>
                      </w:divBdr>
                    </w:div>
                  </w:divsChild>
                </w:div>
                <w:div w:id="311909751">
                  <w:marLeft w:val="0"/>
                  <w:marRight w:val="0"/>
                  <w:marTop w:val="0"/>
                  <w:marBottom w:val="0"/>
                  <w:divBdr>
                    <w:top w:val="single" w:sz="2" w:space="1" w:color="FFFFFF"/>
                    <w:left w:val="single" w:sz="2" w:space="11" w:color="FFFFFF"/>
                    <w:bottom w:val="single" w:sz="2" w:space="1" w:color="FFFFFF"/>
                    <w:right w:val="single" w:sz="2" w:space="4" w:color="FFFFFF"/>
                  </w:divBdr>
                  <w:divsChild>
                    <w:div w:id="1867675216">
                      <w:marLeft w:val="0"/>
                      <w:marRight w:val="0"/>
                      <w:marTop w:val="0"/>
                      <w:marBottom w:val="0"/>
                      <w:divBdr>
                        <w:top w:val="none" w:sz="0" w:space="0" w:color="auto"/>
                        <w:left w:val="none" w:sz="0" w:space="0" w:color="auto"/>
                        <w:bottom w:val="none" w:sz="0" w:space="0" w:color="auto"/>
                        <w:right w:val="none" w:sz="0" w:space="0" w:color="auto"/>
                      </w:divBdr>
                    </w:div>
                  </w:divsChild>
                </w:div>
                <w:div w:id="301230754">
                  <w:marLeft w:val="0"/>
                  <w:marRight w:val="0"/>
                  <w:marTop w:val="0"/>
                  <w:marBottom w:val="0"/>
                  <w:divBdr>
                    <w:top w:val="single" w:sz="2" w:space="1" w:color="FFFFFF"/>
                    <w:left w:val="single" w:sz="2" w:space="11" w:color="FFFFFF"/>
                    <w:bottom w:val="single" w:sz="2" w:space="1" w:color="FFFFFF"/>
                    <w:right w:val="single" w:sz="2" w:space="4" w:color="FFFFFF"/>
                  </w:divBdr>
                  <w:divsChild>
                    <w:div w:id="991518300">
                      <w:marLeft w:val="0"/>
                      <w:marRight w:val="0"/>
                      <w:marTop w:val="0"/>
                      <w:marBottom w:val="0"/>
                      <w:divBdr>
                        <w:top w:val="none" w:sz="0" w:space="0" w:color="auto"/>
                        <w:left w:val="none" w:sz="0" w:space="0" w:color="auto"/>
                        <w:bottom w:val="none" w:sz="0" w:space="0" w:color="auto"/>
                        <w:right w:val="none" w:sz="0" w:space="0" w:color="auto"/>
                      </w:divBdr>
                    </w:div>
                  </w:divsChild>
                </w:div>
                <w:div w:id="1710181509">
                  <w:marLeft w:val="0"/>
                  <w:marRight w:val="0"/>
                  <w:marTop w:val="0"/>
                  <w:marBottom w:val="0"/>
                  <w:divBdr>
                    <w:top w:val="single" w:sz="2" w:space="1" w:color="FFFFFF"/>
                    <w:left w:val="single" w:sz="2" w:space="11" w:color="FFFFFF"/>
                    <w:bottom w:val="single" w:sz="2" w:space="1" w:color="FFFFFF"/>
                    <w:right w:val="single" w:sz="2" w:space="4" w:color="FFFFFF"/>
                  </w:divBdr>
                  <w:divsChild>
                    <w:div w:id="1933199835">
                      <w:marLeft w:val="0"/>
                      <w:marRight w:val="0"/>
                      <w:marTop w:val="0"/>
                      <w:marBottom w:val="0"/>
                      <w:divBdr>
                        <w:top w:val="none" w:sz="0" w:space="0" w:color="auto"/>
                        <w:left w:val="none" w:sz="0" w:space="0" w:color="auto"/>
                        <w:bottom w:val="none" w:sz="0" w:space="0" w:color="auto"/>
                        <w:right w:val="none" w:sz="0" w:space="0" w:color="auto"/>
                      </w:divBdr>
                    </w:div>
                  </w:divsChild>
                </w:div>
                <w:div w:id="1289241498">
                  <w:marLeft w:val="0"/>
                  <w:marRight w:val="0"/>
                  <w:marTop w:val="0"/>
                  <w:marBottom w:val="0"/>
                  <w:divBdr>
                    <w:top w:val="single" w:sz="2" w:space="1" w:color="FFFFFF"/>
                    <w:left w:val="single" w:sz="2" w:space="11" w:color="FFFFFF"/>
                    <w:bottom w:val="single" w:sz="2" w:space="1" w:color="FFFFFF"/>
                    <w:right w:val="single" w:sz="2" w:space="4" w:color="FFFFFF"/>
                  </w:divBdr>
                  <w:divsChild>
                    <w:div w:id="446243144">
                      <w:marLeft w:val="0"/>
                      <w:marRight w:val="0"/>
                      <w:marTop w:val="0"/>
                      <w:marBottom w:val="0"/>
                      <w:divBdr>
                        <w:top w:val="none" w:sz="0" w:space="0" w:color="auto"/>
                        <w:left w:val="none" w:sz="0" w:space="0" w:color="auto"/>
                        <w:bottom w:val="none" w:sz="0" w:space="0" w:color="auto"/>
                        <w:right w:val="none" w:sz="0" w:space="0" w:color="auto"/>
                      </w:divBdr>
                    </w:div>
                  </w:divsChild>
                </w:div>
                <w:div w:id="296574749">
                  <w:marLeft w:val="0"/>
                  <w:marRight w:val="0"/>
                  <w:marTop w:val="0"/>
                  <w:marBottom w:val="0"/>
                  <w:divBdr>
                    <w:top w:val="single" w:sz="2" w:space="1" w:color="FFFFFF"/>
                    <w:left w:val="single" w:sz="2" w:space="11" w:color="FFFFFF"/>
                    <w:bottom w:val="single" w:sz="2" w:space="1" w:color="FFFFFF"/>
                    <w:right w:val="single" w:sz="2" w:space="4" w:color="FFFFFF"/>
                  </w:divBdr>
                  <w:divsChild>
                    <w:div w:id="2092240217">
                      <w:marLeft w:val="0"/>
                      <w:marRight w:val="0"/>
                      <w:marTop w:val="0"/>
                      <w:marBottom w:val="0"/>
                      <w:divBdr>
                        <w:top w:val="none" w:sz="0" w:space="0" w:color="auto"/>
                        <w:left w:val="none" w:sz="0" w:space="0" w:color="auto"/>
                        <w:bottom w:val="none" w:sz="0" w:space="0" w:color="auto"/>
                        <w:right w:val="none" w:sz="0" w:space="0" w:color="auto"/>
                      </w:divBdr>
                    </w:div>
                  </w:divsChild>
                </w:div>
                <w:div w:id="1895391046">
                  <w:marLeft w:val="0"/>
                  <w:marRight w:val="0"/>
                  <w:marTop w:val="0"/>
                  <w:marBottom w:val="0"/>
                  <w:divBdr>
                    <w:top w:val="single" w:sz="2" w:space="1" w:color="FFFFFF"/>
                    <w:left w:val="single" w:sz="2" w:space="11" w:color="FFFFFF"/>
                    <w:bottom w:val="single" w:sz="2" w:space="1" w:color="FFFFFF"/>
                    <w:right w:val="single" w:sz="2" w:space="4" w:color="FFFFFF"/>
                  </w:divBdr>
                  <w:divsChild>
                    <w:div w:id="250043124">
                      <w:marLeft w:val="0"/>
                      <w:marRight w:val="0"/>
                      <w:marTop w:val="0"/>
                      <w:marBottom w:val="0"/>
                      <w:divBdr>
                        <w:top w:val="none" w:sz="0" w:space="0" w:color="auto"/>
                        <w:left w:val="none" w:sz="0" w:space="0" w:color="auto"/>
                        <w:bottom w:val="none" w:sz="0" w:space="0" w:color="auto"/>
                        <w:right w:val="none" w:sz="0" w:space="0" w:color="auto"/>
                      </w:divBdr>
                    </w:div>
                  </w:divsChild>
                </w:div>
                <w:div w:id="152066127">
                  <w:marLeft w:val="0"/>
                  <w:marRight w:val="0"/>
                  <w:marTop w:val="0"/>
                  <w:marBottom w:val="0"/>
                  <w:divBdr>
                    <w:top w:val="single" w:sz="2" w:space="1" w:color="FFFFFF"/>
                    <w:left w:val="single" w:sz="2" w:space="11" w:color="FFFFFF"/>
                    <w:bottom w:val="single" w:sz="2" w:space="1" w:color="FFFFFF"/>
                    <w:right w:val="single" w:sz="2" w:space="4" w:color="FFFFFF"/>
                  </w:divBdr>
                  <w:divsChild>
                    <w:div w:id="815687494">
                      <w:marLeft w:val="0"/>
                      <w:marRight w:val="0"/>
                      <w:marTop w:val="0"/>
                      <w:marBottom w:val="0"/>
                      <w:divBdr>
                        <w:top w:val="none" w:sz="0" w:space="0" w:color="auto"/>
                        <w:left w:val="none" w:sz="0" w:space="0" w:color="auto"/>
                        <w:bottom w:val="none" w:sz="0" w:space="0" w:color="auto"/>
                        <w:right w:val="none" w:sz="0" w:space="0" w:color="auto"/>
                      </w:divBdr>
                    </w:div>
                  </w:divsChild>
                </w:div>
                <w:div w:id="1066954098">
                  <w:marLeft w:val="0"/>
                  <w:marRight w:val="0"/>
                  <w:marTop w:val="0"/>
                  <w:marBottom w:val="0"/>
                  <w:divBdr>
                    <w:top w:val="single" w:sz="2" w:space="1" w:color="FFFFFF"/>
                    <w:left w:val="single" w:sz="2" w:space="11" w:color="FFFFFF"/>
                    <w:bottom w:val="single" w:sz="2" w:space="1" w:color="FFFFFF"/>
                    <w:right w:val="single" w:sz="2" w:space="4" w:color="FFFFFF"/>
                  </w:divBdr>
                  <w:divsChild>
                    <w:div w:id="1829251020">
                      <w:marLeft w:val="0"/>
                      <w:marRight w:val="0"/>
                      <w:marTop w:val="0"/>
                      <w:marBottom w:val="0"/>
                      <w:divBdr>
                        <w:top w:val="none" w:sz="0" w:space="0" w:color="auto"/>
                        <w:left w:val="none" w:sz="0" w:space="0" w:color="auto"/>
                        <w:bottom w:val="none" w:sz="0" w:space="0" w:color="auto"/>
                        <w:right w:val="none" w:sz="0" w:space="0" w:color="auto"/>
                      </w:divBdr>
                    </w:div>
                  </w:divsChild>
                </w:div>
                <w:div w:id="1292859050">
                  <w:marLeft w:val="0"/>
                  <w:marRight w:val="0"/>
                  <w:marTop w:val="0"/>
                  <w:marBottom w:val="0"/>
                  <w:divBdr>
                    <w:top w:val="single" w:sz="2" w:space="1" w:color="FFFFFF"/>
                    <w:left w:val="single" w:sz="2" w:space="11" w:color="FFFFFF"/>
                    <w:bottom w:val="single" w:sz="2" w:space="1" w:color="FFFFFF"/>
                    <w:right w:val="single" w:sz="2" w:space="4" w:color="FFFFFF"/>
                  </w:divBdr>
                  <w:divsChild>
                    <w:div w:id="1612086052">
                      <w:marLeft w:val="0"/>
                      <w:marRight w:val="0"/>
                      <w:marTop w:val="0"/>
                      <w:marBottom w:val="0"/>
                      <w:divBdr>
                        <w:top w:val="none" w:sz="0" w:space="0" w:color="auto"/>
                        <w:left w:val="none" w:sz="0" w:space="0" w:color="auto"/>
                        <w:bottom w:val="none" w:sz="0" w:space="0" w:color="auto"/>
                        <w:right w:val="none" w:sz="0" w:space="0" w:color="auto"/>
                      </w:divBdr>
                    </w:div>
                  </w:divsChild>
                </w:div>
                <w:div w:id="1052464119">
                  <w:marLeft w:val="0"/>
                  <w:marRight w:val="0"/>
                  <w:marTop w:val="0"/>
                  <w:marBottom w:val="0"/>
                  <w:divBdr>
                    <w:top w:val="single" w:sz="2" w:space="1" w:color="FFFFFF"/>
                    <w:left w:val="single" w:sz="2" w:space="11" w:color="FFFFFF"/>
                    <w:bottom w:val="single" w:sz="2" w:space="1" w:color="FFFFFF"/>
                    <w:right w:val="single" w:sz="2" w:space="4" w:color="FFFFFF"/>
                  </w:divBdr>
                  <w:divsChild>
                    <w:div w:id="2138257540">
                      <w:marLeft w:val="0"/>
                      <w:marRight w:val="0"/>
                      <w:marTop w:val="0"/>
                      <w:marBottom w:val="0"/>
                      <w:divBdr>
                        <w:top w:val="none" w:sz="0" w:space="0" w:color="auto"/>
                        <w:left w:val="none" w:sz="0" w:space="0" w:color="auto"/>
                        <w:bottom w:val="none" w:sz="0" w:space="0" w:color="auto"/>
                        <w:right w:val="none" w:sz="0" w:space="0" w:color="auto"/>
                      </w:divBdr>
                    </w:div>
                  </w:divsChild>
                </w:div>
                <w:div w:id="1514490198">
                  <w:marLeft w:val="0"/>
                  <w:marRight w:val="0"/>
                  <w:marTop w:val="0"/>
                  <w:marBottom w:val="0"/>
                  <w:divBdr>
                    <w:top w:val="single" w:sz="2" w:space="1" w:color="FFFFFF"/>
                    <w:left w:val="single" w:sz="2" w:space="11" w:color="FFFFFF"/>
                    <w:bottom w:val="single" w:sz="2" w:space="1" w:color="FFFFFF"/>
                    <w:right w:val="single" w:sz="2" w:space="4" w:color="FFFFFF"/>
                  </w:divBdr>
                  <w:divsChild>
                    <w:div w:id="1164012480">
                      <w:marLeft w:val="0"/>
                      <w:marRight w:val="0"/>
                      <w:marTop w:val="0"/>
                      <w:marBottom w:val="0"/>
                      <w:divBdr>
                        <w:top w:val="none" w:sz="0" w:space="0" w:color="auto"/>
                        <w:left w:val="none" w:sz="0" w:space="0" w:color="auto"/>
                        <w:bottom w:val="none" w:sz="0" w:space="0" w:color="auto"/>
                        <w:right w:val="none" w:sz="0" w:space="0" w:color="auto"/>
                      </w:divBdr>
                    </w:div>
                  </w:divsChild>
                </w:div>
                <w:div w:id="889416349">
                  <w:marLeft w:val="0"/>
                  <w:marRight w:val="0"/>
                  <w:marTop w:val="0"/>
                  <w:marBottom w:val="0"/>
                  <w:divBdr>
                    <w:top w:val="single" w:sz="2" w:space="1" w:color="FFFFFF"/>
                    <w:left w:val="single" w:sz="2" w:space="11" w:color="FFFFFF"/>
                    <w:bottom w:val="single" w:sz="2" w:space="1" w:color="FFFFFF"/>
                    <w:right w:val="single" w:sz="2" w:space="4" w:color="FFFFFF"/>
                  </w:divBdr>
                  <w:divsChild>
                    <w:div w:id="116023411">
                      <w:marLeft w:val="0"/>
                      <w:marRight w:val="0"/>
                      <w:marTop w:val="0"/>
                      <w:marBottom w:val="0"/>
                      <w:divBdr>
                        <w:top w:val="none" w:sz="0" w:space="0" w:color="auto"/>
                        <w:left w:val="none" w:sz="0" w:space="0" w:color="auto"/>
                        <w:bottom w:val="none" w:sz="0" w:space="0" w:color="auto"/>
                        <w:right w:val="none" w:sz="0" w:space="0" w:color="auto"/>
                      </w:divBdr>
                    </w:div>
                  </w:divsChild>
                </w:div>
                <w:div w:id="1127160890">
                  <w:marLeft w:val="0"/>
                  <w:marRight w:val="0"/>
                  <w:marTop w:val="0"/>
                  <w:marBottom w:val="0"/>
                  <w:divBdr>
                    <w:top w:val="single" w:sz="2" w:space="1" w:color="FFFFFF"/>
                    <w:left w:val="single" w:sz="2" w:space="11" w:color="FFFFFF"/>
                    <w:bottom w:val="single" w:sz="2" w:space="1" w:color="FFFFFF"/>
                    <w:right w:val="single" w:sz="2" w:space="4" w:color="FFFFFF"/>
                  </w:divBdr>
                  <w:divsChild>
                    <w:div w:id="824006570">
                      <w:marLeft w:val="0"/>
                      <w:marRight w:val="0"/>
                      <w:marTop w:val="0"/>
                      <w:marBottom w:val="0"/>
                      <w:divBdr>
                        <w:top w:val="none" w:sz="0" w:space="0" w:color="auto"/>
                        <w:left w:val="none" w:sz="0" w:space="0" w:color="auto"/>
                        <w:bottom w:val="none" w:sz="0" w:space="0" w:color="auto"/>
                        <w:right w:val="none" w:sz="0" w:space="0" w:color="auto"/>
                      </w:divBdr>
                    </w:div>
                  </w:divsChild>
                </w:div>
                <w:div w:id="1373463054">
                  <w:marLeft w:val="0"/>
                  <w:marRight w:val="0"/>
                  <w:marTop w:val="0"/>
                  <w:marBottom w:val="0"/>
                  <w:divBdr>
                    <w:top w:val="single" w:sz="2" w:space="1" w:color="FFFFFF"/>
                    <w:left w:val="single" w:sz="2" w:space="11" w:color="FFFFFF"/>
                    <w:bottom w:val="single" w:sz="2" w:space="1" w:color="FFFFFF"/>
                    <w:right w:val="single" w:sz="2" w:space="4" w:color="FFFFFF"/>
                  </w:divBdr>
                  <w:divsChild>
                    <w:div w:id="2112898829">
                      <w:marLeft w:val="0"/>
                      <w:marRight w:val="0"/>
                      <w:marTop w:val="0"/>
                      <w:marBottom w:val="0"/>
                      <w:divBdr>
                        <w:top w:val="none" w:sz="0" w:space="0" w:color="auto"/>
                        <w:left w:val="none" w:sz="0" w:space="0" w:color="auto"/>
                        <w:bottom w:val="none" w:sz="0" w:space="0" w:color="auto"/>
                        <w:right w:val="none" w:sz="0" w:space="0" w:color="auto"/>
                      </w:divBdr>
                    </w:div>
                  </w:divsChild>
                </w:div>
                <w:div w:id="397172383">
                  <w:marLeft w:val="0"/>
                  <w:marRight w:val="0"/>
                  <w:marTop w:val="0"/>
                  <w:marBottom w:val="0"/>
                  <w:divBdr>
                    <w:top w:val="single" w:sz="2" w:space="1" w:color="FFFFFF"/>
                    <w:left w:val="single" w:sz="2" w:space="11" w:color="FFFFFF"/>
                    <w:bottom w:val="single" w:sz="2" w:space="1" w:color="FFFFFF"/>
                    <w:right w:val="single" w:sz="2" w:space="4" w:color="FFFFFF"/>
                  </w:divBdr>
                  <w:divsChild>
                    <w:div w:id="1608006851">
                      <w:marLeft w:val="0"/>
                      <w:marRight w:val="0"/>
                      <w:marTop w:val="0"/>
                      <w:marBottom w:val="0"/>
                      <w:divBdr>
                        <w:top w:val="none" w:sz="0" w:space="0" w:color="auto"/>
                        <w:left w:val="none" w:sz="0" w:space="0" w:color="auto"/>
                        <w:bottom w:val="none" w:sz="0" w:space="0" w:color="auto"/>
                        <w:right w:val="none" w:sz="0" w:space="0" w:color="auto"/>
                      </w:divBdr>
                    </w:div>
                  </w:divsChild>
                </w:div>
                <w:div w:id="1859344618">
                  <w:marLeft w:val="0"/>
                  <w:marRight w:val="0"/>
                  <w:marTop w:val="0"/>
                  <w:marBottom w:val="0"/>
                  <w:divBdr>
                    <w:top w:val="single" w:sz="2" w:space="1" w:color="FFFFFF"/>
                    <w:left w:val="single" w:sz="2" w:space="11" w:color="FFFFFF"/>
                    <w:bottom w:val="single" w:sz="2" w:space="1" w:color="FFFFFF"/>
                    <w:right w:val="single" w:sz="2" w:space="4" w:color="FFFFFF"/>
                  </w:divBdr>
                  <w:divsChild>
                    <w:div w:id="557321096">
                      <w:marLeft w:val="0"/>
                      <w:marRight w:val="0"/>
                      <w:marTop w:val="0"/>
                      <w:marBottom w:val="0"/>
                      <w:divBdr>
                        <w:top w:val="none" w:sz="0" w:space="0" w:color="auto"/>
                        <w:left w:val="none" w:sz="0" w:space="0" w:color="auto"/>
                        <w:bottom w:val="none" w:sz="0" w:space="0" w:color="auto"/>
                        <w:right w:val="none" w:sz="0" w:space="0" w:color="auto"/>
                      </w:divBdr>
                    </w:div>
                  </w:divsChild>
                </w:div>
                <w:div w:id="810251046">
                  <w:marLeft w:val="0"/>
                  <w:marRight w:val="0"/>
                  <w:marTop w:val="0"/>
                  <w:marBottom w:val="0"/>
                  <w:divBdr>
                    <w:top w:val="single" w:sz="2" w:space="1" w:color="FFFFFF"/>
                    <w:left w:val="single" w:sz="2" w:space="11" w:color="FFFFFF"/>
                    <w:bottom w:val="single" w:sz="2" w:space="1" w:color="FFFFFF"/>
                    <w:right w:val="single" w:sz="2" w:space="4" w:color="FFFFFF"/>
                  </w:divBdr>
                  <w:divsChild>
                    <w:div w:id="526212874">
                      <w:marLeft w:val="0"/>
                      <w:marRight w:val="0"/>
                      <w:marTop w:val="0"/>
                      <w:marBottom w:val="0"/>
                      <w:divBdr>
                        <w:top w:val="none" w:sz="0" w:space="0" w:color="auto"/>
                        <w:left w:val="none" w:sz="0" w:space="0" w:color="auto"/>
                        <w:bottom w:val="none" w:sz="0" w:space="0" w:color="auto"/>
                        <w:right w:val="none" w:sz="0" w:space="0" w:color="auto"/>
                      </w:divBdr>
                    </w:div>
                  </w:divsChild>
                </w:div>
                <w:div w:id="1059522562">
                  <w:marLeft w:val="0"/>
                  <w:marRight w:val="0"/>
                  <w:marTop w:val="0"/>
                  <w:marBottom w:val="0"/>
                  <w:divBdr>
                    <w:top w:val="single" w:sz="2" w:space="1" w:color="FFFFFF"/>
                    <w:left w:val="single" w:sz="2" w:space="11" w:color="FFFFFF"/>
                    <w:bottom w:val="single" w:sz="2" w:space="1" w:color="FFFFFF"/>
                    <w:right w:val="single" w:sz="2" w:space="4" w:color="FFFFFF"/>
                  </w:divBdr>
                  <w:divsChild>
                    <w:div w:id="843587708">
                      <w:marLeft w:val="0"/>
                      <w:marRight w:val="0"/>
                      <w:marTop w:val="0"/>
                      <w:marBottom w:val="0"/>
                      <w:divBdr>
                        <w:top w:val="none" w:sz="0" w:space="0" w:color="auto"/>
                        <w:left w:val="none" w:sz="0" w:space="0" w:color="auto"/>
                        <w:bottom w:val="none" w:sz="0" w:space="0" w:color="auto"/>
                        <w:right w:val="none" w:sz="0" w:space="0" w:color="auto"/>
                      </w:divBdr>
                    </w:div>
                  </w:divsChild>
                </w:div>
                <w:div w:id="1245720627">
                  <w:marLeft w:val="0"/>
                  <w:marRight w:val="0"/>
                  <w:marTop w:val="0"/>
                  <w:marBottom w:val="0"/>
                  <w:divBdr>
                    <w:top w:val="single" w:sz="2" w:space="1" w:color="FFFFFF"/>
                    <w:left w:val="single" w:sz="2" w:space="11" w:color="FFFFFF"/>
                    <w:bottom w:val="single" w:sz="2" w:space="1" w:color="FFFFFF"/>
                    <w:right w:val="single" w:sz="2" w:space="4" w:color="FFFFFF"/>
                  </w:divBdr>
                  <w:divsChild>
                    <w:div w:id="930087448">
                      <w:marLeft w:val="0"/>
                      <w:marRight w:val="0"/>
                      <w:marTop w:val="0"/>
                      <w:marBottom w:val="0"/>
                      <w:divBdr>
                        <w:top w:val="none" w:sz="0" w:space="0" w:color="auto"/>
                        <w:left w:val="none" w:sz="0" w:space="0" w:color="auto"/>
                        <w:bottom w:val="none" w:sz="0" w:space="0" w:color="auto"/>
                        <w:right w:val="none" w:sz="0" w:space="0" w:color="auto"/>
                      </w:divBdr>
                    </w:div>
                  </w:divsChild>
                </w:div>
                <w:div w:id="1806506758">
                  <w:marLeft w:val="0"/>
                  <w:marRight w:val="0"/>
                  <w:marTop w:val="0"/>
                  <w:marBottom w:val="0"/>
                  <w:divBdr>
                    <w:top w:val="single" w:sz="2" w:space="1" w:color="FFFFFF"/>
                    <w:left w:val="single" w:sz="2" w:space="11" w:color="FFFFFF"/>
                    <w:bottom w:val="single" w:sz="2" w:space="1" w:color="FFFFFF"/>
                    <w:right w:val="single" w:sz="2" w:space="4" w:color="FFFFFF"/>
                  </w:divBdr>
                  <w:divsChild>
                    <w:div w:id="771244857">
                      <w:marLeft w:val="0"/>
                      <w:marRight w:val="0"/>
                      <w:marTop w:val="0"/>
                      <w:marBottom w:val="0"/>
                      <w:divBdr>
                        <w:top w:val="none" w:sz="0" w:space="0" w:color="auto"/>
                        <w:left w:val="none" w:sz="0" w:space="0" w:color="auto"/>
                        <w:bottom w:val="none" w:sz="0" w:space="0" w:color="auto"/>
                        <w:right w:val="none" w:sz="0" w:space="0" w:color="auto"/>
                      </w:divBdr>
                    </w:div>
                  </w:divsChild>
                </w:div>
                <w:div w:id="2026780699">
                  <w:marLeft w:val="0"/>
                  <w:marRight w:val="0"/>
                  <w:marTop w:val="0"/>
                  <w:marBottom w:val="0"/>
                  <w:divBdr>
                    <w:top w:val="single" w:sz="2" w:space="1" w:color="FFFFFF"/>
                    <w:left w:val="single" w:sz="2" w:space="11" w:color="FFFFFF"/>
                    <w:bottom w:val="single" w:sz="2" w:space="1" w:color="FFFFFF"/>
                    <w:right w:val="single" w:sz="2" w:space="4" w:color="FFFFFF"/>
                  </w:divBdr>
                  <w:divsChild>
                    <w:div w:id="892469618">
                      <w:marLeft w:val="0"/>
                      <w:marRight w:val="0"/>
                      <w:marTop w:val="0"/>
                      <w:marBottom w:val="0"/>
                      <w:divBdr>
                        <w:top w:val="none" w:sz="0" w:space="0" w:color="auto"/>
                        <w:left w:val="none" w:sz="0" w:space="0" w:color="auto"/>
                        <w:bottom w:val="none" w:sz="0" w:space="0" w:color="auto"/>
                        <w:right w:val="none" w:sz="0" w:space="0" w:color="auto"/>
                      </w:divBdr>
                    </w:div>
                  </w:divsChild>
                </w:div>
                <w:div w:id="1134716316">
                  <w:marLeft w:val="0"/>
                  <w:marRight w:val="0"/>
                  <w:marTop w:val="0"/>
                  <w:marBottom w:val="0"/>
                  <w:divBdr>
                    <w:top w:val="single" w:sz="2" w:space="1" w:color="FFFFFF"/>
                    <w:left w:val="single" w:sz="2" w:space="11" w:color="FFFFFF"/>
                    <w:bottom w:val="single" w:sz="2" w:space="1" w:color="FFFFFF"/>
                    <w:right w:val="single" w:sz="2" w:space="4" w:color="FFFFFF"/>
                  </w:divBdr>
                  <w:divsChild>
                    <w:div w:id="259290592">
                      <w:marLeft w:val="0"/>
                      <w:marRight w:val="0"/>
                      <w:marTop w:val="0"/>
                      <w:marBottom w:val="0"/>
                      <w:divBdr>
                        <w:top w:val="none" w:sz="0" w:space="0" w:color="auto"/>
                        <w:left w:val="none" w:sz="0" w:space="0" w:color="auto"/>
                        <w:bottom w:val="none" w:sz="0" w:space="0" w:color="auto"/>
                        <w:right w:val="none" w:sz="0" w:space="0" w:color="auto"/>
                      </w:divBdr>
                    </w:div>
                  </w:divsChild>
                </w:div>
                <w:div w:id="398014606">
                  <w:marLeft w:val="0"/>
                  <w:marRight w:val="0"/>
                  <w:marTop w:val="0"/>
                  <w:marBottom w:val="0"/>
                  <w:divBdr>
                    <w:top w:val="single" w:sz="2" w:space="1" w:color="FFFFFF"/>
                    <w:left w:val="single" w:sz="2" w:space="11" w:color="FFFFFF"/>
                    <w:bottom w:val="single" w:sz="2" w:space="1" w:color="FFFFFF"/>
                    <w:right w:val="single" w:sz="2" w:space="4" w:color="FFFFFF"/>
                  </w:divBdr>
                  <w:divsChild>
                    <w:div w:id="955209948">
                      <w:marLeft w:val="0"/>
                      <w:marRight w:val="0"/>
                      <w:marTop w:val="0"/>
                      <w:marBottom w:val="0"/>
                      <w:divBdr>
                        <w:top w:val="none" w:sz="0" w:space="0" w:color="auto"/>
                        <w:left w:val="none" w:sz="0" w:space="0" w:color="auto"/>
                        <w:bottom w:val="none" w:sz="0" w:space="0" w:color="auto"/>
                        <w:right w:val="none" w:sz="0" w:space="0" w:color="auto"/>
                      </w:divBdr>
                    </w:div>
                  </w:divsChild>
                </w:div>
                <w:div w:id="1112431832">
                  <w:marLeft w:val="0"/>
                  <w:marRight w:val="0"/>
                  <w:marTop w:val="0"/>
                  <w:marBottom w:val="0"/>
                  <w:divBdr>
                    <w:top w:val="single" w:sz="2" w:space="1" w:color="FFFFFF"/>
                    <w:left w:val="single" w:sz="2" w:space="11" w:color="FFFFFF"/>
                    <w:bottom w:val="single" w:sz="2" w:space="1" w:color="FFFFFF"/>
                    <w:right w:val="single" w:sz="2" w:space="4" w:color="FFFFFF"/>
                  </w:divBdr>
                  <w:divsChild>
                    <w:div w:id="1254585954">
                      <w:marLeft w:val="0"/>
                      <w:marRight w:val="0"/>
                      <w:marTop w:val="0"/>
                      <w:marBottom w:val="0"/>
                      <w:divBdr>
                        <w:top w:val="none" w:sz="0" w:space="0" w:color="auto"/>
                        <w:left w:val="none" w:sz="0" w:space="0" w:color="auto"/>
                        <w:bottom w:val="none" w:sz="0" w:space="0" w:color="auto"/>
                        <w:right w:val="none" w:sz="0" w:space="0" w:color="auto"/>
                      </w:divBdr>
                    </w:div>
                  </w:divsChild>
                </w:div>
                <w:div w:id="1168716599">
                  <w:marLeft w:val="0"/>
                  <w:marRight w:val="0"/>
                  <w:marTop w:val="0"/>
                  <w:marBottom w:val="0"/>
                  <w:divBdr>
                    <w:top w:val="single" w:sz="2" w:space="1" w:color="FFFFFF"/>
                    <w:left w:val="single" w:sz="2" w:space="11" w:color="FFFFFF"/>
                    <w:bottom w:val="single" w:sz="2" w:space="1" w:color="FFFFFF"/>
                    <w:right w:val="single" w:sz="2" w:space="4" w:color="FFFFFF"/>
                  </w:divBdr>
                  <w:divsChild>
                    <w:div w:id="1909916891">
                      <w:marLeft w:val="0"/>
                      <w:marRight w:val="0"/>
                      <w:marTop w:val="0"/>
                      <w:marBottom w:val="0"/>
                      <w:divBdr>
                        <w:top w:val="none" w:sz="0" w:space="0" w:color="auto"/>
                        <w:left w:val="none" w:sz="0" w:space="0" w:color="auto"/>
                        <w:bottom w:val="none" w:sz="0" w:space="0" w:color="auto"/>
                        <w:right w:val="none" w:sz="0" w:space="0" w:color="auto"/>
                      </w:divBdr>
                    </w:div>
                  </w:divsChild>
                </w:div>
                <w:div w:id="143864176">
                  <w:marLeft w:val="0"/>
                  <w:marRight w:val="0"/>
                  <w:marTop w:val="0"/>
                  <w:marBottom w:val="0"/>
                  <w:divBdr>
                    <w:top w:val="single" w:sz="2" w:space="1" w:color="FFFFFF"/>
                    <w:left w:val="single" w:sz="2" w:space="11" w:color="FFFFFF"/>
                    <w:bottom w:val="single" w:sz="2" w:space="1" w:color="FFFFFF"/>
                    <w:right w:val="single" w:sz="2" w:space="4" w:color="FFFFFF"/>
                  </w:divBdr>
                  <w:divsChild>
                    <w:div w:id="1402213267">
                      <w:marLeft w:val="0"/>
                      <w:marRight w:val="0"/>
                      <w:marTop w:val="0"/>
                      <w:marBottom w:val="0"/>
                      <w:divBdr>
                        <w:top w:val="none" w:sz="0" w:space="0" w:color="auto"/>
                        <w:left w:val="none" w:sz="0" w:space="0" w:color="auto"/>
                        <w:bottom w:val="none" w:sz="0" w:space="0" w:color="auto"/>
                        <w:right w:val="none" w:sz="0" w:space="0" w:color="auto"/>
                      </w:divBdr>
                    </w:div>
                  </w:divsChild>
                </w:div>
                <w:div w:id="1920825677">
                  <w:marLeft w:val="0"/>
                  <w:marRight w:val="0"/>
                  <w:marTop w:val="0"/>
                  <w:marBottom w:val="0"/>
                  <w:divBdr>
                    <w:top w:val="single" w:sz="2" w:space="1" w:color="FFFFFF"/>
                    <w:left w:val="single" w:sz="2" w:space="11" w:color="FFFFFF"/>
                    <w:bottom w:val="single" w:sz="2" w:space="1" w:color="FFFFFF"/>
                    <w:right w:val="single" w:sz="2" w:space="4" w:color="FFFFFF"/>
                  </w:divBdr>
                  <w:divsChild>
                    <w:div w:id="468790678">
                      <w:marLeft w:val="0"/>
                      <w:marRight w:val="0"/>
                      <w:marTop w:val="0"/>
                      <w:marBottom w:val="0"/>
                      <w:divBdr>
                        <w:top w:val="none" w:sz="0" w:space="0" w:color="auto"/>
                        <w:left w:val="none" w:sz="0" w:space="0" w:color="auto"/>
                        <w:bottom w:val="none" w:sz="0" w:space="0" w:color="auto"/>
                        <w:right w:val="none" w:sz="0" w:space="0" w:color="auto"/>
                      </w:divBdr>
                    </w:div>
                  </w:divsChild>
                </w:div>
                <w:div w:id="695077012">
                  <w:marLeft w:val="0"/>
                  <w:marRight w:val="0"/>
                  <w:marTop w:val="0"/>
                  <w:marBottom w:val="0"/>
                  <w:divBdr>
                    <w:top w:val="single" w:sz="2" w:space="1" w:color="FFFFFF"/>
                    <w:left w:val="single" w:sz="2" w:space="11" w:color="FFFFFF"/>
                    <w:bottom w:val="single" w:sz="2" w:space="1" w:color="FFFFFF"/>
                    <w:right w:val="single" w:sz="2" w:space="4" w:color="FFFFFF"/>
                  </w:divBdr>
                  <w:divsChild>
                    <w:div w:id="790710652">
                      <w:marLeft w:val="0"/>
                      <w:marRight w:val="0"/>
                      <w:marTop w:val="0"/>
                      <w:marBottom w:val="0"/>
                      <w:divBdr>
                        <w:top w:val="none" w:sz="0" w:space="0" w:color="auto"/>
                        <w:left w:val="none" w:sz="0" w:space="0" w:color="auto"/>
                        <w:bottom w:val="none" w:sz="0" w:space="0" w:color="auto"/>
                        <w:right w:val="none" w:sz="0" w:space="0" w:color="auto"/>
                      </w:divBdr>
                    </w:div>
                  </w:divsChild>
                </w:div>
                <w:div w:id="959871978">
                  <w:marLeft w:val="0"/>
                  <w:marRight w:val="0"/>
                  <w:marTop w:val="0"/>
                  <w:marBottom w:val="0"/>
                  <w:divBdr>
                    <w:top w:val="single" w:sz="2" w:space="1" w:color="FFFFFF"/>
                    <w:left w:val="single" w:sz="2" w:space="11" w:color="FFFFFF"/>
                    <w:bottom w:val="single" w:sz="2" w:space="1" w:color="FFFFFF"/>
                    <w:right w:val="single" w:sz="2" w:space="4" w:color="FFFFFF"/>
                  </w:divBdr>
                  <w:divsChild>
                    <w:div w:id="317416286">
                      <w:marLeft w:val="0"/>
                      <w:marRight w:val="0"/>
                      <w:marTop w:val="0"/>
                      <w:marBottom w:val="0"/>
                      <w:divBdr>
                        <w:top w:val="none" w:sz="0" w:space="0" w:color="auto"/>
                        <w:left w:val="none" w:sz="0" w:space="0" w:color="auto"/>
                        <w:bottom w:val="none" w:sz="0" w:space="0" w:color="auto"/>
                        <w:right w:val="none" w:sz="0" w:space="0" w:color="auto"/>
                      </w:divBdr>
                    </w:div>
                  </w:divsChild>
                </w:div>
                <w:div w:id="1966543523">
                  <w:marLeft w:val="0"/>
                  <w:marRight w:val="0"/>
                  <w:marTop w:val="0"/>
                  <w:marBottom w:val="0"/>
                  <w:divBdr>
                    <w:top w:val="single" w:sz="2" w:space="1" w:color="FFFFFF"/>
                    <w:left w:val="single" w:sz="2" w:space="11" w:color="FFFFFF"/>
                    <w:bottom w:val="single" w:sz="2" w:space="1" w:color="FFFFFF"/>
                    <w:right w:val="single" w:sz="2" w:space="4" w:color="FFFFFF"/>
                  </w:divBdr>
                  <w:divsChild>
                    <w:div w:id="1603218358">
                      <w:marLeft w:val="0"/>
                      <w:marRight w:val="0"/>
                      <w:marTop w:val="0"/>
                      <w:marBottom w:val="0"/>
                      <w:divBdr>
                        <w:top w:val="none" w:sz="0" w:space="0" w:color="auto"/>
                        <w:left w:val="none" w:sz="0" w:space="0" w:color="auto"/>
                        <w:bottom w:val="none" w:sz="0" w:space="0" w:color="auto"/>
                        <w:right w:val="none" w:sz="0" w:space="0" w:color="auto"/>
                      </w:divBdr>
                    </w:div>
                  </w:divsChild>
                </w:div>
                <w:div w:id="1002779170">
                  <w:marLeft w:val="0"/>
                  <w:marRight w:val="0"/>
                  <w:marTop w:val="0"/>
                  <w:marBottom w:val="0"/>
                  <w:divBdr>
                    <w:top w:val="single" w:sz="2" w:space="1" w:color="FFFFFF"/>
                    <w:left w:val="single" w:sz="2" w:space="11" w:color="FFFFFF"/>
                    <w:bottom w:val="single" w:sz="2" w:space="1" w:color="FFFFFF"/>
                    <w:right w:val="single" w:sz="2" w:space="4" w:color="FFFFFF"/>
                  </w:divBdr>
                  <w:divsChild>
                    <w:div w:id="2056192659">
                      <w:marLeft w:val="0"/>
                      <w:marRight w:val="0"/>
                      <w:marTop w:val="0"/>
                      <w:marBottom w:val="0"/>
                      <w:divBdr>
                        <w:top w:val="none" w:sz="0" w:space="0" w:color="auto"/>
                        <w:left w:val="none" w:sz="0" w:space="0" w:color="auto"/>
                        <w:bottom w:val="none" w:sz="0" w:space="0" w:color="auto"/>
                        <w:right w:val="none" w:sz="0" w:space="0" w:color="auto"/>
                      </w:divBdr>
                    </w:div>
                  </w:divsChild>
                </w:div>
                <w:div w:id="730546107">
                  <w:marLeft w:val="0"/>
                  <w:marRight w:val="0"/>
                  <w:marTop w:val="0"/>
                  <w:marBottom w:val="0"/>
                  <w:divBdr>
                    <w:top w:val="single" w:sz="2" w:space="1" w:color="FFFFFF"/>
                    <w:left w:val="single" w:sz="2" w:space="11" w:color="FFFFFF"/>
                    <w:bottom w:val="single" w:sz="2" w:space="1" w:color="FFFFFF"/>
                    <w:right w:val="single" w:sz="2" w:space="4" w:color="FFFFFF"/>
                  </w:divBdr>
                  <w:divsChild>
                    <w:div w:id="1221288698">
                      <w:marLeft w:val="0"/>
                      <w:marRight w:val="0"/>
                      <w:marTop w:val="0"/>
                      <w:marBottom w:val="0"/>
                      <w:divBdr>
                        <w:top w:val="none" w:sz="0" w:space="0" w:color="auto"/>
                        <w:left w:val="none" w:sz="0" w:space="0" w:color="auto"/>
                        <w:bottom w:val="none" w:sz="0" w:space="0" w:color="auto"/>
                        <w:right w:val="none" w:sz="0" w:space="0" w:color="auto"/>
                      </w:divBdr>
                    </w:div>
                  </w:divsChild>
                </w:div>
                <w:div w:id="949358740">
                  <w:marLeft w:val="0"/>
                  <w:marRight w:val="0"/>
                  <w:marTop w:val="0"/>
                  <w:marBottom w:val="0"/>
                  <w:divBdr>
                    <w:top w:val="single" w:sz="2" w:space="1" w:color="FFFFFF"/>
                    <w:left w:val="single" w:sz="2" w:space="11" w:color="FFFFFF"/>
                    <w:bottom w:val="single" w:sz="2" w:space="1" w:color="FFFFFF"/>
                    <w:right w:val="single" w:sz="2" w:space="4" w:color="FFFFFF"/>
                  </w:divBdr>
                  <w:divsChild>
                    <w:div w:id="1898054084">
                      <w:marLeft w:val="0"/>
                      <w:marRight w:val="0"/>
                      <w:marTop w:val="0"/>
                      <w:marBottom w:val="0"/>
                      <w:divBdr>
                        <w:top w:val="none" w:sz="0" w:space="0" w:color="auto"/>
                        <w:left w:val="none" w:sz="0" w:space="0" w:color="auto"/>
                        <w:bottom w:val="none" w:sz="0" w:space="0" w:color="auto"/>
                        <w:right w:val="none" w:sz="0" w:space="0" w:color="auto"/>
                      </w:divBdr>
                    </w:div>
                  </w:divsChild>
                </w:div>
                <w:div w:id="1545868672">
                  <w:marLeft w:val="0"/>
                  <w:marRight w:val="0"/>
                  <w:marTop w:val="0"/>
                  <w:marBottom w:val="0"/>
                  <w:divBdr>
                    <w:top w:val="single" w:sz="2" w:space="1" w:color="FFFFFF"/>
                    <w:left w:val="single" w:sz="2" w:space="11" w:color="FFFFFF"/>
                    <w:bottom w:val="single" w:sz="2" w:space="1" w:color="FFFFFF"/>
                    <w:right w:val="single" w:sz="2" w:space="4" w:color="FFFFFF"/>
                  </w:divBdr>
                  <w:divsChild>
                    <w:div w:id="2129931453">
                      <w:marLeft w:val="0"/>
                      <w:marRight w:val="0"/>
                      <w:marTop w:val="0"/>
                      <w:marBottom w:val="0"/>
                      <w:divBdr>
                        <w:top w:val="none" w:sz="0" w:space="0" w:color="auto"/>
                        <w:left w:val="none" w:sz="0" w:space="0" w:color="auto"/>
                        <w:bottom w:val="none" w:sz="0" w:space="0" w:color="auto"/>
                        <w:right w:val="none" w:sz="0" w:space="0" w:color="auto"/>
                      </w:divBdr>
                    </w:div>
                  </w:divsChild>
                </w:div>
                <w:div w:id="1719089514">
                  <w:marLeft w:val="0"/>
                  <w:marRight w:val="0"/>
                  <w:marTop w:val="0"/>
                  <w:marBottom w:val="0"/>
                  <w:divBdr>
                    <w:top w:val="single" w:sz="2" w:space="1" w:color="FFFFFF"/>
                    <w:left w:val="single" w:sz="2" w:space="11" w:color="FFFFFF"/>
                    <w:bottom w:val="single" w:sz="2" w:space="1" w:color="FFFFFF"/>
                    <w:right w:val="single" w:sz="2" w:space="4" w:color="FFFFFF"/>
                  </w:divBdr>
                  <w:divsChild>
                    <w:div w:id="1375303741">
                      <w:marLeft w:val="0"/>
                      <w:marRight w:val="0"/>
                      <w:marTop w:val="0"/>
                      <w:marBottom w:val="0"/>
                      <w:divBdr>
                        <w:top w:val="none" w:sz="0" w:space="0" w:color="auto"/>
                        <w:left w:val="none" w:sz="0" w:space="0" w:color="auto"/>
                        <w:bottom w:val="none" w:sz="0" w:space="0" w:color="auto"/>
                        <w:right w:val="none" w:sz="0" w:space="0" w:color="auto"/>
                      </w:divBdr>
                    </w:div>
                  </w:divsChild>
                </w:div>
                <w:div w:id="1902982923">
                  <w:marLeft w:val="0"/>
                  <w:marRight w:val="0"/>
                  <w:marTop w:val="0"/>
                  <w:marBottom w:val="0"/>
                  <w:divBdr>
                    <w:top w:val="single" w:sz="2" w:space="1" w:color="FFFFFF"/>
                    <w:left w:val="single" w:sz="2" w:space="11" w:color="FFFFFF"/>
                    <w:bottom w:val="single" w:sz="2" w:space="1" w:color="FFFFFF"/>
                    <w:right w:val="single" w:sz="2" w:space="4" w:color="FFFFFF"/>
                  </w:divBdr>
                  <w:divsChild>
                    <w:div w:id="810250855">
                      <w:marLeft w:val="0"/>
                      <w:marRight w:val="0"/>
                      <w:marTop w:val="0"/>
                      <w:marBottom w:val="0"/>
                      <w:divBdr>
                        <w:top w:val="none" w:sz="0" w:space="0" w:color="auto"/>
                        <w:left w:val="none" w:sz="0" w:space="0" w:color="auto"/>
                        <w:bottom w:val="none" w:sz="0" w:space="0" w:color="auto"/>
                        <w:right w:val="none" w:sz="0" w:space="0" w:color="auto"/>
                      </w:divBdr>
                    </w:div>
                  </w:divsChild>
                </w:div>
                <w:div w:id="17705148">
                  <w:marLeft w:val="0"/>
                  <w:marRight w:val="0"/>
                  <w:marTop w:val="0"/>
                  <w:marBottom w:val="0"/>
                  <w:divBdr>
                    <w:top w:val="single" w:sz="2" w:space="1" w:color="FFFFFF"/>
                    <w:left w:val="single" w:sz="2" w:space="11" w:color="FFFFFF"/>
                    <w:bottom w:val="single" w:sz="2" w:space="1" w:color="FFFFFF"/>
                    <w:right w:val="single" w:sz="2" w:space="4" w:color="FFFFFF"/>
                  </w:divBdr>
                  <w:divsChild>
                    <w:div w:id="657341965">
                      <w:marLeft w:val="0"/>
                      <w:marRight w:val="0"/>
                      <w:marTop w:val="0"/>
                      <w:marBottom w:val="0"/>
                      <w:divBdr>
                        <w:top w:val="none" w:sz="0" w:space="0" w:color="auto"/>
                        <w:left w:val="none" w:sz="0" w:space="0" w:color="auto"/>
                        <w:bottom w:val="none" w:sz="0" w:space="0" w:color="auto"/>
                        <w:right w:val="none" w:sz="0" w:space="0" w:color="auto"/>
                      </w:divBdr>
                    </w:div>
                  </w:divsChild>
                </w:div>
                <w:div w:id="569923665">
                  <w:marLeft w:val="0"/>
                  <w:marRight w:val="0"/>
                  <w:marTop w:val="0"/>
                  <w:marBottom w:val="0"/>
                  <w:divBdr>
                    <w:top w:val="single" w:sz="2" w:space="1" w:color="FFFFFF"/>
                    <w:left w:val="single" w:sz="2" w:space="11" w:color="FFFFFF"/>
                    <w:bottom w:val="single" w:sz="2" w:space="1" w:color="FFFFFF"/>
                    <w:right w:val="single" w:sz="2" w:space="4" w:color="FFFFFF"/>
                  </w:divBdr>
                  <w:divsChild>
                    <w:div w:id="1183667770">
                      <w:marLeft w:val="0"/>
                      <w:marRight w:val="0"/>
                      <w:marTop w:val="0"/>
                      <w:marBottom w:val="0"/>
                      <w:divBdr>
                        <w:top w:val="none" w:sz="0" w:space="0" w:color="auto"/>
                        <w:left w:val="none" w:sz="0" w:space="0" w:color="auto"/>
                        <w:bottom w:val="none" w:sz="0" w:space="0" w:color="auto"/>
                        <w:right w:val="none" w:sz="0" w:space="0" w:color="auto"/>
                      </w:divBdr>
                    </w:div>
                  </w:divsChild>
                </w:div>
                <w:div w:id="1442454692">
                  <w:marLeft w:val="0"/>
                  <w:marRight w:val="0"/>
                  <w:marTop w:val="0"/>
                  <w:marBottom w:val="0"/>
                  <w:divBdr>
                    <w:top w:val="single" w:sz="2" w:space="1" w:color="FFFFFF"/>
                    <w:left w:val="single" w:sz="2" w:space="11" w:color="FFFFFF"/>
                    <w:bottom w:val="single" w:sz="2" w:space="1" w:color="FFFFFF"/>
                    <w:right w:val="single" w:sz="2" w:space="4" w:color="FFFFFF"/>
                  </w:divBdr>
                  <w:divsChild>
                    <w:div w:id="778139188">
                      <w:marLeft w:val="0"/>
                      <w:marRight w:val="0"/>
                      <w:marTop w:val="0"/>
                      <w:marBottom w:val="0"/>
                      <w:divBdr>
                        <w:top w:val="none" w:sz="0" w:space="0" w:color="auto"/>
                        <w:left w:val="none" w:sz="0" w:space="0" w:color="auto"/>
                        <w:bottom w:val="none" w:sz="0" w:space="0" w:color="auto"/>
                        <w:right w:val="none" w:sz="0" w:space="0" w:color="auto"/>
                      </w:divBdr>
                    </w:div>
                  </w:divsChild>
                </w:div>
                <w:div w:id="664165911">
                  <w:marLeft w:val="0"/>
                  <w:marRight w:val="0"/>
                  <w:marTop w:val="0"/>
                  <w:marBottom w:val="0"/>
                  <w:divBdr>
                    <w:top w:val="single" w:sz="2" w:space="1" w:color="FFFFFF"/>
                    <w:left w:val="single" w:sz="2" w:space="11" w:color="FFFFFF"/>
                    <w:bottom w:val="single" w:sz="2" w:space="1" w:color="FFFFFF"/>
                    <w:right w:val="single" w:sz="2" w:space="4" w:color="FFFFFF"/>
                  </w:divBdr>
                  <w:divsChild>
                    <w:div w:id="1319844535">
                      <w:marLeft w:val="0"/>
                      <w:marRight w:val="0"/>
                      <w:marTop w:val="0"/>
                      <w:marBottom w:val="0"/>
                      <w:divBdr>
                        <w:top w:val="none" w:sz="0" w:space="0" w:color="auto"/>
                        <w:left w:val="none" w:sz="0" w:space="0" w:color="auto"/>
                        <w:bottom w:val="none" w:sz="0" w:space="0" w:color="auto"/>
                        <w:right w:val="none" w:sz="0" w:space="0" w:color="auto"/>
                      </w:divBdr>
                    </w:div>
                  </w:divsChild>
                </w:div>
                <w:div w:id="412511084">
                  <w:marLeft w:val="0"/>
                  <w:marRight w:val="0"/>
                  <w:marTop w:val="0"/>
                  <w:marBottom w:val="0"/>
                  <w:divBdr>
                    <w:top w:val="single" w:sz="2" w:space="1" w:color="FFFFFF"/>
                    <w:left w:val="single" w:sz="2" w:space="11" w:color="FFFFFF"/>
                    <w:bottom w:val="single" w:sz="2" w:space="1" w:color="FFFFFF"/>
                    <w:right w:val="single" w:sz="2" w:space="4" w:color="FFFFFF"/>
                  </w:divBdr>
                  <w:divsChild>
                    <w:div w:id="1201818266">
                      <w:marLeft w:val="0"/>
                      <w:marRight w:val="0"/>
                      <w:marTop w:val="0"/>
                      <w:marBottom w:val="0"/>
                      <w:divBdr>
                        <w:top w:val="none" w:sz="0" w:space="0" w:color="auto"/>
                        <w:left w:val="none" w:sz="0" w:space="0" w:color="auto"/>
                        <w:bottom w:val="none" w:sz="0" w:space="0" w:color="auto"/>
                        <w:right w:val="none" w:sz="0" w:space="0" w:color="auto"/>
                      </w:divBdr>
                    </w:div>
                  </w:divsChild>
                </w:div>
                <w:div w:id="406538733">
                  <w:marLeft w:val="0"/>
                  <w:marRight w:val="0"/>
                  <w:marTop w:val="0"/>
                  <w:marBottom w:val="0"/>
                  <w:divBdr>
                    <w:top w:val="single" w:sz="2" w:space="1" w:color="FFFFFF"/>
                    <w:left w:val="single" w:sz="2" w:space="11" w:color="FFFFFF"/>
                    <w:bottom w:val="single" w:sz="2" w:space="1" w:color="FFFFFF"/>
                    <w:right w:val="single" w:sz="2" w:space="4" w:color="FFFFFF"/>
                  </w:divBdr>
                  <w:divsChild>
                    <w:div w:id="1036731641">
                      <w:marLeft w:val="0"/>
                      <w:marRight w:val="0"/>
                      <w:marTop w:val="0"/>
                      <w:marBottom w:val="0"/>
                      <w:divBdr>
                        <w:top w:val="none" w:sz="0" w:space="0" w:color="auto"/>
                        <w:left w:val="none" w:sz="0" w:space="0" w:color="auto"/>
                        <w:bottom w:val="none" w:sz="0" w:space="0" w:color="auto"/>
                        <w:right w:val="none" w:sz="0" w:space="0" w:color="auto"/>
                      </w:divBdr>
                    </w:div>
                  </w:divsChild>
                </w:div>
                <w:div w:id="1578443359">
                  <w:marLeft w:val="0"/>
                  <w:marRight w:val="0"/>
                  <w:marTop w:val="0"/>
                  <w:marBottom w:val="0"/>
                  <w:divBdr>
                    <w:top w:val="single" w:sz="2" w:space="1" w:color="FFFFFF"/>
                    <w:left w:val="single" w:sz="2" w:space="11" w:color="FFFFFF"/>
                    <w:bottom w:val="single" w:sz="2" w:space="1" w:color="FFFFFF"/>
                    <w:right w:val="single" w:sz="2" w:space="4" w:color="FFFFFF"/>
                  </w:divBdr>
                  <w:divsChild>
                    <w:div w:id="511605020">
                      <w:marLeft w:val="0"/>
                      <w:marRight w:val="0"/>
                      <w:marTop w:val="0"/>
                      <w:marBottom w:val="0"/>
                      <w:divBdr>
                        <w:top w:val="none" w:sz="0" w:space="0" w:color="auto"/>
                        <w:left w:val="none" w:sz="0" w:space="0" w:color="auto"/>
                        <w:bottom w:val="none" w:sz="0" w:space="0" w:color="auto"/>
                        <w:right w:val="none" w:sz="0" w:space="0" w:color="auto"/>
                      </w:divBdr>
                    </w:div>
                  </w:divsChild>
                </w:div>
                <w:div w:id="1485733837">
                  <w:marLeft w:val="0"/>
                  <w:marRight w:val="0"/>
                  <w:marTop w:val="0"/>
                  <w:marBottom w:val="0"/>
                  <w:divBdr>
                    <w:top w:val="single" w:sz="2" w:space="1" w:color="FFFFFF"/>
                    <w:left w:val="single" w:sz="2" w:space="11" w:color="FFFFFF"/>
                    <w:bottom w:val="single" w:sz="2" w:space="1" w:color="FFFFFF"/>
                    <w:right w:val="single" w:sz="2" w:space="4" w:color="FFFFFF"/>
                  </w:divBdr>
                  <w:divsChild>
                    <w:div w:id="673413344">
                      <w:marLeft w:val="0"/>
                      <w:marRight w:val="0"/>
                      <w:marTop w:val="0"/>
                      <w:marBottom w:val="0"/>
                      <w:divBdr>
                        <w:top w:val="none" w:sz="0" w:space="0" w:color="auto"/>
                        <w:left w:val="none" w:sz="0" w:space="0" w:color="auto"/>
                        <w:bottom w:val="none" w:sz="0" w:space="0" w:color="auto"/>
                        <w:right w:val="none" w:sz="0" w:space="0" w:color="auto"/>
                      </w:divBdr>
                    </w:div>
                  </w:divsChild>
                </w:div>
                <w:div w:id="1386373389">
                  <w:marLeft w:val="0"/>
                  <w:marRight w:val="0"/>
                  <w:marTop w:val="0"/>
                  <w:marBottom w:val="0"/>
                  <w:divBdr>
                    <w:top w:val="single" w:sz="2" w:space="1" w:color="FFFFFF"/>
                    <w:left w:val="single" w:sz="2" w:space="11" w:color="FFFFFF"/>
                    <w:bottom w:val="single" w:sz="2" w:space="1" w:color="FFFFFF"/>
                    <w:right w:val="single" w:sz="2" w:space="4" w:color="FFFFFF"/>
                  </w:divBdr>
                  <w:divsChild>
                    <w:div w:id="331370150">
                      <w:marLeft w:val="0"/>
                      <w:marRight w:val="0"/>
                      <w:marTop w:val="0"/>
                      <w:marBottom w:val="0"/>
                      <w:divBdr>
                        <w:top w:val="none" w:sz="0" w:space="0" w:color="auto"/>
                        <w:left w:val="none" w:sz="0" w:space="0" w:color="auto"/>
                        <w:bottom w:val="none" w:sz="0" w:space="0" w:color="auto"/>
                        <w:right w:val="none" w:sz="0" w:space="0" w:color="auto"/>
                      </w:divBdr>
                    </w:div>
                  </w:divsChild>
                </w:div>
                <w:div w:id="581108239">
                  <w:marLeft w:val="0"/>
                  <w:marRight w:val="0"/>
                  <w:marTop w:val="0"/>
                  <w:marBottom w:val="0"/>
                  <w:divBdr>
                    <w:top w:val="single" w:sz="2" w:space="1" w:color="FFFFFF"/>
                    <w:left w:val="single" w:sz="2" w:space="11" w:color="FFFFFF"/>
                    <w:bottom w:val="single" w:sz="2" w:space="1" w:color="FFFFFF"/>
                    <w:right w:val="single" w:sz="2" w:space="4" w:color="FFFFFF"/>
                  </w:divBdr>
                  <w:divsChild>
                    <w:div w:id="1219824538">
                      <w:marLeft w:val="0"/>
                      <w:marRight w:val="0"/>
                      <w:marTop w:val="0"/>
                      <w:marBottom w:val="0"/>
                      <w:divBdr>
                        <w:top w:val="none" w:sz="0" w:space="0" w:color="auto"/>
                        <w:left w:val="none" w:sz="0" w:space="0" w:color="auto"/>
                        <w:bottom w:val="none" w:sz="0" w:space="0" w:color="auto"/>
                        <w:right w:val="none" w:sz="0" w:space="0" w:color="auto"/>
                      </w:divBdr>
                    </w:div>
                  </w:divsChild>
                </w:div>
                <w:div w:id="1218276040">
                  <w:marLeft w:val="0"/>
                  <w:marRight w:val="0"/>
                  <w:marTop w:val="0"/>
                  <w:marBottom w:val="0"/>
                  <w:divBdr>
                    <w:top w:val="single" w:sz="2" w:space="1" w:color="FFFFFF"/>
                    <w:left w:val="single" w:sz="2" w:space="11" w:color="FFFFFF"/>
                    <w:bottom w:val="single" w:sz="2" w:space="1" w:color="FFFFFF"/>
                    <w:right w:val="single" w:sz="2" w:space="4" w:color="FFFFFF"/>
                  </w:divBdr>
                  <w:divsChild>
                    <w:div w:id="345133734">
                      <w:marLeft w:val="0"/>
                      <w:marRight w:val="0"/>
                      <w:marTop w:val="0"/>
                      <w:marBottom w:val="0"/>
                      <w:divBdr>
                        <w:top w:val="none" w:sz="0" w:space="0" w:color="auto"/>
                        <w:left w:val="none" w:sz="0" w:space="0" w:color="auto"/>
                        <w:bottom w:val="none" w:sz="0" w:space="0" w:color="auto"/>
                        <w:right w:val="none" w:sz="0" w:space="0" w:color="auto"/>
                      </w:divBdr>
                    </w:div>
                  </w:divsChild>
                </w:div>
                <w:div w:id="1209073964">
                  <w:marLeft w:val="0"/>
                  <w:marRight w:val="0"/>
                  <w:marTop w:val="0"/>
                  <w:marBottom w:val="0"/>
                  <w:divBdr>
                    <w:top w:val="single" w:sz="2" w:space="1" w:color="FFFFFF"/>
                    <w:left w:val="single" w:sz="2" w:space="11" w:color="FFFFFF"/>
                    <w:bottom w:val="single" w:sz="2" w:space="1" w:color="FFFFFF"/>
                    <w:right w:val="single" w:sz="2" w:space="4" w:color="FFFFFF"/>
                  </w:divBdr>
                  <w:divsChild>
                    <w:div w:id="629167429">
                      <w:marLeft w:val="0"/>
                      <w:marRight w:val="0"/>
                      <w:marTop w:val="0"/>
                      <w:marBottom w:val="0"/>
                      <w:divBdr>
                        <w:top w:val="none" w:sz="0" w:space="0" w:color="auto"/>
                        <w:left w:val="none" w:sz="0" w:space="0" w:color="auto"/>
                        <w:bottom w:val="none" w:sz="0" w:space="0" w:color="auto"/>
                        <w:right w:val="none" w:sz="0" w:space="0" w:color="auto"/>
                      </w:divBdr>
                    </w:div>
                  </w:divsChild>
                </w:div>
                <w:div w:id="1698462438">
                  <w:marLeft w:val="0"/>
                  <w:marRight w:val="0"/>
                  <w:marTop w:val="0"/>
                  <w:marBottom w:val="0"/>
                  <w:divBdr>
                    <w:top w:val="single" w:sz="2" w:space="1" w:color="FFFFFF"/>
                    <w:left w:val="single" w:sz="2" w:space="11" w:color="FFFFFF"/>
                    <w:bottom w:val="single" w:sz="2" w:space="1" w:color="FFFFFF"/>
                    <w:right w:val="single" w:sz="2" w:space="4" w:color="FFFFFF"/>
                  </w:divBdr>
                  <w:divsChild>
                    <w:div w:id="160655980">
                      <w:marLeft w:val="0"/>
                      <w:marRight w:val="0"/>
                      <w:marTop w:val="0"/>
                      <w:marBottom w:val="0"/>
                      <w:divBdr>
                        <w:top w:val="none" w:sz="0" w:space="0" w:color="auto"/>
                        <w:left w:val="none" w:sz="0" w:space="0" w:color="auto"/>
                        <w:bottom w:val="none" w:sz="0" w:space="0" w:color="auto"/>
                        <w:right w:val="none" w:sz="0" w:space="0" w:color="auto"/>
                      </w:divBdr>
                    </w:div>
                  </w:divsChild>
                </w:div>
                <w:div w:id="837959571">
                  <w:marLeft w:val="0"/>
                  <w:marRight w:val="0"/>
                  <w:marTop w:val="0"/>
                  <w:marBottom w:val="0"/>
                  <w:divBdr>
                    <w:top w:val="single" w:sz="2" w:space="1" w:color="FFFFFF"/>
                    <w:left w:val="single" w:sz="2" w:space="11" w:color="FFFFFF"/>
                    <w:bottom w:val="single" w:sz="2" w:space="1" w:color="FFFFFF"/>
                    <w:right w:val="single" w:sz="2" w:space="4" w:color="FFFFFF"/>
                  </w:divBdr>
                  <w:divsChild>
                    <w:div w:id="126823095">
                      <w:marLeft w:val="0"/>
                      <w:marRight w:val="0"/>
                      <w:marTop w:val="0"/>
                      <w:marBottom w:val="0"/>
                      <w:divBdr>
                        <w:top w:val="none" w:sz="0" w:space="0" w:color="auto"/>
                        <w:left w:val="none" w:sz="0" w:space="0" w:color="auto"/>
                        <w:bottom w:val="none" w:sz="0" w:space="0" w:color="auto"/>
                        <w:right w:val="none" w:sz="0" w:space="0" w:color="auto"/>
                      </w:divBdr>
                    </w:div>
                  </w:divsChild>
                </w:div>
                <w:div w:id="220823522">
                  <w:marLeft w:val="0"/>
                  <w:marRight w:val="0"/>
                  <w:marTop w:val="0"/>
                  <w:marBottom w:val="0"/>
                  <w:divBdr>
                    <w:top w:val="single" w:sz="2" w:space="1" w:color="FFFFFF"/>
                    <w:left w:val="single" w:sz="2" w:space="11" w:color="FFFFFF"/>
                    <w:bottom w:val="single" w:sz="2" w:space="1" w:color="FFFFFF"/>
                    <w:right w:val="single" w:sz="2" w:space="4" w:color="FFFFFF"/>
                  </w:divBdr>
                  <w:divsChild>
                    <w:div w:id="358745235">
                      <w:marLeft w:val="0"/>
                      <w:marRight w:val="0"/>
                      <w:marTop w:val="0"/>
                      <w:marBottom w:val="0"/>
                      <w:divBdr>
                        <w:top w:val="none" w:sz="0" w:space="0" w:color="auto"/>
                        <w:left w:val="none" w:sz="0" w:space="0" w:color="auto"/>
                        <w:bottom w:val="none" w:sz="0" w:space="0" w:color="auto"/>
                        <w:right w:val="none" w:sz="0" w:space="0" w:color="auto"/>
                      </w:divBdr>
                    </w:div>
                  </w:divsChild>
                </w:div>
                <w:div w:id="359090481">
                  <w:marLeft w:val="0"/>
                  <w:marRight w:val="0"/>
                  <w:marTop w:val="0"/>
                  <w:marBottom w:val="0"/>
                  <w:divBdr>
                    <w:top w:val="single" w:sz="2" w:space="1" w:color="FFFFFF"/>
                    <w:left w:val="single" w:sz="2" w:space="11" w:color="FFFFFF"/>
                    <w:bottom w:val="single" w:sz="2" w:space="1" w:color="FFFFFF"/>
                    <w:right w:val="single" w:sz="2" w:space="4" w:color="FFFFFF"/>
                  </w:divBdr>
                  <w:divsChild>
                    <w:div w:id="516430680">
                      <w:marLeft w:val="0"/>
                      <w:marRight w:val="0"/>
                      <w:marTop w:val="0"/>
                      <w:marBottom w:val="0"/>
                      <w:divBdr>
                        <w:top w:val="none" w:sz="0" w:space="0" w:color="auto"/>
                        <w:left w:val="none" w:sz="0" w:space="0" w:color="auto"/>
                        <w:bottom w:val="none" w:sz="0" w:space="0" w:color="auto"/>
                        <w:right w:val="none" w:sz="0" w:space="0" w:color="auto"/>
                      </w:divBdr>
                    </w:div>
                  </w:divsChild>
                </w:div>
                <w:div w:id="347558506">
                  <w:marLeft w:val="0"/>
                  <w:marRight w:val="0"/>
                  <w:marTop w:val="0"/>
                  <w:marBottom w:val="0"/>
                  <w:divBdr>
                    <w:top w:val="single" w:sz="2" w:space="1" w:color="FFFFFF"/>
                    <w:left w:val="single" w:sz="2" w:space="11" w:color="FFFFFF"/>
                    <w:bottom w:val="single" w:sz="2" w:space="1" w:color="FFFFFF"/>
                    <w:right w:val="single" w:sz="2" w:space="4" w:color="FFFFFF"/>
                  </w:divBdr>
                  <w:divsChild>
                    <w:div w:id="202449926">
                      <w:marLeft w:val="0"/>
                      <w:marRight w:val="0"/>
                      <w:marTop w:val="0"/>
                      <w:marBottom w:val="0"/>
                      <w:divBdr>
                        <w:top w:val="none" w:sz="0" w:space="0" w:color="auto"/>
                        <w:left w:val="none" w:sz="0" w:space="0" w:color="auto"/>
                        <w:bottom w:val="none" w:sz="0" w:space="0" w:color="auto"/>
                        <w:right w:val="none" w:sz="0" w:space="0" w:color="auto"/>
                      </w:divBdr>
                    </w:div>
                  </w:divsChild>
                </w:div>
                <w:div w:id="216089599">
                  <w:marLeft w:val="0"/>
                  <w:marRight w:val="0"/>
                  <w:marTop w:val="0"/>
                  <w:marBottom w:val="0"/>
                  <w:divBdr>
                    <w:top w:val="single" w:sz="2" w:space="1" w:color="FFFFFF"/>
                    <w:left w:val="single" w:sz="2" w:space="11" w:color="FFFFFF"/>
                    <w:bottom w:val="single" w:sz="2" w:space="1" w:color="FFFFFF"/>
                    <w:right w:val="single" w:sz="2" w:space="4" w:color="FFFFFF"/>
                  </w:divBdr>
                  <w:divsChild>
                    <w:div w:id="1045830224">
                      <w:marLeft w:val="0"/>
                      <w:marRight w:val="0"/>
                      <w:marTop w:val="0"/>
                      <w:marBottom w:val="0"/>
                      <w:divBdr>
                        <w:top w:val="none" w:sz="0" w:space="0" w:color="auto"/>
                        <w:left w:val="none" w:sz="0" w:space="0" w:color="auto"/>
                        <w:bottom w:val="none" w:sz="0" w:space="0" w:color="auto"/>
                        <w:right w:val="none" w:sz="0" w:space="0" w:color="auto"/>
                      </w:divBdr>
                    </w:div>
                  </w:divsChild>
                </w:div>
                <w:div w:id="1266501172">
                  <w:marLeft w:val="0"/>
                  <w:marRight w:val="0"/>
                  <w:marTop w:val="0"/>
                  <w:marBottom w:val="0"/>
                  <w:divBdr>
                    <w:top w:val="single" w:sz="2" w:space="1" w:color="FFFFFF"/>
                    <w:left w:val="single" w:sz="2" w:space="11" w:color="FFFFFF"/>
                    <w:bottom w:val="single" w:sz="2" w:space="1" w:color="FFFFFF"/>
                    <w:right w:val="single" w:sz="2" w:space="4" w:color="FFFFFF"/>
                  </w:divBdr>
                  <w:divsChild>
                    <w:div w:id="540439028">
                      <w:marLeft w:val="0"/>
                      <w:marRight w:val="0"/>
                      <w:marTop w:val="0"/>
                      <w:marBottom w:val="0"/>
                      <w:divBdr>
                        <w:top w:val="none" w:sz="0" w:space="0" w:color="auto"/>
                        <w:left w:val="none" w:sz="0" w:space="0" w:color="auto"/>
                        <w:bottom w:val="none" w:sz="0" w:space="0" w:color="auto"/>
                        <w:right w:val="none" w:sz="0" w:space="0" w:color="auto"/>
                      </w:divBdr>
                    </w:div>
                  </w:divsChild>
                </w:div>
                <w:div w:id="1554538274">
                  <w:marLeft w:val="0"/>
                  <w:marRight w:val="0"/>
                  <w:marTop w:val="0"/>
                  <w:marBottom w:val="0"/>
                  <w:divBdr>
                    <w:top w:val="single" w:sz="2" w:space="1" w:color="FFFFFF"/>
                    <w:left w:val="single" w:sz="2" w:space="11" w:color="FFFFFF"/>
                    <w:bottom w:val="single" w:sz="2" w:space="1" w:color="FFFFFF"/>
                    <w:right w:val="single" w:sz="2" w:space="4" w:color="FFFFFF"/>
                  </w:divBdr>
                  <w:divsChild>
                    <w:div w:id="1122574998">
                      <w:marLeft w:val="0"/>
                      <w:marRight w:val="0"/>
                      <w:marTop w:val="0"/>
                      <w:marBottom w:val="0"/>
                      <w:divBdr>
                        <w:top w:val="none" w:sz="0" w:space="0" w:color="auto"/>
                        <w:left w:val="none" w:sz="0" w:space="0" w:color="auto"/>
                        <w:bottom w:val="none" w:sz="0" w:space="0" w:color="auto"/>
                        <w:right w:val="none" w:sz="0" w:space="0" w:color="auto"/>
                      </w:divBdr>
                    </w:div>
                  </w:divsChild>
                </w:div>
                <w:div w:id="1373186229">
                  <w:marLeft w:val="0"/>
                  <w:marRight w:val="0"/>
                  <w:marTop w:val="0"/>
                  <w:marBottom w:val="0"/>
                  <w:divBdr>
                    <w:top w:val="single" w:sz="2" w:space="1" w:color="FFFFFF"/>
                    <w:left w:val="single" w:sz="2" w:space="11" w:color="FFFFFF"/>
                    <w:bottom w:val="single" w:sz="2" w:space="1" w:color="FFFFFF"/>
                    <w:right w:val="single" w:sz="2" w:space="4" w:color="FFFFFF"/>
                  </w:divBdr>
                  <w:divsChild>
                    <w:div w:id="1387799500">
                      <w:marLeft w:val="0"/>
                      <w:marRight w:val="0"/>
                      <w:marTop w:val="0"/>
                      <w:marBottom w:val="0"/>
                      <w:divBdr>
                        <w:top w:val="none" w:sz="0" w:space="0" w:color="auto"/>
                        <w:left w:val="none" w:sz="0" w:space="0" w:color="auto"/>
                        <w:bottom w:val="none" w:sz="0" w:space="0" w:color="auto"/>
                        <w:right w:val="none" w:sz="0" w:space="0" w:color="auto"/>
                      </w:divBdr>
                    </w:div>
                  </w:divsChild>
                </w:div>
                <w:div w:id="1533106511">
                  <w:marLeft w:val="0"/>
                  <w:marRight w:val="0"/>
                  <w:marTop w:val="0"/>
                  <w:marBottom w:val="0"/>
                  <w:divBdr>
                    <w:top w:val="single" w:sz="2" w:space="1" w:color="FFFFFF"/>
                    <w:left w:val="single" w:sz="2" w:space="11" w:color="FFFFFF"/>
                    <w:bottom w:val="single" w:sz="2" w:space="1" w:color="FFFFFF"/>
                    <w:right w:val="single" w:sz="2" w:space="4" w:color="FFFFFF"/>
                  </w:divBdr>
                  <w:divsChild>
                    <w:div w:id="1250777036">
                      <w:marLeft w:val="0"/>
                      <w:marRight w:val="0"/>
                      <w:marTop w:val="0"/>
                      <w:marBottom w:val="0"/>
                      <w:divBdr>
                        <w:top w:val="none" w:sz="0" w:space="0" w:color="auto"/>
                        <w:left w:val="none" w:sz="0" w:space="0" w:color="auto"/>
                        <w:bottom w:val="none" w:sz="0" w:space="0" w:color="auto"/>
                        <w:right w:val="none" w:sz="0" w:space="0" w:color="auto"/>
                      </w:divBdr>
                    </w:div>
                  </w:divsChild>
                </w:div>
                <w:div w:id="1681931225">
                  <w:marLeft w:val="0"/>
                  <w:marRight w:val="0"/>
                  <w:marTop w:val="0"/>
                  <w:marBottom w:val="0"/>
                  <w:divBdr>
                    <w:top w:val="single" w:sz="2" w:space="1" w:color="FFFFFF"/>
                    <w:left w:val="single" w:sz="2" w:space="11" w:color="FFFFFF"/>
                    <w:bottom w:val="single" w:sz="2" w:space="1" w:color="FFFFFF"/>
                    <w:right w:val="single" w:sz="2" w:space="4" w:color="FFFFFF"/>
                  </w:divBdr>
                  <w:divsChild>
                    <w:div w:id="1110005008">
                      <w:marLeft w:val="0"/>
                      <w:marRight w:val="0"/>
                      <w:marTop w:val="0"/>
                      <w:marBottom w:val="0"/>
                      <w:divBdr>
                        <w:top w:val="none" w:sz="0" w:space="0" w:color="auto"/>
                        <w:left w:val="none" w:sz="0" w:space="0" w:color="auto"/>
                        <w:bottom w:val="none" w:sz="0" w:space="0" w:color="auto"/>
                        <w:right w:val="none" w:sz="0" w:space="0" w:color="auto"/>
                      </w:divBdr>
                    </w:div>
                  </w:divsChild>
                </w:div>
                <w:div w:id="2019119329">
                  <w:marLeft w:val="0"/>
                  <w:marRight w:val="0"/>
                  <w:marTop w:val="0"/>
                  <w:marBottom w:val="0"/>
                  <w:divBdr>
                    <w:top w:val="single" w:sz="2" w:space="1" w:color="FFFFFF"/>
                    <w:left w:val="single" w:sz="2" w:space="11" w:color="FFFFFF"/>
                    <w:bottom w:val="single" w:sz="2" w:space="1" w:color="FFFFFF"/>
                    <w:right w:val="single" w:sz="2" w:space="4" w:color="FFFFFF"/>
                  </w:divBdr>
                  <w:divsChild>
                    <w:div w:id="246883407">
                      <w:marLeft w:val="0"/>
                      <w:marRight w:val="0"/>
                      <w:marTop w:val="0"/>
                      <w:marBottom w:val="0"/>
                      <w:divBdr>
                        <w:top w:val="none" w:sz="0" w:space="0" w:color="auto"/>
                        <w:left w:val="none" w:sz="0" w:space="0" w:color="auto"/>
                        <w:bottom w:val="none" w:sz="0" w:space="0" w:color="auto"/>
                        <w:right w:val="none" w:sz="0" w:space="0" w:color="auto"/>
                      </w:divBdr>
                    </w:div>
                  </w:divsChild>
                </w:div>
                <w:div w:id="312876992">
                  <w:marLeft w:val="0"/>
                  <w:marRight w:val="0"/>
                  <w:marTop w:val="0"/>
                  <w:marBottom w:val="0"/>
                  <w:divBdr>
                    <w:top w:val="single" w:sz="2" w:space="1" w:color="FFFFFF"/>
                    <w:left w:val="single" w:sz="2" w:space="11" w:color="FFFFFF"/>
                    <w:bottom w:val="single" w:sz="2" w:space="1" w:color="FFFFFF"/>
                    <w:right w:val="single" w:sz="2" w:space="4" w:color="FFFFFF"/>
                  </w:divBdr>
                  <w:divsChild>
                    <w:div w:id="1761025570">
                      <w:marLeft w:val="0"/>
                      <w:marRight w:val="0"/>
                      <w:marTop w:val="0"/>
                      <w:marBottom w:val="0"/>
                      <w:divBdr>
                        <w:top w:val="none" w:sz="0" w:space="0" w:color="auto"/>
                        <w:left w:val="none" w:sz="0" w:space="0" w:color="auto"/>
                        <w:bottom w:val="none" w:sz="0" w:space="0" w:color="auto"/>
                        <w:right w:val="none" w:sz="0" w:space="0" w:color="auto"/>
                      </w:divBdr>
                    </w:div>
                  </w:divsChild>
                </w:div>
                <w:div w:id="1098452395">
                  <w:marLeft w:val="0"/>
                  <w:marRight w:val="0"/>
                  <w:marTop w:val="0"/>
                  <w:marBottom w:val="0"/>
                  <w:divBdr>
                    <w:top w:val="single" w:sz="2" w:space="1" w:color="FFFFFF"/>
                    <w:left w:val="single" w:sz="2" w:space="11" w:color="FFFFFF"/>
                    <w:bottom w:val="single" w:sz="2" w:space="1" w:color="FFFFFF"/>
                    <w:right w:val="single" w:sz="2" w:space="4" w:color="FFFFFF"/>
                  </w:divBdr>
                  <w:divsChild>
                    <w:div w:id="549926534">
                      <w:marLeft w:val="0"/>
                      <w:marRight w:val="0"/>
                      <w:marTop w:val="0"/>
                      <w:marBottom w:val="0"/>
                      <w:divBdr>
                        <w:top w:val="none" w:sz="0" w:space="0" w:color="auto"/>
                        <w:left w:val="none" w:sz="0" w:space="0" w:color="auto"/>
                        <w:bottom w:val="none" w:sz="0" w:space="0" w:color="auto"/>
                        <w:right w:val="none" w:sz="0" w:space="0" w:color="auto"/>
                      </w:divBdr>
                    </w:div>
                  </w:divsChild>
                </w:div>
                <w:div w:id="1876960618">
                  <w:marLeft w:val="0"/>
                  <w:marRight w:val="0"/>
                  <w:marTop w:val="0"/>
                  <w:marBottom w:val="0"/>
                  <w:divBdr>
                    <w:top w:val="single" w:sz="2" w:space="1" w:color="FFFFFF"/>
                    <w:left w:val="single" w:sz="2" w:space="11" w:color="FFFFFF"/>
                    <w:bottom w:val="single" w:sz="2" w:space="1" w:color="FFFFFF"/>
                    <w:right w:val="single" w:sz="2" w:space="4" w:color="FFFFFF"/>
                  </w:divBdr>
                  <w:divsChild>
                    <w:div w:id="1441874498">
                      <w:marLeft w:val="0"/>
                      <w:marRight w:val="0"/>
                      <w:marTop w:val="0"/>
                      <w:marBottom w:val="0"/>
                      <w:divBdr>
                        <w:top w:val="none" w:sz="0" w:space="0" w:color="auto"/>
                        <w:left w:val="none" w:sz="0" w:space="0" w:color="auto"/>
                        <w:bottom w:val="none" w:sz="0" w:space="0" w:color="auto"/>
                        <w:right w:val="none" w:sz="0" w:space="0" w:color="auto"/>
                      </w:divBdr>
                    </w:div>
                  </w:divsChild>
                </w:div>
                <w:div w:id="1838421093">
                  <w:marLeft w:val="0"/>
                  <w:marRight w:val="0"/>
                  <w:marTop w:val="0"/>
                  <w:marBottom w:val="0"/>
                  <w:divBdr>
                    <w:top w:val="single" w:sz="2" w:space="1" w:color="FFFFFF"/>
                    <w:left w:val="single" w:sz="2" w:space="11" w:color="FFFFFF"/>
                    <w:bottom w:val="single" w:sz="2" w:space="1" w:color="FFFFFF"/>
                    <w:right w:val="single" w:sz="2" w:space="4" w:color="FFFFFF"/>
                  </w:divBdr>
                  <w:divsChild>
                    <w:div w:id="1958222596">
                      <w:marLeft w:val="0"/>
                      <w:marRight w:val="0"/>
                      <w:marTop w:val="0"/>
                      <w:marBottom w:val="0"/>
                      <w:divBdr>
                        <w:top w:val="none" w:sz="0" w:space="0" w:color="auto"/>
                        <w:left w:val="none" w:sz="0" w:space="0" w:color="auto"/>
                        <w:bottom w:val="none" w:sz="0" w:space="0" w:color="auto"/>
                        <w:right w:val="none" w:sz="0" w:space="0" w:color="auto"/>
                      </w:divBdr>
                    </w:div>
                  </w:divsChild>
                </w:div>
                <w:div w:id="302466896">
                  <w:marLeft w:val="0"/>
                  <w:marRight w:val="0"/>
                  <w:marTop w:val="0"/>
                  <w:marBottom w:val="0"/>
                  <w:divBdr>
                    <w:top w:val="single" w:sz="2" w:space="1" w:color="FFFFFF"/>
                    <w:left w:val="single" w:sz="2" w:space="11" w:color="FFFFFF"/>
                    <w:bottom w:val="single" w:sz="2" w:space="1" w:color="FFFFFF"/>
                    <w:right w:val="single" w:sz="2" w:space="4" w:color="FFFFFF"/>
                  </w:divBdr>
                  <w:divsChild>
                    <w:div w:id="2079478647">
                      <w:marLeft w:val="0"/>
                      <w:marRight w:val="0"/>
                      <w:marTop w:val="0"/>
                      <w:marBottom w:val="0"/>
                      <w:divBdr>
                        <w:top w:val="none" w:sz="0" w:space="0" w:color="auto"/>
                        <w:left w:val="none" w:sz="0" w:space="0" w:color="auto"/>
                        <w:bottom w:val="none" w:sz="0" w:space="0" w:color="auto"/>
                        <w:right w:val="none" w:sz="0" w:space="0" w:color="auto"/>
                      </w:divBdr>
                    </w:div>
                  </w:divsChild>
                </w:div>
                <w:div w:id="319622104">
                  <w:marLeft w:val="0"/>
                  <w:marRight w:val="0"/>
                  <w:marTop w:val="0"/>
                  <w:marBottom w:val="0"/>
                  <w:divBdr>
                    <w:top w:val="single" w:sz="2" w:space="1" w:color="FFFFFF"/>
                    <w:left w:val="single" w:sz="2" w:space="11" w:color="FFFFFF"/>
                    <w:bottom w:val="single" w:sz="2" w:space="1" w:color="FFFFFF"/>
                    <w:right w:val="single" w:sz="2" w:space="4" w:color="FFFFFF"/>
                  </w:divBdr>
                  <w:divsChild>
                    <w:div w:id="1405027272">
                      <w:marLeft w:val="0"/>
                      <w:marRight w:val="0"/>
                      <w:marTop w:val="0"/>
                      <w:marBottom w:val="0"/>
                      <w:divBdr>
                        <w:top w:val="none" w:sz="0" w:space="0" w:color="auto"/>
                        <w:left w:val="none" w:sz="0" w:space="0" w:color="auto"/>
                        <w:bottom w:val="none" w:sz="0" w:space="0" w:color="auto"/>
                        <w:right w:val="none" w:sz="0" w:space="0" w:color="auto"/>
                      </w:divBdr>
                    </w:div>
                  </w:divsChild>
                </w:div>
                <w:div w:id="644747081">
                  <w:marLeft w:val="0"/>
                  <w:marRight w:val="0"/>
                  <w:marTop w:val="0"/>
                  <w:marBottom w:val="0"/>
                  <w:divBdr>
                    <w:top w:val="single" w:sz="2" w:space="1" w:color="FFFFFF"/>
                    <w:left w:val="single" w:sz="2" w:space="11" w:color="FFFFFF"/>
                    <w:bottom w:val="single" w:sz="2" w:space="1" w:color="FFFFFF"/>
                    <w:right w:val="single" w:sz="2" w:space="4" w:color="FFFFFF"/>
                  </w:divBdr>
                  <w:divsChild>
                    <w:div w:id="1508785277">
                      <w:marLeft w:val="0"/>
                      <w:marRight w:val="0"/>
                      <w:marTop w:val="0"/>
                      <w:marBottom w:val="0"/>
                      <w:divBdr>
                        <w:top w:val="none" w:sz="0" w:space="0" w:color="auto"/>
                        <w:left w:val="none" w:sz="0" w:space="0" w:color="auto"/>
                        <w:bottom w:val="none" w:sz="0" w:space="0" w:color="auto"/>
                        <w:right w:val="none" w:sz="0" w:space="0" w:color="auto"/>
                      </w:divBdr>
                    </w:div>
                  </w:divsChild>
                </w:div>
                <w:div w:id="1168131394">
                  <w:marLeft w:val="0"/>
                  <w:marRight w:val="0"/>
                  <w:marTop w:val="0"/>
                  <w:marBottom w:val="0"/>
                  <w:divBdr>
                    <w:top w:val="single" w:sz="2" w:space="1" w:color="FFFFFF"/>
                    <w:left w:val="single" w:sz="2" w:space="11" w:color="FFFFFF"/>
                    <w:bottom w:val="single" w:sz="2" w:space="1" w:color="FFFFFF"/>
                    <w:right w:val="single" w:sz="2" w:space="4" w:color="FFFFFF"/>
                  </w:divBdr>
                  <w:divsChild>
                    <w:div w:id="1865828138">
                      <w:marLeft w:val="0"/>
                      <w:marRight w:val="0"/>
                      <w:marTop w:val="0"/>
                      <w:marBottom w:val="0"/>
                      <w:divBdr>
                        <w:top w:val="none" w:sz="0" w:space="0" w:color="auto"/>
                        <w:left w:val="none" w:sz="0" w:space="0" w:color="auto"/>
                        <w:bottom w:val="none" w:sz="0" w:space="0" w:color="auto"/>
                        <w:right w:val="none" w:sz="0" w:space="0" w:color="auto"/>
                      </w:divBdr>
                    </w:div>
                  </w:divsChild>
                </w:div>
                <w:div w:id="1202130740">
                  <w:marLeft w:val="0"/>
                  <w:marRight w:val="0"/>
                  <w:marTop w:val="0"/>
                  <w:marBottom w:val="0"/>
                  <w:divBdr>
                    <w:top w:val="single" w:sz="2" w:space="1" w:color="FFFFFF"/>
                    <w:left w:val="single" w:sz="2" w:space="11" w:color="FFFFFF"/>
                    <w:bottom w:val="single" w:sz="2" w:space="1" w:color="FFFFFF"/>
                    <w:right w:val="single" w:sz="2" w:space="4" w:color="FFFFFF"/>
                  </w:divBdr>
                  <w:divsChild>
                    <w:div w:id="470176205">
                      <w:marLeft w:val="0"/>
                      <w:marRight w:val="0"/>
                      <w:marTop w:val="0"/>
                      <w:marBottom w:val="0"/>
                      <w:divBdr>
                        <w:top w:val="none" w:sz="0" w:space="0" w:color="auto"/>
                        <w:left w:val="none" w:sz="0" w:space="0" w:color="auto"/>
                        <w:bottom w:val="none" w:sz="0" w:space="0" w:color="auto"/>
                        <w:right w:val="none" w:sz="0" w:space="0" w:color="auto"/>
                      </w:divBdr>
                    </w:div>
                  </w:divsChild>
                </w:div>
                <w:div w:id="1455519713">
                  <w:marLeft w:val="0"/>
                  <w:marRight w:val="0"/>
                  <w:marTop w:val="0"/>
                  <w:marBottom w:val="0"/>
                  <w:divBdr>
                    <w:top w:val="single" w:sz="2" w:space="1" w:color="FFFFFF"/>
                    <w:left w:val="single" w:sz="2" w:space="11" w:color="FFFFFF"/>
                    <w:bottom w:val="single" w:sz="2" w:space="1" w:color="FFFFFF"/>
                    <w:right w:val="single" w:sz="2" w:space="4" w:color="FFFFFF"/>
                  </w:divBdr>
                  <w:divsChild>
                    <w:div w:id="1247574173">
                      <w:marLeft w:val="0"/>
                      <w:marRight w:val="0"/>
                      <w:marTop w:val="0"/>
                      <w:marBottom w:val="0"/>
                      <w:divBdr>
                        <w:top w:val="none" w:sz="0" w:space="0" w:color="auto"/>
                        <w:left w:val="none" w:sz="0" w:space="0" w:color="auto"/>
                        <w:bottom w:val="none" w:sz="0" w:space="0" w:color="auto"/>
                        <w:right w:val="none" w:sz="0" w:space="0" w:color="auto"/>
                      </w:divBdr>
                    </w:div>
                  </w:divsChild>
                </w:div>
                <w:div w:id="2120176006">
                  <w:marLeft w:val="0"/>
                  <w:marRight w:val="0"/>
                  <w:marTop w:val="0"/>
                  <w:marBottom w:val="0"/>
                  <w:divBdr>
                    <w:top w:val="single" w:sz="2" w:space="1" w:color="FFFFFF"/>
                    <w:left w:val="single" w:sz="2" w:space="11" w:color="FFFFFF"/>
                    <w:bottom w:val="single" w:sz="2" w:space="1" w:color="FFFFFF"/>
                    <w:right w:val="single" w:sz="2" w:space="4" w:color="FFFFFF"/>
                  </w:divBdr>
                  <w:divsChild>
                    <w:div w:id="393360624">
                      <w:marLeft w:val="0"/>
                      <w:marRight w:val="0"/>
                      <w:marTop w:val="0"/>
                      <w:marBottom w:val="0"/>
                      <w:divBdr>
                        <w:top w:val="none" w:sz="0" w:space="0" w:color="auto"/>
                        <w:left w:val="none" w:sz="0" w:space="0" w:color="auto"/>
                        <w:bottom w:val="none" w:sz="0" w:space="0" w:color="auto"/>
                        <w:right w:val="none" w:sz="0" w:space="0" w:color="auto"/>
                      </w:divBdr>
                    </w:div>
                  </w:divsChild>
                </w:div>
                <w:div w:id="964501095">
                  <w:marLeft w:val="0"/>
                  <w:marRight w:val="0"/>
                  <w:marTop w:val="0"/>
                  <w:marBottom w:val="0"/>
                  <w:divBdr>
                    <w:top w:val="single" w:sz="2" w:space="1" w:color="FFFFFF"/>
                    <w:left w:val="single" w:sz="2" w:space="11" w:color="FFFFFF"/>
                    <w:bottom w:val="single" w:sz="2" w:space="1" w:color="FFFFFF"/>
                    <w:right w:val="single" w:sz="2" w:space="4" w:color="FFFFFF"/>
                  </w:divBdr>
                  <w:divsChild>
                    <w:div w:id="725178562">
                      <w:marLeft w:val="0"/>
                      <w:marRight w:val="0"/>
                      <w:marTop w:val="0"/>
                      <w:marBottom w:val="0"/>
                      <w:divBdr>
                        <w:top w:val="none" w:sz="0" w:space="0" w:color="auto"/>
                        <w:left w:val="none" w:sz="0" w:space="0" w:color="auto"/>
                        <w:bottom w:val="none" w:sz="0" w:space="0" w:color="auto"/>
                        <w:right w:val="none" w:sz="0" w:space="0" w:color="auto"/>
                      </w:divBdr>
                    </w:div>
                  </w:divsChild>
                </w:div>
                <w:div w:id="756364088">
                  <w:marLeft w:val="0"/>
                  <w:marRight w:val="0"/>
                  <w:marTop w:val="0"/>
                  <w:marBottom w:val="0"/>
                  <w:divBdr>
                    <w:top w:val="single" w:sz="2" w:space="1" w:color="FFFFFF"/>
                    <w:left w:val="single" w:sz="2" w:space="11" w:color="FFFFFF"/>
                    <w:bottom w:val="single" w:sz="2" w:space="1" w:color="FFFFFF"/>
                    <w:right w:val="single" w:sz="2" w:space="4" w:color="FFFFFF"/>
                  </w:divBdr>
                  <w:divsChild>
                    <w:div w:id="1838375540">
                      <w:marLeft w:val="0"/>
                      <w:marRight w:val="0"/>
                      <w:marTop w:val="0"/>
                      <w:marBottom w:val="0"/>
                      <w:divBdr>
                        <w:top w:val="none" w:sz="0" w:space="0" w:color="auto"/>
                        <w:left w:val="none" w:sz="0" w:space="0" w:color="auto"/>
                        <w:bottom w:val="none" w:sz="0" w:space="0" w:color="auto"/>
                        <w:right w:val="none" w:sz="0" w:space="0" w:color="auto"/>
                      </w:divBdr>
                    </w:div>
                  </w:divsChild>
                </w:div>
                <w:div w:id="769617507">
                  <w:marLeft w:val="0"/>
                  <w:marRight w:val="0"/>
                  <w:marTop w:val="0"/>
                  <w:marBottom w:val="0"/>
                  <w:divBdr>
                    <w:top w:val="single" w:sz="2" w:space="1" w:color="FFFFFF"/>
                    <w:left w:val="single" w:sz="2" w:space="11" w:color="FFFFFF"/>
                    <w:bottom w:val="single" w:sz="2" w:space="1" w:color="FFFFFF"/>
                    <w:right w:val="single" w:sz="2" w:space="4" w:color="FFFFFF"/>
                  </w:divBdr>
                  <w:divsChild>
                    <w:div w:id="1924022581">
                      <w:marLeft w:val="0"/>
                      <w:marRight w:val="0"/>
                      <w:marTop w:val="0"/>
                      <w:marBottom w:val="0"/>
                      <w:divBdr>
                        <w:top w:val="none" w:sz="0" w:space="0" w:color="auto"/>
                        <w:left w:val="none" w:sz="0" w:space="0" w:color="auto"/>
                        <w:bottom w:val="none" w:sz="0" w:space="0" w:color="auto"/>
                        <w:right w:val="none" w:sz="0" w:space="0" w:color="auto"/>
                      </w:divBdr>
                    </w:div>
                  </w:divsChild>
                </w:div>
                <w:div w:id="1182087092">
                  <w:marLeft w:val="0"/>
                  <w:marRight w:val="0"/>
                  <w:marTop w:val="0"/>
                  <w:marBottom w:val="0"/>
                  <w:divBdr>
                    <w:top w:val="single" w:sz="2" w:space="1" w:color="FFFFFF"/>
                    <w:left w:val="single" w:sz="2" w:space="11" w:color="FFFFFF"/>
                    <w:bottom w:val="single" w:sz="2" w:space="1" w:color="FFFFFF"/>
                    <w:right w:val="single" w:sz="2" w:space="4" w:color="FFFFFF"/>
                  </w:divBdr>
                  <w:divsChild>
                    <w:div w:id="1879395869">
                      <w:marLeft w:val="0"/>
                      <w:marRight w:val="0"/>
                      <w:marTop w:val="0"/>
                      <w:marBottom w:val="0"/>
                      <w:divBdr>
                        <w:top w:val="none" w:sz="0" w:space="0" w:color="auto"/>
                        <w:left w:val="none" w:sz="0" w:space="0" w:color="auto"/>
                        <w:bottom w:val="none" w:sz="0" w:space="0" w:color="auto"/>
                        <w:right w:val="none" w:sz="0" w:space="0" w:color="auto"/>
                      </w:divBdr>
                    </w:div>
                  </w:divsChild>
                </w:div>
                <w:div w:id="440421439">
                  <w:marLeft w:val="0"/>
                  <w:marRight w:val="0"/>
                  <w:marTop w:val="0"/>
                  <w:marBottom w:val="0"/>
                  <w:divBdr>
                    <w:top w:val="single" w:sz="2" w:space="1" w:color="FFFFFF"/>
                    <w:left w:val="single" w:sz="2" w:space="11" w:color="FFFFFF"/>
                    <w:bottom w:val="single" w:sz="2" w:space="1" w:color="FFFFFF"/>
                    <w:right w:val="single" w:sz="2" w:space="4" w:color="FFFFFF"/>
                  </w:divBdr>
                  <w:divsChild>
                    <w:div w:id="367682838">
                      <w:marLeft w:val="0"/>
                      <w:marRight w:val="0"/>
                      <w:marTop w:val="0"/>
                      <w:marBottom w:val="0"/>
                      <w:divBdr>
                        <w:top w:val="none" w:sz="0" w:space="0" w:color="auto"/>
                        <w:left w:val="none" w:sz="0" w:space="0" w:color="auto"/>
                        <w:bottom w:val="none" w:sz="0" w:space="0" w:color="auto"/>
                        <w:right w:val="none" w:sz="0" w:space="0" w:color="auto"/>
                      </w:divBdr>
                    </w:div>
                  </w:divsChild>
                </w:div>
                <w:div w:id="454175038">
                  <w:marLeft w:val="0"/>
                  <w:marRight w:val="0"/>
                  <w:marTop w:val="0"/>
                  <w:marBottom w:val="0"/>
                  <w:divBdr>
                    <w:top w:val="single" w:sz="2" w:space="1" w:color="FFFFFF"/>
                    <w:left w:val="single" w:sz="2" w:space="11" w:color="FFFFFF"/>
                    <w:bottom w:val="single" w:sz="2" w:space="1" w:color="FFFFFF"/>
                    <w:right w:val="single" w:sz="2" w:space="4" w:color="FFFFFF"/>
                  </w:divBdr>
                  <w:divsChild>
                    <w:div w:id="591741647">
                      <w:marLeft w:val="0"/>
                      <w:marRight w:val="0"/>
                      <w:marTop w:val="0"/>
                      <w:marBottom w:val="0"/>
                      <w:divBdr>
                        <w:top w:val="none" w:sz="0" w:space="0" w:color="auto"/>
                        <w:left w:val="none" w:sz="0" w:space="0" w:color="auto"/>
                        <w:bottom w:val="none" w:sz="0" w:space="0" w:color="auto"/>
                        <w:right w:val="none" w:sz="0" w:space="0" w:color="auto"/>
                      </w:divBdr>
                    </w:div>
                  </w:divsChild>
                </w:div>
                <w:div w:id="1609851113">
                  <w:marLeft w:val="0"/>
                  <w:marRight w:val="0"/>
                  <w:marTop w:val="0"/>
                  <w:marBottom w:val="0"/>
                  <w:divBdr>
                    <w:top w:val="single" w:sz="2" w:space="1" w:color="FFFFFF"/>
                    <w:left w:val="single" w:sz="2" w:space="11" w:color="FFFFFF"/>
                    <w:bottom w:val="single" w:sz="2" w:space="1" w:color="FFFFFF"/>
                    <w:right w:val="single" w:sz="2" w:space="4" w:color="FFFFFF"/>
                  </w:divBdr>
                  <w:divsChild>
                    <w:div w:id="822965048">
                      <w:marLeft w:val="0"/>
                      <w:marRight w:val="0"/>
                      <w:marTop w:val="0"/>
                      <w:marBottom w:val="0"/>
                      <w:divBdr>
                        <w:top w:val="none" w:sz="0" w:space="0" w:color="auto"/>
                        <w:left w:val="none" w:sz="0" w:space="0" w:color="auto"/>
                        <w:bottom w:val="none" w:sz="0" w:space="0" w:color="auto"/>
                        <w:right w:val="none" w:sz="0" w:space="0" w:color="auto"/>
                      </w:divBdr>
                    </w:div>
                  </w:divsChild>
                </w:div>
                <w:div w:id="605116380">
                  <w:marLeft w:val="0"/>
                  <w:marRight w:val="0"/>
                  <w:marTop w:val="0"/>
                  <w:marBottom w:val="0"/>
                  <w:divBdr>
                    <w:top w:val="single" w:sz="2" w:space="1" w:color="FFFFFF"/>
                    <w:left w:val="single" w:sz="2" w:space="11" w:color="FFFFFF"/>
                    <w:bottom w:val="single" w:sz="2" w:space="1" w:color="FFFFFF"/>
                    <w:right w:val="single" w:sz="2" w:space="4" w:color="FFFFFF"/>
                  </w:divBdr>
                  <w:divsChild>
                    <w:div w:id="1974093236">
                      <w:marLeft w:val="0"/>
                      <w:marRight w:val="0"/>
                      <w:marTop w:val="0"/>
                      <w:marBottom w:val="0"/>
                      <w:divBdr>
                        <w:top w:val="none" w:sz="0" w:space="0" w:color="auto"/>
                        <w:left w:val="none" w:sz="0" w:space="0" w:color="auto"/>
                        <w:bottom w:val="none" w:sz="0" w:space="0" w:color="auto"/>
                        <w:right w:val="none" w:sz="0" w:space="0" w:color="auto"/>
                      </w:divBdr>
                    </w:div>
                  </w:divsChild>
                </w:div>
                <w:div w:id="357776902">
                  <w:marLeft w:val="0"/>
                  <w:marRight w:val="0"/>
                  <w:marTop w:val="0"/>
                  <w:marBottom w:val="0"/>
                  <w:divBdr>
                    <w:top w:val="single" w:sz="2" w:space="1" w:color="FFFFFF"/>
                    <w:left w:val="single" w:sz="2" w:space="11" w:color="FFFFFF"/>
                    <w:bottom w:val="single" w:sz="2" w:space="1" w:color="FFFFFF"/>
                    <w:right w:val="single" w:sz="2" w:space="4" w:color="FFFFFF"/>
                  </w:divBdr>
                  <w:divsChild>
                    <w:div w:id="690839866">
                      <w:marLeft w:val="0"/>
                      <w:marRight w:val="0"/>
                      <w:marTop w:val="0"/>
                      <w:marBottom w:val="0"/>
                      <w:divBdr>
                        <w:top w:val="none" w:sz="0" w:space="0" w:color="auto"/>
                        <w:left w:val="none" w:sz="0" w:space="0" w:color="auto"/>
                        <w:bottom w:val="none" w:sz="0" w:space="0" w:color="auto"/>
                        <w:right w:val="none" w:sz="0" w:space="0" w:color="auto"/>
                      </w:divBdr>
                    </w:div>
                  </w:divsChild>
                </w:div>
                <w:div w:id="197932715">
                  <w:marLeft w:val="0"/>
                  <w:marRight w:val="0"/>
                  <w:marTop w:val="0"/>
                  <w:marBottom w:val="0"/>
                  <w:divBdr>
                    <w:top w:val="single" w:sz="2" w:space="1" w:color="FFFFFF"/>
                    <w:left w:val="single" w:sz="2" w:space="11" w:color="FFFFFF"/>
                    <w:bottom w:val="single" w:sz="2" w:space="1" w:color="FFFFFF"/>
                    <w:right w:val="single" w:sz="2" w:space="4" w:color="FFFFFF"/>
                  </w:divBdr>
                  <w:divsChild>
                    <w:div w:id="315493524">
                      <w:marLeft w:val="0"/>
                      <w:marRight w:val="0"/>
                      <w:marTop w:val="0"/>
                      <w:marBottom w:val="0"/>
                      <w:divBdr>
                        <w:top w:val="none" w:sz="0" w:space="0" w:color="auto"/>
                        <w:left w:val="none" w:sz="0" w:space="0" w:color="auto"/>
                        <w:bottom w:val="none" w:sz="0" w:space="0" w:color="auto"/>
                        <w:right w:val="none" w:sz="0" w:space="0" w:color="auto"/>
                      </w:divBdr>
                    </w:div>
                  </w:divsChild>
                </w:div>
                <w:div w:id="1512653">
                  <w:marLeft w:val="0"/>
                  <w:marRight w:val="0"/>
                  <w:marTop w:val="0"/>
                  <w:marBottom w:val="0"/>
                  <w:divBdr>
                    <w:top w:val="single" w:sz="2" w:space="1" w:color="FFFFFF"/>
                    <w:left w:val="single" w:sz="2" w:space="11" w:color="FFFFFF"/>
                    <w:bottom w:val="single" w:sz="2" w:space="1" w:color="FFFFFF"/>
                    <w:right w:val="single" w:sz="2" w:space="4" w:color="FFFFFF"/>
                  </w:divBdr>
                  <w:divsChild>
                    <w:div w:id="1586183819">
                      <w:marLeft w:val="0"/>
                      <w:marRight w:val="0"/>
                      <w:marTop w:val="0"/>
                      <w:marBottom w:val="0"/>
                      <w:divBdr>
                        <w:top w:val="none" w:sz="0" w:space="0" w:color="auto"/>
                        <w:left w:val="none" w:sz="0" w:space="0" w:color="auto"/>
                        <w:bottom w:val="none" w:sz="0" w:space="0" w:color="auto"/>
                        <w:right w:val="none" w:sz="0" w:space="0" w:color="auto"/>
                      </w:divBdr>
                    </w:div>
                  </w:divsChild>
                </w:div>
                <w:div w:id="602877577">
                  <w:marLeft w:val="0"/>
                  <w:marRight w:val="0"/>
                  <w:marTop w:val="0"/>
                  <w:marBottom w:val="0"/>
                  <w:divBdr>
                    <w:top w:val="single" w:sz="2" w:space="1" w:color="FFFFFF"/>
                    <w:left w:val="single" w:sz="2" w:space="11" w:color="FFFFFF"/>
                    <w:bottom w:val="single" w:sz="2" w:space="1" w:color="FFFFFF"/>
                    <w:right w:val="single" w:sz="2" w:space="4" w:color="FFFFFF"/>
                  </w:divBdr>
                  <w:divsChild>
                    <w:div w:id="2103721452">
                      <w:marLeft w:val="0"/>
                      <w:marRight w:val="0"/>
                      <w:marTop w:val="0"/>
                      <w:marBottom w:val="0"/>
                      <w:divBdr>
                        <w:top w:val="none" w:sz="0" w:space="0" w:color="auto"/>
                        <w:left w:val="none" w:sz="0" w:space="0" w:color="auto"/>
                        <w:bottom w:val="none" w:sz="0" w:space="0" w:color="auto"/>
                        <w:right w:val="none" w:sz="0" w:space="0" w:color="auto"/>
                      </w:divBdr>
                    </w:div>
                  </w:divsChild>
                </w:div>
                <w:div w:id="1534922767">
                  <w:marLeft w:val="0"/>
                  <w:marRight w:val="0"/>
                  <w:marTop w:val="0"/>
                  <w:marBottom w:val="0"/>
                  <w:divBdr>
                    <w:top w:val="single" w:sz="2" w:space="1" w:color="FFFFFF"/>
                    <w:left w:val="single" w:sz="2" w:space="11" w:color="FFFFFF"/>
                    <w:bottom w:val="single" w:sz="2" w:space="1" w:color="FFFFFF"/>
                    <w:right w:val="single" w:sz="2" w:space="4" w:color="FFFFFF"/>
                  </w:divBdr>
                  <w:divsChild>
                    <w:div w:id="1516384088">
                      <w:marLeft w:val="0"/>
                      <w:marRight w:val="0"/>
                      <w:marTop w:val="0"/>
                      <w:marBottom w:val="0"/>
                      <w:divBdr>
                        <w:top w:val="none" w:sz="0" w:space="0" w:color="auto"/>
                        <w:left w:val="none" w:sz="0" w:space="0" w:color="auto"/>
                        <w:bottom w:val="none" w:sz="0" w:space="0" w:color="auto"/>
                        <w:right w:val="none" w:sz="0" w:space="0" w:color="auto"/>
                      </w:divBdr>
                    </w:div>
                  </w:divsChild>
                </w:div>
                <w:div w:id="1493763606">
                  <w:marLeft w:val="0"/>
                  <w:marRight w:val="0"/>
                  <w:marTop w:val="0"/>
                  <w:marBottom w:val="0"/>
                  <w:divBdr>
                    <w:top w:val="single" w:sz="2" w:space="1" w:color="FFFFFF"/>
                    <w:left w:val="single" w:sz="2" w:space="11" w:color="FFFFFF"/>
                    <w:bottom w:val="single" w:sz="2" w:space="1" w:color="FFFFFF"/>
                    <w:right w:val="single" w:sz="2" w:space="4" w:color="FFFFFF"/>
                  </w:divBdr>
                  <w:divsChild>
                    <w:div w:id="643050872">
                      <w:marLeft w:val="0"/>
                      <w:marRight w:val="0"/>
                      <w:marTop w:val="0"/>
                      <w:marBottom w:val="0"/>
                      <w:divBdr>
                        <w:top w:val="none" w:sz="0" w:space="0" w:color="auto"/>
                        <w:left w:val="none" w:sz="0" w:space="0" w:color="auto"/>
                        <w:bottom w:val="none" w:sz="0" w:space="0" w:color="auto"/>
                        <w:right w:val="none" w:sz="0" w:space="0" w:color="auto"/>
                      </w:divBdr>
                    </w:div>
                  </w:divsChild>
                </w:div>
                <w:div w:id="691540524">
                  <w:marLeft w:val="0"/>
                  <w:marRight w:val="0"/>
                  <w:marTop w:val="0"/>
                  <w:marBottom w:val="0"/>
                  <w:divBdr>
                    <w:top w:val="single" w:sz="2" w:space="1" w:color="FFFFFF"/>
                    <w:left w:val="single" w:sz="2" w:space="11" w:color="FFFFFF"/>
                    <w:bottom w:val="single" w:sz="2" w:space="1" w:color="FFFFFF"/>
                    <w:right w:val="single" w:sz="2" w:space="4" w:color="FFFFFF"/>
                  </w:divBdr>
                  <w:divsChild>
                    <w:div w:id="1979142594">
                      <w:marLeft w:val="0"/>
                      <w:marRight w:val="0"/>
                      <w:marTop w:val="0"/>
                      <w:marBottom w:val="0"/>
                      <w:divBdr>
                        <w:top w:val="none" w:sz="0" w:space="0" w:color="auto"/>
                        <w:left w:val="none" w:sz="0" w:space="0" w:color="auto"/>
                        <w:bottom w:val="none" w:sz="0" w:space="0" w:color="auto"/>
                        <w:right w:val="none" w:sz="0" w:space="0" w:color="auto"/>
                      </w:divBdr>
                    </w:div>
                  </w:divsChild>
                </w:div>
                <w:div w:id="805900673">
                  <w:marLeft w:val="0"/>
                  <w:marRight w:val="0"/>
                  <w:marTop w:val="0"/>
                  <w:marBottom w:val="0"/>
                  <w:divBdr>
                    <w:top w:val="single" w:sz="2" w:space="1" w:color="FFFFFF"/>
                    <w:left w:val="single" w:sz="2" w:space="11" w:color="FFFFFF"/>
                    <w:bottom w:val="single" w:sz="2" w:space="1" w:color="FFFFFF"/>
                    <w:right w:val="single" w:sz="2" w:space="4" w:color="FFFFFF"/>
                  </w:divBdr>
                  <w:divsChild>
                    <w:div w:id="756899928">
                      <w:marLeft w:val="0"/>
                      <w:marRight w:val="0"/>
                      <w:marTop w:val="0"/>
                      <w:marBottom w:val="0"/>
                      <w:divBdr>
                        <w:top w:val="none" w:sz="0" w:space="0" w:color="auto"/>
                        <w:left w:val="none" w:sz="0" w:space="0" w:color="auto"/>
                        <w:bottom w:val="none" w:sz="0" w:space="0" w:color="auto"/>
                        <w:right w:val="none" w:sz="0" w:space="0" w:color="auto"/>
                      </w:divBdr>
                    </w:div>
                  </w:divsChild>
                </w:div>
                <w:div w:id="1070268621">
                  <w:marLeft w:val="0"/>
                  <w:marRight w:val="0"/>
                  <w:marTop w:val="0"/>
                  <w:marBottom w:val="0"/>
                  <w:divBdr>
                    <w:top w:val="single" w:sz="2" w:space="1" w:color="FFFFFF"/>
                    <w:left w:val="single" w:sz="2" w:space="11" w:color="FFFFFF"/>
                    <w:bottom w:val="single" w:sz="2" w:space="1" w:color="FFFFFF"/>
                    <w:right w:val="single" w:sz="2" w:space="4" w:color="FFFFFF"/>
                  </w:divBdr>
                  <w:divsChild>
                    <w:div w:id="100302088">
                      <w:marLeft w:val="0"/>
                      <w:marRight w:val="0"/>
                      <w:marTop w:val="0"/>
                      <w:marBottom w:val="0"/>
                      <w:divBdr>
                        <w:top w:val="none" w:sz="0" w:space="0" w:color="auto"/>
                        <w:left w:val="none" w:sz="0" w:space="0" w:color="auto"/>
                        <w:bottom w:val="none" w:sz="0" w:space="0" w:color="auto"/>
                        <w:right w:val="none" w:sz="0" w:space="0" w:color="auto"/>
                      </w:divBdr>
                    </w:div>
                  </w:divsChild>
                </w:div>
                <w:div w:id="48647608">
                  <w:marLeft w:val="0"/>
                  <w:marRight w:val="0"/>
                  <w:marTop w:val="0"/>
                  <w:marBottom w:val="0"/>
                  <w:divBdr>
                    <w:top w:val="single" w:sz="2" w:space="1" w:color="FFFFFF"/>
                    <w:left w:val="single" w:sz="2" w:space="11" w:color="FFFFFF"/>
                    <w:bottom w:val="single" w:sz="2" w:space="1" w:color="FFFFFF"/>
                    <w:right w:val="single" w:sz="2" w:space="4" w:color="FFFFFF"/>
                  </w:divBdr>
                  <w:divsChild>
                    <w:div w:id="1321931777">
                      <w:marLeft w:val="0"/>
                      <w:marRight w:val="0"/>
                      <w:marTop w:val="0"/>
                      <w:marBottom w:val="0"/>
                      <w:divBdr>
                        <w:top w:val="none" w:sz="0" w:space="0" w:color="auto"/>
                        <w:left w:val="none" w:sz="0" w:space="0" w:color="auto"/>
                        <w:bottom w:val="none" w:sz="0" w:space="0" w:color="auto"/>
                        <w:right w:val="none" w:sz="0" w:space="0" w:color="auto"/>
                      </w:divBdr>
                    </w:div>
                  </w:divsChild>
                </w:div>
                <w:div w:id="1513494638">
                  <w:marLeft w:val="0"/>
                  <w:marRight w:val="0"/>
                  <w:marTop w:val="0"/>
                  <w:marBottom w:val="0"/>
                  <w:divBdr>
                    <w:top w:val="single" w:sz="2" w:space="1" w:color="FFFFFF"/>
                    <w:left w:val="single" w:sz="2" w:space="11" w:color="FFFFFF"/>
                    <w:bottom w:val="single" w:sz="2" w:space="1" w:color="FFFFFF"/>
                    <w:right w:val="single" w:sz="2" w:space="4" w:color="FFFFFF"/>
                  </w:divBdr>
                  <w:divsChild>
                    <w:div w:id="880169749">
                      <w:marLeft w:val="0"/>
                      <w:marRight w:val="0"/>
                      <w:marTop w:val="0"/>
                      <w:marBottom w:val="0"/>
                      <w:divBdr>
                        <w:top w:val="none" w:sz="0" w:space="0" w:color="auto"/>
                        <w:left w:val="none" w:sz="0" w:space="0" w:color="auto"/>
                        <w:bottom w:val="none" w:sz="0" w:space="0" w:color="auto"/>
                        <w:right w:val="none" w:sz="0" w:space="0" w:color="auto"/>
                      </w:divBdr>
                    </w:div>
                  </w:divsChild>
                </w:div>
                <w:div w:id="2097557042">
                  <w:marLeft w:val="0"/>
                  <w:marRight w:val="0"/>
                  <w:marTop w:val="0"/>
                  <w:marBottom w:val="0"/>
                  <w:divBdr>
                    <w:top w:val="single" w:sz="2" w:space="1" w:color="FFFFFF"/>
                    <w:left w:val="single" w:sz="2" w:space="11" w:color="FFFFFF"/>
                    <w:bottom w:val="single" w:sz="2" w:space="1" w:color="FFFFFF"/>
                    <w:right w:val="single" w:sz="2" w:space="4" w:color="FFFFFF"/>
                  </w:divBdr>
                  <w:divsChild>
                    <w:div w:id="933628298">
                      <w:marLeft w:val="0"/>
                      <w:marRight w:val="0"/>
                      <w:marTop w:val="0"/>
                      <w:marBottom w:val="0"/>
                      <w:divBdr>
                        <w:top w:val="none" w:sz="0" w:space="0" w:color="auto"/>
                        <w:left w:val="none" w:sz="0" w:space="0" w:color="auto"/>
                        <w:bottom w:val="none" w:sz="0" w:space="0" w:color="auto"/>
                        <w:right w:val="none" w:sz="0" w:space="0" w:color="auto"/>
                      </w:divBdr>
                    </w:div>
                  </w:divsChild>
                </w:div>
                <w:div w:id="1216771368">
                  <w:marLeft w:val="0"/>
                  <w:marRight w:val="0"/>
                  <w:marTop w:val="0"/>
                  <w:marBottom w:val="0"/>
                  <w:divBdr>
                    <w:top w:val="single" w:sz="2" w:space="1" w:color="FFFFFF"/>
                    <w:left w:val="single" w:sz="2" w:space="11" w:color="FFFFFF"/>
                    <w:bottom w:val="single" w:sz="2" w:space="1" w:color="FFFFFF"/>
                    <w:right w:val="single" w:sz="2" w:space="4" w:color="FFFFFF"/>
                  </w:divBdr>
                  <w:divsChild>
                    <w:div w:id="1475369091">
                      <w:marLeft w:val="0"/>
                      <w:marRight w:val="0"/>
                      <w:marTop w:val="0"/>
                      <w:marBottom w:val="0"/>
                      <w:divBdr>
                        <w:top w:val="none" w:sz="0" w:space="0" w:color="auto"/>
                        <w:left w:val="none" w:sz="0" w:space="0" w:color="auto"/>
                        <w:bottom w:val="none" w:sz="0" w:space="0" w:color="auto"/>
                        <w:right w:val="none" w:sz="0" w:space="0" w:color="auto"/>
                      </w:divBdr>
                    </w:div>
                  </w:divsChild>
                </w:div>
                <w:div w:id="562565285">
                  <w:marLeft w:val="0"/>
                  <w:marRight w:val="0"/>
                  <w:marTop w:val="0"/>
                  <w:marBottom w:val="0"/>
                  <w:divBdr>
                    <w:top w:val="single" w:sz="2" w:space="1" w:color="FFFFFF"/>
                    <w:left w:val="single" w:sz="2" w:space="11" w:color="FFFFFF"/>
                    <w:bottom w:val="single" w:sz="2" w:space="1" w:color="FFFFFF"/>
                    <w:right w:val="single" w:sz="2" w:space="4" w:color="FFFFFF"/>
                  </w:divBdr>
                  <w:divsChild>
                    <w:div w:id="911083715">
                      <w:marLeft w:val="0"/>
                      <w:marRight w:val="0"/>
                      <w:marTop w:val="0"/>
                      <w:marBottom w:val="0"/>
                      <w:divBdr>
                        <w:top w:val="none" w:sz="0" w:space="0" w:color="auto"/>
                        <w:left w:val="none" w:sz="0" w:space="0" w:color="auto"/>
                        <w:bottom w:val="none" w:sz="0" w:space="0" w:color="auto"/>
                        <w:right w:val="none" w:sz="0" w:space="0" w:color="auto"/>
                      </w:divBdr>
                    </w:div>
                  </w:divsChild>
                </w:div>
                <w:div w:id="1443259766">
                  <w:marLeft w:val="0"/>
                  <w:marRight w:val="0"/>
                  <w:marTop w:val="0"/>
                  <w:marBottom w:val="0"/>
                  <w:divBdr>
                    <w:top w:val="single" w:sz="2" w:space="1" w:color="FFFFFF"/>
                    <w:left w:val="single" w:sz="2" w:space="11" w:color="FFFFFF"/>
                    <w:bottom w:val="single" w:sz="2" w:space="1" w:color="FFFFFF"/>
                    <w:right w:val="single" w:sz="2" w:space="4" w:color="FFFFFF"/>
                  </w:divBdr>
                  <w:divsChild>
                    <w:div w:id="112940871">
                      <w:marLeft w:val="0"/>
                      <w:marRight w:val="0"/>
                      <w:marTop w:val="0"/>
                      <w:marBottom w:val="0"/>
                      <w:divBdr>
                        <w:top w:val="none" w:sz="0" w:space="0" w:color="auto"/>
                        <w:left w:val="none" w:sz="0" w:space="0" w:color="auto"/>
                        <w:bottom w:val="none" w:sz="0" w:space="0" w:color="auto"/>
                        <w:right w:val="none" w:sz="0" w:space="0" w:color="auto"/>
                      </w:divBdr>
                    </w:div>
                  </w:divsChild>
                </w:div>
                <w:div w:id="1676876922">
                  <w:marLeft w:val="0"/>
                  <w:marRight w:val="0"/>
                  <w:marTop w:val="0"/>
                  <w:marBottom w:val="0"/>
                  <w:divBdr>
                    <w:top w:val="single" w:sz="2" w:space="1" w:color="FFFFFF"/>
                    <w:left w:val="single" w:sz="2" w:space="11" w:color="FFFFFF"/>
                    <w:bottom w:val="single" w:sz="2" w:space="1" w:color="FFFFFF"/>
                    <w:right w:val="single" w:sz="2" w:space="4" w:color="FFFFFF"/>
                  </w:divBdr>
                  <w:divsChild>
                    <w:div w:id="2088724426">
                      <w:marLeft w:val="0"/>
                      <w:marRight w:val="0"/>
                      <w:marTop w:val="0"/>
                      <w:marBottom w:val="0"/>
                      <w:divBdr>
                        <w:top w:val="none" w:sz="0" w:space="0" w:color="auto"/>
                        <w:left w:val="none" w:sz="0" w:space="0" w:color="auto"/>
                        <w:bottom w:val="none" w:sz="0" w:space="0" w:color="auto"/>
                        <w:right w:val="none" w:sz="0" w:space="0" w:color="auto"/>
                      </w:divBdr>
                    </w:div>
                  </w:divsChild>
                </w:div>
                <w:div w:id="1301107098">
                  <w:marLeft w:val="0"/>
                  <w:marRight w:val="0"/>
                  <w:marTop w:val="0"/>
                  <w:marBottom w:val="0"/>
                  <w:divBdr>
                    <w:top w:val="single" w:sz="2" w:space="1" w:color="FFFFFF"/>
                    <w:left w:val="single" w:sz="2" w:space="11" w:color="FFFFFF"/>
                    <w:bottom w:val="single" w:sz="2" w:space="1" w:color="FFFFFF"/>
                    <w:right w:val="single" w:sz="2" w:space="4" w:color="FFFFFF"/>
                  </w:divBdr>
                  <w:divsChild>
                    <w:div w:id="1967655789">
                      <w:marLeft w:val="0"/>
                      <w:marRight w:val="0"/>
                      <w:marTop w:val="0"/>
                      <w:marBottom w:val="0"/>
                      <w:divBdr>
                        <w:top w:val="none" w:sz="0" w:space="0" w:color="auto"/>
                        <w:left w:val="none" w:sz="0" w:space="0" w:color="auto"/>
                        <w:bottom w:val="none" w:sz="0" w:space="0" w:color="auto"/>
                        <w:right w:val="none" w:sz="0" w:space="0" w:color="auto"/>
                      </w:divBdr>
                    </w:div>
                  </w:divsChild>
                </w:div>
                <w:div w:id="1319110309">
                  <w:marLeft w:val="0"/>
                  <w:marRight w:val="0"/>
                  <w:marTop w:val="0"/>
                  <w:marBottom w:val="0"/>
                  <w:divBdr>
                    <w:top w:val="single" w:sz="2" w:space="1" w:color="FFFFFF"/>
                    <w:left w:val="single" w:sz="2" w:space="11" w:color="FFFFFF"/>
                    <w:bottom w:val="single" w:sz="2" w:space="1" w:color="FFFFFF"/>
                    <w:right w:val="single" w:sz="2" w:space="4" w:color="FFFFFF"/>
                  </w:divBdr>
                  <w:divsChild>
                    <w:div w:id="824518651">
                      <w:marLeft w:val="0"/>
                      <w:marRight w:val="0"/>
                      <w:marTop w:val="0"/>
                      <w:marBottom w:val="0"/>
                      <w:divBdr>
                        <w:top w:val="none" w:sz="0" w:space="0" w:color="auto"/>
                        <w:left w:val="none" w:sz="0" w:space="0" w:color="auto"/>
                        <w:bottom w:val="none" w:sz="0" w:space="0" w:color="auto"/>
                        <w:right w:val="none" w:sz="0" w:space="0" w:color="auto"/>
                      </w:divBdr>
                    </w:div>
                  </w:divsChild>
                </w:div>
                <w:div w:id="1781292223">
                  <w:marLeft w:val="0"/>
                  <w:marRight w:val="0"/>
                  <w:marTop w:val="0"/>
                  <w:marBottom w:val="0"/>
                  <w:divBdr>
                    <w:top w:val="single" w:sz="2" w:space="1" w:color="FFFFFF"/>
                    <w:left w:val="single" w:sz="2" w:space="11" w:color="FFFFFF"/>
                    <w:bottom w:val="single" w:sz="2" w:space="1" w:color="FFFFFF"/>
                    <w:right w:val="single" w:sz="2" w:space="4" w:color="FFFFFF"/>
                  </w:divBdr>
                  <w:divsChild>
                    <w:div w:id="1701079494">
                      <w:marLeft w:val="0"/>
                      <w:marRight w:val="0"/>
                      <w:marTop w:val="0"/>
                      <w:marBottom w:val="0"/>
                      <w:divBdr>
                        <w:top w:val="none" w:sz="0" w:space="0" w:color="auto"/>
                        <w:left w:val="none" w:sz="0" w:space="0" w:color="auto"/>
                        <w:bottom w:val="none" w:sz="0" w:space="0" w:color="auto"/>
                        <w:right w:val="none" w:sz="0" w:space="0" w:color="auto"/>
                      </w:divBdr>
                    </w:div>
                  </w:divsChild>
                </w:div>
                <w:div w:id="2096048702">
                  <w:marLeft w:val="0"/>
                  <w:marRight w:val="0"/>
                  <w:marTop w:val="0"/>
                  <w:marBottom w:val="0"/>
                  <w:divBdr>
                    <w:top w:val="single" w:sz="2" w:space="1" w:color="FFFFFF"/>
                    <w:left w:val="single" w:sz="2" w:space="11" w:color="FFFFFF"/>
                    <w:bottom w:val="single" w:sz="2" w:space="1" w:color="FFFFFF"/>
                    <w:right w:val="single" w:sz="2" w:space="4" w:color="FFFFFF"/>
                  </w:divBdr>
                  <w:divsChild>
                    <w:div w:id="620457027">
                      <w:marLeft w:val="0"/>
                      <w:marRight w:val="0"/>
                      <w:marTop w:val="0"/>
                      <w:marBottom w:val="0"/>
                      <w:divBdr>
                        <w:top w:val="none" w:sz="0" w:space="0" w:color="auto"/>
                        <w:left w:val="none" w:sz="0" w:space="0" w:color="auto"/>
                        <w:bottom w:val="none" w:sz="0" w:space="0" w:color="auto"/>
                        <w:right w:val="none" w:sz="0" w:space="0" w:color="auto"/>
                      </w:divBdr>
                    </w:div>
                  </w:divsChild>
                </w:div>
                <w:div w:id="471094173">
                  <w:marLeft w:val="0"/>
                  <w:marRight w:val="0"/>
                  <w:marTop w:val="0"/>
                  <w:marBottom w:val="0"/>
                  <w:divBdr>
                    <w:top w:val="single" w:sz="2" w:space="1" w:color="FFFFFF"/>
                    <w:left w:val="single" w:sz="2" w:space="11" w:color="FFFFFF"/>
                    <w:bottom w:val="single" w:sz="2" w:space="1" w:color="FFFFFF"/>
                    <w:right w:val="single" w:sz="2" w:space="4" w:color="FFFFFF"/>
                  </w:divBdr>
                  <w:divsChild>
                    <w:div w:id="570044590">
                      <w:marLeft w:val="0"/>
                      <w:marRight w:val="0"/>
                      <w:marTop w:val="0"/>
                      <w:marBottom w:val="0"/>
                      <w:divBdr>
                        <w:top w:val="none" w:sz="0" w:space="0" w:color="auto"/>
                        <w:left w:val="none" w:sz="0" w:space="0" w:color="auto"/>
                        <w:bottom w:val="none" w:sz="0" w:space="0" w:color="auto"/>
                        <w:right w:val="none" w:sz="0" w:space="0" w:color="auto"/>
                      </w:divBdr>
                    </w:div>
                  </w:divsChild>
                </w:div>
                <w:div w:id="1172066153">
                  <w:marLeft w:val="0"/>
                  <w:marRight w:val="0"/>
                  <w:marTop w:val="0"/>
                  <w:marBottom w:val="0"/>
                  <w:divBdr>
                    <w:top w:val="single" w:sz="2" w:space="1" w:color="FFFFFF"/>
                    <w:left w:val="single" w:sz="2" w:space="11" w:color="FFFFFF"/>
                    <w:bottom w:val="single" w:sz="2" w:space="1" w:color="FFFFFF"/>
                    <w:right w:val="single" w:sz="2" w:space="4" w:color="FFFFFF"/>
                  </w:divBdr>
                  <w:divsChild>
                    <w:div w:id="1287929325">
                      <w:marLeft w:val="0"/>
                      <w:marRight w:val="0"/>
                      <w:marTop w:val="0"/>
                      <w:marBottom w:val="0"/>
                      <w:divBdr>
                        <w:top w:val="none" w:sz="0" w:space="0" w:color="auto"/>
                        <w:left w:val="none" w:sz="0" w:space="0" w:color="auto"/>
                        <w:bottom w:val="none" w:sz="0" w:space="0" w:color="auto"/>
                        <w:right w:val="none" w:sz="0" w:space="0" w:color="auto"/>
                      </w:divBdr>
                    </w:div>
                  </w:divsChild>
                </w:div>
                <w:div w:id="1431972216">
                  <w:marLeft w:val="0"/>
                  <w:marRight w:val="0"/>
                  <w:marTop w:val="0"/>
                  <w:marBottom w:val="0"/>
                  <w:divBdr>
                    <w:top w:val="single" w:sz="2" w:space="1" w:color="FFFFFF"/>
                    <w:left w:val="single" w:sz="2" w:space="11" w:color="FFFFFF"/>
                    <w:bottom w:val="single" w:sz="2" w:space="1" w:color="FFFFFF"/>
                    <w:right w:val="single" w:sz="2" w:space="4" w:color="FFFFFF"/>
                  </w:divBdr>
                  <w:divsChild>
                    <w:div w:id="69273713">
                      <w:marLeft w:val="0"/>
                      <w:marRight w:val="0"/>
                      <w:marTop w:val="0"/>
                      <w:marBottom w:val="0"/>
                      <w:divBdr>
                        <w:top w:val="none" w:sz="0" w:space="0" w:color="auto"/>
                        <w:left w:val="none" w:sz="0" w:space="0" w:color="auto"/>
                        <w:bottom w:val="none" w:sz="0" w:space="0" w:color="auto"/>
                        <w:right w:val="none" w:sz="0" w:space="0" w:color="auto"/>
                      </w:divBdr>
                    </w:div>
                  </w:divsChild>
                </w:div>
                <w:div w:id="536964783">
                  <w:marLeft w:val="0"/>
                  <w:marRight w:val="0"/>
                  <w:marTop w:val="0"/>
                  <w:marBottom w:val="0"/>
                  <w:divBdr>
                    <w:top w:val="single" w:sz="2" w:space="1" w:color="FFFFFF"/>
                    <w:left w:val="single" w:sz="2" w:space="11" w:color="FFFFFF"/>
                    <w:bottom w:val="single" w:sz="2" w:space="1" w:color="FFFFFF"/>
                    <w:right w:val="single" w:sz="2" w:space="4" w:color="FFFFFF"/>
                  </w:divBdr>
                  <w:divsChild>
                    <w:div w:id="2071995609">
                      <w:marLeft w:val="0"/>
                      <w:marRight w:val="0"/>
                      <w:marTop w:val="0"/>
                      <w:marBottom w:val="0"/>
                      <w:divBdr>
                        <w:top w:val="none" w:sz="0" w:space="0" w:color="auto"/>
                        <w:left w:val="none" w:sz="0" w:space="0" w:color="auto"/>
                        <w:bottom w:val="none" w:sz="0" w:space="0" w:color="auto"/>
                        <w:right w:val="none" w:sz="0" w:space="0" w:color="auto"/>
                      </w:divBdr>
                    </w:div>
                  </w:divsChild>
                </w:div>
                <w:div w:id="673846109">
                  <w:marLeft w:val="0"/>
                  <w:marRight w:val="0"/>
                  <w:marTop w:val="0"/>
                  <w:marBottom w:val="0"/>
                  <w:divBdr>
                    <w:top w:val="single" w:sz="2" w:space="1" w:color="FFFFFF"/>
                    <w:left w:val="single" w:sz="2" w:space="11" w:color="FFFFFF"/>
                    <w:bottom w:val="single" w:sz="2" w:space="1" w:color="FFFFFF"/>
                    <w:right w:val="single" w:sz="2" w:space="4" w:color="FFFFFF"/>
                  </w:divBdr>
                  <w:divsChild>
                    <w:div w:id="1320158396">
                      <w:marLeft w:val="0"/>
                      <w:marRight w:val="0"/>
                      <w:marTop w:val="0"/>
                      <w:marBottom w:val="0"/>
                      <w:divBdr>
                        <w:top w:val="none" w:sz="0" w:space="0" w:color="auto"/>
                        <w:left w:val="none" w:sz="0" w:space="0" w:color="auto"/>
                        <w:bottom w:val="none" w:sz="0" w:space="0" w:color="auto"/>
                        <w:right w:val="none" w:sz="0" w:space="0" w:color="auto"/>
                      </w:divBdr>
                    </w:div>
                  </w:divsChild>
                </w:div>
                <w:div w:id="695500016">
                  <w:marLeft w:val="0"/>
                  <w:marRight w:val="0"/>
                  <w:marTop w:val="0"/>
                  <w:marBottom w:val="0"/>
                  <w:divBdr>
                    <w:top w:val="single" w:sz="2" w:space="1" w:color="FFFFFF"/>
                    <w:left w:val="single" w:sz="2" w:space="11" w:color="FFFFFF"/>
                    <w:bottom w:val="single" w:sz="2" w:space="1" w:color="FFFFFF"/>
                    <w:right w:val="single" w:sz="2" w:space="4" w:color="FFFFFF"/>
                  </w:divBdr>
                  <w:divsChild>
                    <w:div w:id="1706321588">
                      <w:marLeft w:val="0"/>
                      <w:marRight w:val="0"/>
                      <w:marTop w:val="0"/>
                      <w:marBottom w:val="0"/>
                      <w:divBdr>
                        <w:top w:val="none" w:sz="0" w:space="0" w:color="auto"/>
                        <w:left w:val="none" w:sz="0" w:space="0" w:color="auto"/>
                        <w:bottom w:val="none" w:sz="0" w:space="0" w:color="auto"/>
                        <w:right w:val="none" w:sz="0" w:space="0" w:color="auto"/>
                      </w:divBdr>
                    </w:div>
                  </w:divsChild>
                </w:div>
                <w:div w:id="598291475">
                  <w:marLeft w:val="0"/>
                  <w:marRight w:val="0"/>
                  <w:marTop w:val="0"/>
                  <w:marBottom w:val="0"/>
                  <w:divBdr>
                    <w:top w:val="single" w:sz="2" w:space="1" w:color="FFFFFF"/>
                    <w:left w:val="single" w:sz="2" w:space="11" w:color="FFFFFF"/>
                    <w:bottom w:val="single" w:sz="2" w:space="1" w:color="FFFFFF"/>
                    <w:right w:val="single" w:sz="2" w:space="4" w:color="FFFFFF"/>
                  </w:divBdr>
                  <w:divsChild>
                    <w:div w:id="586422601">
                      <w:marLeft w:val="0"/>
                      <w:marRight w:val="0"/>
                      <w:marTop w:val="0"/>
                      <w:marBottom w:val="0"/>
                      <w:divBdr>
                        <w:top w:val="none" w:sz="0" w:space="0" w:color="auto"/>
                        <w:left w:val="none" w:sz="0" w:space="0" w:color="auto"/>
                        <w:bottom w:val="none" w:sz="0" w:space="0" w:color="auto"/>
                        <w:right w:val="none" w:sz="0" w:space="0" w:color="auto"/>
                      </w:divBdr>
                    </w:div>
                  </w:divsChild>
                </w:div>
                <w:div w:id="1543442446">
                  <w:marLeft w:val="0"/>
                  <w:marRight w:val="0"/>
                  <w:marTop w:val="0"/>
                  <w:marBottom w:val="0"/>
                  <w:divBdr>
                    <w:top w:val="single" w:sz="2" w:space="1" w:color="FFFFFF"/>
                    <w:left w:val="single" w:sz="2" w:space="11" w:color="FFFFFF"/>
                    <w:bottom w:val="single" w:sz="2" w:space="1" w:color="FFFFFF"/>
                    <w:right w:val="single" w:sz="2" w:space="4" w:color="FFFFFF"/>
                  </w:divBdr>
                  <w:divsChild>
                    <w:div w:id="1358045649">
                      <w:marLeft w:val="0"/>
                      <w:marRight w:val="0"/>
                      <w:marTop w:val="0"/>
                      <w:marBottom w:val="0"/>
                      <w:divBdr>
                        <w:top w:val="none" w:sz="0" w:space="0" w:color="auto"/>
                        <w:left w:val="none" w:sz="0" w:space="0" w:color="auto"/>
                        <w:bottom w:val="none" w:sz="0" w:space="0" w:color="auto"/>
                        <w:right w:val="none" w:sz="0" w:space="0" w:color="auto"/>
                      </w:divBdr>
                    </w:div>
                  </w:divsChild>
                </w:div>
                <w:div w:id="1378823880">
                  <w:marLeft w:val="0"/>
                  <w:marRight w:val="0"/>
                  <w:marTop w:val="0"/>
                  <w:marBottom w:val="0"/>
                  <w:divBdr>
                    <w:top w:val="single" w:sz="2" w:space="1" w:color="FFFFFF"/>
                    <w:left w:val="single" w:sz="2" w:space="11" w:color="FFFFFF"/>
                    <w:bottom w:val="single" w:sz="2" w:space="4" w:color="FFFFFF"/>
                    <w:right w:val="single" w:sz="2" w:space="4" w:color="FFFFFF"/>
                  </w:divBdr>
                  <w:divsChild>
                    <w:div w:id="185907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242993">
      <w:bodyDiv w:val="1"/>
      <w:marLeft w:val="0"/>
      <w:marRight w:val="0"/>
      <w:marTop w:val="0"/>
      <w:marBottom w:val="0"/>
      <w:divBdr>
        <w:top w:val="none" w:sz="0" w:space="0" w:color="auto"/>
        <w:left w:val="none" w:sz="0" w:space="0" w:color="auto"/>
        <w:bottom w:val="none" w:sz="0" w:space="0" w:color="auto"/>
        <w:right w:val="none" w:sz="0" w:space="0" w:color="auto"/>
      </w:divBdr>
      <w:divsChild>
        <w:div w:id="165025023">
          <w:marLeft w:val="0"/>
          <w:marRight w:val="0"/>
          <w:marTop w:val="0"/>
          <w:marBottom w:val="0"/>
          <w:divBdr>
            <w:top w:val="none" w:sz="0" w:space="0" w:color="auto"/>
            <w:left w:val="none" w:sz="0" w:space="0" w:color="auto"/>
            <w:bottom w:val="none" w:sz="0" w:space="0" w:color="auto"/>
            <w:right w:val="none" w:sz="0" w:space="0" w:color="auto"/>
          </w:divBdr>
        </w:div>
        <w:div w:id="1587226899">
          <w:marLeft w:val="0"/>
          <w:marRight w:val="0"/>
          <w:marTop w:val="0"/>
          <w:marBottom w:val="300"/>
          <w:divBdr>
            <w:top w:val="none" w:sz="0" w:space="0" w:color="auto"/>
            <w:left w:val="none" w:sz="0" w:space="0" w:color="auto"/>
            <w:bottom w:val="none" w:sz="0" w:space="0" w:color="auto"/>
            <w:right w:val="none" w:sz="0" w:space="0" w:color="auto"/>
          </w:divBdr>
          <w:divsChild>
            <w:div w:id="1969047563">
              <w:marLeft w:val="0"/>
              <w:marRight w:val="0"/>
              <w:marTop w:val="0"/>
              <w:marBottom w:val="0"/>
              <w:divBdr>
                <w:top w:val="none" w:sz="0" w:space="0" w:color="auto"/>
                <w:left w:val="none" w:sz="0" w:space="0" w:color="auto"/>
                <w:bottom w:val="none" w:sz="0" w:space="0" w:color="auto"/>
                <w:right w:val="none" w:sz="0" w:space="0" w:color="auto"/>
              </w:divBdr>
              <w:divsChild>
                <w:div w:id="1568570350">
                  <w:marLeft w:val="0"/>
                  <w:marRight w:val="0"/>
                  <w:marTop w:val="0"/>
                  <w:marBottom w:val="0"/>
                  <w:divBdr>
                    <w:top w:val="single" w:sz="2" w:space="4" w:color="FFFFFF"/>
                    <w:left w:val="single" w:sz="2" w:space="11" w:color="FFFFFF"/>
                    <w:bottom w:val="single" w:sz="2" w:space="1" w:color="FFFFFF"/>
                    <w:right w:val="single" w:sz="2" w:space="4" w:color="FFFFFF"/>
                  </w:divBdr>
                  <w:divsChild>
                    <w:div w:id="320888411">
                      <w:marLeft w:val="0"/>
                      <w:marRight w:val="0"/>
                      <w:marTop w:val="0"/>
                      <w:marBottom w:val="0"/>
                      <w:divBdr>
                        <w:top w:val="none" w:sz="0" w:space="0" w:color="auto"/>
                        <w:left w:val="none" w:sz="0" w:space="0" w:color="auto"/>
                        <w:bottom w:val="none" w:sz="0" w:space="0" w:color="auto"/>
                        <w:right w:val="none" w:sz="0" w:space="0" w:color="auto"/>
                      </w:divBdr>
                    </w:div>
                  </w:divsChild>
                </w:div>
                <w:div w:id="569728190">
                  <w:marLeft w:val="0"/>
                  <w:marRight w:val="0"/>
                  <w:marTop w:val="0"/>
                  <w:marBottom w:val="0"/>
                  <w:divBdr>
                    <w:top w:val="single" w:sz="2" w:space="1" w:color="FFFFFF"/>
                    <w:left w:val="single" w:sz="2" w:space="11" w:color="FFFFFF"/>
                    <w:bottom w:val="single" w:sz="2" w:space="1" w:color="FFFFFF"/>
                    <w:right w:val="single" w:sz="2" w:space="4" w:color="FFFFFF"/>
                  </w:divBdr>
                  <w:divsChild>
                    <w:div w:id="2044556727">
                      <w:marLeft w:val="0"/>
                      <w:marRight w:val="0"/>
                      <w:marTop w:val="0"/>
                      <w:marBottom w:val="0"/>
                      <w:divBdr>
                        <w:top w:val="none" w:sz="0" w:space="0" w:color="auto"/>
                        <w:left w:val="none" w:sz="0" w:space="0" w:color="auto"/>
                        <w:bottom w:val="none" w:sz="0" w:space="0" w:color="auto"/>
                        <w:right w:val="none" w:sz="0" w:space="0" w:color="auto"/>
                      </w:divBdr>
                    </w:div>
                  </w:divsChild>
                </w:div>
                <w:div w:id="1190338493">
                  <w:marLeft w:val="0"/>
                  <w:marRight w:val="0"/>
                  <w:marTop w:val="0"/>
                  <w:marBottom w:val="0"/>
                  <w:divBdr>
                    <w:top w:val="single" w:sz="2" w:space="1" w:color="FFFFFF"/>
                    <w:left w:val="single" w:sz="2" w:space="11" w:color="FFFFFF"/>
                    <w:bottom w:val="single" w:sz="2" w:space="1" w:color="FFFFFF"/>
                    <w:right w:val="single" w:sz="2" w:space="4" w:color="FFFFFF"/>
                  </w:divBdr>
                  <w:divsChild>
                    <w:div w:id="2144693254">
                      <w:marLeft w:val="0"/>
                      <w:marRight w:val="0"/>
                      <w:marTop w:val="0"/>
                      <w:marBottom w:val="0"/>
                      <w:divBdr>
                        <w:top w:val="none" w:sz="0" w:space="0" w:color="auto"/>
                        <w:left w:val="none" w:sz="0" w:space="0" w:color="auto"/>
                        <w:bottom w:val="none" w:sz="0" w:space="0" w:color="auto"/>
                        <w:right w:val="none" w:sz="0" w:space="0" w:color="auto"/>
                      </w:divBdr>
                    </w:div>
                  </w:divsChild>
                </w:div>
                <w:div w:id="34547401">
                  <w:marLeft w:val="0"/>
                  <w:marRight w:val="0"/>
                  <w:marTop w:val="0"/>
                  <w:marBottom w:val="0"/>
                  <w:divBdr>
                    <w:top w:val="single" w:sz="2" w:space="1" w:color="FFFFFF"/>
                    <w:left w:val="single" w:sz="2" w:space="11" w:color="FFFFFF"/>
                    <w:bottom w:val="single" w:sz="2" w:space="1" w:color="FFFFFF"/>
                    <w:right w:val="single" w:sz="2" w:space="4" w:color="FFFFFF"/>
                  </w:divBdr>
                  <w:divsChild>
                    <w:div w:id="552549153">
                      <w:marLeft w:val="0"/>
                      <w:marRight w:val="0"/>
                      <w:marTop w:val="0"/>
                      <w:marBottom w:val="0"/>
                      <w:divBdr>
                        <w:top w:val="none" w:sz="0" w:space="0" w:color="auto"/>
                        <w:left w:val="none" w:sz="0" w:space="0" w:color="auto"/>
                        <w:bottom w:val="none" w:sz="0" w:space="0" w:color="auto"/>
                        <w:right w:val="none" w:sz="0" w:space="0" w:color="auto"/>
                      </w:divBdr>
                    </w:div>
                  </w:divsChild>
                </w:div>
                <w:div w:id="291718916">
                  <w:marLeft w:val="0"/>
                  <w:marRight w:val="0"/>
                  <w:marTop w:val="0"/>
                  <w:marBottom w:val="0"/>
                  <w:divBdr>
                    <w:top w:val="single" w:sz="2" w:space="1" w:color="FFFFFF"/>
                    <w:left w:val="single" w:sz="2" w:space="11" w:color="FFFFFF"/>
                    <w:bottom w:val="single" w:sz="2" w:space="1" w:color="FFFFFF"/>
                    <w:right w:val="single" w:sz="2" w:space="4" w:color="FFFFFF"/>
                  </w:divBdr>
                  <w:divsChild>
                    <w:div w:id="236088218">
                      <w:marLeft w:val="0"/>
                      <w:marRight w:val="0"/>
                      <w:marTop w:val="0"/>
                      <w:marBottom w:val="0"/>
                      <w:divBdr>
                        <w:top w:val="none" w:sz="0" w:space="0" w:color="auto"/>
                        <w:left w:val="none" w:sz="0" w:space="0" w:color="auto"/>
                        <w:bottom w:val="none" w:sz="0" w:space="0" w:color="auto"/>
                        <w:right w:val="none" w:sz="0" w:space="0" w:color="auto"/>
                      </w:divBdr>
                    </w:div>
                  </w:divsChild>
                </w:div>
                <w:div w:id="1852601251">
                  <w:marLeft w:val="0"/>
                  <w:marRight w:val="0"/>
                  <w:marTop w:val="0"/>
                  <w:marBottom w:val="0"/>
                  <w:divBdr>
                    <w:top w:val="single" w:sz="2" w:space="1" w:color="FFFFFF"/>
                    <w:left w:val="single" w:sz="2" w:space="11" w:color="FFFFFF"/>
                    <w:bottom w:val="single" w:sz="2" w:space="1" w:color="FFFFFF"/>
                    <w:right w:val="single" w:sz="2" w:space="4" w:color="FFFFFF"/>
                  </w:divBdr>
                  <w:divsChild>
                    <w:div w:id="219899824">
                      <w:marLeft w:val="0"/>
                      <w:marRight w:val="0"/>
                      <w:marTop w:val="0"/>
                      <w:marBottom w:val="0"/>
                      <w:divBdr>
                        <w:top w:val="none" w:sz="0" w:space="0" w:color="auto"/>
                        <w:left w:val="none" w:sz="0" w:space="0" w:color="auto"/>
                        <w:bottom w:val="none" w:sz="0" w:space="0" w:color="auto"/>
                        <w:right w:val="none" w:sz="0" w:space="0" w:color="auto"/>
                      </w:divBdr>
                    </w:div>
                  </w:divsChild>
                </w:div>
                <w:div w:id="1537043603">
                  <w:marLeft w:val="0"/>
                  <w:marRight w:val="0"/>
                  <w:marTop w:val="0"/>
                  <w:marBottom w:val="0"/>
                  <w:divBdr>
                    <w:top w:val="single" w:sz="2" w:space="1" w:color="FFFFFF"/>
                    <w:left w:val="single" w:sz="2" w:space="11" w:color="FFFFFF"/>
                    <w:bottom w:val="single" w:sz="2" w:space="1" w:color="FFFFFF"/>
                    <w:right w:val="single" w:sz="2" w:space="4" w:color="FFFFFF"/>
                  </w:divBdr>
                  <w:divsChild>
                    <w:div w:id="1653874342">
                      <w:marLeft w:val="0"/>
                      <w:marRight w:val="0"/>
                      <w:marTop w:val="0"/>
                      <w:marBottom w:val="0"/>
                      <w:divBdr>
                        <w:top w:val="none" w:sz="0" w:space="0" w:color="auto"/>
                        <w:left w:val="none" w:sz="0" w:space="0" w:color="auto"/>
                        <w:bottom w:val="none" w:sz="0" w:space="0" w:color="auto"/>
                        <w:right w:val="none" w:sz="0" w:space="0" w:color="auto"/>
                      </w:divBdr>
                    </w:div>
                  </w:divsChild>
                </w:div>
                <w:div w:id="331878674">
                  <w:marLeft w:val="0"/>
                  <w:marRight w:val="0"/>
                  <w:marTop w:val="0"/>
                  <w:marBottom w:val="0"/>
                  <w:divBdr>
                    <w:top w:val="single" w:sz="2" w:space="1" w:color="FFFFFF"/>
                    <w:left w:val="single" w:sz="2" w:space="11" w:color="FFFFFF"/>
                    <w:bottom w:val="single" w:sz="2" w:space="1" w:color="FFFFFF"/>
                    <w:right w:val="single" w:sz="2" w:space="4" w:color="FFFFFF"/>
                  </w:divBdr>
                  <w:divsChild>
                    <w:div w:id="1922174313">
                      <w:marLeft w:val="0"/>
                      <w:marRight w:val="0"/>
                      <w:marTop w:val="0"/>
                      <w:marBottom w:val="0"/>
                      <w:divBdr>
                        <w:top w:val="none" w:sz="0" w:space="0" w:color="auto"/>
                        <w:left w:val="none" w:sz="0" w:space="0" w:color="auto"/>
                        <w:bottom w:val="none" w:sz="0" w:space="0" w:color="auto"/>
                        <w:right w:val="none" w:sz="0" w:space="0" w:color="auto"/>
                      </w:divBdr>
                    </w:div>
                  </w:divsChild>
                </w:div>
                <w:div w:id="1458795162">
                  <w:marLeft w:val="0"/>
                  <w:marRight w:val="0"/>
                  <w:marTop w:val="0"/>
                  <w:marBottom w:val="0"/>
                  <w:divBdr>
                    <w:top w:val="single" w:sz="2" w:space="1" w:color="FFFFFF"/>
                    <w:left w:val="single" w:sz="2" w:space="11" w:color="FFFFFF"/>
                    <w:bottom w:val="single" w:sz="2" w:space="1" w:color="FFFFFF"/>
                    <w:right w:val="single" w:sz="2" w:space="4" w:color="FFFFFF"/>
                  </w:divBdr>
                  <w:divsChild>
                    <w:div w:id="1826967496">
                      <w:marLeft w:val="0"/>
                      <w:marRight w:val="0"/>
                      <w:marTop w:val="0"/>
                      <w:marBottom w:val="0"/>
                      <w:divBdr>
                        <w:top w:val="none" w:sz="0" w:space="0" w:color="auto"/>
                        <w:left w:val="none" w:sz="0" w:space="0" w:color="auto"/>
                        <w:bottom w:val="none" w:sz="0" w:space="0" w:color="auto"/>
                        <w:right w:val="none" w:sz="0" w:space="0" w:color="auto"/>
                      </w:divBdr>
                    </w:div>
                  </w:divsChild>
                </w:div>
                <w:div w:id="151142729">
                  <w:marLeft w:val="0"/>
                  <w:marRight w:val="0"/>
                  <w:marTop w:val="0"/>
                  <w:marBottom w:val="0"/>
                  <w:divBdr>
                    <w:top w:val="single" w:sz="2" w:space="1" w:color="FFFFFF"/>
                    <w:left w:val="single" w:sz="2" w:space="11" w:color="FFFFFF"/>
                    <w:bottom w:val="single" w:sz="2" w:space="1" w:color="FFFFFF"/>
                    <w:right w:val="single" w:sz="2" w:space="4" w:color="FFFFFF"/>
                  </w:divBdr>
                  <w:divsChild>
                    <w:div w:id="932514667">
                      <w:marLeft w:val="0"/>
                      <w:marRight w:val="0"/>
                      <w:marTop w:val="0"/>
                      <w:marBottom w:val="0"/>
                      <w:divBdr>
                        <w:top w:val="none" w:sz="0" w:space="0" w:color="auto"/>
                        <w:left w:val="none" w:sz="0" w:space="0" w:color="auto"/>
                        <w:bottom w:val="none" w:sz="0" w:space="0" w:color="auto"/>
                        <w:right w:val="none" w:sz="0" w:space="0" w:color="auto"/>
                      </w:divBdr>
                    </w:div>
                  </w:divsChild>
                </w:div>
                <w:div w:id="578828967">
                  <w:marLeft w:val="0"/>
                  <w:marRight w:val="0"/>
                  <w:marTop w:val="0"/>
                  <w:marBottom w:val="0"/>
                  <w:divBdr>
                    <w:top w:val="single" w:sz="2" w:space="1" w:color="FFFFFF"/>
                    <w:left w:val="single" w:sz="2" w:space="11" w:color="FFFFFF"/>
                    <w:bottom w:val="single" w:sz="2" w:space="1" w:color="FFFFFF"/>
                    <w:right w:val="single" w:sz="2" w:space="4" w:color="FFFFFF"/>
                  </w:divBdr>
                  <w:divsChild>
                    <w:div w:id="563638421">
                      <w:marLeft w:val="0"/>
                      <w:marRight w:val="0"/>
                      <w:marTop w:val="0"/>
                      <w:marBottom w:val="0"/>
                      <w:divBdr>
                        <w:top w:val="none" w:sz="0" w:space="0" w:color="auto"/>
                        <w:left w:val="none" w:sz="0" w:space="0" w:color="auto"/>
                        <w:bottom w:val="none" w:sz="0" w:space="0" w:color="auto"/>
                        <w:right w:val="none" w:sz="0" w:space="0" w:color="auto"/>
                      </w:divBdr>
                    </w:div>
                  </w:divsChild>
                </w:div>
                <w:div w:id="1158184574">
                  <w:marLeft w:val="0"/>
                  <w:marRight w:val="0"/>
                  <w:marTop w:val="0"/>
                  <w:marBottom w:val="0"/>
                  <w:divBdr>
                    <w:top w:val="single" w:sz="2" w:space="1" w:color="FFFFFF"/>
                    <w:left w:val="single" w:sz="2" w:space="11" w:color="FFFFFF"/>
                    <w:bottom w:val="single" w:sz="2" w:space="1" w:color="FFFFFF"/>
                    <w:right w:val="single" w:sz="2" w:space="4" w:color="FFFFFF"/>
                  </w:divBdr>
                  <w:divsChild>
                    <w:div w:id="772747362">
                      <w:marLeft w:val="0"/>
                      <w:marRight w:val="0"/>
                      <w:marTop w:val="0"/>
                      <w:marBottom w:val="0"/>
                      <w:divBdr>
                        <w:top w:val="none" w:sz="0" w:space="0" w:color="auto"/>
                        <w:left w:val="none" w:sz="0" w:space="0" w:color="auto"/>
                        <w:bottom w:val="none" w:sz="0" w:space="0" w:color="auto"/>
                        <w:right w:val="none" w:sz="0" w:space="0" w:color="auto"/>
                      </w:divBdr>
                    </w:div>
                  </w:divsChild>
                </w:div>
                <w:div w:id="831680818">
                  <w:marLeft w:val="0"/>
                  <w:marRight w:val="0"/>
                  <w:marTop w:val="0"/>
                  <w:marBottom w:val="0"/>
                  <w:divBdr>
                    <w:top w:val="single" w:sz="2" w:space="1" w:color="FFFFFF"/>
                    <w:left w:val="single" w:sz="2" w:space="11" w:color="FFFFFF"/>
                    <w:bottom w:val="single" w:sz="2" w:space="1" w:color="FFFFFF"/>
                    <w:right w:val="single" w:sz="2" w:space="4" w:color="FFFFFF"/>
                  </w:divBdr>
                  <w:divsChild>
                    <w:div w:id="1185099540">
                      <w:marLeft w:val="0"/>
                      <w:marRight w:val="0"/>
                      <w:marTop w:val="0"/>
                      <w:marBottom w:val="0"/>
                      <w:divBdr>
                        <w:top w:val="none" w:sz="0" w:space="0" w:color="auto"/>
                        <w:left w:val="none" w:sz="0" w:space="0" w:color="auto"/>
                        <w:bottom w:val="none" w:sz="0" w:space="0" w:color="auto"/>
                        <w:right w:val="none" w:sz="0" w:space="0" w:color="auto"/>
                      </w:divBdr>
                    </w:div>
                  </w:divsChild>
                </w:div>
                <w:div w:id="1984650913">
                  <w:marLeft w:val="0"/>
                  <w:marRight w:val="0"/>
                  <w:marTop w:val="0"/>
                  <w:marBottom w:val="0"/>
                  <w:divBdr>
                    <w:top w:val="single" w:sz="2" w:space="1" w:color="FFFFFF"/>
                    <w:left w:val="single" w:sz="2" w:space="11" w:color="FFFFFF"/>
                    <w:bottom w:val="single" w:sz="2" w:space="4" w:color="FFFFFF"/>
                    <w:right w:val="single" w:sz="2" w:space="4" w:color="FFFFFF"/>
                  </w:divBdr>
                  <w:divsChild>
                    <w:div w:id="85002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245655">
          <w:marLeft w:val="0"/>
          <w:marRight w:val="0"/>
          <w:marTop w:val="0"/>
          <w:marBottom w:val="300"/>
          <w:divBdr>
            <w:top w:val="none" w:sz="0" w:space="0" w:color="auto"/>
            <w:left w:val="none" w:sz="0" w:space="0" w:color="auto"/>
            <w:bottom w:val="none" w:sz="0" w:space="0" w:color="auto"/>
            <w:right w:val="none" w:sz="0" w:space="0" w:color="auto"/>
          </w:divBdr>
          <w:divsChild>
            <w:div w:id="77139849">
              <w:marLeft w:val="0"/>
              <w:marRight w:val="0"/>
              <w:marTop w:val="0"/>
              <w:marBottom w:val="0"/>
              <w:divBdr>
                <w:top w:val="none" w:sz="0" w:space="0" w:color="auto"/>
                <w:left w:val="none" w:sz="0" w:space="0" w:color="auto"/>
                <w:bottom w:val="none" w:sz="0" w:space="0" w:color="auto"/>
                <w:right w:val="none" w:sz="0" w:space="0" w:color="auto"/>
              </w:divBdr>
              <w:divsChild>
                <w:div w:id="137457424">
                  <w:marLeft w:val="0"/>
                  <w:marRight w:val="0"/>
                  <w:marTop w:val="0"/>
                  <w:marBottom w:val="0"/>
                  <w:divBdr>
                    <w:top w:val="single" w:sz="2" w:space="4" w:color="FFFFFF"/>
                    <w:left w:val="single" w:sz="2" w:space="11" w:color="FFFFFF"/>
                    <w:bottom w:val="single" w:sz="2" w:space="1" w:color="FFFFFF"/>
                    <w:right w:val="single" w:sz="2" w:space="4" w:color="FFFFFF"/>
                  </w:divBdr>
                  <w:divsChild>
                    <w:div w:id="2006860354">
                      <w:marLeft w:val="0"/>
                      <w:marRight w:val="0"/>
                      <w:marTop w:val="0"/>
                      <w:marBottom w:val="0"/>
                      <w:divBdr>
                        <w:top w:val="none" w:sz="0" w:space="0" w:color="auto"/>
                        <w:left w:val="none" w:sz="0" w:space="0" w:color="auto"/>
                        <w:bottom w:val="none" w:sz="0" w:space="0" w:color="auto"/>
                        <w:right w:val="none" w:sz="0" w:space="0" w:color="auto"/>
                      </w:divBdr>
                    </w:div>
                  </w:divsChild>
                </w:div>
                <w:div w:id="1126392425">
                  <w:marLeft w:val="0"/>
                  <w:marRight w:val="0"/>
                  <w:marTop w:val="0"/>
                  <w:marBottom w:val="0"/>
                  <w:divBdr>
                    <w:top w:val="single" w:sz="2" w:space="1" w:color="FFFFFF"/>
                    <w:left w:val="single" w:sz="2" w:space="11" w:color="FFFFFF"/>
                    <w:bottom w:val="single" w:sz="2" w:space="1" w:color="FFFFFF"/>
                    <w:right w:val="single" w:sz="2" w:space="4" w:color="FFFFFF"/>
                  </w:divBdr>
                  <w:divsChild>
                    <w:div w:id="1657760460">
                      <w:marLeft w:val="0"/>
                      <w:marRight w:val="0"/>
                      <w:marTop w:val="0"/>
                      <w:marBottom w:val="0"/>
                      <w:divBdr>
                        <w:top w:val="none" w:sz="0" w:space="0" w:color="auto"/>
                        <w:left w:val="none" w:sz="0" w:space="0" w:color="auto"/>
                        <w:bottom w:val="none" w:sz="0" w:space="0" w:color="auto"/>
                        <w:right w:val="none" w:sz="0" w:space="0" w:color="auto"/>
                      </w:divBdr>
                    </w:div>
                  </w:divsChild>
                </w:div>
                <w:div w:id="1591506358">
                  <w:marLeft w:val="0"/>
                  <w:marRight w:val="0"/>
                  <w:marTop w:val="0"/>
                  <w:marBottom w:val="0"/>
                  <w:divBdr>
                    <w:top w:val="single" w:sz="2" w:space="1" w:color="FFFFFF"/>
                    <w:left w:val="single" w:sz="2" w:space="11" w:color="FFFFFF"/>
                    <w:bottom w:val="single" w:sz="2" w:space="1" w:color="FFFFFF"/>
                    <w:right w:val="single" w:sz="2" w:space="4" w:color="FFFFFF"/>
                  </w:divBdr>
                  <w:divsChild>
                    <w:div w:id="82603709">
                      <w:marLeft w:val="0"/>
                      <w:marRight w:val="0"/>
                      <w:marTop w:val="0"/>
                      <w:marBottom w:val="0"/>
                      <w:divBdr>
                        <w:top w:val="none" w:sz="0" w:space="0" w:color="auto"/>
                        <w:left w:val="none" w:sz="0" w:space="0" w:color="auto"/>
                        <w:bottom w:val="none" w:sz="0" w:space="0" w:color="auto"/>
                        <w:right w:val="none" w:sz="0" w:space="0" w:color="auto"/>
                      </w:divBdr>
                    </w:div>
                  </w:divsChild>
                </w:div>
                <w:div w:id="1147405250">
                  <w:marLeft w:val="0"/>
                  <w:marRight w:val="0"/>
                  <w:marTop w:val="0"/>
                  <w:marBottom w:val="0"/>
                  <w:divBdr>
                    <w:top w:val="single" w:sz="2" w:space="1" w:color="FFFFFF"/>
                    <w:left w:val="single" w:sz="2" w:space="11" w:color="FFFFFF"/>
                    <w:bottom w:val="single" w:sz="2" w:space="1" w:color="FFFFFF"/>
                    <w:right w:val="single" w:sz="2" w:space="4" w:color="FFFFFF"/>
                  </w:divBdr>
                  <w:divsChild>
                    <w:div w:id="1609199812">
                      <w:marLeft w:val="0"/>
                      <w:marRight w:val="0"/>
                      <w:marTop w:val="0"/>
                      <w:marBottom w:val="0"/>
                      <w:divBdr>
                        <w:top w:val="none" w:sz="0" w:space="0" w:color="auto"/>
                        <w:left w:val="none" w:sz="0" w:space="0" w:color="auto"/>
                        <w:bottom w:val="none" w:sz="0" w:space="0" w:color="auto"/>
                        <w:right w:val="none" w:sz="0" w:space="0" w:color="auto"/>
                      </w:divBdr>
                    </w:div>
                  </w:divsChild>
                </w:div>
                <w:div w:id="966813950">
                  <w:marLeft w:val="0"/>
                  <w:marRight w:val="0"/>
                  <w:marTop w:val="0"/>
                  <w:marBottom w:val="0"/>
                  <w:divBdr>
                    <w:top w:val="single" w:sz="2" w:space="1" w:color="FFFFFF"/>
                    <w:left w:val="single" w:sz="2" w:space="11" w:color="FFFFFF"/>
                    <w:bottom w:val="single" w:sz="2" w:space="1" w:color="FFFFFF"/>
                    <w:right w:val="single" w:sz="2" w:space="4" w:color="FFFFFF"/>
                  </w:divBdr>
                  <w:divsChild>
                    <w:div w:id="549458273">
                      <w:marLeft w:val="0"/>
                      <w:marRight w:val="0"/>
                      <w:marTop w:val="0"/>
                      <w:marBottom w:val="0"/>
                      <w:divBdr>
                        <w:top w:val="none" w:sz="0" w:space="0" w:color="auto"/>
                        <w:left w:val="none" w:sz="0" w:space="0" w:color="auto"/>
                        <w:bottom w:val="none" w:sz="0" w:space="0" w:color="auto"/>
                        <w:right w:val="none" w:sz="0" w:space="0" w:color="auto"/>
                      </w:divBdr>
                    </w:div>
                  </w:divsChild>
                </w:div>
                <w:div w:id="193160541">
                  <w:marLeft w:val="0"/>
                  <w:marRight w:val="0"/>
                  <w:marTop w:val="0"/>
                  <w:marBottom w:val="0"/>
                  <w:divBdr>
                    <w:top w:val="single" w:sz="2" w:space="1" w:color="FFFFFF"/>
                    <w:left w:val="single" w:sz="2" w:space="11" w:color="FFFFFF"/>
                    <w:bottom w:val="single" w:sz="2" w:space="1" w:color="FFFFFF"/>
                    <w:right w:val="single" w:sz="2" w:space="4" w:color="FFFFFF"/>
                  </w:divBdr>
                  <w:divsChild>
                    <w:div w:id="2051227950">
                      <w:marLeft w:val="0"/>
                      <w:marRight w:val="0"/>
                      <w:marTop w:val="0"/>
                      <w:marBottom w:val="0"/>
                      <w:divBdr>
                        <w:top w:val="none" w:sz="0" w:space="0" w:color="auto"/>
                        <w:left w:val="none" w:sz="0" w:space="0" w:color="auto"/>
                        <w:bottom w:val="none" w:sz="0" w:space="0" w:color="auto"/>
                        <w:right w:val="none" w:sz="0" w:space="0" w:color="auto"/>
                      </w:divBdr>
                    </w:div>
                  </w:divsChild>
                </w:div>
                <w:div w:id="717776154">
                  <w:marLeft w:val="0"/>
                  <w:marRight w:val="0"/>
                  <w:marTop w:val="0"/>
                  <w:marBottom w:val="0"/>
                  <w:divBdr>
                    <w:top w:val="single" w:sz="2" w:space="1" w:color="FFFFFF"/>
                    <w:left w:val="single" w:sz="2" w:space="11" w:color="FFFFFF"/>
                    <w:bottom w:val="single" w:sz="2" w:space="1" w:color="FFFFFF"/>
                    <w:right w:val="single" w:sz="2" w:space="4" w:color="FFFFFF"/>
                  </w:divBdr>
                  <w:divsChild>
                    <w:div w:id="991642249">
                      <w:marLeft w:val="0"/>
                      <w:marRight w:val="0"/>
                      <w:marTop w:val="0"/>
                      <w:marBottom w:val="0"/>
                      <w:divBdr>
                        <w:top w:val="none" w:sz="0" w:space="0" w:color="auto"/>
                        <w:left w:val="none" w:sz="0" w:space="0" w:color="auto"/>
                        <w:bottom w:val="none" w:sz="0" w:space="0" w:color="auto"/>
                        <w:right w:val="none" w:sz="0" w:space="0" w:color="auto"/>
                      </w:divBdr>
                    </w:div>
                  </w:divsChild>
                </w:div>
                <w:div w:id="1434668140">
                  <w:marLeft w:val="0"/>
                  <w:marRight w:val="0"/>
                  <w:marTop w:val="0"/>
                  <w:marBottom w:val="0"/>
                  <w:divBdr>
                    <w:top w:val="single" w:sz="2" w:space="1" w:color="FFFFFF"/>
                    <w:left w:val="single" w:sz="2" w:space="11" w:color="FFFFFF"/>
                    <w:bottom w:val="single" w:sz="2" w:space="1" w:color="FFFFFF"/>
                    <w:right w:val="single" w:sz="2" w:space="4" w:color="FFFFFF"/>
                  </w:divBdr>
                  <w:divsChild>
                    <w:div w:id="806553252">
                      <w:marLeft w:val="0"/>
                      <w:marRight w:val="0"/>
                      <w:marTop w:val="0"/>
                      <w:marBottom w:val="0"/>
                      <w:divBdr>
                        <w:top w:val="none" w:sz="0" w:space="0" w:color="auto"/>
                        <w:left w:val="none" w:sz="0" w:space="0" w:color="auto"/>
                        <w:bottom w:val="none" w:sz="0" w:space="0" w:color="auto"/>
                        <w:right w:val="none" w:sz="0" w:space="0" w:color="auto"/>
                      </w:divBdr>
                    </w:div>
                  </w:divsChild>
                </w:div>
                <w:div w:id="211429961">
                  <w:marLeft w:val="0"/>
                  <w:marRight w:val="0"/>
                  <w:marTop w:val="0"/>
                  <w:marBottom w:val="0"/>
                  <w:divBdr>
                    <w:top w:val="single" w:sz="2" w:space="1" w:color="FFFFFF"/>
                    <w:left w:val="single" w:sz="2" w:space="11" w:color="FFFFFF"/>
                    <w:bottom w:val="single" w:sz="2" w:space="1" w:color="FFFFFF"/>
                    <w:right w:val="single" w:sz="2" w:space="4" w:color="FFFFFF"/>
                  </w:divBdr>
                  <w:divsChild>
                    <w:div w:id="2051681510">
                      <w:marLeft w:val="0"/>
                      <w:marRight w:val="0"/>
                      <w:marTop w:val="0"/>
                      <w:marBottom w:val="0"/>
                      <w:divBdr>
                        <w:top w:val="none" w:sz="0" w:space="0" w:color="auto"/>
                        <w:left w:val="none" w:sz="0" w:space="0" w:color="auto"/>
                        <w:bottom w:val="none" w:sz="0" w:space="0" w:color="auto"/>
                        <w:right w:val="none" w:sz="0" w:space="0" w:color="auto"/>
                      </w:divBdr>
                    </w:div>
                  </w:divsChild>
                </w:div>
                <w:div w:id="540286283">
                  <w:marLeft w:val="0"/>
                  <w:marRight w:val="0"/>
                  <w:marTop w:val="0"/>
                  <w:marBottom w:val="0"/>
                  <w:divBdr>
                    <w:top w:val="single" w:sz="2" w:space="1" w:color="FFFFFF"/>
                    <w:left w:val="single" w:sz="2" w:space="11" w:color="FFFFFF"/>
                    <w:bottom w:val="single" w:sz="2" w:space="1" w:color="FFFFFF"/>
                    <w:right w:val="single" w:sz="2" w:space="4" w:color="FFFFFF"/>
                  </w:divBdr>
                  <w:divsChild>
                    <w:div w:id="1391925657">
                      <w:marLeft w:val="0"/>
                      <w:marRight w:val="0"/>
                      <w:marTop w:val="0"/>
                      <w:marBottom w:val="0"/>
                      <w:divBdr>
                        <w:top w:val="none" w:sz="0" w:space="0" w:color="auto"/>
                        <w:left w:val="none" w:sz="0" w:space="0" w:color="auto"/>
                        <w:bottom w:val="none" w:sz="0" w:space="0" w:color="auto"/>
                        <w:right w:val="none" w:sz="0" w:space="0" w:color="auto"/>
                      </w:divBdr>
                    </w:div>
                  </w:divsChild>
                </w:div>
                <w:div w:id="435095846">
                  <w:marLeft w:val="0"/>
                  <w:marRight w:val="0"/>
                  <w:marTop w:val="0"/>
                  <w:marBottom w:val="0"/>
                  <w:divBdr>
                    <w:top w:val="single" w:sz="2" w:space="1" w:color="FFFFFF"/>
                    <w:left w:val="single" w:sz="2" w:space="11" w:color="FFFFFF"/>
                    <w:bottom w:val="single" w:sz="2" w:space="1" w:color="FFFFFF"/>
                    <w:right w:val="single" w:sz="2" w:space="4" w:color="FFFFFF"/>
                  </w:divBdr>
                  <w:divsChild>
                    <w:div w:id="1540512581">
                      <w:marLeft w:val="0"/>
                      <w:marRight w:val="0"/>
                      <w:marTop w:val="0"/>
                      <w:marBottom w:val="0"/>
                      <w:divBdr>
                        <w:top w:val="none" w:sz="0" w:space="0" w:color="auto"/>
                        <w:left w:val="none" w:sz="0" w:space="0" w:color="auto"/>
                        <w:bottom w:val="none" w:sz="0" w:space="0" w:color="auto"/>
                        <w:right w:val="none" w:sz="0" w:space="0" w:color="auto"/>
                      </w:divBdr>
                    </w:div>
                  </w:divsChild>
                </w:div>
                <w:div w:id="184252438">
                  <w:marLeft w:val="0"/>
                  <w:marRight w:val="0"/>
                  <w:marTop w:val="0"/>
                  <w:marBottom w:val="0"/>
                  <w:divBdr>
                    <w:top w:val="single" w:sz="2" w:space="1" w:color="FFFFFF"/>
                    <w:left w:val="single" w:sz="2" w:space="11" w:color="FFFFFF"/>
                    <w:bottom w:val="single" w:sz="2" w:space="1" w:color="FFFFFF"/>
                    <w:right w:val="single" w:sz="2" w:space="4" w:color="FFFFFF"/>
                  </w:divBdr>
                  <w:divsChild>
                    <w:div w:id="2120299857">
                      <w:marLeft w:val="0"/>
                      <w:marRight w:val="0"/>
                      <w:marTop w:val="0"/>
                      <w:marBottom w:val="0"/>
                      <w:divBdr>
                        <w:top w:val="none" w:sz="0" w:space="0" w:color="auto"/>
                        <w:left w:val="none" w:sz="0" w:space="0" w:color="auto"/>
                        <w:bottom w:val="none" w:sz="0" w:space="0" w:color="auto"/>
                        <w:right w:val="none" w:sz="0" w:space="0" w:color="auto"/>
                      </w:divBdr>
                    </w:div>
                  </w:divsChild>
                </w:div>
                <w:div w:id="1616137684">
                  <w:marLeft w:val="0"/>
                  <w:marRight w:val="0"/>
                  <w:marTop w:val="0"/>
                  <w:marBottom w:val="0"/>
                  <w:divBdr>
                    <w:top w:val="single" w:sz="2" w:space="1" w:color="FFFFFF"/>
                    <w:left w:val="single" w:sz="2" w:space="11" w:color="FFFFFF"/>
                    <w:bottom w:val="single" w:sz="2" w:space="1" w:color="FFFFFF"/>
                    <w:right w:val="single" w:sz="2" w:space="4" w:color="FFFFFF"/>
                  </w:divBdr>
                  <w:divsChild>
                    <w:div w:id="121389834">
                      <w:marLeft w:val="0"/>
                      <w:marRight w:val="0"/>
                      <w:marTop w:val="0"/>
                      <w:marBottom w:val="0"/>
                      <w:divBdr>
                        <w:top w:val="none" w:sz="0" w:space="0" w:color="auto"/>
                        <w:left w:val="none" w:sz="0" w:space="0" w:color="auto"/>
                        <w:bottom w:val="none" w:sz="0" w:space="0" w:color="auto"/>
                        <w:right w:val="none" w:sz="0" w:space="0" w:color="auto"/>
                      </w:divBdr>
                    </w:div>
                  </w:divsChild>
                </w:div>
                <w:div w:id="1016729051">
                  <w:marLeft w:val="0"/>
                  <w:marRight w:val="0"/>
                  <w:marTop w:val="0"/>
                  <w:marBottom w:val="0"/>
                  <w:divBdr>
                    <w:top w:val="single" w:sz="2" w:space="1" w:color="FFFFFF"/>
                    <w:left w:val="single" w:sz="2" w:space="11" w:color="FFFFFF"/>
                    <w:bottom w:val="single" w:sz="2" w:space="4" w:color="FFFFFF"/>
                    <w:right w:val="single" w:sz="2" w:space="4" w:color="FFFFFF"/>
                  </w:divBdr>
                  <w:divsChild>
                    <w:div w:id="173481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7.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2.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dotnettutorials.net/lesson/model-binding-using-interface/" TargetMode="External"/><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tnettutorials.net/lesson/html-helpers-asp-net-mvc/" TargetMode="External"/><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dotnettutorials.net/lesson/updatemodel-and-tryupdatemodel-asp-net-mvc/"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tnettutorials.net/lesson/entity-framework-in-asp-dot-net-mvc/" TargetMode="External"/><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dotnettutorials.net/lesson/bind-attribute-asp-net-mvc/" TargetMode="External"/><Relationship Id="rId10" Type="http://schemas.openxmlformats.org/officeDocument/2006/relationships/image" Target="media/image6.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hyperlink" Target="https://www.telerik.com/download/fiddler" TargetMode="External"/><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7.png"/><Relationship Id="rId76" Type="http://schemas.openxmlformats.org/officeDocument/2006/relationships/hyperlink" Target="https://dotnettutorials.net/lesson/bind-attribute-asp-net-mvc/" TargetMode="External"/><Relationship Id="rId7" Type="http://schemas.openxmlformats.org/officeDocument/2006/relationships/image" Target="media/image3.pn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hyperlink" Target="https://dotnettutorials.net/lesson/actionlink-html-helper-m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105</Pages>
  <Words>14023</Words>
  <Characters>79934</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dc:creator>
  <cp:keywords/>
  <dc:description/>
  <cp:lastModifiedBy>Ravindra</cp:lastModifiedBy>
  <cp:revision>2</cp:revision>
  <dcterms:created xsi:type="dcterms:W3CDTF">2024-05-17T02:48:00Z</dcterms:created>
  <dcterms:modified xsi:type="dcterms:W3CDTF">2024-05-17T02:48:00Z</dcterms:modified>
</cp:coreProperties>
</file>